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7CC4F" w14:textId="77777777" w:rsidR="00801E49" w:rsidRDefault="00801E49">
      <w:pPr>
        <w:spacing w:after="0" w:line="250" w:lineRule="auto"/>
        <w:ind w:left="11" w:right="472" w:firstLine="0"/>
        <w:jc w:val="center"/>
        <w:rPr>
          <w:ins w:id="0" w:author="Nicole Wu" w:date="2024-01-08T11:08:00Z"/>
          <w:rFonts w:ascii="Open Sans" w:hAnsi="Open Sans" w:cs="Open Sans"/>
          <w:sz w:val="34"/>
        </w:rPr>
      </w:pPr>
    </w:p>
    <w:p w14:paraId="35FA2213" w14:textId="77777777" w:rsidR="00801E49" w:rsidRDefault="00801E49">
      <w:pPr>
        <w:spacing w:after="0" w:line="250" w:lineRule="auto"/>
        <w:ind w:left="11" w:right="472" w:firstLine="0"/>
        <w:jc w:val="center"/>
        <w:rPr>
          <w:ins w:id="1" w:author="Nicole Wu" w:date="2024-01-08T11:08:00Z"/>
          <w:rFonts w:ascii="Open Sans" w:hAnsi="Open Sans" w:cs="Open Sans"/>
          <w:sz w:val="34"/>
        </w:rPr>
      </w:pPr>
    </w:p>
    <w:p w14:paraId="2A891795" w14:textId="77777777" w:rsidR="00801E49" w:rsidRDefault="00801E49">
      <w:pPr>
        <w:spacing w:after="0" w:line="250" w:lineRule="auto"/>
        <w:ind w:left="11" w:right="472" w:firstLine="0"/>
        <w:jc w:val="center"/>
        <w:rPr>
          <w:ins w:id="2" w:author="Nicole Wu" w:date="2024-01-08T11:08:00Z"/>
          <w:rFonts w:ascii="Open Sans" w:hAnsi="Open Sans" w:cs="Open Sans"/>
          <w:sz w:val="34"/>
        </w:rPr>
      </w:pPr>
    </w:p>
    <w:p w14:paraId="71EF7EAA" w14:textId="77777777" w:rsidR="00801E49" w:rsidRDefault="00801E49">
      <w:pPr>
        <w:spacing w:after="0" w:line="250" w:lineRule="auto"/>
        <w:ind w:left="11" w:right="472" w:firstLine="0"/>
        <w:jc w:val="center"/>
        <w:rPr>
          <w:ins w:id="3" w:author="Nicole Wu" w:date="2024-01-08T11:08:00Z"/>
          <w:rFonts w:ascii="Open Sans" w:hAnsi="Open Sans" w:cs="Open Sans"/>
          <w:sz w:val="34"/>
        </w:rPr>
      </w:pPr>
    </w:p>
    <w:p w14:paraId="28F9A20B" w14:textId="522F0417" w:rsidR="00B92327" w:rsidRPr="00801E49" w:rsidRDefault="00332621">
      <w:pPr>
        <w:spacing w:after="0" w:line="250" w:lineRule="auto"/>
        <w:ind w:left="11" w:right="472" w:firstLine="0"/>
        <w:jc w:val="center"/>
        <w:rPr>
          <w:rFonts w:ascii="Open Sans" w:hAnsi="Open Sans" w:cs="Open Sans"/>
          <w:rPrChange w:id="4" w:author="Nicole Wu" w:date="2024-01-08T11:26:00Z">
            <w:rPr/>
          </w:rPrChange>
        </w:rPr>
      </w:pPr>
      <w:r w:rsidRPr="00801E49">
        <w:rPr>
          <w:rFonts w:ascii="Open Sans" w:hAnsi="Open Sans" w:cs="Open Sans"/>
          <w:sz w:val="34"/>
          <w:rPrChange w:id="5" w:author="Nicole Wu" w:date="2024-01-08T11:26:00Z">
            <w:rPr>
              <w:sz w:val="34"/>
            </w:rPr>
          </w:rPrChange>
        </w:rPr>
        <w:t>Validation and Calibration of the Remote Consolidated Approach of Reporting on Food Security (rCARI) Methodology</w:t>
      </w:r>
    </w:p>
    <w:p w14:paraId="0BCA4AB4" w14:textId="77777777" w:rsidR="00B92327" w:rsidRPr="00801E49" w:rsidRDefault="00332621">
      <w:pPr>
        <w:spacing w:after="145" w:line="265" w:lineRule="auto"/>
        <w:jc w:val="center"/>
        <w:rPr>
          <w:rFonts w:ascii="Open Sans" w:hAnsi="Open Sans" w:cs="Open Sans"/>
          <w:rPrChange w:id="6" w:author="Nicole Wu" w:date="2024-01-08T11:26:00Z">
            <w:rPr/>
          </w:rPrChange>
        </w:rPr>
      </w:pPr>
      <w:r w:rsidRPr="00801E49">
        <w:rPr>
          <w:rFonts w:ascii="Open Sans" w:hAnsi="Open Sans" w:cs="Open Sans"/>
          <w:rPrChange w:id="7" w:author="Nicole Wu" w:date="2024-01-08T11:26:00Z">
            <w:rPr/>
          </w:rPrChange>
        </w:rPr>
        <w:t>Preliminary results from Central African Republic</w:t>
      </w:r>
    </w:p>
    <w:p w14:paraId="6AA09289" w14:textId="77777777" w:rsidR="00B92327" w:rsidRPr="00801E49" w:rsidRDefault="00332621">
      <w:pPr>
        <w:spacing w:after="449" w:line="265" w:lineRule="auto"/>
        <w:jc w:val="center"/>
        <w:rPr>
          <w:rFonts w:ascii="Open Sans" w:hAnsi="Open Sans" w:cs="Open Sans"/>
          <w:rPrChange w:id="8" w:author="Nicole Wu" w:date="2024-01-08T11:26:00Z">
            <w:rPr/>
          </w:rPrChange>
        </w:rPr>
      </w:pPr>
      <w:r w:rsidRPr="00801E49">
        <w:rPr>
          <w:rFonts w:ascii="Open Sans" w:hAnsi="Open Sans" w:cs="Open Sans"/>
          <w:rPrChange w:id="9" w:author="Nicole Wu" w:date="2024-01-08T11:26:00Z">
            <w:rPr/>
          </w:rPrChange>
        </w:rPr>
        <w:t>Version 2.0</w:t>
      </w:r>
    </w:p>
    <w:p w14:paraId="2D2285FC" w14:textId="77777777" w:rsidR="00B92327" w:rsidRPr="00801E49" w:rsidRDefault="00332621">
      <w:pPr>
        <w:spacing w:after="309" w:line="259" w:lineRule="auto"/>
        <w:jc w:val="center"/>
        <w:rPr>
          <w:rFonts w:ascii="Open Sans" w:hAnsi="Open Sans" w:cs="Open Sans"/>
          <w:rPrChange w:id="10" w:author="Nicole Wu" w:date="2024-01-08T11:26:00Z">
            <w:rPr/>
          </w:rPrChange>
        </w:rPr>
      </w:pPr>
      <w:r w:rsidRPr="00801E49">
        <w:rPr>
          <w:rFonts w:ascii="Open Sans" w:hAnsi="Open Sans" w:cs="Open Sans"/>
          <w:sz w:val="24"/>
          <w:rPrChange w:id="11" w:author="Nicole Wu" w:date="2024-01-08T11:26:00Z">
            <w:rPr>
              <w:sz w:val="24"/>
            </w:rPr>
          </w:rPrChange>
        </w:rPr>
        <w:t>rCARI study team</w:t>
      </w:r>
    </w:p>
    <w:p w14:paraId="207AE3D3" w14:textId="77777777" w:rsidR="00B92327" w:rsidRPr="00801E49" w:rsidRDefault="00332621">
      <w:pPr>
        <w:spacing w:after="309" w:line="259" w:lineRule="auto"/>
        <w:jc w:val="center"/>
        <w:rPr>
          <w:rFonts w:ascii="Open Sans" w:hAnsi="Open Sans" w:cs="Open Sans"/>
          <w:rPrChange w:id="12" w:author="Nicole Wu" w:date="2024-01-08T11:26:00Z">
            <w:rPr/>
          </w:rPrChange>
        </w:rPr>
      </w:pPr>
      <w:r w:rsidRPr="00801E49">
        <w:rPr>
          <w:rFonts w:ascii="Open Sans" w:hAnsi="Open Sans" w:cs="Open Sans"/>
          <w:sz w:val="24"/>
          <w:rPrChange w:id="13" w:author="Nicole Wu" w:date="2024-01-08T11:26:00Z">
            <w:rPr>
              <w:sz w:val="24"/>
            </w:rPr>
          </w:rPrChange>
        </w:rPr>
        <w:t>December 1, 2023</w:t>
      </w:r>
      <w:r w:rsidRPr="00801E49">
        <w:rPr>
          <w:rFonts w:ascii="Open Sans" w:hAnsi="Open Sans" w:cs="Open Sans"/>
          <w:rPrChange w:id="14" w:author="Nicole Wu" w:date="2024-01-08T11:26:00Z">
            <w:rPr/>
          </w:rPrChange>
        </w:rPr>
        <w:br w:type="page"/>
      </w:r>
    </w:p>
    <w:sdt>
      <w:sdtPr>
        <w:rPr>
          <w:rFonts w:ascii="Open Sans" w:hAnsi="Open Sans" w:cs="Open Sans"/>
        </w:rPr>
        <w:id w:val="-1246100537"/>
        <w:docPartObj>
          <w:docPartGallery w:val="Table of Contents"/>
        </w:docPartObj>
      </w:sdtPr>
      <w:sdtEndPr/>
      <w:sdtContent>
        <w:p w14:paraId="2582CFE0" w14:textId="77777777" w:rsidR="00B92327" w:rsidRPr="00801E49" w:rsidRDefault="00332621">
          <w:pPr>
            <w:spacing w:after="0" w:line="259" w:lineRule="auto"/>
            <w:ind w:left="-5" w:right="0"/>
            <w:jc w:val="left"/>
            <w:rPr>
              <w:rFonts w:ascii="Open Sans" w:hAnsi="Open Sans" w:cs="Open Sans"/>
              <w:rPrChange w:id="15" w:author="Nicole Wu" w:date="2024-01-08T11:26:00Z">
                <w:rPr/>
              </w:rPrChange>
            </w:rPr>
          </w:pPr>
          <w:r w:rsidRPr="00801E49">
            <w:rPr>
              <w:rFonts w:ascii="Open Sans" w:hAnsi="Open Sans" w:cs="Open Sans"/>
              <w:b/>
              <w:sz w:val="29"/>
              <w:rPrChange w:id="16" w:author="Nicole Wu" w:date="2024-01-08T11:26:00Z">
                <w:rPr>
                  <w:b/>
                  <w:sz w:val="29"/>
                </w:rPr>
              </w:rPrChange>
            </w:rPr>
            <w:t>Contents</w:t>
          </w:r>
        </w:p>
        <w:p w14:paraId="266D7D06" w14:textId="4D848FD2" w:rsidR="00B92327" w:rsidRPr="00801E49" w:rsidRDefault="00332621">
          <w:pPr>
            <w:pStyle w:val="TOC1"/>
            <w:tabs>
              <w:tab w:val="right" w:leader="dot" w:pos="9821"/>
            </w:tabs>
            <w:rPr>
              <w:rFonts w:ascii="Open Sans" w:hAnsi="Open Sans" w:cs="Open Sans"/>
              <w:rPrChange w:id="17" w:author="Nicole Wu" w:date="2024-01-08T11:26:00Z">
                <w:rPr>
                  <w:noProof/>
                </w:rPr>
              </w:rPrChange>
            </w:rPr>
          </w:pPr>
          <w:r w:rsidRPr="00801E49">
            <w:rPr>
              <w:rFonts w:ascii="Open Sans" w:hAnsi="Open Sans" w:cs="Open Sans"/>
              <w:rPrChange w:id="18" w:author="Nicole Wu" w:date="2024-01-08T11:26:00Z">
                <w:rPr/>
              </w:rPrChange>
            </w:rPr>
            <w:fldChar w:fldCharType="begin"/>
          </w:r>
          <w:r w:rsidRPr="00801E49">
            <w:rPr>
              <w:rFonts w:ascii="Open Sans" w:hAnsi="Open Sans" w:cs="Open Sans"/>
              <w:rPrChange w:id="19" w:author="Nicole Wu" w:date="2024-01-08T11:26:00Z">
                <w:rPr/>
              </w:rPrChange>
            </w:rPr>
            <w:instrText xml:space="preserve"> TOC \o "1-2" \h \z \u </w:instrText>
          </w:r>
          <w:r w:rsidRPr="00801E49">
            <w:rPr>
              <w:rFonts w:ascii="Open Sans" w:hAnsi="Open Sans" w:cs="Open Sans"/>
              <w:rPrChange w:id="20" w:author="Nicole Wu" w:date="2024-01-08T11:26:00Z">
                <w:rPr/>
              </w:rPrChange>
            </w:rPr>
            <w:fldChar w:fldCharType="separate"/>
          </w:r>
          <w:r w:rsidR="007B6852" w:rsidRPr="00801E49">
            <w:rPr>
              <w:rFonts w:ascii="Open Sans" w:hAnsi="Open Sans" w:cs="Open Sans"/>
              <w:rPrChange w:id="21" w:author="Nicole Wu" w:date="2024-01-08T11:26:00Z">
                <w:rPr/>
              </w:rPrChange>
            </w:rPr>
            <w:fldChar w:fldCharType="begin"/>
          </w:r>
          <w:r w:rsidR="007B6852" w:rsidRPr="00801E49">
            <w:rPr>
              <w:rFonts w:ascii="Open Sans" w:hAnsi="Open Sans" w:cs="Open Sans"/>
              <w:rPrChange w:id="22" w:author="Nicole Wu" w:date="2024-01-08T11:26:00Z">
                <w:rPr/>
              </w:rPrChange>
            </w:rPr>
            <w:instrText>HYPERLINK \l "_Toc135970" \h</w:instrText>
          </w:r>
          <w:r w:rsidR="007B6852" w:rsidRPr="008708F4">
            <w:rPr>
              <w:rFonts w:ascii="Open Sans" w:hAnsi="Open Sans" w:cs="Open Sans"/>
            </w:rPr>
          </w:r>
          <w:r w:rsidR="007B6852" w:rsidRPr="00801E49">
            <w:rPr>
              <w:rFonts w:ascii="Open Sans" w:hAnsi="Open Sans" w:cs="Open Sans"/>
              <w:rPrChange w:id="23" w:author="Nicole Wu" w:date="2024-01-08T11:26:00Z">
                <w:rPr/>
              </w:rPrChange>
            </w:rPr>
            <w:fldChar w:fldCharType="separate"/>
          </w:r>
          <w:r w:rsidRPr="00801E49">
            <w:rPr>
              <w:rFonts w:ascii="Open Sans" w:hAnsi="Open Sans" w:cs="Open Sans"/>
              <w:b/>
              <w:rPrChange w:id="24" w:author="Nicole Wu" w:date="2024-01-08T11:26:00Z">
                <w:rPr>
                  <w:b/>
                  <w:noProof/>
                </w:rPr>
              </w:rPrChange>
            </w:rPr>
            <w:t>1 Executive Summary</w:t>
          </w:r>
          <w:r w:rsidRPr="00801E49">
            <w:rPr>
              <w:rFonts w:ascii="Open Sans" w:hAnsi="Open Sans" w:cs="Open Sans"/>
              <w:rPrChange w:id="25" w:author="Nicole Wu" w:date="2024-01-08T11:26:00Z">
                <w:rPr>
                  <w:noProof/>
                </w:rPr>
              </w:rPrChange>
            </w:rPr>
            <w:tab/>
          </w:r>
          <w:r w:rsidRPr="00801E49">
            <w:rPr>
              <w:rFonts w:ascii="Open Sans" w:hAnsi="Open Sans" w:cs="Open Sans"/>
              <w:rPrChange w:id="26" w:author="Nicole Wu" w:date="2024-01-08T11:26:00Z">
                <w:rPr>
                  <w:noProof/>
                </w:rPr>
              </w:rPrChange>
            </w:rPr>
            <w:fldChar w:fldCharType="begin"/>
          </w:r>
          <w:r w:rsidRPr="00801E49">
            <w:rPr>
              <w:rFonts w:ascii="Open Sans" w:hAnsi="Open Sans" w:cs="Open Sans"/>
              <w:rPrChange w:id="27" w:author="Nicole Wu" w:date="2024-01-08T11:26:00Z">
                <w:rPr>
                  <w:noProof/>
                </w:rPr>
              </w:rPrChange>
            </w:rPr>
            <w:instrText>PAGEREF _Toc135970 \h</w:instrText>
          </w:r>
          <w:r w:rsidRPr="008708F4">
            <w:rPr>
              <w:rFonts w:ascii="Open Sans" w:hAnsi="Open Sans" w:cs="Open Sans"/>
            </w:rPr>
          </w:r>
          <w:r w:rsidRPr="00801E49">
            <w:rPr>
              <w:rFonts w:ascii="Open Sans" w:hAnsi="Open Sans" w:cs="Open Sans"/>
              <w:rPrChange w:id="28" w:author="Nicole Wu" w:date="2024-01-08T11:26:00Z">
                <w:rPr>
                  <w:noProof/>
                </w:rPr>
              </w:rPrChange>
            </w:rPr>
            <w:fldChar w:fldCharType="separate"/>
          </w:r>
          <w:r w:rsidR="009E169A" w:rsidRPr="00801E49">
            <w:rPr>
              <w:rFonts w:ascii="Open Sans" w:hAnsi="Open Sans" w:cs="Open Sans"/>
              <w:rPrChange w:id="29" w:author="Nicole Wu" w:date="2024-01-08T11:26:00Z">
                <w:rPr>
                  <w:noProof/>
                </w:rPr>
              </w:rPrChange>
            </w:rPr>
            <w:t>2</w:t>
          </w:r>
          <w:r w:rsidRPr="00801E49">
            <w:rPr>
              <w:rFonts w:ascii="Open Sans" w:hAnsi="Open Sans" w:cs="Open Sans"/>
              <w:rPrChange w:id="30" w:author="Nicole Wu" w:date="2024-01-08T11:26:00Z">
                <w:rPr>
                  <w:noProof/>
                </w:rPr>
              </w:rPrChange>
            </w:rPr>
            <w:fldChar w:fldCharType="end"/>
          </w:r>
          <w:r w:rsidR="007B6852" w:rsidRPr="00801E49">
            <w:rPr>
              <w:rFonts w:ascii="Open Sans" w:hAnsi="Open Sans" w:cs="Open Sans"/>
              <w:rPrChange w:id="31" w:author="Nicole Wu" w:date="2024-01-08T11:26:00Z">
                <w:rPr>
                  <w:noProof/>
                </w:rPr>
              </w:rPrChange>
            </w:rPr>
            <w:fldChar w:fldCharType="end"/>
          </w:r>
        </w:p>
        <w:p w14:paraId="51620EF1" w14:textId="0292C8DD" w:rsidR="00B92327" w:rsidRPr="00801E49" w:rsidRDefault="007B6852">
          <w:pPr>
            <w:pStyle w:val="TOC1"/>
            <w:tabs>
              <w:tab w:val="right" w:leader="dot" w:pos="9821"/>
            </w:tabs>
            <w:rPr>
              <w:rFonts w:ascii="Open Sans" w:hAnsi="Open Sans" w:cs="Open Sans"/>
              <w:rPrChange w:id="32" w:author="Nicole Wu" w:date="2024-01-08T11:26:00Z">
                <w:rPr>
                  <w:noProof/>
                </w:rPr>
              </w:rPrChange>
            </w:rPr>
          </w:pPr>
          <w:r w:rsidRPr="00801E49">
            <w:rPr>
              <w:rFonts w:ascii="Open Sans" w:hAnsi="Open Sans" w:cs="Open Sans"/>
              <w:rPrChange w:id="33" w:author="Nicole Wu" w:date="2024-01-08T11:26:00Z">
                <w:rPr/>
              </w:rPrChange>
            </w:rPr>
            <w:fldChar w:fldCharType="begin"/>
          </w:r>
          <w:r w:rsidRPr="00801E49">
            <w:rPr>
              <w:rFonts w:ascii="Open Sans" w:hAnsi="Open Sans" w:cs="Open Sans"/>
              <w:rPrChange w:id="34" w:author="Nicole Wu" w:date="2024-01-08T11:26:00Z">
                <w:rPr/>
              </w:rPrChange>
            </w:rPr>
            <w:instrText>HYPERLINK \l "_Toc135971" \h</w:instrText>
          </w:r>
          <w:r w:rsidRPr="008708F4">
            <w:rPr>
              <w:rFonts w:ascii="Open Sans" w:hAnsi="Open Sans" w:cs="Open Sans"/>
            </w:rPr>
          </w:r>
          <w:r w:rsidRPr="00801E49">
            <w:rPr>
              <w:rFonts w:ascii="Open Sans" w:hAnsi="Open Sans" w:cs="Open Sans"/>
              <w:rPrChange w:id="35" w:author="Nicole Wu" w:date="2024-01-08T11:26:00Z">
                <w:rPr/>
              </w:rPrChange>
            </w:rPr>
            <w:fldChar w:fldCharType="separate"/>
          </w:r>
          <w:r w:rsidR="00332621" w:rsidRPr="00801E49">
            <w:rPr>
              <w:rFonts w:ascii="Open Sans" w:hAnsi="Open Sans" w:cs="Open Sans"/>
              <w:b/>
              <w:rPrChange w:id="36" w:author="Nicole Wu" w:date="2024-01-08T11:26:00Z">
                <w:rPr>
                  <w:b/>
                  <w:noProof/>
                </w:rPr>
              </w:rPrChange>
            </w:rPr>
            <w:t>2 Introduction</w:t>
          </w:r>
          <w:r w:rsidR="00332621" w:rsidRPr="00801E49">
            <w:rPr>
              <w:rFonts w:ascii="Open Sans" w:hAnsi="Open Sans" w:cs="Open Sans"/>
              <w:rPrChange w:id="37" w:author="Nicole Wu" w:date="2024-01-08T11:26:00Z">
                <w:rPr>
                  <w:noProof/>
                </w:rPr>
              </w:rPrChange>
            </w:rPr>
            <w:tab/>
          </w:r>
          <w:r w:rsidR="00332621" w:rsidRPr="00801E49">
            <w:rPr>
              <w:rFonts w:ascii="Open Sans" w:hAnsi="Open Sans" w:cs="Open Sans"/>
              <w:rPrChange w:id="38" w:author="Nicole Wu" w:date="2024-01-08T11:26:00Z">
                <w:rPr>
                  <w:noProof/>
                </w:rPr>
              </w:rPrChange>
            </w:rPr>
            <w:fldChar w:fldCharType="begin"/>
          </w:r>
          <w:r w:rsidR="00332621" w:rsidRPr="00801E49">
            <w:rPr>
              <w:rFonts w:ascii="Open Sans" w:hAnsi="Open Sans" w:cs="Open Sans"/>
              <w:rPrChange w:id="39" w:author="Nicole Wu" w:date="2024-01-08T11:26:00Z">
                <w:rPr>
                  <w:noProof/>
                </w:rPr>
              </w:rPrChange>
            </w:rPr>
            <w:instrText>PAGEREF _Toc135971 \h</w:instrText>
          </w:r>
          <w:r w:rsidR="00332621" w:rsidRPr="008708F4">
            <w:rPr>
              <w:rFonts w:ascii="Open Sans" w:hAnsi="Open Sans" w:cs="Open Sans"/>
            </w:rPr>
          </w:r>
          <w:r w:rsidR="00332621" w:rsidRPr="00801E49">
            <w:rPr>
              <w:rFonts w:ascii="Open Sans" w:hAnsi="Open Sans" w:cs="Open Sans"/>
              <w:rPrChange w:id="40" w:author="Nicole Wu" w:date="2024-01-08T11:26:00Z">
                <w:rPr>
                  <w:noProof/>
                </w:rPr>
              </w:rPrChange>
            </w:rPr>
            <w:fldChar w:fldCharType="separate"/>
          </w:r>
          <w:r w:rsidR="009E169A" w:rsidRPr="00801E49">
            <w:rPr>
              <w:rFonts w:ascii="Open Sans" w:hAnsi="Open Sans" w:cs="Open Sans"/>
              <w:rPrChange w:id="41" w:author="Nicole Wu" w:date="2024-01-08T11:26:00Z">
                <w:rPr>
                  <w:noProof/>
                </w:rPr>
              </w:rPrChange>
            </w:rPr>
            <w:t>3</w:t>
          </w:r>
          <w:r w:rsidR="00332621" w:rsidRPr="00801E49">
            <w:rPr>
              <w:rFonts w:ascii="Open Sans" w:hAnsi="Open Sans" w:cs="Open Sans"/>
              <w:rPrChange w:id="42" w:author="Nicole Wu" w:date="2024-01-08T11:26:00Z">
                <w:rPr>
                  <w:noProof/>
                </w:rPr>
              </w:rPrChange>
            </w:rPr>
            <w:fldChar w:fldCharType="end"/>
          </w:r>
          <w:r w:rsidRPr="00801E49">
            <w:rPr>
              <w:rFonts w:ascii="Open Sans" w:hAnsi="Open Sans" w:cs="Open Sans"/>
              <w:rPrChange w:id="43" w:author="Nicole Wu" w:date="2024-01-08T11:26:00Z">
                <w:rPr>
                  <w:noProof/>
                </w:rPr>
              </w:rPrChange>
            </w:rPr>
            <w:fldChar w:fldCharType="end"/>
          </w:r>
        </w:p>
        <w:p w14:paraId="39E4237F" w14:textId="5B8AC4FB" w:rsidR="00B92327" w:rsidRPr="00801E49" w:rsidRDefault="007B6852">
          <w:pPr>
            <w:pStyle w:val="TOC1"/>
            <w:tabs>
              <w:tab w:val="right" w:leader="dot" w:pos="9821"/>
            </w:tabs>
            <w:rPr>
              <w:rFonts w:ascii="Open Sans" w:hAnsi="Open Sans" w:cs="Open Sans"/>
              <w:rPrChange w:id="44" w:author="Nicole Wu" w:date="2024-01-08T11:26:00Z">
                <w:rPr>
                  <w:noProof/>
                </w:rPr>
              </w:rPrChange>
            </w:rPr>
          </w:pPr>
          <w:r w:rsidRPr="00801E49">
            <w:rPr>
              <w:rFonts w:ascii="Open Sans" w:hAnsi="Open Sans" w:cs="Open Sans"/>
              <w:rPrChange w:id="45" w:author="Nicole Wu" w:date="2024-01-08T11:26:00Z">
                <w:rPr/>
              </w:rPrChange>
            </w:rPr>
            <w:fldChar w:fldCharType="begin"/>
          </w:r>
          <w:r w:rsidRPr="00801E49">
            <w:rPr>
              <w:rFonts w:ascii="Open Sans" w:hAnsi="Open Sans" w:cs="Open Sans"/>
              <w:rPrChange w:id="46" w:author="Nicole Wu" w:date="2024-01-08T11:26:00Z">
                <w:rPr/>
              </w:rPrChange>
            </w:rPr>
            <w:instrText>HYPERLINK \l "_Toc135972" \h</w:instrText>
          </w:r>
          <w:r w:rsidRPr="008708F4">
            <w:rPr>
              <w:rFonts w:ascii="Open Sans" w:hAnsi="Open Sans" w:cs="Open Sans"/>
            </w:rPr>
          </w:r>
          <w:r w:rsidRPr="00801E49">
            <w:rPr>
              <w:rFonts w:ascii="Open Sans" w:hAnsi="Open Sans" w:cs="Open Sans"/>
              <w:rPrChange w:id="47" w:author="Nicole Wu" w:date="2024-01-08T11:26:00Z">
                <w:rPr/>
              </w:rPrChange>
            </w:rPr>
            <w:fldChar w:fldCharType="separate"/>
          </w:r>
          <w:r w:rsidR="00332621" w:rsidRPr="00801E49">
            <w:rPr>
              <w:rFonts w:ascii="Open Sans" w:hAnsi="Open Sans" w:cs="Open Sans"/>
              <w:b/>
              <w:rPrChange w:id="48" w:author="Nicole Wu" w:date="2024-01-08T11:26:00Z">
                <w:rPr>
                  <w:b/>
                  <w:noProof/>
                </w:rPr>
              </w:rPrChange>
            </w:rPr>
            <w:t>3 Study Design</w:t>
          </w:r>
          <w:r w:rsidR="00332621" w:rsidRPr="00801E49">
            <w:rPr>
              <w:rFonts w:ascii="Open Sans" w:hAnsi="Open Sans" w:cs="Open Sans"/>
              <w:rPrChange w:id="49" w:author="Nicole Wu" w:date="2024-01-08T11:26:00Z">
                <w:rPr>
                  <w:noProof/>
                </w:rPr>
              </w:rPrChange>
            </w:rPr>
            <w:tab/>
          </w:r>
          <w:r w:rsidR="00332621" w:rsidRPr="00801E49">
            <w:rPr>
              <w:rFonts w:ascii="Open Sans" w:hAnsi="Open Sans" w:cs="Open Sans"/>
              <w:rPrChange w:id="50" w:author="Nicole Wu" w:date="2024-01-08T11:26:00Z">
                <w:rPr>
                  <w:noProof/>
                </w:rPr>
              </w:rPrChange>
            </w:rPr>
            <w:fldChar w:fldCharType="begin"/>
          </w:r>
          <w:r w:rsidR="00332621" w:rsidRPr="00801E49">
            <w:rPr>
              <w:rFonts w:ascii="Open Sans" w:hAnsi="Open Sans" w:cs="Open Sans"/>
              <w:rPrChange w:id="51" w:author="Nicole Wu" w:date="2024-01-08T11:26:00Z">
                <w:rPr>
                  <w:noProof/>
                </w:rPr>
              </w:rPrChange>
            </w:rPr>
            <w:instrText>PAGEREF _Toc135972 \h</w:instrText>
          </w:r>
          <w:r w:rsidR="00332621" w:rsidRPr="008708F4">
            <w:rPr>
              <w:rFonts w:ascii="Open Sans" w:hAnsi="Open Sans" w:cs="Open Sans"/>
            </w:rPr>
          </w:r>
          <w:r w:rsidR="00332621" w:rsidRPr="00801E49">
            <w:rPr>
              <w:rFonts w:ascii="Open Sans" w:hAnsi="Open Sans" w:cs="Open Sans"/>
              <w:rPrChange w:id="52" w:author="Nicole Wu" w:date="2024-01-08T11:26:00Z">
                <w:rPr>
                  <w:noProof/>
                </w:rPr>
              </w:rPrChange>
            </w:rPr>
            <w:fldChar w:fldCharType="separate"/>
          </w:r>
          <w:r w:rsidR="009E169A" w:rsidRPr="00801E49">
            <w:rPr>
              <w:rFonts w:ascii="Open Sans" w:hAnsi="Open Sans" w:cs="Open Sans"/>
              <w:rPrChange w:id="53" w:author="Nicole Wu" w:date="2024-01-08T11:26:00Z">
                <w:rPr>
                  <w:noProof/>
                </w:rPr>
              </w:rPrChange>
            </w:rPr>
            <w:t>3</w:t>
          </w:r>
          <w:r w:rsidR="00332621" w:rsidRPr="00801E49">
            <w:rPr>
              <w:rFonts w:ascii="Open Sans" w:hAnsi="Open Sans" w:cs="Open Sans"/>
              <w:rPrChange w:id="54" w:author="Nicole Wu" w:date="2024-01-08T11:26:00Z">
                <w:rPr>
                  <w:noProof/>
                </w:rPr>
              </w:rPrChange>
            </w:rPr>
            <w:fldChar w:fldCharType="end"/>
          </w:r>
          <w:r w:rsidRPr="00801E49">
            <w:rPr>
              <w:rFonts w:ascii="Open Sans" w:hAnsi="Open Sans" w:cs="Open Sans"/>
              <w:rPrChange w:id="55" w:author="Nicole Wu" w:date="2024-01-08T11:26:00Z">
                <w:rPr>
                  <w:noProof/>
                </w:rPr>
              </w:rPrChange>
            </w:rPr>
            <w:fldChar w:fldCharType="end"/>
          </w:r>
        </w:p>
        <w:p w14:paraId="003280DA" w14:textId="5F13EBD2" w:rsidR="00B92327" w:rsidRPr="00801E49" w:rsidRDefault="007B6852">
          <w:pPr>
            <w:pStyle w:val="TOC2"/>
            <w:tabs>
              <w:tab w:val="right" w:leader="dot" w:pos="9821"/>
            </w:tabs>
            <w:rPr>
              <w:rFonts w:ascii="Open Sans" w:hAnsi="Open Sans" w:cs="Open Sans"/>
              <w:rPrChange w:id="56" w:author="Nicole Wu" w:date="2024-01-08T11:26:00Z">
                <w:rPr>
                  <w:noProof/>
                </w:rPr>
              </w:rPrChange>
            </w:rPr>
          </w:pPr>
          <w:r w:rsidRPr="00801E49">
            <w:rPr>
              <w:rFonts w:ascii="Open Sans" w:hAnsi="Open Sans" w:cs="Open Sans"/>
              <w:rPrChange w:id="57" w:author="Nicole Wu" w:date="2024-01-08T11:26:00Z">
                <w:rPr/>
              </w:rPrChange>
            </w:rPr>
            <w:fldChar w:fldCharType="begin"/>
          </w:r>
          <w:r w:rsidRPr="00801E49">
            <w:rPr>
              <w:rFonts w:ascii="Open Sans" w:hAnsi="Open Sans" w:cs="Open Sans"/>
              <w:rPrChange w:id="58" w:author="Nicole Wu" w:date="2024-01-08T11:26:00Z">
                <w:rPr/>
              </w:rPrChange>
            </w:rPr>
            <w:instrText>HYPERLINK \l "_Toc135973" \h</w:instrText>
          </w:r>
          <w:r w:rsidRPr="008708F4">
            <w:rPr>
              <w:rFonts w:ascii="Open Sans" w:hAnsi="Open Sans" w:cs="Open Sans"/>
            </w:rPr>
          </w:r>
          <w:r w:rsidRPr="00801E49">
            <w:rPr>
              <w:rFonts w:ascii="Open Sans" w:hAnsi="Open Sans" w:cs="Open Sans"/>
              <w:rPrChange w:id="59" w:author="Nicole Wu" w:date="2024-01-08T11:26:00Z">
                <w:rPr/>
              </w:rPrChange>
            </w:rPr>
            <w:fldChar w:fldCharType="separate"/>
          </w:r>
          <w:r w:rsidR="00332621" w:rsidRPr="00801E49">
            <w:rPr>
              <w:rFonts w:ascii="Open Sans" w:hAnsi="Open Sans" w:cs="Open Sans"/>
              <w:rPrChange w:id="60" w:author="Nicole Wu" w:date="2024-01-08T11:26:00Z">
                <w:rPr>
                  <w:noProof/>
                </w:rPr>
              </w:rPrChange>
            </w:rPr>
            <w:t>3.1 Study area and sampling frame</w:t>
          </w:r>
          <w:r w:rsidR="00332621" w:rsidRPr="00801E49">
            <w:rPr>
              <w:rFonts w:ascii="Open Sans" w:hAnsi="Open Sans" w:cs="Open Sans"/>
              <w:rPrChange w:id="61" w:author="Nicole Wu" w:date="2024-01-08T11:26:00Z">
                <w:rPr>
                  <w:noProof/>
                </w:rPr>
              </w:rPrChange>
            </w:rPr>
            <w:tab/>
          </w:r>
          <w:r w:rsidR="00332621" w:rsidRPr="00801E49">
            <w:rPr>
              <w:rFonts w:ascii="Open Sans" w:hAnsi="Open Sans" w:cs="Open Sans"/>
              <w:rPrChange w:id="62" w:author="Nicole Wu" w:date="2024-01-08T11:26:00Z">
                <w:rPr>
                  <w:noProof/>
                </w:rPr>
              </w:rPrChange>
            </w:rPr>
            <w:fldChar w:fldCharType="begin"/>
          </w:r>
          <w:r w:rsidR="00332621" w:rsidRPr="00801E49">
            <w:rPr>
              <w:rFonts w:ascii="Open Sans" w:hAnsi="Open Sans" w:cs="Open Sans"/>
              <w:rPrChange w:id="63" w:author="Nicole Wu" w:date="2024-01-08T11:26:00Z">
                <w:rPr>
                  <w:noProof/>
                </w:rPr>
              </w:rPrChange>
            </w:rPr>
            <w:instrText>PAGEREF _Toc135973 \h</w:instrText>
          </w:r>
          <w:r w:rsidR="00332621" w:rsidRPr="008708F4">
            <w:rPr>
              <w:rFonts w:ascii="Open Sans" w:hAnsi="Open Sans" w:cs="Open Sans"/>
            </w:rPr>
          </w:r>
          <w:r w:rsidR="00332621" w:rsidRPr="00801E49">
            <w:rPr>
              <w:rFonts w:ascii="Open Sans" w:hAnsi="Open Sans" w:cs="Open Sans"/>
              <w:rPrChange w:id="64" w:author="Nicole Wu" w:date="2024-01-08T11:26:00Z">
                <w:rPr>
                  <w:noProof/>
                </w:rPr>
              </w:rPrChange>
            </w:rPr>
            <w:fldChar w:fldCharType="separate"/>
          </w:r>
          <w:r w:rsidR="009E169A" w:rsidRPr="00801E49">
            <w:rPr>
              <w:rFonts w:ascii="Open Sans" w:hAnsi="Open Sans" w:cs="Open Sans"/>
              <w:rPrChange w:id="65" w:author="Nicole Wu" w:date="2024-01-08T11:26:00Z">
                <w:rPr>
                  <w:noProof/>
                </w:rPr>
              </w:rPrChange>
            </w:rPr>
            <w:t>3</w:t>
          </w:r>
          <w:r w:rsidR="00332621" w:rsidRPr="00801E49">
            <w:rPr>
              <w:rFonts w:ascii="Open Sans" w:hAnsi="Open Sans" w:cs="Open Sans"/>
              <w:rPrChange w:id="66" w:author="Nicole Wu" w:date="2024-01-08T11:26:00Z">
                <w:rPr>
                  <w:noProof/>
                </w:rPr>
              </w:rPrChange>
            </w:rPr>
            <w:fldChar w:fldCharType="end"/>
          </w:r>
          <w:r w:rsidRPr="00801E49">
            <w:rPr>
              <w:rFonts w:ascii="Open Sans" w:hAnsi="Open Sans" w:cs="Open Sans"/>
              <w:rPrChange w:id="67" w:author="Nicole Wu" w:date="2024-01-08T11:26:00Z">
                <w:rPr>
                  <w:noProof/>
                </w:rPr>
              </w:rPrChange>
            </w:rPr>
            <w:fldChar w:fldCharType="end"/>
          </w:r>
        </w:p>
        <w:p w14:paraId="2C85EA23" w14:textId="5457016E" w:rsidR="00B92327" w:rsidRPr="00801E49" w:rsidRDefault="007B6852">
          <w:pPr>
            <w:pStyle w:val="TOC2"/>
            <w:tabs>
              <w:tab w:val="right" w:leader="dot" w:pos="9821"/>
            </w:tabs>
            <w:rPr>
              <w:rFonts w:ascii="Open Sans" w:hAnsi="Open Sans" w:cs="Open Sans"/>
              <w:rPrChange w:id="68" w:author="Nicole Wu" w:date="2024-01-08T11:26:00Z">
                <w:rPr>
                  <w:noProof/>
                </w:rPr>
              </w:rPrChange>
            </w:rPr>
          </w:pPr>
          <w:r w:rsidRPr="00801E49">
            <w:rPr>
              <w:rFonts w:ascii="Open Sans" w:hAnsi="Open Sans" w:cs="Open Sans"/>
              <w:rPrChange w:id="69" w:author="Nicole Wu" w:date="2024-01-08T11:26:00Z">
                <w:rPr/>
              </w:rPrChange>
            </w:rPr>
            <w:fldChar w:fldCharType="begin"/>
          </w:r>
          <w:r w:rsidRPr="00801E49">
            <w:rPr>
              <w:rFonts w:ascii="Open Sans" w:hAnsi="Open Sans" w:cs="Open Sans"/>
              <w:rPrChange w:id="70" w:author="Nicole Wu" w:date="2024-01-08T11:26:00Z">
                <w:rPr/>
              </w:rPrChange>
            </w:rPr>
            <w:instrText>HYPERLINK \l "_Toc135974" \h</w:instrText>
          </w:r>
          <w:r w:rsidRPr="008708F4">
            <w:rPr>
              <w:rFonts w:ascii="Open Sans" w:hAnsi="Open Sans" w:cs="Open Sans"/>
            </w:rPr>
          </w:r>
          <w:r w:rsidRPr="00801E49">
            <w:rPr>
              <w:rFonts w:ascii="Open Sans" w:hAnsi="Open Sans" w:cs="Open Sans"/>
              <w:rPrChange w:id="71" w:author="Nicole Wu" w:date="2024-01-08T11:26:00Z">
                <w:rPr/>
              </w:rPrChange>
            </w:rPr>
            <w:fldChar w:fldCharType="separate"/>
          </w:r>
          <w:r w:rsidR="00332621" w:rsidRPr="00801E49">
            <w:rPr>
              <w:rFonts w:ascii="Open Sans" w:hAnsi="Open Sans" w:cs="Open Sans"/>
              <w:rPrChange w:id="72" w:author="Nicole Wu" w:date="2024-01-08T11:26:00Z">
                <w:rPr>
                  <w:noProof/>
                </w:rPr>
              </w:rPrChange>
            </w:rPr>
            <w:t>3.2 Sampling frame and survey implementation</w:t>
          </w:r>
          <w:r w:rsidR="00332621" w:rsidRPr="00801E49">
            <w:rPr>
              <w:rFonts w:ascii="Open Sans" w:hAnsi="Open Sans" w:cs="Open Sans"/>
              <w:rPrChange w:id="73" w:author="Nicole Wu" w:date="2024-01-08T11:26:00Z">
                <w:rPr>
                  <w:noProof/>
                </w:rPr>
              </w:rPrChange>
            </w:rPr>
            <w:tab/>
          </w:r>
          <w:r w:rsidR="00332621" w:rsidRPr="00801E49">
            <w:rPr>
              <w:rFonts w:ascii="Open Sans" w:hAnsi="Open Sans" w:cs="Open Sans"/>
              <w:rPrChange w:id="74" w:author="Nicole Wu" w:date="2024-01-08T11:26:00Z">
                <w:rPr>
                  <w:noProof/>
                </w:rPr>
              </w:rPrChange>
            </w:rPr>
            <w:fldChar w:fldCharType="begin"/>
          </w:r>
          <w:r w:rsidR="00332621" w:rsidRPr="00801E49">
            <w:rPr>
              <w:rFonts w:ascii="Open Sans" w:hAnsi="Open Sans" w:cs="Open Sans"/>
              <w:rPrChange w:id="75" w:author="Nicole Wu" w:date="2024-01-08T11:26:00Z">
                <w:rPr>
                  <w:noProof/>
                </w:rPr>
              </w:rPrChange>
            </w:rPr>
            <w:instrText>PAGEREF _Toc135974 \h</w:instrText>
          </w:r>
          <w:r w:rsidR="00332621" w:rsidRPr="008708F4">
            <w:rPr>
              <w:rFonts w:ascii="Open Sans" w:hAnsi="Open Sans" w:cs="Open Sans"/>
            </w:rPr>
          </w:r>
          <w:r w:rsidR="00332621" w:rsidRPr="00801E49">
            <w:rPr>
              <w:rFonts w:ascii="Open Sans" w:hAnsi="Open Sans" w:cs="Open Sans"/>
              <w:rPrChange w:id="76" w:author="Nicole Wu" w:date="2024-01-08T11:26:00Z">
                <w:rPr>
                  <w:noProof/>
                </w:rPr>
              </w:rPrChange>
            </w:rPr>
            <w:fldChar w:fldCharType="separate"/>
          </w:r>
          <w:r w:rsidR="009E169A" w:rsidRPr="00801E49">
            <w:rPr>
              <w:rFonts w:ascii="Open Sans" w:hAnsi="Open Sans" w:cs="Open Sans"/>
              <w:rPrChange w:id="77" w:author="Nicole Wu" w:date="2024-01-08T11:26:00Z">
                <w:rPr>
                  <w:noProof/>
                </w:rPr>
              </w:rPrChange>
            </w:rPr>
            <w:t>3</w:t>
          </w:r>
          <w:r w:rsidR="00332621" w:rsidRPr="00801E49">
            <w:rPr>
              <w:rFonts w:ascii="Open Sans" w:hAnsi="Open Sans" w:cs="Open Sans"/>
              <w:rPrChange w:id="78" w:author="Nicole Wu" w:date="2024-01-08T11:26:00Z">
                <w:rPr>
                  <w:noProof/>
                </w:rPr>
              </w:rPrChange>
            </w:rPr>
            <w:fldChar w:fldCharType="end"/>
          </w:r>
          <w:r w:rsidRPr="00801E49">
            <w:rPr>
              <w:rFonts w:ascii="Open Sans" w:hAnsi="Open Sans" w:cs="Open Sans"/>
              <w:rPrChange w:id="79" w:author="Nicole Wu" w:date="2024-01-08T11:26:00Z">
                <w:rPr>
                  <w:noProof/>
                </w:rPr>
              </w:rPrChange>
            </w:rPr>
            <w:fldChar w:fldCharType="end"/>
          </w:r>
        </w:p>
        <w:p w14:paraId="28740A5F" w14:textId="4A065CBD" w:rsidR="00B92327" w:rsidRPr="00801E49" w:rsidRDefault="007B6852">
          <w:pPr>
            <w:pStyle w:val="TOC2"/>
            <w:tabs>
              <w:tab w:val="right" w:leader="dot" w:pos="9821"/>
            </w:tabs>
            <w:rPr>
              <w:rFonts w:ascii="Open Sans" w:hAnsi="Open Sans" w:cs="Open Sans"/>
              <w:rPrChange w:id="80" w:author="Nicole Wu" w:date="2024-01-08T11:26:00Z">
                <w:rPr>
                  <w:noProof/>
                </w:rPr>
              </w:rPrChange>
            </w:rPr>
          </w:pPr>
          <w:r w:rsidRPr="00801E49">
            <w:rPr>
              <w:rFonts w:ascii="Open Sans" w:hAnsi="Open Sans" w:cs="Open Sans"/>
              <w:rPrChange w:id="81" w:author="Nicole Wu" w:date="2024-01-08T11:26:00Z">
                <w:rPr/>
              </w:rPrChange>
            </w:rPr>
            <w:fldChar w:fldCharType="begin"/>
          </w:r>
          <w:r w:rsidRPr="00801E49">
            <w:rPr>
              <w:rFonts w:ascii="Open Sans" w:hAnsi="Open Sans" w:cs="Open Sans"/>
              <w:rPrChange w:id="82" w:author="Nicole Wu" w:date="2024-01-08T11:26:00Z">
                <w:rPr/>
              </w:rPrChange>
            </w:rPr>
            <w:instrText>HYPERLINK \l "_Toc135975" \h</w:instrText>
          </w:r>
          <w:r w:rsidRPr="008708F4">
            <w:rPr>
              <w:rFonts w:ascii="Open Sans" w:hAnsi="Open Sans" w:cs="Open Sans"/>
            </w:rPr>
          </w:r>
          <w:r w:rsidRPr="00801E49">
            <w:rPr>
              <w:rFonts w:ascii="Open Sans" w:hAnsi="Open Sans" w:cs="Open Sans"/>
              <w:rPrChange w:id="83" w:author="Nicole Wu" w:date="2024-01-08T11:26:00Z">
                <w:rPr/>
              </w:rPrChange>
            </w:rPr>
            <w:fldChar w:fldCharType="separate"/>
          </w:r>
          <w:r w:rsidR="00332621" w:rsidRPr="00801E49">
            <w:rPr>
              <w:rFonts w:ascii="Open Sans" w:hAnsi="Open Sans" w:cs="Open Sans"/>
              <w:rPrChange w:id="84" w:author="Nicole Wu" w:date="2024-01-08T11:26:00Z">
                <w:rPr>
                  <w:noProof/>
                </w:rPr>
              </w:rPrChange>
            </w:rPr>
            <w:t>3.3 Phone assignment for remote modality</w:t>
          </w:r>
          <w:r w:rsidR="00332621" w:rsidRPr="00801E49">
            <w:rPr>
              <w:rFonts w:ascii="Open Sans" w:hAnsi="Open Sans" w:cs="Open Sans"/>
              <w:rPrChange w:id="85" w:author="Nicole Wu" w:date="2024-01-08T11:26:00Z">
                <w:rPr>
                  <w:noProof/>
                </w:rPr>
              </w:rPrChange>
            </w:rPr>
            <w:tab/>
          </w:r>
          <w:r w:rsidR="00332621" w:rsidRPr="00801E49">
            <w:rPr>
              <w:rFonts w:ascii="Open Sans" w:hAnsi="Open Sans" w:cs="Open Sans"/>
              <w:rPrChange w:id="86" w:author="Nicole Wu" w:date="2024-01-08T11:26:00Z">
                <w:rPr>
                  <w:noProof/>
                </w:rPr>
              </w:rPrChange>
            </w:rPr>
            <w:fldChar w:fldCharType="begin"/>
          </w:r>
          <w:r w:rsidR="00332621" w:rsidRPr="00801E49">
            <w:rPr>
              <w:rFonts w:ascii="Open Sans" w:hAnsi="Open Sans" w:cs="Open Sans"/>
              <w:rPrChange w:id="87" w:author="Nicole Wu" w:date="2024-01-08T11:26:00Z">
                <w:rPr>
                  <w:noProof/>
                </w:rPr>
              </w:rPrChange>
            </w:rPr>
            <w:instrText>PAGEREF _Toc135975 \h</w:instrText>
          </w:r>
          <w:r w:rsidR="00332621" w:rsidRPr="008708F4">
            <w:rPr>
              <w:rFonts w:ascii="Open Sans" w:hAnsi="Open Sans" w:cs="Open Sans"/>
            </w:rPr>
          </w:r>
          <w:r w:rsidR="00332621" w:rsidRPr="00801E49">
            <w:rPr>
              <w:rFonts w:ascii="Open Sans" w:hAnsi="Open Sans" w:cs="Open Sans"/>
              <w:rPrChange w:id="88" w:author="Nicole Wu" w:date="2024-01-08T11:26:00Z">
                <w:rPr>
                  <w:noProof/>
                </w:rPr>
              </w:rPrChange>
            </w:rPr>
            <w:fldChar w:fldCharType="separate"/>
          </w:r>
          <w:r w:rsidR="009E169A" w:rsidRPr="00801E49">
            <w:rPr>
              <w:rFonts w:ascii="Open Sans" w:hAnsi="Open Sans" w:cs="Open Sans"/>
              <w:rPrChange w:id="89" w:author="Nicole Wu" w:date="2024-01-08T11:26:00Z">
                <w:rPr>
                  <w:noProof/>
                </w:rPr>
              </w:rPrChange>
            </w:rPr>
            <w:t>3</w:t>
          </w:r>
          <w:r w:rsidR="00332621" w:rsidRPr="00801E49">
            <w:rPr>
              <w:rFonts w:ascii="Open Sans" w:hAnsi="Open Sans" w:cs="Open Sans"/>
              <w:rPrChange w:id="90" w:author="Nicole Wu" w:date="2024-01-08T11:26:00Z">
                <w:rPr>
                  <w:noProof/>
                </w:rPr>
              </w:rPrChange>
            </w:rPr>
            <w:fldChar w:fldCharType="end"/>
          </w:r>
          <w:r w:rsidRPr="00801E49">
            <w:rPr>
              <w:rFonts w:ascii="Open Sans" w:hAnsi="Open Sans" w:cs="Open Sans"/>
              <w:rPrChange w:id="91" w:author="Nicole Wu" w:date="2024-01-08T11:26:00Z">
                <w:rPr>
                  <w:noProof/>
                </w:rPr>
              </w:rPrChange>
            </w:rPr>
            <w:fldChar w:fldCharType="end"/>
          </w:r>
        </w:p>
        <w:p w14:paraId="06BEB595" w14:textId="13F0F331" w:rsidR="00B92327" w:rsidRPr="00801E49" w:rsidRDefault="007B6852">
          <w:pPr>
            <w:pStyle w:val="TOC1"/>
            <w:tabs>
              <w:tab w:val="right" w:leader="dot" w:pos="9821"/>
            </w:tabs>
            <w:rPr>
              <w:rFonts w:ascii="Open Sans" w:hAnsi="Open Sans" w:cs="Open Sans"/>
              <w:rPrChange w:id="92" w:author="Nicole Wu" w:date="2024-01-08T11:26:00Z">
                <w:rPr>
                  <w:noProof/>
                </w:rPr>
              </w:rPrChange>
            </w:rPr>
          </w:pPr>
          <w:r w:rsidRPr="00801E49">
            <w:rPr>
              <w:rFonts w:ascii="Open Sans" w:hAnsi="Open Sans" w:cs="Open Sans"/>
              <w:rPrChange w:id="93" w:author="Nicole Wu" w:date="2024-01-08T11:26:00Z">
                <w:rPr/>
              </w:rPrChange>
            </w:rPr>
            <w:fldChar w:fldCharType="begin"/>
          </w:r>
          <w:r w:rsidRPr="00801E49">
            <w:rPr>
              <w:rFonts w:ascii="Open Sans" w:hAnsi="Open Sans" w:cs="Open Sans"/>
              <w:rPrChange w:id="94" w:author="Nicole Wu" w:date="2024-01-08T11:26:00Z">
                <w:rPr/>
              </w:rPrChange>
            </w:rPr>
            <w:instrText>HYPERLINK \l "_T</w:instrText>
          </w:r>
          <w:r w:rsidRPr="00801E49">
            <w:rPr>
              <w:rFonts w:ascii="Open Sans" w:hAnsi="Open Sans" w:cs="Open Sans"/>
              <w:rPrChange w:id="95" w:author="Nicole Wu" w:date="2024-01-08T11:26:00Z">
                <w:rPr/>
              </w:rPrChange>
            </w:rPr>
            <w:instrText>oc135976" \h</w:instrText>
          </w:r>
          <w:r w:rsidRPr="008708F4">
            <w:rPr>
              <w:rFonts w:ascii="Open Sans" w:hAnsi="Open Sans" w:cs="Open Sans"/>
            </w:rPr>
          </w:r>
          <w:r w:rsidRPr="00801E49">
            <w:rPr>
              <w:rFonts w:ascii="Open Sans" w:hAnsi="Open Sans" w:cs="Open Sans"/>
              <w:rPrChange w:id="96" w:author="Nicole Wu" w:date="2024-01-08T11:26:00Z">
                <w:rPr/>
              </w:rPrChange>
            </w:rPr>
            <w:fldChar w:fldCharType="separate"/>
          </w:r>
          <w:r w:rsidR="00332621" w:rsidRPr="00801E49">
            <w:rPr>
              <w:rFonts w:ascii="Open Sans" w:hAnsi="Open Sans" w:cs="Open Sans"/>
              <w:b/>
              <w:rPrChange w:id="97" w:author="Nicole Wu" w:date="2024-01-08T11:26:00Z">
                <w:rPr>
                  <w:b/>
                  <w:noProof/>
                </w:rPr>
              </w:rPrChange>
            </w:rPr>
            <w:t>4 Descriptive statistics</w:t>
          </w:r>
          <w:r w:rsidR="00332621" w:rsidRPr="00801E49">
            <w:rPr>
              <w:rFonts w:ascii="Open Sans" w:hAnsi="Open Sans" w:cs="Open Sans"/>
              <w:rPrChange w:id="98" w:author="Nicole Wu" w:date="2024-01-08T11:26:00Z">
                <w:rPr>
                  <w:noProof/>
                </w:rPr>
              </w:rPrChange>
            </w:rPr>
            <w:tab/>
          </w:r>
          <w:r w:rsidR="00332621" w:rsidRPr="00801E49">
            <w:rPr>
              <w:rFonts w:ascii="Open Sans" w:hAnsi="Open Sans" w:cs="Open Sans"/>
              <w:rPrChange w:id="99" w:author="Nicole Wu" w:date="2024-01-08T11:26:00Z">
                <w:rPr>
                  <w:noProof/>
                </w:rPr>
              </w:rPrChange>
            </w:rPr>
            <w:fldChar w:fldCharType="begin"/>
          </w:r>
          <w:r w:rsidR="00332621" w:rsidRPr="00801E49">
            <w:rPr>
              <w:rFonts w:ascii="Open Sans" w:hAnsi="Open Sans" w:cs="Open Sans"/>
              <w:rPrChange w:id="100" w:author="Nicole Wu" w:date="2024-01-08T11:26:00Z">
                <w:rPr>
                  <w:noProof/>
                </w:rPr>
              </w:rPrChange>
            </w:rPr>
            <w:instrText>PAGEREF _Toc135976 \h</w:instrText>
          </w:r>
          <w:r w:rsidR="00332621" w:rsidRPr="008708F4">
            <w:rPr>
              <w:rFonts w:ascii="Open Sans" w:hAnsi="Open Sans" w:cs="Open Sans"/>
            </w:rPr>
          </w:r>
          <w:r w:rsidR="00332621" w:rsidRPr="00801E49">
            <w:rPr>
              <w:rFonts w:ascii="Open Sans" w:hAnsi="Open Sans" w:cs="Open Sans"/>
              <w:rPrChange w:id="101" w:author="Nicole Wu" w:date="2024-01-08T11:26:00Z">
                <w:rPr>
                  <w:noProof/>
                </w:rPr>
              </w:rPrChange>
            </w:rPr>
            <w:fldChar w:fldCharType="separate"/>
          </w:r>
          <w:r w:rsidR="009E169A" w:rsidRPr="00801E49">
            <w:rPr>
              <w:rFonts w:ascii="Open Sans" w:hAnsi="Open Sans" w:cs="Open Sans"/>
              <w:rPrChange w:id="102" w:author="Nicole Wu" w:date="2024-01-08T11:26:00Z">
                <w:rPr>
                  <w:noProof/>
                </w:rPr>
              </w:rPrChange>
            </w:rPr>
            <w:t>3</w:t>
          </w:r>
          <w:r w:rsidR="00332621" w:rsidRPr="00801E49">
            <w:rPr>
              <w:rFonts w:ascii="Open Sans" w:hAnsi="Open Sans" w:cs="Open Sans"/>
              <w:rPrChange w:id="103" w:author="Nicole Wu" w:date="2024-01-08T11:26:00Z">
                <w:rPr>
                  <w:noProof/>
                </w:rPr>
              </w:rPrChange>
            </w:rPr>
            <w:fldChar w:fldCharType="end"/>
          </w:r>
          <w:r w:rsidRPr="00801E49">
            <w:rPr>
              <w:rFonts w:ascii="Open Sans" w:hAnsi="Open Sans" w:cs="Open Sans"/>
              <w:rPrChange w:id="104" w:author="Nicole Wu" w:date="2024-01-08T11:26:00Z">
                <w:rPr>
                  <w:noProof/>
                </w:rPr>
              </w:rPrChange>
            </w:rPr>
            <w:fldChar w:fldCharType="end"/>
          </w:r>
        </w:p>
        <w:p w14:paraId="5D48CB27" w14:textId="1BBA14AB" w:rsidR="00B92327" w:rsidRPr="00801E49" w:rsidRDefault="007B6852">
          <w:pPr>
            <w:pStyle w:val="TOC2"/>
            <w:tabs>
              <w:tab w:val="right" w:leader="dot" w:pos="9821"/>
            </w:tabs>
            <w:rPr>
              <w:rFonts w:ascii="Open Sans" w:hAnsi="Open Sans" w:cs="Open Sans"/>
              <w:rPrChange w:id="105" w:author="Nicole Wu" w:date="2024-01-08T11:26:00Z">
                <w:rPr>
                  <w:noProof/>
                </w:rPr>
              </w:rPrChange>
            </w:rPr>
          </w:pPr>
          <w:r w:rsidRPr="00801E49">
            <w:rPr>
              <w:rFonts w:ascii="Open Sans" w:hAnsi="Open Sans" w:cs="Open Sans"/>
              <w:rPrChange w:id="106" w:author="Nicole Wu" w:date="2024-01-08T11:26:00Z">
                <w:rPr/>
              </w:rPrChange>
            </w:rPr>
            <w:fldChar w:fldCharType="begin"/>
          </w:r>
          <w:r w:rsidRPr="00801E49">
            <w:rPr>
              <w:rFonts w:ascii="Open Sans" w:hAnsi="Open Sans" w:cs="Open Sans"/>
              <w:rPrChange w:id="107" w:author="Nicole Wu" w:date="2024-01-08T11:26:00Z">
                <w:rPr/>
              </w:rPrChange>
            </w:rPr>
            <w:instrText>HYPERLINK \l "_Toc135977" \h</w:instrText>
          </w:r>
          <w:r w:rsidRPr="008708F4">
            <w:rPr>
              <w:rFonts w:ascii="Open Sans" w:hAnsi="Open Sans" w:cs="Open Sans"/>
            </w:rPr>
          </w:r>
          <w:r w:rsidRPr="00801E49">
            <w:rPr>
              <w:rFonts w:ascii="Open Sans" w:hAnsi="Open Sans" w:cs="Open Sans"/>
              <w:rPrChange w:id="108" w:author="Nicole Wu" w:date="2024-01-08T11:26:00Z">
                <w:rPr/>
              </w:rPrChange>
            </w:rPr>
            <w:fldChar w:fldCharType="separate"/>
          </w:r>
          <w:r w:rsidR="00332621" w:rsidRPr="00801E49">
            <w:rPr>
              <w:rFonts w:ascii="Open Sans" w:hAnsi="Open Sans" w:cs="Open Sans"/>
              <w:rPrChange w:id="109" w:author="Nicole Wu" w:date="2024-01-08T11:26:00Z">
                <w:rPr>
                  <w:noProof/>
                </w:rPr>
              </w:rPrChange>
            </w:rPr>
            <w:t>4.1 Survey completion</w:t>
          </w:r>
          <w:r w:rsidR="00332621" w:rsidRPr="00801E49">
            <w:rPr>
              <w:rFonts w:ascii="Open Sans" w:hAnsi="Open Sans" w:cs="Open Sans"/>
              <w:rPrChange w:id="110" w:author="Nicole Wu" w:date="2024-01-08T11:26:00Z">
                <w:rPr>
                  <w:noProof/>
                </w:rPr>
              </w:rPrChange>
            </w:rPr>
            <w:tab/>
          </w:r>
          <w:r w:rsidR="00332621" w:rsidRPr="00801E49">
            <w:rPr>
              <w:rFonts w:ascii="Open Sans" w:hAnsi="Open Sans" w:cs="Open Sans"/>
              <w:rPrChange w:id="111" w:author="Nicole Wu" w:date="2024-01-08T11:26:00Z">
                <w:rPr>
                  <w:noProof/>
                </w:rPr>
              </w:rPrChange>
            </w:rPr>
            <w:fldChar w:fldCharType="begin"/>
          </w:r>
          <w:r w:rsidR="00332621" w:rsidRPr="00801E49">
            <w:rPr>
              <w:rFonts w:ascii="Open Sans" w:hAnsi="Open Sans" w:cs="Open Sans"/>
              <w:rPrChange w:id="112" w:author="Nicole Wu" w:date="2024-01-08T11:26:00Z">
                <w:rPr>
                  <w:noProof/>
                </w:rPr>
              </w:rPrChange>
            </w:rPr>
            <w:instrText>PAGEREF _Toc135977 \h</w:instrText>
          </w:r>
          <w:r w:rsidR="00332621" w:rsidRPr="008708F4">
            <w:rPr>
              <w:rFonts w:ascii="Open Sans" w:hAnsi="Open Sans" w:cs="Open Sans"/>
            </w:rPr>
          </w:r>
          <w:r w:rsidR="00332621" w:rsidRPr="00801E49">
            <w:rPr>
              <w:rFonts w:ascii="Open Sans" w:hAnsi="Open Sans" w:cs="Open Sans"/>
              <w:rPrChange w:id="113" w:author="Nicole Wu" w:date="2024-01-08T11:26:00Z">
                <w:rPr>
                  <w:noProof/>
                </w:rPr>
              </w:rPrChange>
            </w:rPr>
            <w:fldChar w:fldCharType="separate"/>
          </w:r>
          <w:r w:rsidR="009E169A" w:rsidRPr="00801E49">
            <w:rPr>
              <w:rFonts w:ascii="Open Sans" w:hAnsi="Open Sans" w:cs="Open Sans"/>
              <w:rPrChange w:id="114" w:author="Nicole Wu" w:date="2024-01-08T11:26:00Z">
                <w:rPr>
                  <w:noProof/>
                </w:rPr>
              </w:rPrChange>
            </w:rPr>
            <w:t>3</w:t>
          </w:r>
          <w:r w:rsidR="00332621" w:rsidRPr="00801E49">
            <w:rPr>
              <w:rFonts w:ascii="Open Sans" w:hAnsi="Open Sans" w:cs="Open Sans"/>
              <w:rPrChange w:id="115" w:author="Nicole Wu" w:date="2024-01-08T11:26:00Z">
                <w:rPr>
                  <w:noProof/>
                </w:rPr>
              </w:rPrChange>
            </w:rPr>
            <w:fldChar w:fldCharType="end"/>
          </w:r>
          <w:r w:rsidRPr="00801E49">
            <w:rPr>
              <w:rFonts w:ascii="Open Sans" w:hAnsi="Open Sans" w:cs="Open Sans"/>
              <w:rPrChange w:id="116" w:author="Nicole Wu" w:date="2024-01-08T11:26:00Z">
                <w:rPr>
                  <w:noProof/>
                </w:rPr>
              </w:rPrChange>
            </w:rPr>
            <w:fldChar w:fldCharType="end"/>
          </w:r>
        </w:p>
        <w:p w14:paraId="4CA66F95" w14:textId="4CD7C014" w:rsidR="00B92327" w:rsidRPr="00801E49" w:rsidRDefault="007B6852">
          <w:pPr>
            <w:pStyle w:val="TOC2"/>
            <w:tabs>
              <w:tab w:val="right" w:leader="dot" w:pos="9821"/>
            </w:tabs>
            <w:rPr>
              <w:rFonts w:ascii="Open Sans" w:hAnsi="Open Sans" w:cs="Open Sans"/>
              <w:rPrChange w:id="117" w:author="Nicole Wu" w:date="2024-01-08T11:26:00Z">
                <w:rPr>
                  <w:noProof/>
                </w:rPr>
              </w:rPrChange>
            </w:rPr>
          </w:pPr>
          <w:r w:rsidRPr="00801E49">
            <w:rPr>
              <w:rFonts w:ascii="Open Sans" w:hAnsi="Open Sans" w:cs="Open Sans"/>
              <w:rPrChange w:id="118" w:author="Nicole Wu" w:date="2024-01-08T11:26:00Z">
                <w:rPr/>
              </w:rPrChange>
            </w:rPr>
            <w:fldChar w:fldCharType="begin"/>
          </w:r>
          <w:r w:rsidRPr="00801E49">
            <w:rPr>
              <w:rFonts w:ascii="Open Sans" w:hAnsi="Open Sans" w:cs="Open Sans"/>
              <w:rPrChange w:id="119" w:author="Nicole Wu" w:date="2024-01-08T11:26:00Z">
                <w:rPr/>
              </w:rPrChange>
            </w:rPr>
            <w:instrText>HYPERLINK \l "_Toc135978" \h</w:instrText>
          </w:r>
          <w:r w:rsidRPr="008708F4">
            <w:rPr>
              <w:rFonts w:ascii="Open Sans" w:hAnsi="Open Sans" w:cs="Open Sans"/>
            </w:rPr>
          </w:r>
          <w:r w:rsidRPr="00801E49">
            <w:rPr>
              <w:rFonts w:ascii="Open Sans" w:hAnsi="Open Sans" w:cs="Open Sans"/>
              <w:rPrChange w:id="120" w:author="Nicole Wu" w:date="2024-01-08T11:26:00Z">
                <w:rPr/>
              </w:rPrChange>
            </w:rPr>
            <w:fldChar w:fldCharType="separate"/>
          </w:r>
          <w:r w:rsidR="00332621" w:rsidRPr="00801E49">
            <w:rPr>
              <w:rFonts w:ascii="Open Sans" w:hAnsi="Open Sans" w:cs="Open Sans"/>
              <w:rPrChange w:id="121" w:author="Nicole Wu" w:date="2024-01-08T11:26:00Z">
                <w:rPr>
                  <w:noProof/>
                </w:rPr>
              </w:rPrChange>
            </w:rPr>
            <w:t>4.2 Randomization quality check</w:t>
          </w:r>
          <w:r w:rsidR="00332621" w:rsidRPr="00801E49">
            <w:rPr>
              <w:rFonts w:ascii="Open Sans" w:hAnsi="Open Sans" w:cs="Open Sans"/>
              <w:rPrChange w:id="122" w:author="Nicole Wu" w:date="2024-01-08T11:26:00Z">
                <w:rPr>
                  <w:noProof/>
                </w:rPr>
              </w:rPrChange>
            </w:rPr>
            <w:tab/>
          </w:r>
          <w:r w:rsidR="00332621" w:rsidRPr="00801E49">
            <w:rPr>
              <w:rFonts w:ascii="Open Sans" w:hAnsi="Open Sans" w:cs="Open Sans"/>
              <w:rPrChange w:id="123" w:author="Nicole Wu" w:date="2024-01-08T11:26:00Z">
                <w:rPr>
                  <w:noProof/>
                </w:rPr>
              </w:rPrChange>
            </w:rPr>
            <w:fldChar w:fldCharType="begin"/>
          </w:r>
          <w:r w:rsidR="00332621" w:rsidRPr="00801E49">
            <w:rPr>
              <w:rFonts w:ascii="Open Sans" w:hAnsi="Open Sans" w:cs="Open Sans"/>
              <w:rPrChange w:id="124" w:author="Nicole Wu" w:date="2024-01-08T11:26:00Z">
                <w:rPr>
                  <w:noProof/>
                </w:rPr>
              </w:rPrChange>
            </w:rPr>
            <w:instrText>PAGEREF _Toc135978 \h</w:instrText>
          </w:r>
          <w:r w:rsidR="00332621" w:rsidRPr="008708F4">
            <w:rPr>
              <w:rFonts w:ascii="Open Sans" w:hAnsi="Open Sans" w:cs="Open Sans"/>
            </w:rPr>
          </w:r>
          <w:r w:rsidR="00332621" w:rsidRPr="00801E49">
            <w:rPr>
              <w:rFonts w:ascii="Open Sans" w:hAnsi="Open Sans" w:cs="Open Sans"/>
              <w:rPrChange w:id="125" w:author="Nicole Wu" w:date="2024-01-08T11:26:00Z">
                <w:rPr>
                  <w:noProof/>
                </w:rPr>
              </w:rPrChange>
            </w:rPr>
            <w:fldChar w:fldCharType="separate"/>
          </w:r>
          <w:r w:rsidR="009E169A" w:rsidRPr="00801E49">
            <w:rPr>
              <w:rFonts w:ascii="Open Sans" w:hAnsi="Open Sans" w:cs="Open Sans"/>
              <w:rPrChange w:id="126" w:author="Nicole Wu" w:date="2024-01-08T11:26:00Z">
                <w:rPr>
                  <w:noProof/>
                </w:rPr>
              </w:rPrChange>
            </w:rPr>
            <w:t>3</w:t>
          </w:r>
          <w:r w:rsidR="00332621" w:rsidRPr="00801E49">
            <w:rPr>
              <w:rFonts w:ascii="Open Sans" w:hAnsi="Open Sans" w:cs="Open Sans"/>
              <w:rPrChange w:id="127" w:author="Nicole Wu" w:date="2024-01-08T11:26:00Z">
                <w:rPr>
                  <w:noProof/>
                </w:rPr>
              </w:rPrChange>
            </w:rPr>
            <w:fldChar w:fldCharType="end"/>
          </w:r>
          <w:r w:rsidRPr="00801E49">
            <w:rPr>
              <w:rFonts w:ascii="Open Sans" w:hAnsi="Open Sans" w:cs="Open Sans"/>
              <w:rPrChange w:id="128" w:author="Nicole Wu" w:date="2024-01-08T11:26:00Z">
                <w:rPr>
                  <w:noProof/>
                </w:rPr>
              </w:rPrChange>
            </w:rPr>
            <w:fldChar w:fldCharType="end"/>
          </w:r>
        </w:p>
        <w:p w14:paraId="28138DDB" w14:textId="7C3D717E" w:rsidR="00B92327" w:rsidRPr="00801E49" w:rsidRDefault="007B6852">
          <w:pPr>
            <w:pStyle w:val="TOC2"/>
            <w:tabs>
              <w:tab w:val="right" w:leader="dot" w:pos="9821"/>
            </w:tabs>
            <w:rPr>
              <w:rFonts w:ascii="Open Sans" w:hAnsi="Open Sans" w:cs="Open Sans"/>
              <w:rPrChange w:id="129" w:author="Nicole Wu" w:date="2024-01-08T11:26:00Z">
                <w:rPr>
                  <w:noProof/>
                </w:rPr>
              </w:rPrChange>
            </w:rPr>
          </w:pPr>
          <w:r w:rsidRPr="00801E49">
            <w:rPr>
              <w:rFonts w:ascii="Open Sans" w:hAnsi="Open Sans" w:cs="Open Sans"/>
              <w:rPrChange w:id="130" w:author="Nicole Wu" w:date="2024-01-08T11:26:00Z">
                <w:rPr/>
              </w:rPrChange>
            </w:rPr>
            <w:fldChar w:fldCharType="begin"/>
          </w:r>
          <w:r w:rsidRPr="00801E49">
            <w:rPr>
              <w:rFonts w:ascii="Open Sans" w:hAnsi="Open Sans" w:cs="Open Sans"/>
              <w:rPrChange w:id="131" w:author="Nicole Wu" w:date="2024-01-08T11:26:00Z">
                <w:rPr/>
              </w:rPrChange>
            </w:rPr>
            <w:instrText>HYPERLINK \l "_Toc135979" \h</w:instrText>
          </w:r>
          <w:r w:rsidRPr="008708F4">
            <w:rPr>
              <w:rFonts w:ascii="Open Sans" w:hAnsi="Open Sans" w:cs="Open Sans"/>
            </w:rPr>
          </w:r>
          <w:r w:rsidRPr="00801E49">
            <w:rPr>
              <w:rFonts w:ascii="Open Sans" w:hAnsi="Open Sans" w:cs="Open Sans"/>
              <w:rPrChange w:id="132" w:author="Nicole Wu" w:date="2024-01-08T11:26:00Z">
                <w:rPr/>
              </w:rPrChange>
            </w:rPr>
            <w:fldChar w:fldCharType="separate"/>
          </w:r>
          <w:r w:rsidR="00332621" w:rsidRPr="00801E49">
            <w:rPr>
              <w:rFonts w:ascii="Open Sans" w:hAnsi="Open Sans" w:cs="Open Sans"/>
              <w:rPrChange w:id="133" w:author="Nicole Wu" w:date="2024-01-08T11:26:00Z">
                <w:rPr>
                  <w:noProof/>
                </w:rPr>
              </w:rPrChange>
            </w:rPr>
            <w:t>4.3 Modality randomization</w:t>
          </w:r>
          <w:r w:rsidR="00332621" w:rsidRPr="00801E49">
            <w:rPr>
              <w:rFonts w:ascii="Open Sans" w:hAnsi="Open Sans" w:cs="Open Sans"/>
              <w:rPrChange w:id="134" w:author="Nicole Wu" w:date="2024-01-08T11:26:00Z">
                <w:rPr>
                  <w:noProof/>
                </w:rPr>
              </w:rPrChange>
            </w:rPr>
            <w:tab/>
          </w:r>
          <w:r w:rsidR="00332621" w:rsidRPr="00801E49">
            <w:rPr>
              <w:rFonts w:ascii="Open Sans" w:hAnsi="Open Sans" w:cs="Open Sans"/>
              <w:rPrChange w:id="135" w:author="Nicole Wu" w:date="2024-01-08T11:26:00Z">
                <w:rPr>
                  <w:noProof/>
                </w:rPr>
              </w:rPrChange>
            </w:rPr>
            <w:fldChar w:fldCharType="begin"/>
          </w:r>
          <w:r w:rsidR="00332621" w:rsidRPr="00801E49">
            <w:rPr>
              <w:rFonts w:ascii="Open Sans" w:hAnsi="Open Sans" w:cs="Open Sans"/>
              <w:rPrChange w:id="136" w:author="Nicole Wu" w:date="2024-01-08T11:26:00Z">
                <w:rPr>
                  <w:noProof/>
                </w:rPr>
              </w:rPrChange>
            </w:rPr>
            <w:instrText>PAGEREF _Toc135979 \h</w:instrText>
          </w:r>
          <w:r w:rsidR="00332621" w:rsidRPr="008708F4">
            <w:rPr>
              <w:rFonts w:ascii="Open Sans" w:hAnsi="Open Sans" w:cs="Open Sans"/>
            </w:rPr>
          </w:r>
          <w:r w:rsidR="00332621" w:rsidRPr="00801E49">
            <w:rPr>
              <w:rFonts w:ascii="Open Sans" w:hAnsi="Open Sans" w:cs="Open Sans"/>
              <w:rPrChange w:id="137" w:author="Nicole Wu" w:date="2024-01-08T11:26:00Z">
                <w:rPr>
                  <w:noProof/>
                </w:rPr>
              </w:rPrChange>
            </w:rPr>
            <w:fldChar w:fldCharType="separate"/>
          </w:r>
          <w:r w:rsidR="009E169A" w:rsidRPr="00801E49">
            <w:rPr>
              <w:rFonts w:ascii="Open Sans" w:hAnsi="Open Sans" w:cs="Open Sans"/>
              <w:rPrChange w:id="138" w:author="Nicole Wu" w:date="2024-01-08T11:26:00Z">
                <w:rPr>
                  <w:noProof/>
                </w:rPr>
              </w:rPrChange>
            </w:rPr>
            <w:t>3</w:t>
          </w:r>
          <w:r w:rsidR="00332621" w:rsidRPr="00801E49">
            <w:rPr>
              <w:rFonts w:ascii="Open Sans" w:hAnsi="Open Sans" w:cs="Open Sans"/>
              <w:rPrChange w:id="139" w:author="Nicole Wu" w:date="2024-01-08T11:26:00Z">
                <w:rPr>
                  <w:noProof/>
                </w:rPr>
              </w:rPrChange>
            </w:rPr>
            <w:fldChar w:fldCharType="end"/>
          </w:r>
          <w:r w:rsidRPr="00801E49">
            <w:rPr>
              <w:rFonts w:ascii="Open Sans" w:hAnsi="Open Sans" w:cs="Open Sans"/>
              <w:rPrChange w:id="140" w:author="Nicole Wu" w:date="2024-01-08T11:26:00Z">
                <w:rPr>
                  <w:noProof/>
                </w:rPr>
              </w:rPrChange>
            </w:rPr>
            <w:fldChar w:fldCharType="end"/>
          </w:r>
        </w:p>
        <w:p w14:paraId="1135E586" w14:textId="25251B82" w:rsidR="00B92327" w:rsidRPr="00801E49" w:rsidRDefault="007B6852">
          <w:pPr>
            <w:pStyle w:val="TOC2"/>
            <w:tabs>
              <w:tab w:val="right" w:leader="dot" w:pos="9821"/>
            </w:tabs>
            <w:rPr>
              <w:rFonts w:ascii="Open Sans" w:hAnsi="Open Sans" w:cs="Open Sans"/>
              <w:rPrChange w:id="141" w:author="Nicole Wu" w:date="2024-01-08T11:26:00Z">
                <w:rPr>
                  <w:noProof/>
                </w:rPr>
              </w:rPrChange>
            </w:rPr>
          </w:pPr>
          <w:r w:rsidRPr="00801E49">
            <w:rPr>
              <w:rFonts w:ascii="Open Sans" w:hAnsi="Open Sans" w:cs="Open Sans"/>
              <w:rPrChange w:id="142" w:author="Nicole Wu" w:date="2024-01-08T11:26:00Z">
                <w:rPr/>
              </w:rPrChange>
            </w:rPr>
            <w:fldChar w:fldCharType="begin"/>
          </w:r>
          <w:r w:rsidRPr="00801E49">
            <w:rPr>
              <w:rFonts w:ascii="Open Sans" w:hAnsi="Open Sans" w:cs="Open Sans"/>
              <w:rPrChange w:id="143" w:author="Nicole Wu" w:date="2024-01-08T11:26:00Z">
                <w:rPr/>
              </w:rPrChange>
            </w:rPr>
            <w:instrText>HYPERLINK \l "_Toc135980" \h</w:instrText>
          </w:r>
          <w:r w:rsidRPr="008708F4">
            <w:rPr>
              <w:rFonts w:ascii="Open Sans" w:hAnsi="Open Sans" w:cs="Open Sans"/>
            </w:rPr>
          </w:r>
          <w:r w:rsidRPr="00801E49">
            <w:rPr>
              <w:rFonts w:ascii="Open Sans" w:hAnsi="Open Sans" w:cs="Open Sans"/>
              <w:rPrChange w:id="144" w:author="Nicole Wu" w:date="2024-01-08T11:26:00Z">
                <w:rPr/>
              </w:rPrChange>
            </w:rPr>
            <w:fldChar w:fldCharType="separate"/>
          </w:r>
          <w:r w:rsidR="00332621" w:rsidRPr="00801E49">
            <w:rPr>
              <w:rFonts w:ascii="Open Sans" w:hAnsi="Open Sans" w:cs="Open Sans"/>
              <w:rPrChange w:id="145" w:author="Nicole Wu" w:date="2024-01-08T11:26:00Z">
                <w:rPr>
                  <w:noProof/>
                </w:rPr>
              </w:rPrChange>
            </w:rPr>
            <w:t>4.4 Questionnaire length randomization-F2F</w:t>
          </w:r>
          <w:r w:rsidR="00332621" w:rsidRPr="00801E49">
            <w:rPr>
              <w:rFonts w:ascii="Open Sans" w:hAnsi="Open Sans" w:cs="Open Sans"/>
              <w:rPrChange w:id="146" w:author="Nicole Wu" w:date="2024-01-08T11:26:00Z">
                <w:rPr>
                  <w:noProof/>
                </w:rPr>
              </w:rPrChange>
            </w:rPr>
            <w:tab/>
          </w:r>
          <w:r w:rsidR="00332621" w:rsidRPr="00801E49">
            <w:rPr>
              <w:rFonts w:ascii="Open Sans" w:hAnsi="Open Sans" w:cs="Open Sans"/>
              <w:rPrChange w:id="147" w:author="Nicole Wu" w:date="2024-01-08T11:26:00Z">
                <w:rPr>
                  <w:noProof/>
                </w:rPr>
              </w:rPrChange>
            </w:rPr>
            <w:fldChar w:fldCharType="begin"/>
          </w:r>
          <w:r w:rsidR="00332621" w:rsidRPr="00801E49">
            <w:rPr>
              <w:rFonts w:ascii="Open Sans" w:hAnsi="Open Sans" w:cs="Open Sans"/>
              <w:rPrChange w:id="148" w:author="Nicole Wu" w:date="2024-01-08T11:26:00Z">
                <w:rPr>
                  <w:noProof/>
                </w:rPr>
              </w:rPrChange>
            </w:rPr>
            <w:instrText>PAGEREF _Toc135980 \h</w:instrText>
          </w:r>
          <w:r w:rsidR="00332621" w:rsidRPr="008708F4">
            <w:rPr>
              <w:rFonts w:ascii="Open Sans" w:hAnsi="Open Sans" w:cs="Open Sans"/>
            </w:rPr>
          </w:r>
          <w:r w:rsidR="00332621" w:rsidRPr="00801E49">
            <w:rPr>
              <w:rFonts w:ascii="Open Sans" w:hAnsi="Open Sans" w:cs="Open Sans"/>
              <w:rPrChange w:id="149" w:author="Nicole Wu" w:date="2024-01-08T11:26:00Z">
                <w:rPr>
                  <w:noProof/>
                </w:rPr>
              </w:rPrChange>
            </w:rPr>
            <w:fldChar w:fldCharType="separate"/>
          </w:r>
          <w:r w:rsidR="009E169A" w:rsidRPr="00801E49">
            <w:rPr>
              <w:rFonts w:ascii="Open Sans" w:hAnsi="Open Sans" w:cs="Open Sans"/>
              <w:rPrChange w:id="150" w:author="Nicole Wu" w:date="2024-01-08T11:26:00Z">
                <w:rPr>
                  <w:noProof/>
                </w:rPr>
              </w:rPrChange>
            </w:rPr>
            <w:t>3</w:t>
          </w:r>
          <w:r w:rsidR="00332621" w:rsidRPr="00801E49">
            <w:rPr>
              <w:rFonts w:ascii="Open Sans" w:hAnsi="Open Sans" w:cs="Open Sans"/>
              <w:rPrChange w:id="151" w:author="Nicole Wu" w:date="2024-01-08T11:26:00Z">
                <w:rPr>
                  <w:noProof/>
                </w:rPr>
              </w:rPrChange>
            </w:rPr>
            <w:fldChar w:fldCharType="end"/>
          </w:r>
          <w:r w:rsidRPr="00801E49">
            <w:rPr>
              <w:rFonts w:ascii="Open Sans" w:hAnsi="Open Sans" w:cs="Open Sans"/>
              <w:rPrChange w:id="152" w:author="Nicole Wu" w:date="2024-01-08T11:26:00Z">
                <w:rPr>
                  <w:noProof/>
                </w:rPr>
              </w:rPrChange>
            </w:rPr>
            <w:fldChar w:fldCharType="end"/>
          </w:r>
        </w:p>
        <w:p w14:paraId="5BB30CC9" w14:textId="25E27811" w:rsidR="00B92327" w:rsidRPr="00801E49" w:rsidRDefault="007B6852">
          <w:pPr>
            <w:pStyle w:val="TOC1"/>
            <w:tabs>
              <w:tab w:val="right" w:leader="dot" w:pos="9821"/>
            </w:tabs>
            <w:rPr>
              <w:rFonts w:ascii="Open Sans" w:hAnsi="Open Sans" w:cs="Open Sans"/>
              <w:rPrChange w:id="153" w:author="Nicole Wu" w:date="2024-01-08T11:26:00Z">
                <w:rPr>
                  <w:noProof/>
                </w:rPr>
              </w:rPrChange>
            </w:rPr>
          </w:pPr>
          <w:r w:rsidRPr="00801E49">
            <w:rPr>
              <w:rFonts w:ascii="Open Sans" w:hAnsi="Open Sans" w:cs="Open Sans"/>
              <w:rPrChange w:id="154" w:author="Nicole Wu" w:date="2024-01-08T11:26:00Z">
                <w:rPr/>
              </w:rPrChange>
            </w:rPr>
            <w:fldChar w:fldCharType="begin"/>
          </w:r>
          <w:r w:rsidRPr="00801E49">
            <w:rPr>
              <w:rFonts w:ascii="Open Sans" w:hAnsi="Open Sans" w:cs="Open Sans"/>
              <w:rPrChange w:id="155" w:author="Nicole Wu" w:date="2024-01-08T11:26:00Z">
                <w:rPr/>
              </w:rPrChange>
            </w:rPr>
            <w:instrText>HYPERLINK \l "_Toc135981" \h</w:instrText>
          </w:r>
          <w:r w:rsidRPr="008708F4">
            <w:rPr>
              <w:rFonts w:ascii="Open Sans" w:hAnsi="Open Sans" w:cs="Open Sans"/>
            </w:rPr>
          </w:r>
          <w:r w:rsidRPr="00801E49">
            <w:rPr>
              <w:rFonts w:ascii="Open Sans" w:hAnsi="Open Sans" w:cs="Open Sans"/>
              <w:rPrChange w:id="156" w:author="Nicole Wu" w:date="2024-01-08T11:26:00Z">
                <w:rPr/>
              </w:rPrChange>
            </w:rPr>
            <w:fldChar w:fldCharType="separate"/>
          </w:r>
          <w:r w:rsidR="00332621" w:rsidRPr="00801E49">
            <w:rPr>
              <w:rFonts w:ascii="Open Sans" w:hAnsi="Open Sans" w:cs="Open Sans"/>
              <w:b/>
              <w:rPrChange w:id="157" w:author="Nicole Wu" w:date="2024-01-08T11:26:00Z">
                <w:rPr>
                  <w:b/>
                  <w:noProof/>
                </w:rPr>
              </w:rPrChange>
            </w:rPr>
            <w:t>5 Results and discussions</w:t>
          </w:r>
          <w:r w:rsidR="00332621" w:rsidRPr="00801E49">
            <w:rPr>
              <w:rFonts w:ascii="Open Sans" w:hAnsi="Open Sans" w:cs="Open Sans"/>
              <w:rPrChange w:id="158" w:author="Nicole Wu" w:date="2024-01-08T11:26:00Z">
                <w:rPr>
                  <w:noProof/>
                </w:rPr>
              </w:rPrChange>
            </w:rPr>
            <w:tab/>
          </w:r>
          <w:r w:rsidR="00332621" w:rsidRPr="00801E49">
            <w:rPr>
              <w:rFonts w:ascii="Open Sans" w:hAnsi="Open Sans" w:cs="Open Sans"/>
              <w:rPrChange w:id="159" w:author="Nicole Wu" w:date="2024-01-08T11:26:00Z">
                <w:rPr>
                  <w:noProof/>
                </w:rPr>
              </w:rPrChange>
            </w:rPr>
            <w:fldChar w:fldCharType="begin"/>
          </w:r>
          <w:r w:rsidR="00332621" w:rsidRPr="00801E49">
            <w:rPr>
              <w:rFonts w:ascii="Open Sans" w:hAnsi="Open Sans" w:cs="Open Sans"/>
              <w:rPrChange w:id="160" w:author="Nicole Wu" w:date="2024-01-08T11:26:00Z">
                <w:rPr>
                  <w:noProof/>
                </w:rPr>
              </w:rPrChange>
            </w:rPr>
            <w:instrText>PAGEREF _Toc135981 \h</w:instrText>
          </w:r>
          <w:r w:rsidR="00332621" w:rsidRPr="008708F4">
            <w:rPr>
              <w:rFonts w:ascii="Open Sans" w:hAnsi="Open Sans" w:cs="Open Sans"/>
            </w:rPr>
          </w:r>
          <w:r w:rsidR="00332621" w:rsidRPr="00801E49">
            <w:rPr>
              <w:rFonts w:ascii="Open Sans" w:hAnsi="Open Sans" w:cs="Open Sans"/>
              <w:rPrChange w:id="161" w:author="Nicole Wu" w:date="2024-01-08T11:26:00Z">
                <w:rPr>
                  <w:noProof/>
                </w:rPr>
              </w:rPrChange>
            </w:rPr>
            <w:fldChar w:fldCharType="separate"/>
          </w:r>
          <w:r w:rsidR="009E169A" w:rsidRPr="00801E49">
            <w:rPr>
              <w:rFonts w:ascii="Open Sans" w:hAnsi="Open Sans" w:cs="Open Sans"/>
              <w:rPrChange w:id="162" w:author="Nicole Wu" w:date="2024-01-08T11:26:00Z">
                <w:rPr>
                  <w:noProof/>
                </w:rPr>
              </w:rPrChange>
            </w:rPr>
            <w:t>3</w:t>
          </w:r>
          <w:r w:rsidR="00332621" w:rsidRPr="00801E49">
            <w:rPr>
              <w:rFonts w:ascii="Open Sans" w:hAnsi="Open Sans" w:cs="Open Sans"/>
              <w:rPrChange w:id="163" w:author="Nicole Wu" w:date="2024-01-08T11:26:00Z">
                <w:rPr>
                  <w:noProof/>
                </w:rPr>
              </w:rPrChange>
            </w:rPr>
            <w:fldChar w:fldCharType="end"/>
          </w:r>
          <w:r w:rsidRPr="00801E49">
            <w:rPr>
              <w:rFonts w:ascii="Open Sans" w:hAnsi="Open Sans" w:cs="Open Sans"/>
              <w:rPrChange w:id="164" w:author="Nicole Wu" w:date="2024-01-08T11:26:00Z">
                <w:rPr>
                  <w:noProof/>
                </w:rPr>
              </w:rPrChange>
            </w:rPr>
            <w:fldChar w:fldCharType="end"/>
          </w:r>
        </w:p>
        <w:p w14:paraId="7EFE6351" w14:textId="40E3937C" w:rsidR="00B92327" w:rsidRPr="00801E49" w:rsidRDefault="007B6852">
          <w:pPr>
            <w:pStyle w:val="TOC2"/>
            <w:tabs>
              <w:tab w:val="right" w:leader="dot" w:pos="9821"/>
            </w:tabs>
            <w:rPr>
              <w:rFonts w:ascii="Open Sans" w:hAnsi="Open Sans" w:cs="Open Sans"/>
              <w:rPrChange w:id="165" w:author="Nicole Wu" w:date="2024-01-08T11:26:00Z">
                <w:rPr>
                  <w:noProof/>
                </w:rPr>
              </w:rPrChange>
            </w:rPr>
          </w:pPr>
          <w:r w:rsidRPr="00801E49">
            <w:rPr>
              <w:rFonts w:ascii="Open Sans" w:hAnsi="Open Sans" w:cs="Open Sans"/>
              <w:rPrChange w:id="166" w:author="Nicole Wu" w:date="2024-01-08T11:26:00Z">
                <w:rPr/>
              </w:rPrChange>
            </w:rPr>
            <w:fldChar w:fldCharType="begin"/>
          </w:r>
          <w:r w:rsidRPr="00801E49">
            <w:rPr>
              <w:rFonts w:ascii="Open Sans" w:hAnsi="Open Sans" w:cs="Open Sans"/>
              <w:rPrChange w:id="167" w:author="Nicole Wu" w:date="2024-01-08T11:26:00Z">
                <w:rPr/>
              </w:rPrChange>
            </w:rPr>
            <w:instrText>HYPERLINK \l "_Toc135982" \h</w:instrText>
          </w:r>
          <w:r w:rsidRPr="008708F4">
            <w:rPr>
              <w:rFonts w:ascii="Open Sans" w:hAnsi="Open Sans" w:cs="Open Sans"/>
            </w:rPr>
          </w:r>
          <w:r w:rsidRPr="00801E49">
            <w:rPr>
              <w:rFonts w:ascii="Open Sans" w:hAnsi="Open Sans" w:cs="Open Sans"/>
              <w:rPrChange w:id="168" w:author="Nicole Wu" w:date="2024-01-08T11:26:00Z">
                <w:rPr/>
              </w:rPrChange>
            </w:rPr>
            <w:fldChar w:fldCharType="separate"/>
          </w:r>
          <w:r w:rsidR="00332621" w:rsidRPr="00801E49">
            <w:rPr>
              <w:rFonts w:ascii="Open Sans" w:hAnsi="Open Sans" w:cs="Open Sans"/>
              <w:rPrChange w:id="169" w:author="Nicole Wu" w:date="2024-01-08T11:26:00Z">
                <w:rPr>
                  <w:noProof/>
                </w:rPr>
              </w:rPrChange>
            </w:rPr>
            <w:t>5.1 CARI vs. rCARI</w:t>
          </w:r>
          <w:r w:rsidR="00332621" w:rsidRPr="00801E49">
            <w:rPr>
              <w:rFonts w:ascii="Open Sans" w:hAnsi="Open Sans" w:cs="Open Sans"/>
              <w:rPrChange w:id="170" w:author="Nicole Wu" w:date="2024-01-08T11:26:00Z">
                <w:rPr>
                  <w:noProof/>
                </w:rPr>
              </w:rPrChange>
            </w:rPr>
            <w:tab/>
          </w:r>
          <w:r w:rsidR="00332621" w:rsidRPr="00801E49">
            <w:rPr>
              <w:rFonts w:ascii="Open Sans" w:hAnsi="Open Sans" w:cs="Open Sans"/>
              <w:rPrChange w:id="171" w:author="Nicole Wu" w:date="2024-01-08T11:26:00Z">
                <w:rPr>
                  <w:noProof/>
                </w:rPr>
              </w:rPrChange>
            </w:rPr>
            <w:fldChar w:fldCharType="begin"/>
          </w:r>
          <w:r w:rsidR="00332621" w:rsidRPr="00801E49">
            <w:rPr>
              <w:rFonts w:ascii="Open Sans" w:hAnsi="Open Sans" w:cs="Open Sans"/>
              <w:rPrChange w:id="172" w:author="Nicole Wu" w:date="2024-01-08T11:26:00Z">
                <w:rPr>
                  <w:noProof/>
                </w:rPr>
              </w:rPrChange>
            </w:rPr>
            <w:instrText>PAGEREF _Toc135982 \h</w:instrText>
          </w:r>
          <w:r w:rsidR="00332621" w:rsidRPr="008708F4">
            <w:rPr>
              <w:rFonts w:ascii="Open Sans" w:hAnsi="Open Sans" w:cs="Open Sans"/>
            </w:rPr>
          </w:r>
          <w:r w:rsidR="00332621" w:rsidRPr="00801E49">
            <w:rPr>
              <w:rFonts w:ascii="Open Sans" w:hAnsi="Open Sans" w:cs="Open Sans"/>
              <w:rPrChange w:id="173" w:author="Nicole Wu" w:date="2024-01-08T11:26:00Z">
                <w:rPr>
                  <w:noProof/>
                </w:rPr>
              </w:rPrChange>
            </w:rPr>
            <w:fldChar w:fldCharType="separate"/>
          </w:r>
          <w:r w:rsidR="009E169A" w:rsidRPr="00801E49">
            <w:rPr>
              <w:rFonts w:ascii="Open Sans" w:hAnsi="Open Sans" w:cs="Open Sans"/>
              <w:rPrChange w:id="174" w:author="Nicole Wu" w:date="2024-01-08T11:26:00Z">
                <w:rPr>
                  <w:noProof/>
                </w:rPr>
              </w:rPrChange>
            </w:rPr>
            <w:t>3</w:t>
          </w:r>
          <w:r w:rsidR="00332621" w:rsidRPr="00801E49">
            <w:rPr>
              <w:rFonts w:ascii="Open Sans" w:hAnsi="Open Sans" w:cs="Open Sans"/>
              <w:rPrChange w:id="175" w:author="Nicole Wu" w:date="2024-01-08T11:26:00Z">
                <w:rPr>
                  <w:noProof/>
                </w:rPr>
              </w:rPrChange>
            </w:rPr>
            <w:fldChar w:fldCharType="end"/>
          </w:r>
          <w:r w:rsidRPr="00801E49">
            <w:rPr>
              <w:rFonts w:ascii="Open Sans" w:hAnsi="Open Sans" w:cs="Open Sans"/>
              <w:rPrChange w:id="176" w:author="Nicole Wu" w:date="2024-01-08T11:26:00Z">
                <w:rPr>
                  <w:noProof/>
                </w:rPr>
              </w:rPrChange>
            </w:rPr>
            <w:fldChar w:fldCharType="end"/>
          </w:r>
        </w:p>
        <w:p w14:paraId="003514A3" w14:textId="7F3532FC" w:rsidR="00B92327" w:rsidRPr="00801E49" w:rsidRDefault="007B6852">
          <w:pPr>
            <w:pStyle w:val="TOC2"/>
            <w:tabs>
              <w:tab w:val="right" w:leader="dot" w:pos="9821"/>
            </w:tabs>
            <w:rPr>
              <w:rFonts w:ascii="Open Sans" w:hAnsi="Open Sans" w:cs="Open Sans"/>
              <w:rPrChange w:id="177" w:author="Nicole Wu" w:date="2024-01-08T11:26:00Z">
                <w:rPr>
                  <w:noProof/>
                </w:rPr>
              </w:rPrChange>
            </w:rPr>
          </w:pPr>
          <w:r w:rsidRPr="00801E49">
            <w:rPr>
              <w:rFonts w:ascii="Open Sans" w:hAnsi="Open Sans" w:cs="Open Sans"/>
              <w:rPrChange w:id="178" w:author="Nicole Wu" w:date="2024-01-08T11:26:00Z">
                <w:rPr/>
              </w:rPrChange>
            </w:rPr>
            <w:fldChar w:fldCharType="begin"/>
          </w:r>
          <w:r w:rsidRPr="00801E49">
            <w:rPr>
              <w:rFonts w:ascii="Open Sans" w:hAnsi="Open Sans" w:cs="Open Sans"/>
              <w:rPrChange w:id="179" w:author="Nicole Wu" w:date="2024-01-08T11:26:00Z">
                <w:rPr/>
              </w:rPrChange>
            </w:rPr>
            <w:instrText>HYPERLINK \l "_Toc135983" \h</w:instrText>
          </w:r>
          <w:r w:rsidRPr="008708F4">
            <w:rPr>
              <w:rFonts w:ascii="Open Sans" w:hAnsi="Open Sans" w:cs="Open Sans"/>
            </w:rPr>
          </w:r>
          <w:r w:rsidRPr="00801E49">
            <w:rPr>
              <w:rFonts w:ascii="Open Sans" w:hAnsi="Open Sans" w:cs="Open Sans"/>
              <w:rPrChange w:id="180" w:author="Nicole Wu" w:date="2024-01-08T11:26:00Z">
                <w:rPr/>
              </w:rPrChange>
            </w:rPr>
            <w:fldChar w:fldCharType="separate"/>
          </w:r>
          <w:r w:rsidR="00332621" w:rsidRPr="00801E49">
            <w:rPr>
              <w:rFonts w:ascii="Open Sans" w:hAnsi="Open Sans" w:cs="Open Sans"/>
              <w:rPrChange w:id="181" w:author="Nicole Wu" w:date="2024-01-08T11:26:00Z">
                <w:rPr>
                  <w:noProof/>
                </w:rPr>
              </w:rPrChange>
            </w:rPr>
            <w:t>5.2 Food Consumption Score (FCS)</w:t>
          </w:r>
          <w:r w:rsidR="00332621" w:rsidRPr="00801E49">
            <w:rPr>
              <w:rFonts w:ascii="Open Sans" w:hAnsi="Open Sans" w:cs="Open Sans"/>
              <w:rPrChange w:id="182" w:author="Nicole Wu" w:date="2024-01-08T11:26:00Z">
                <w:rPr>
                  <w:noProof/>
                </w:rPr>
              </w:rPrChange>
            </w:rPr>
            <w:tab/>
          </w:r>
          <w:r w:rsidR="00332621" w:rsidRPr="00801E49">
            <w:rPr>
              <w:rFonts w:ascii="Open Sans" w:hAnsi="Open Sans" w:cs="Open Sans"/>
              <w:rPrChange w:id="183" w:author="Nicole Wu" w:date="2024-01-08T11:26:00Z">
                <w:rPr>
                  <w:noProof/>
                </w:rPr>
              </w:rPrChange>
            </w:rPr>
            <w:fldChar w:fldCharType="begin"/>
          </w:r>
          <w:r w:rsidR="00332621" w:rsidRPr="00801E49">
            <w:rPr>
              <w:rFonts w:ascii="Open Sans" w:hAnsi="Open Sans" w:cs="Open Sans"/>
              <w:rPrChange w:id="184" w:author="Nicole Wu" w:date="2024-01-08T11:26:00Z">
                <w:rPr>
                  <w:noProof/>
                </w:rPr>
              </w:rPrChange>
            </w:rPr>
            <w:instrText>PAGEREF _Toc135983 \h</w:instrText>
          </w:r>
          <w:r w:rsidR="00332621" w:rsidRPr="008708F4">
            <w:rPr>
              <w:rFonts w:ascii="Open Sans" w:hAnsi="Open Sans" w:cs="Open Sans"/>
            </w:rPr>
          </w:r>
          <w:r w:rsidR="00332621" w:rsidRPr="00801E49">
            <w:rPr>
              <w:rFonts w:ascii="Open Sans" w:hAnsi="Open Sans" w:cs="Open Sans"/>
              <w:rPrChange w:id="185" w:author="Nicole Wu" w:date="2024-01-08T11:26:00Z">
                <w:rPr>
                  <w:noProof/>
                </w:rPr>
              </w:rPrChange>
            </w:rPr>
            <w:fldChar w:fldCharType="separate"/>
          </w:r>
          <w:r w:rsidR="009E169A" w:rsidRPr="00801E49">
            <w:rPr>
              <w:rFonts w:ascii="Open Sans" w:hAnsi="Open Sans" w:cs="Open Sans"/>
              <w:rPrChange w:id="186" w:author="Nicole Wu" w:date="2024-01-08T11:26:00Z">
                <w:rPr>
                  <w:noProof/>
                </w:rPr>
              </w:rPrChange>
            </w:rPr>
            <w:t>3</w:t>
          </w:r>
          <w:r w:rsidR="00332621" w:rsidRPr="00801E49">
            <w:rPr>
              <w:rFonts w:ascii="Open Sans" w:hAnsi="Open Sans" w:cs="Open Sans"/>
              <w:rPrChange w:id="187" w:author="Nicole Wu" w:date="2024-01-08T11:26:00Z">
                <w:rPr>
                  <w:noProof/>
                </w:rPr>
              </w:rPrChange>
            </w:rPr>
            <w:fldChar w:fldCharType="end"/>
          </w:r>
          <w:r w:rsidRPr="00801E49">
            <w:rPr>
              <w:rFonts w:ascii="Open Sans" w:hAnsi="Open Sans" w:cs="Open Sans"/>
              <w:rPrChange w:id="188" w:author="Nicole Wu" w:date="2024-01-08T11:26:00Z">
                <w:rPr>
                  <w:noProof/>
                </w:rPr>
              </w:rPrChange>
            </w:rPr>
            <w:fldChar w:fldCharType="end"/>
          </w:r>
        </w:p>
        <w:p w14:paraId="0F656E96" w14:textId="16E56785" w:rsidR="00B92327" w:rsidRPr="00801E49" w:rsidRDefault="007B6852">
          <w:pPr>
            <w:pStyle w:val="TOC2"/>
            <w:tabs>
              <w:tab w:val="right" w:leader="dot" w:pos="9821"/>
            </w:tabs>
            <w:rPr>
              <w:rFonts w:ascii="Open Sans" w:hAnsi="Open Sans" w:cs="Open Sans"/>
              <w:rPrChange w:id="189" w:author="Nicole Wu" w:date="2024-01-08T11:26:00Z">
                <w:rPr>
                  <w:noProof/>
                </w:rPr>
              </w:rPrChange>
            </w:rPr>
          </w:pPr>
          <w:r w:rsidRPr="00801E49">
            <w:rPr>
              <w:rFonts w:ascii="Open Sans" w:hAnsi="Open Sans" w:cs="Open Sans"/>
              <w:rPrChange w:id="190" w:author="Nicole Wu" w:date="2024-01-08T11:26:00Z">
                <w:rPr/>
              </w:rPrChange>
            </w:rPr>
            <w:fldChar w:fldCharType="begin"/>
          </w:r>
          <w:r w:rsidRPr="00801E49">
            <w:rPr>
              <w:rFonts w:ascii="Open Sans" w:hAnsi="Open Sans" w:cs="Open Sans"/>
              <w:rPrChange w:id="191" w:author="Nicole Wu" w:date="2024-01-08T11:26:00Z">
                <w:rPr/>
              </w:rPrChange>
            </w:rPr>
            <w:instrText>HYPERLINK \l "_Toc135984" \h</w:instrText>
          </w:r>
          <w:r w:rsidRPr="008708F4">
            <w:rPr>
              <w:rFonts w:ascii="Open Sans" w:hAnsi="Open Sans" w:cs="Open Sans"/>
            </w:rPr>
          </w:r>
          <w:r w:rsidRPr="00801E49">
            <w:rPr>
              <w:rFonts w:ascii="Open Sans" w:hAnsi="Open Sans" w:cs="Open Sans"/>
              <w:rPrChange w:id="192" w:author="Nicole Wu" w:date="2024-01-08T11:26:00Z">
                <w:rPr/>
              </w:rPrChange>
            </w:rPr>
            <w:fldChar w:fldCharType="separate"/>
          </w:r>
          <w:r w:rsidR="00332621" w:rsidRPr="00801E49">
            <w:rPr>
              <w:rFonts w:ascii="Open Sans" w:hAnsi="Open Sans" w:cs="Open Sans"/>
              <w:rPrChange w:id="193" w:author="Nicole Wu" w:date="2024-01-08T11:26:00Z">
                <w:rPr>
                  <w:noProof/>
                </w:rPr>
              </w:rPrChange>
            </w:rPr>
            <w:t>5.3 Reduced Coping Strategies Index (rCSI)</w:t>
          </w:r>
          <w:r w:rsidR="00332621" w:rsidRPr="00801E49">
            <w:rPr>
              <w:rFonts w:ascii="Open Sans" w:hAnsi="Open Sans" w:cs="Open Sans"/>
              <w:rPrChange w:id="194" w:author="Nicole Wu" w:date="2024-01-08T11:26:00Z">
                <w:rPr>
                  <w:noProof/>
                </w:rPr>
              </w:rPrChange>
            </w:rPr>
            <w:tab/>
          </w:r>
          <w:r w:rsidR="00332621" w:rsidRPr="00801E49">
            <w:rPr>
              <w:rFonts w:ascii="Open Sans" w:hAnsi="Open Sans" w:cs="Open Sans"/>
              <w:rPrChange w:id="195" w:author="Nicole Wu" w:date="2024-01-08T11:26:00Z">
                <w:rPr>
                  <w:noProof/>
                </w:rPr>
              </w:rPrChange>
            </w:rPr>
            <w:fldChar w:fldCharType="begin"/>
          </w:r>
          <w:r w:rsidR="00332621" w:rsidRPr="00801E49">
            <w:rPr>
              <w:rFonts w:ascii="Open Sans" w:hAnsi="Open Sans" w:cs="Open Sans"/>
              <w:rPrChange w:id="196" w:author="Nicole Wu" w:date="2024-01-08T11:26:00Z">
                <w:rPr>
                  <w:noProof/>
                </w:rPr>
              </w:rPrChange>
            </w:rPr>
            <w:instrText>PAGEREF _Toc135984 \h</w:instrText>
          </w:r>
          <w:r w:rsidR="00332621" w:rsidRPr="008708F4">
            <w:rPr>
              <w:rFonts w:ascii="Open Sans" w:hAnsi="Open Sans" w:cs="Open Sans"/>
            </w:rPr>
          </w:r>
          <w:r w:rsidR="00332621" w:rsidRPr="00801E49">
            <w:rPr>
              <w:rFonts w:ascii="Open Sans" w:hAnsi="Open Sans" w:cs="Open Sans"/>
              <w:rPrChange w:id="197" w:author="Nicole Wu" w:date="2024-01-08T11:26:00Z">
                <w:rPr>
                  <w:noProof/>
                </w:rPr>
              </w:rPrChange>
            </w:rPr>
            <w:fldChar w:fldCharType="separate"/>
          </w:r>
          <w:r w:rsidR="009E169A" w:rsidRPr="00801E49">
            <w:rPr>
              <w:rFonts w:ascii="Open Sans" w:hAnsi="Open Sans" w:cs="Open Sans"/>
              <w:rPrChange w:id="198" w:author="Nicole Wu" w:date="2024-01-08T11:26:00Z">
                <w:rPr>
                  <w:noProof/>
                </w:rPr>
              </w:rPrChange>
            </w:rPr>
            <w:t>3</w:t>
          </w:r>
          <w:r w:rsidR="00332621" w:rsidRPr="00801E49">
            <w:rPr>
              <w:rFonts w:ascii="Open Sans" w:hAnsi="Open Sans" w:cs="Open Sans"/>
              <w:rPrChange w:id="199" w:author="Nicole Wu" w:date="2024-01-08T11:26:00Z">
                <w:rPr>
                  <w:noProof/>
                </w:rPr>
              </w:rPrChange>
            </w:rPr>
            <w:fldChar w:fldCharType="end"/>
          </w:r>
          <w:r w:rsidRPr="00801E49">
            <w:rPr>
              <w:rFonts w:ascii="Open Sans" w:hAnsi="Open Sans" w:cs="Open Sans"/>
              <w:rPrChange w:id="200" w:author="Nicole Wu" w:date="2024-01-08T11:26:00Z">
                <w:rPr>
                  <w:noProof/>
                </w:rPr>
              </w:rPrChange>
            </w:rPr>
            <w:fldChar w:fldCharType="end"/>
          </w:r>
        </w:p>
        <w:p w14:paraId="41501AE7" w14:textId="3DF80E38" w:rsidR="00B92327" w:rsidRPr="00801E49" w:rsidRDefault="007B6852">
          <w:pPr>
            <w:pStyle w:val="TOC2"/>
            <w:tabs>
              <w:tab w:val="right" w:leader="dot" w:pos="9821"/>
            </w:tabs>
            <w:rPr>
              <w:rFonts w:ascii="Open Sans" w:hAnsi="Open Sans" w:cs="Open Sans"/>
              <w:rPrChange w:id="201" w:author="Nicole Wu" w:date="2024-01-08T11:26:00Z">
                <w:rPr>
                  <w:noProof/>
                </w:rPr>
              </w:rPrChange>
            </w:rPr>
          </w:pPr>
          <w:r w:rsidRPr="00801E49">
            <w:rPr>
              <w:rFonts w:ascii="Open Sans" w:hAnsi="Open Sans" w:cs="Open Sans"/>
              <w:rPrChange w:id="202" w:author="Nicole Wu" w:date="2024-01-08T11:26:00Z">
                <w:rPr/>
              </w:rPrChange>
            </w:rPr>
            <w:fldChar w:fldCharType="begin"/>
          </w:r>
          <w:r w:rsidRPr="00801E49">
            <w:rPr>
              <w:rFonts w:ascii="Open Sans" w:hAnsi="Open Sans" w:cs="Open Sans"/>
              <w:rPrChange w:id="203" w:author="Nicole Wu" w:date="2024-01-08T11:26:00Z">
                <w:rPr/>
              </w:rPrChange>
            </w:rPr>
            <w:instrText>HYPERLINK \l "_Toc135985" \h</w:instrText>
          </w:r>
          <w:r w:rsidRPr="008708F4">
            <w:rPr>
              <w:rFonts w:ascii="Open Sans" w:hAnsi="Open Sans" w:cs="Open Sans"/>
            </w:rPr>
          </w:r>
          <w:r w:rsidRPr="00801E49">
            <w:rPr>
              <w:rFonts w:ascii="Open Sans" w:hAnsi="Open Sans" w:cs="Open Sans"/>
              <w:rPrChange w:id="204" w:author="Nicole Wu" w:date="2024-01-08T11:26:00Z">
                <w:rPr/>
              </w:rPrChange>
            </w:rPr>
            <w:fldChar w:fldCharType="separate"/>
          </w:r>
          <w:r w:rsidR="00332621" w:rsidRPr="00801E49">
            <w:rPr>
              <w:rFonts w:ascii="Open Sans" w:hAnsi="Open Sans" w:cs="Open Sans"/>
              <w:rPrChange w:id="205" w:author="Nicole Wu" w:date="2024-01-08T11:26:00Z">
                <w:rPr>
                  <w:noProof/>
                </w:rPr>
              </w:rPrChange>
            </w:rPr>
            <w:t>5.4 Livelihood Coping Strategies (LCS)</w:t>
          </w:r>
          <w:r w:rsidR="00332621" w:rsidRPr="00801E49">
            <w:rPr>
              <w:rFonts w:ascii="Open Sans" w:hAnsi="Open Sans" w:cs="Open Sans"/>
              <w:rPrChange w:id="206" w:author="Nicole Wu" w:date="2024-01-08T11:26:00Z">
                <w:rPr>
                  <w:noProof/>
                </w:rPr>
              </w:rPrChange>
            </w:rPr>
            <w:tab/>
          </w:r>
          <w:r w:rsidR="00332621" w:rsidRPr="00801E49">
            <w:rPr>
              <w:rFonts w:ascii="Open Sans" w:hAnsi="Open Sans" w:cs="Open Sans"/>
              <w:rPrChange w:id="207" w:author="Nicole Wu" w:date="2024-01-08T11:26:00Z">
                <w:rPr>
                  <w:noProof/>
                </w:rPr>
              </w:rPrChange>
            </w:rPr>
            <w:fldChar w:fldCharType="begin"/>
          </w:r>
          <w:r w:rsidR="00332621" w:rsidRPr="00801E49">
            <w:rPr>
              <w:rFonts w:ascii="Open Sans" w:hAnsi="Open Sans" w:cs="Open Sans"/>
              <w:rPrChange w:id="208" w:author="Nicole Wu" w:date="2024-01-08T11:26:00Z">
                <w:rPr>
                  <w:noProof/>
                </w:rPr>
              </w:rPrChange>
            </w:rPr>
            <w:instrText>PAGEREF _Toc135985 \h</w:instrText>
          </w:r>
          <w:r w:rsidR="00332621" w:rsidRPr="008708F4">
            <w:rPr>
              <w:rFonts w:ascii="Open Sans" w:hAnsi="Open Sans" w:cs="Open Sans"/>
            </w:rPr>
          </w:r>
          <w:r w:rsidR="00332621" w:rsidRPr="00801E49">
            <w:rPr>
              <w:rFonts w:ascii="Open Sans" w:hAnsi="Open Sans" w:cs="Open Sans"/>
              <w:rPrChange w:id="209" w:author="Nicole Wu" w:date="2024-01-08T11:26:00Z">
                <w:rPr>
                  <w:noProof/>
                </w:rPr>
              </w:rPrChange>
            </w:rPr>
            <w:fldChar w:fldCharType="separate"/>
          </w:r>
          <w:r w:rsidR="009E169A" w:rsidRPr="00801E49">
            <w:rPr>
              <w:rFonts w:ascii="Open Sans" w:hAnsi="Open Sans" w:cs="Open Sans"/>
              <w:rPrChange w:id="210" w:author="Nicole Wu" w:date="2024-01-08T11:26:00Z">
                <w:rPr>
                  <w:noProof/>
                </w:rPr>
              </w:rPrChange>
            </w:rPr>
            <w:t>3</w:t>
          </w:r>
          <w:r w:rsidR="00332621" w:rsidRPr="00801E49">
            <w:rPr>
              <w:rFonts w:ascii="Open Sans" w:hAnsi="Open Sans" w:cs="Open Sans"/>
              <w:rPrChange w:id="211" w:author="Nicole Wu" w:date="2024-01-08T11:26:00Z">
                <w:rPr>
                  <w:noProof/>
                </w:rPr>
              </w:rPrChange>
            </w:rPr>
            <w:fldChar w:fldCharType="end"/>
          </w:r>
          <w:r w:rsidRPr="00801E49">
            <w:rPr>
              <w:rFonts w:ascii="Open Sans" w:hAnsi="Open Sans" w:cs="Open Sans"/>
              <w:rPrChange w:id="212" w:author="Nicole Wu" w:date="2024-01-08T11:26:00Z">
                <w:rPr>
                  <w:noProof/>
                </w:rPr>
              </w:rPrChange>
            </w:rPr>
            <w:fldChar w:fldCharType="end"/>
          </w:r>
        </w:p>
        <w:p w14:paraId="3924F0C8" w14:textId="57D4EC47" w:rsidR="00B92327" w:rsidRPr="00801E49" w:rsidRDefault="007B6852">
          <w:pPr>
            <w:pStyle w:val="TOC2"/>
            <w:tabs>
              <w:tab w:val="right" w:leader="dot" w:pos="9821"/>
            </w:tabs>
            <w:rPr>
              <w:rFonts w:ascii="Open Sans" w:hAnsi="Open Sans" w:cs="Open Sans"/>
              <w:rPrChange w:id="213" w:author="Nicole Wu" w:date="2024-01-08T11:26:00Z">
                <w:rPr>
                  <w:noProof/>
                </w:rPr>
              </w:rPrChange>
            </w:rPr>
          </w:pPr>
          <w:r w:rsidRPr="00801E49">
            <w:rPr>
              <w:rFonts w:ascii="Open Sans" w:hAnsi="Open Sans" w:cs="Open Sans"/>
              <w:rPrChange w:id="214" w:author="Nicole Wu" w:date="2024-01-08T11:26:00Z">
                <w:rPr/>
              </w:rPrChange>
            </w:rPr>
            <w:fldChar w:fldCharType="begin"/>
          </w:r>
          <w:r w:rsidRPr="00801E49">
            <w:rPr>
              <w:rFonts w:ascii="Open Sans" w:hAnsi="Open Sans" w:cs="Open Sans"/>
              <w:rPrChange w:id="215" w:author="Nicole Wu" w:date="2024-01-08T11:26:00Z">
                <w:rPr/>
              </w:rPrChange>
            </w:rPr>
            <w:instrText>HYPERLINK \l "_Toc135986" \h</w:instrText>
          </w:r>
          <w:r w:rsidRPr="008708F4">
            <w:rPr>
              <w:rFonts w:ascii="Open Sans" w:hAnsi="Open Sans" w:cs="Open Sans"/>
            </w:rPr>
          </w:r>
          <w:r w:rsidRPr="00801E49">
            <w:rPr>
              <w:rFonts w:ascii="Open Sans" w:hAnsi="Open Sans" w:cs="Open Sans"/>
              <w:rPrChange w:id="216" w:author="Nicole Wu" w:date="2024-01-08T11:26:00Z">
                <w:rPr/>
              </w:rPrChange>
            </w:rPr>
            <w:fldChar w:fldCharType="separate"/>
          </w:r>
          <w:r w:rsidR="00332621" w:rsidRPr="00801E49">
            <w:rPr>
              <w:rFonts w:ascii="Open Sans" w:hAnsi="Open Sans" w:cs="Open Sans"/>
              <w:rPrChange w:id="217" w:author="Nicole Wu" w:date="2024-01-08T11:26:00Z">
                <w:rPr>
                  <w:noProof/>
                </w:rPr>
              </w:rPrChange>
            </w:rPr>
            <w:t>5.5 Food Expenditure Share (FES)</w:t>
          </w:r>
          <w:r w:rsidR="00332621" w:rsidRPr="00801E49">
            <w:rPr>
              <w:rFonts w:ascii="Open Sans" w:hAnsi="Open Sans" w:cs="Open Sans"/>
              <w:rPrChange w:id="218" w:author="Nicole Wu" w:date="2024-01-08T11:26:00Z">
                <w:rPr>
                  <w:noProof/>
                </w:rPr>
              </w:rPrChange>
            </w:rPr>
            <w:tab/>
          </w:r>
          <w:r w:rsidR="00332621" w:rsidRPr="00801E49">
            <w:rPr>
              <w:rFonts w:ascii="Open Sans" w:hAnsi="Open Sans" w:cs="Open Sans"/>
              <w:rPrChange w:id="219" w:author="Nicole Wu" w:date="2024-01-08T11:26:00Z">
                <w:rPr>
                  <w:noProof/>
                </w:rPr>
              </w:rPrChange>
            </w:rPr>
            <w:fldChar w:fldCharType="begin"/>
          </w:r>
          <w:r w:rsidR="00332621" w:rsidRPr="00801E49">
            <w:rPr>
              <w:rFonts w:ascii="Open Sans" w:hAnsi="Open Sans" w:cs="Open Sans"/>
              <w:rPrChange w:id="220" w:author="Nicole Wu" w:date="2024-01-08T11:26:00Z">
                <w:rPr>
                  <w:noProof/>
                </w:rPr>
              </w:rPrChange>
            </w:rPr>
            <w:instrText>PAGEREF _Toc135986 \h</w:instrText>
          </w:r>
          <w:r w:rsidR="00332621" w:rsidRPr="008708F4">
            <w:rPr>
              <w:rFonts w:ascii="Open Sans" w:hAnsi="Open Sans" w:cs="Open Sans"/>
            </w:rPr>
          </w:r>
          <w:r w:rsidR="00332621" w:rsidRPr="00801E49">
            <w:rPr>
              <w:rFonts w:ascii="Open Sans" w:hAnsi="Open Sans" w:cs="Open Sans"/>
              <w:rPrChange w:id="221" w:author="Nicole Wu" w:date="2024-01-08T11:26:00Z">
                <w:rPr>
                  <w:noProof/>
                </w:rPr>
              </w:rPrChange>
            </w:rPr>
            <w:fldChar w:fldCharType="separate"/>
          </w:r>
          <w:r w:rsidR="009E169A" w:rsidRPr="00801E49">
            <w:rPr>
              <w:rFonts w:ascii="Open Sans" w:hAnsi="Open Sans" w:cs="Open Sans"/>
              <w:rPrChange w:id="222" w:author="Nicole Wu" w:date="2024-01-08T11:26:00Z">
                <w:rPr>
                  <w:noProof/>
                </w:rPr>
              </w:rPrChange>
            </w:rPr>
            <w:t>3</w:t>
          </w:r>
          <w:r w:rsidR="00332621" w:rsidRPr="00801E49">
            <w:rPr>
              <w:rFonts w:ascii="Open Sans" w:hAnsi="Open Sans" w:cs="Open Sans"/>
              <w:rPrChange w:id="223" w:author="Nicole Wu" w:date="2024-01-08T11:26:00Z">
                <w:rPr>
                  <w:noProof/>
                </w:rPr>
              </w:rPrChange>
            </w:rPr>
            <w:fldChar w:fldCharType="end"/>
          </w:r>
          <w:r w:rsidRPr="00801E49">
            <w:rPr>
              <w:rFonts w:ascii="Open Sans" w:hAnsi="Open Sans" w:cs="Open Sans"/>
              <w:rPrChange w:id="224" w:author="Nicole Wu" w:date="2024-01-08T11:26:00Z">
                <w:rPr>
                  <w:noProof/>
                </w:rPr>
              </w:rPrChange>
            </w:rPr>
            <w:fldChar w:fldCharType="end"/>
          </w:r>
        </w:p>
        <w:p w14:paraId="5936050B" w14:textId="106C688F" w:rsidR="00B92327" w:rsidRPr="00801E49" w:rsidRDefault="007B6852">
          <w:pPr>
            <w:pStyle w:val="TOC2"/>
            <w:tabs>
              <w:tab w:val="right" w:leader="dot" w:pos="9821"/>
            </w:tabs>
            <w:rPr>
              <w:rFonts w:ascii="Open Sans" w:hAnsi="Open Sans" w:cs="Open Sans"/>
              <w:rPrChange w:id="225" w:author="Nicole Wu" w:date="2024-01-08T11:26:00Z">
                <w:rPr>
                  <w:noProof/>
                </w:rPr>
              </w:rPrChange>
            </w:rPr>
          </w:pPr>
          <w:r w:rsidRPr="00801E49">
            <w:rPr>
              <w:rFonts w:ascii="Open Sans" w:hAnsi="Open Sans" w:cs="Open Sans"/>
              <w:rPrChange w:id="226" w:author="Nicole Wu" w:date="2024-01-08T11:26:00Z">
                <w:rPr/>
              </w:rPrChange>
            </w:rPr>
            <w:fldChar w:fldCharType="begin"/>
          </w:r>
          <w:r w:rsidRPr="00801E49">
            <w:rPr>
              <w:rFonts w:ascii="Open Sans" w:hAnsi="Open Sans" w:cs="Open Sans"/>
              <w:rPrChange w:id="227" w:author="Nicole Wu" w:date="2024-01-08T11:26:00Z">
                <w:rPr/>
              </w:rPrChange>
            </w:rPr>
            <w:instrText>HYPERLINK \l "_Toc135987" \h</w:instrText>
          </w:r>
          <w:r w:rsidRPr="008708F4">
            <w:rPr>
              <w:rFonts w:ascii="Open Sans" w:hAnsi="Open Sans" w:cs="Open Sans"/>
            </w:rPr>
          </w:r>
          <w:r w:rsidRPr="00801E49">
            <w:rPr>
              <w:rFonts w:ascii="Open Sans" w:hAnsi="Open Sans" w:cs="Open Sans"/>
              <w:rPrChange w:id="228" w:author="Nicole Wu" w:date="2024-01-08T11:26:00Z">
                <w:rPr/>
              </w:rPrChange>
            </w:rPr>
            <w:fldChar w:fldCharType="separate"/>
          </w:r>
          <w:r w:rsidR="00332621" w:rsidRPr="00801E49">
            <w:rPr>
              <w:rFonts w:ascii="Open Sans" w:hAnsi="Open Sans" w:cs="Open Sans"/>
              <w:rPrChange w:id="229" w:author="Nicole Wu" w:date="2024-01-08T11:26:00Z">
                <w:rPr>
                  <w:noProof/>
                </w:rPr>
              </w:rPrChange>
            </w:rPr>
            <w:t>5.6 Income Source and Income Change</w:t>
          </w:r>
          <w:r w:rsidR="00332621" w:rsidRPr="00801E49">
            <w:rPr>
              <w:rFonts w:ascii="Open Sans" w:hAnsi="Open Sans" w:cs="Open Sans"/>
              <w:rPrChange w:id="230" w:author="Nicole Wu" w:date="2024-01-08T11:26:00Z">
                <w:rPr>
                  <w:noProof/>
                </w:rPr>
              </w:rPrChange>
            </w:rPr>
            <w:tab/>
          </w:r>
          <w:r w:rsidR="00332621" w:rsidRPr="00801E49">
            <w:rPr>
              <w:rFonts w:ascii="Open Sans" w:hAnsi="Open Sans" w:cs="Open Sans"/>
              <w:rPrChange w:id="231" w:author="Nicole Wu" w:date="2024-01-08T11:26:00Z">
                <w:rPr>
                  <w:noProof/>
                </w:rPr>
              </w:rPrChange>
            </w:rPr>
            <w:fldChar w:fldCharType="begin"/>
          </w:r>
          <w:r w:rsidR="00332621" w:rsidRPr="00801E49">
            <w:rPr>
              <w:rFonts w:ascii="Open Sans" w:hAnsi="Open Sans" w:cs="Open Sans"/>
              <w:rPrChange w:id="232" w:author="Nicole Wu" w:date="2024-01-08T11:26:00Z">
                <w:rPr>
                  <w:noProof/>
                </w:rPr>
              </w:rPrChange>
            </w:rPr>
            <w:instrText>PAGEREF _Toc135987 \h</w:instrText>
          </w:r>
          <w:r w:rsidR="00332621" w:rsidRPr="008708F4">
            <w:rPr>
              <w:rFonts w:ascii="Open Sans" w:hAnsi="Open Sans" w:cs="Open Sans"/>
            </w:rPr>
          </w:r>
          <w:r w:rsidR="00332621" w:rsidRPr="00801E49">
            <w:rPr>
              <w:rFonts w:ascii="Open Sans" w:hAnsi="Open Sans" w:cs="Open Sans"/>
              <w:rPrChange w:id="233" w:author="Nicole Wu" w:date="2024-01-08T11:26:00Z">
                <w:rPr>
                  <w:noProof/>
                </w:rPr>
              </w:rPrChange>
            </w:rPr>
            <w:fldChar w:fldCharType="separate"/>
          </w:r>
          <w:r w:rsidR="009E169A" w:rsidRPr="00801E49">
            <w:rPr>
              <w:rFonts w:ascii="Open Sans" w:hAnsi="Open Sans" w:cs="Open Sans"/>
              <w:rPrChange w:id="234" w:author="Nicole Wu" w:date="2024-01-08T11:26:00Z">
                <w:rPr>
                  <w:noProof/>
                </w:rPr>
              </w:rPrChange>
            </w:rPr>
            <w:t>3</w:t>
          </w:r>
          <w:r w:rsidR="00332621" w:rsidRPr="00801E49">
            <w:rPr>
              <w:rFonts w:ascii="Open Sans" w:hAnsi="Open Sans" w:cs="Open Sans"/>
              <w:rPrChange w:id="235" w:author="Nicole Wu" w:date="2024-01-08T11:26:00Z">
                <w:rPr>
                  <w:noProof/>
                </w:rPr>
              </w:rPrChange>
            </w:rPr>
            <w:fldChar w:fldCharType="end"/>
          </w:r>
          <w:r w:rsidRPr="00801E49">
            <w:rPr>
              <w:rFonts w:ascii="Open Sans" w:hAnsi="Open Sans" w:cs="Open Sans"/>
              <w:rPrChange w:id="236" w:author="Nicole Wu" w:date="2024-01-08T11:26:00Z">
                <w:rPr>
                  <w:noProof/>
                </w:rPr>
              </w:rPrChange>
            </w:rPr>
            <w:fldChar w:fldCharType="end"/>
          </w:r>
        </w:p>
        <w:p w14:paraId="086C4F6A" w14:textId="285CD0C7" w:rsidR="00B92327" w:rsidRPr="00801E49" w:rsidRDefault="007B6852">
          <w:pPr>
            <w:pStyle w:val="TOC1"/>
            <w:tabs>
              <w:tab w:val="right" w:leader="dot" w:pos="9821"/>
            </w:tabs>
            <w:rPr>
              <w:rFonts w:ascii="Open Sans" w:hAnsi="Open Sans" w:cs="Open Sans"/>
              <w:rPrChange w:id="237" w:author="Nicole Wu" w:date="2024-01-08T11:26:00Z">
                <w:rPr>
                  <w:noProof/>
                </w:rPr>
              </w:rPrChange>
            </w:rPr>
          </w:pPr>
          <w:r w:rsidRPr="00801E49">
            <w:rPr>
              <w:rFonts w:ascii="Open Sans" w:hAnsi="Open Sans" w:cs="Open Sans"/>
              <w:rPrChange w:id="238" w:author="Nicole Wu" w:date="2024-01-08T11:26:00Z">
                <w:rPr/>
              </w:rPrChange>
            </w:rPr>
            <w:fldChar w:fldCharType="begin"/>
          </w:r>
          <w:r w:rsidRPr="00801E49">
            <w:rPr>
              <w:rFonts w:ascii="Open Sans" w:hAnsi="Open Sans" w:cs="Open Sans"/>
              <w:rPrChange w:id="239" w:author="Nicole Wu" w:date="2024-01-08T11:26:00Z">
                <w:rPr/>
              </w:rPrChange>
            </w:rPr>
            <w:instrText>HYPERLINK \l "_Toc135988" \h</w:instrText>
          </w:r>
          <w:r w:rsidRPr="008708F4">
            <w:rPr>
              <w:rFonts w:ascii="Open Sans" w:hAnsi="Open Sans" w:cs="Open Sans"/>
            </w:rPr>
          </w:r>
          <w:r w:rsidRPr="00801E49">
            <w:rPr>
              <w:rFonts w:ascii="Open Sans" w:hAnsi="Open Sans" w:cs="Open Sans"/>
              <w:rPrChange w:id="240" w:author="Nicole Wu" w:date="2024-01-08T11:26:00Z">
                <w:rPr/>
              </w:rPrChange>
            </w:rPr>
            <w:fldChar w:fldCharType="separate"/>
          </w:r>
          <w:r w:rsidR="00332621" w:rsidRPr="00801E49">
            <w:rPr>
              <w:rFonts w:ascii="Open Sans" w:hAnsi="Open Sans" w:cs="Open Sans"/>
              <w:b/>
              <w:rPrChange w:id="241" w:author="Nicole Wu" w:date="2024-01-08T11:26:00Z">
                <w:rPr>
                  <w:b/>
                  <w:noProof/>
                </w:rPr>
              </w:rPrChange>
            </w:rPr>
            <w:t>6 Summary and conclusions</w:t>
          </w:r>
          <w:r w:rsidR="00332621" w:rsidRPr="00801E49">
            <w:rPr>
              <w:rFonts w:ascii="Open Sans" w:hAnsi="Open Sans" w:cs="Open Sans"/>
              <w:rPrChange w:id="242" w:author="Nicole Wu" w:date="2024-01-08T11:26:00Z">
                <w:rPr>
                  <w:noProof/>
                </w:rPr>
              </w:rPrChange>
            </w:rPr>
            <w:tab/>
          </w:r>
          <w:r w:rsidR="00332621" w:rsidRPr="00801E49">
            <w:rPr>
              <w:rFonts w:ascii="Open Sans" w:hAnsi="Open Sans" w:cs="Open Sans"/>
              <w:rPrChange w:id="243" w:author="Nicole Wu" w:date="2024-01-08T11:26:00Z">
                <w:rPr>
                  <w:noProof/>
                </w:rPr>
              </w:rPrChange>
            </w:rPr>
            <w:fldChar w:fldCharType="begin"/>
          </w:r>
          <w:r w:rsidR="00332621" w:rsidRPr="00801E49">
            <w:rPr>
              <w:rFonts w:ascii="Open Sans" w:hAnsi="Open Sans" w:cs="Open Sans"/>
              <w:rPrChange w:id="244" w:author="Nicole Wu" w:date="2024-01-08T11:26:00Z">
                <w:rPr>
                  <w:noProof/>
                </w:rPr>
              </w:rPrChange>
            </w:rPr>
            <w:instrText>PAGEREF _Toc135988 \h</w:instrText>
          </w:r>
          <w:r w:rsidR="00332621" w:rsidRPr="008708F4">
            <w:rPr>
              <w:rFonts w:ascii="Open Sans" w:hAnsi="Open Sans" w:cs="Open Sans"/>
            </w:rPr>
          </w:r>
          <w:r w:rsidR="00332621" w:rsidRPr="00801E49">
            <w:rPr>
              <w:rFonts w:ascii="Open Sans" w:hAnsi="Open Sans" w:cs="Open Sans"/>
              <w:rPrChange w:id="245" w:author="Nicole Wu" w:date="2024-01-08T11:26:00Z">
                <w:rPr>
                  <w:noProof/>
                </w:rPr>
              </w:rPrChange>
            </w:rPr>
            <w:fldChar w:fldCharType="separate"/>
          </w:r>
          <w:r w:rsidR="009E169A" w:rsidRPr="00801E49">
            <w:rPr>
              <w:rFonts w:ascii="Open Sans" w:hAnsi="Open Sans" w:cs="Open Sans"/>
              <w:rPrChange w:id="246" w:author="Nicole Wu" w:date="2024-01-08T11:26:00Z">
                <w:rPr>
                  <w:noProof/>
                </w:rPr>
              </w:rPrChange>
            </w:rPr>
            <w:t>3</w:t>
          </w:r>
          <w:r w:rsidR="00332621" w:rsidRPr="00801E49">
            <w:rPr>
              <w:rFonts w:ascii="Open Sans" w:hAnsi="Open Sans" w:cs="Open Sans"/>
              <w:rPrChange w:id="247" w:author="Nicole Wu" w:date="2024-01-08T11:26:00Z">
                <w:rPr>
                  <w:noProof/>
                </w:rPr>
              </w:rPrChange>
            </w:rPr>
            <w:fldChar w:fldCharType="end"/>
          </w:r>
          <w:r w:rsidRPr="00801E49">
            <w:rPr>
              <w:rFonts w:ascii="Open Sans" w:hAnsi="Open Sans" w:cs="Open Sans"/>
              <w:rPrChange w:id="248" w:author="Nicole Wu" w:date="2024-01-08T11:26:00Z">
                <w:rPr>
                  <w:noProof/>
                </w:rPr>
              </w:rPrChange>
            </w:rPr>
            <w:fldChar w:fldCharType="end"/>
          </w:r>
        </w:p>
        <w:p w14:paraId="3E2F55DF" w14:textId="7AD04938" w:rsidR="00B92327" w:rsidRPr="00801E49" w:rsidRDefault="007B6852">
          <w:pPr>
            <w:pStyle w:val="TOC2"/>
            <w:tabs>
              <w:tab w:val="right" w:leader="dot" w:pos="9821"/>
            </w:tabs>
            <w:rPr>
              <w:rFonts w:ascii="Open Sans" w:hAnsi="Open Sans" w:cs="Open Sans"/>
              <w:rPrChange w:id="249" w:author="Nicole Wu" w:date="2024-01-08T11:26:00Z">
                <w:rPr>
                  <w:noProof/>
                </w:rPr>
              </w:rPrChange>
            </w:rPr>
          </w:pPr>
          <w:r w:rsidRPr="00801E49">
            <w:rPr>
              <w:rFonts w:ascii="Open Sans" w:hAnsi="Open Sans" w:cs="Open Sans"/>
              <w:rPrChange w:id="250" w:author="Nicole Wu" w:date="2024-01-08T11:26:00Z">
                <w:rPr/>
              </w:rPrChange>
            </w:rPr>
            <w:fldChar w:fldCharType="begin"/>
          </w:r>
          <w:r w:rsidRPr="00801E49">
            <w:rPr>
              <w:rFonts w:ascii="Open Sans" w:hAnsi="Open Sans" w:cs="Open Sans"/>
              <w:rPrChange w:id="251" w:author="Nicole Wu" w:date="2024-01-08T11:26:00Z">
                <w:rPr/>
              </w:rPrChange>
            </w:rPr>
            <w:instrText>HYPERLINK \l "_Toc135989" \h</w:instrText>
          </w:r>
          <w:r w:rsidRPr="008708F4">
            <w:rPr>
              <w:rFonts w:ascii="Open Sans" w:hAnsi="Open Sans" w:cs="Open Sans"/>
            </w:rPr>
          </w:r>
          <w:r w:rsidRPr="00801E49">
            <w:rPr>
              <w:rFonts w:ascii="Open Sans" w:hAnsi="Open Sans" w:cs="Open Sans"/>
              <w:rPrChange w:id="252" w:author="Nicole Wu" w:date="2024-01-08T11:26:00Z">
                <w:rPr/>
              </w:rPrChange>
            </w:rPr>
            <w:fldChar w:fldCharType="separate"/>
          </w:r>
          <w:r w:rsidR="00332621" w:rsidRPr="00801E49">
            <w:rPr>
              <w:rFonts w:ascii="Open Sans" w:hAnsi="Open Sans" w:cs="Open Sans"/>
              <w:rPrChange w:id="253" w:author="Nicole Wu" w:date="2024-01-08T11:26:00Z">
                <w:rPr>
                  <w:noProof/>
                </w:rPr>
              </w:rPrChange>
            </w:rPr>
            <w:t>6.1 Study implementation challenges in CAR</w:t>
          </w:r>
          <w:r w:rsidR="00332621" w:rsidRPr="00801E49">
            <w:rPr>
              <w:rFonts w:ascii="Open Sans" w:hAnsi="Open Sans" w:cs="Open Sans"/>
              <w:rPrChange w:id="254" w:author="Nicole Wu" w:date="2024-01-08T11:26:00Z">
                <w:rPr>
                  <w:noProof/>
                </w:rPr>
              </w:rPrChange>
            </w:rPr>
            <w:tab/>
          </w:r>
          <w:r w:rsidR="00332621" w:rsidRPr="00801E49">
            <w:rPr>
              <w:rFonts w:ascii="Open Sans" w:hAnsi="Open Sans" w:cs="Open Sans"/>
              <w:rPrChange w:id="255" w:author="Nicole Wu" w:date="2024-01-08T11:26:00Z">
                <w:rPr>
                  <w:noProof/>
                </w:rPr>
              </w:rPrChange>
            </w:rPr>
            <w:fldChar w:fldCharType="begin"/>
          </w:r>
          <w:r w:rsidR="00332621" w:rsidRPr="00801E49">
            <w:rPr>
              <w:rFonts w:ascii="Open Sans" w:hAnsi="Open Sans" w:cs="Open Sans"/>
              <w:rPrChange w:id="256" w:author="Nicole Wu" w:date="2024-01-08T11:26:00Z">
                <w:rPr>
                  <w:noProof/>
                </w:rPr>
              </w:rPrChange>
            </w:rPr>
            <w:instrText>PAGEREF _Toc135989 \h</w:instrText>
          </w:r>
          <w:r w:rsidR="00332621" w:rsidRPr="008708F4">
            <w:rPr>
              <w:rFonts w:ascii="Open Sans" w:hAnsi="Open Sans" w:cs="Open Sans"/>
            </w:rPr>
          </w:r>
          <w:r w:rsidR="00332621" w:rsidRPr="00801E49">
            <w:rPr>
              <w:rFonts w:ascii="Open Sans" w:hAnsi="Open Sans" w:cs="Open Sans"/>
              <w:rPrChange w:id="257" w:author="Nicole Wu" w:date="2024-01-08T11:26:00Z">
                <w:rPr>
                  <w:noProof/>
                </w:rPr>
              </w:rPrChange>
            </w:rPr>
            <w:fldChar w:fldCharType="separate"/>
          </w:r>
          <w:r w:rsidR="009E169A" w:rsidRPr="00801E49">
            <w:rPr>
              <w:rFonts w:ascii="Open Sans" w:hAnsi="Open Sans" w:cs="Open Sans"/>
              <w:rPrChange w:id="258" w:author="Nicole Wu" w:date="2024-01-08T11:26:00Z">
                <w:rPr>
                  <w:noProof/>
                </w:rPr>
              </w:rPrChange>
            </w:rPr>
            <w:t>3</w:t>
          </w:r>
          <w:r w:rsidR="00332621" w:rsidRPr="00801E49">
            <w:rPr>
              <w:rFonts w:ascii="Open Sans" w:hAnsi="Open Sans" w:cs="Open Sans"/>
              <w:rPrChange w:id="259" w:author="Nicole Wu" w:date="2024-01-08T11:26:00Z">
                <w:rPr>
                  <w:noProof/>
                </w:rPr>
              </w:rPrChange>
            </w:rPr>
            <w:fldChar w:fldCharType="end"/>
          </w:r>
          <w:r w:rsidRPr="00801E49">
            <w:rPr>
              <w:rFonts w:ascii="Open Sans" w:hAnsi="Open Sans" w:cs="Open Sans"/>
              <w:rPrChange w:id="260" w:author="Nicole Wu" w:date="2024-01-08T11:26:00Z">
                <w:rPr>
                  <w:noProof/>
                </w:rPr>
              </w:rPrChange>
            </w:rPr>
            <w:fldChar w:fldCharType="end"/>
          </w:r>
        </w:p>
        <w:p w14:paraId="38FE26FA" w14:textId="2C7F4DED" w:rsidR="00B92327" w:rsidRPr="00801E49" w:rsidRDefault="007B6852">
          <w:pPr>
            <w:pStyle w:val="TOC2"/>
            <w:tabs>
              <w:tab w:val="right" w:leader="dot" w:pos="9821"/>
            </w:tabs>
            <w:rPr>
              <w:rFonts w:ascii="Open Sans" w:hAnsi="Open Sans" w:cs="Open Sans"/>
              <w:rPrChange w:id="261" w:author="Nicole Wu" w:date="2024-01-08T11:26:00Z">
                <w:rPr>
                  <w:noProof/>
                </w:rPr>
              </w:rPrChange>
            </w:rPr>
          </w:pPr>
          <w:r w:rsidRPr="00801E49">
            <w:rPr>
              <w:rFonts w:ascii="Open Sans" w:hAnsi="Open Sans" w:cs="Open Sans"/>
              <w:rPrChange w:id="262" w:author="Nicole Wu" w:date="2024-01-08T11:26:00Z">
                <w:rPr/>
              </w:rPrChange>
            </w:rPr>
            <w:fldChar w:fldCharType="begin"/>
          </w:r>
          <w:r w:rsidRPr="00801E49">
            <w:rPr>
              <w:rFonts w:ascii="Open Sans" w:hAnsi="Open Sans" w:cs="Open Sans"/>
              <w:rPrChange w:id="263" w:author="Nicole Wu" w:date="2024-01-08T11:26:00Z">
                <w:rPr/>
              </w:rPrChange>
            </w:rPr>
            <w:instrText>HYPERLINK \l "_Toc135990" \h</w:instrText>
          </w:r>
          <w:r w:rsidRPr="008708F4">
            <w:rPr>
              <w:rFonts w:ascii="Open Sans" w:hAnsi="Open Sans" w:cs="Open Sans"/>
            </w:rPr>
          </w:r>
          <w:r w:rsidRPr="00801E49">
            <w:rPr>
              <w:rFonts w:ascii="Open Sans" w:hAnsi="Open Sans" w:cs="Open Sans"/>
              <w:rPrChange w:id="264" w:author="Nicole Wu" w:date="2024-01-08T11:26:00Z">
                <w:rPr/>
              </w:rPrChange>
            </w:rPr>
            <w:fldChar w:fldCharType="separate"/>
          </w:r>
          <w:r w:rsidR="00332621" w:rsidRPr="00801E49">
            <w:rPr>
              <w:rFonts w:ascii="Open Sans" w:hAnsi="Open Sans" w:cs="Open Sans"/>
              <w:rPrChange w:id="265" w:author="Nicole Wu" w:date="2024-01-08T11:26:00Z">
                <w:rPr>
                  <w:noProof/>
                </w:rPr>
              </w:rPrChange>
            </w:rPr>
            <w:t>6.2 Next Steps</w:t>
          </w:r>
          <w:r w:rsidR="00332621" w:rsidRPr="00801E49">
            <w:rPr>
              <w:rFonts w:ascii="Open Sans" w:hAnsi="Open Sans" w:cs="Open Sans"/>
              <w:rPrChange w:id="266" w:author="Nicole Wu" w:date="2024-01-08T11:26:00Z">
                <w:rPr>
                  <w:noProof/>
                </w:rPr>
              </w:rPrChange>
            </w:rPr>
            <w:tab/>
          </w:r>
          <w:r w:rsidR="00332621" w:rsidRPr="00801E49">
            <w:rPr>
              <w:rFonts w:ascii="Open Sans" w:hAnsi="Open Sans" w:cs="Open Sans"/>
              <w:rPrChange w:id="267" w:author="Nicole Wu" w:date="2024-01-08T11:26:00Z">
                <w:rPr>
                  <w:noProof/>
                </w:rPr>
              </w:rPrChange>
            </w:rPr>
            <w:fldChar w:fldCharType="begin"/>
          </w:r>
          <w:r w:rsidR="00332621" w:rsidRPr="00801E49">
            <w:rPr>
              <w:rFonts w:ascii="Open Sans" w:hAnsi="Open Sans" w:cs="Open Sans"/>
              <w:rPrChange w:id="268" w:author="Nicole Wu" w:date="2024-01-08T11:26:00Z">
                <w:rPr>
                  <w:noProof/>
                </w:rPr>
              </w:rPrChange>
            </w:rPr>
            <w:instrText>PAGEREF _Toc135990 \h</w:instrText>
          </w:r>
          <w:r w:rsidR="00332621" w:rsidRPr="008708F4">
            <w:rPr>
              <w:rFonts w:ascii="Open Sans" w:hAnsi="Open Sans" w:cs="Open Sans"/>
            </w:rPr>
          </w:r>
          <w:r w:rsidR="00332621" w:rsidRPr="00801E49">
            <w:rPr>
              <w:rFonts w:ascii="Open Sans" w:hAnsi="Open Sans" w:cs="Open Sans"/>
              <w:rPrChange w:id="269" w:author="Nicole Wu" w:date="2024-01-08T11:26:00Z">
                <w:rPr>
                  <w:noProof/>
                </w:rPr>
              </w:rPrChange>
            </w:rPr>
            <w:fldChar w:fldCharType="separate"/>
          </w:r>
          <w:r w:rsidR="009E169A" w:rsidRPr="00801E49">
            <w:rPr>
              <w:rFonts w:ascii="Open Sans" w:hAnsi="Open Sans" w:cs="Open Sans"/>
              <w:rPrChange w:id="270" w:author="Nicole Wu" w:date="2024-01-08T11:26:00Z">
                <w:rPr>
                  <w:noProof/>
                </w:rPr>
              </w:rPrChange>
            </w:rPr>
            <w:t>3</w:t>
          </w:r>
          <w:r w:rsidR="00332621" w:rsidRPr="00801E49">
            <w:rPr>
              <w:rFonts w:ascii="Open Sans" w:hAnsi="Open Sans" w:cs="Open Sans"/>
              <w:rPrChange w:id="271" w:author="Nicole Wu" w:date="2024-01-08T11:26:00Z">
                <w:rPr>
                  <w:noProof/>
                </w:rPr>
              </w:rPrChange>
            </w:rPr>
            <w:fldChar w:fldCharType="end"/>
          </w:r>
          <w:r w:rsidRPr="00801E49">
            <w:rPr>
              <w:rFonts w:ascii="Open Sans" w:hAnsi="Open Sans" w:cs="Open Sans"/>
              <w:rPrChange w:id="272" w:author="Nicole Wu" w:date="2024-01-08T11:26:00Z">
                <w:rPr>
                  <w:noProof/>
                </w:rPr>
              </w:rPrChange>
            </w:rPr>
            <w:fldChar w:fldCharType="end"/>
          </w:r>
        </w:p>
        <w:p w14:paraId="092A0BEE" w14:textId="2A7B4904" w:rsidR="00B92327" w:rsidRPr="00801E49" w:rsidRDefault="007B6852">
          <w:pPr>
            <w:pStyle w:val="TOC1"/>
            <w:tabs>
              <w:tab w:val="right" w:leader="dot" w:pos="9821"/>
            </w:tabs>
            <w:rPr>
              <w:rFonts w:ascii="Open Sans" w:hAnsi="Open Sans" w:cs="Open Sans"/>
              <w:rPrChange w:id="273" w:author="Nicole Wu" w:date="2024-01-08T11:26:00Z">
                <w:rPr>
                  <w:noProof/>
                </w:rPr>
              </w:rPrChange>
            </w:rPr>
          </w:pPr>
          <w:r w:rsidRPr="00801E49">
            <w:rPr>
              <w:rFonts w:ascii="Open Sans" w:hAnsi="Open Sans" w:cs="Open Sans"/>
              <w:rPrChange w:id="274" w:author="Nicole Wu" w:date="2024-01-08T11:26:00Z">
                <w:rPr/>
              </w:rPrChange>
            </w:rPr>
            <w:fldChar w:fldCharType="begin"/>
          </w:r>
          <w:r w:rsidRPr="00801E49">
            <w:rPr>
              <w:rFonts w:ascii="Open Sans" w:hAnsi="Open Sans" w:cs="Open Sans"/>
              <w:rPrChange w:id="275" w:author="Nicole Wu" w:date="2024-01-08T11:26:00Z">
                <w:rPr/>
              </w:rPrChange>
            </w:rPr>
            <w:instrText>HYPERLINK \l "_Toc135991" \h</w:instrText>
          </w:r>
          <w:r w:rsidRPr="008708F4">
            <w:rPr>
              <w:rFonts w:ascii="Open Sans" w:hAnsi="Open Sans" w:cs="Open Sans"/>
            </w:rPr>
          </w:r>
          <w:r w:rsidRPr="00801E49">
            <w:rPr>
              <w:rFonts w:ascii="Open Sans" w:hAnsi="Open Sans" w:cs="Open Sans"/>
              <w:rPrChange w:id="276" w:author="Nicole Wu" w:date="2024-01-08T11:26:00Z">
                <w:rPr/>
              </w:rPrChange>
            </w:rPr>
            <w:fldChar w:fldCharType="separate"/>
          </w:r>
          <w:r w:rsidR="00332621" w:rsidRPr="00801E49">
            <w:rPr>
              <w:rFonts w:ascii="Open Sans" w:hAnsi="Open Sans" w:cs="Open Sans"/>
              <w:b/>
              <w:rPrChange w:id="277" w:author="Nicole Wu" w:date="2024-01-08T11:26:00Z">
                <w:rPr>
                  <w:b/>
                  <w:noProof/>
                </w:rPr>
              </w:rPrChange>
            </w:rPr>
            <w:t>7 References</w:t>
          </w:r>
          <w:r w:rsidR="00332621" w:rsidRPr="00801E49">
            <w:rPr>
              <w:rFonts w:ascii="Open Sans" w:hAnsi="Open Sans" w:cs="Open Sans"/>
              <w:rPrChange w:id="278" w:author="Nicole Wu" w:date="2024-01-08T11:26:00Z">
                <w:rPr>
                  <w:noProof/>
                </w:rPr>
              </w:rPrChange>
            </w:rPr>
            <w:tab/>
          </w:r>
          <w:r w:rsidR="00332621" w:rsidRPr="00801E49">
            <w:rPr>
              <w:rFonts w:ascii="Open Sans" w:hAnsi="Open Sans" w:cs="Open Sans"/>
              <w:rPrChange w:id="279" w:author="Nicole Wu" w:date="2024-01-08T11:26:00Z">
                <w:rPr>
                  <w:noProof/>
                </w:rPr>
              </w:rPrChange>
            </w:rPr>
            <w:fldChar w:fldCharType="begin"/>
          </w:r>
          <w:r w:rsidR="00332621" w:rsidRPr="00801E49">
            <w:rPr>
              <w:rFonts w:ascii="Open Sans" w:hAnsi="Open Sans" w:cs="Open Sans"/>
              <w:rPrChange w:id="280" w:author="Nicole Wu" w:date="2024-01-08T11:26:00Z">
                <w:rPr>
                  <w:noProof/>
                </w:rPr>
              </w:rPrChange>
            </w:rPr>
            <w:instrText>PAGEREF _Toc135991 \h</w:instrText>
          </w:r>
          <w:r w:rsidR="00332621" w:rsidRPr="008708F4">
            <w:rPr>
              <w:rFonts w:ascii="Open Sans" w:hAnsi="Open Sans" w:cs="Open Sans"/>
            </w:rPr>
          </w:r>
          <w:r w:rsidR="00332621" w:rsidRPr="00801E49">
            <w:rPr>
              <w:rFonts w:ascii="Open Sans" w:hAnsi="Open Sans" w:cs="Open Sans"/>
              <w:rPrChange w:id="281" w:author="Nicole Wu" w:date="2024-01-08T11:26:00Z">
                <w:rPr>
                  <w:noProof/>
                </w:rPr>
              </w:rPrChange>
            </w:rPr>
            <w:fldChar w:fldCharType="separate"/>
          </w:r>
          <w:r w:rsidR="009E169A" w:rsidRPr="00801E49">
            <w:rPr>
              <w:rFonts w:ascii="Open Sans" w:hAnsi="Open Sans" w:cs="Open Sans"/>
              <w:rPrChange w:id="282" w:author="Nicole Wu" w:date="2024-01-08T11:26:00Z">
                <w:rPr>
                  <w:noProof/>
                </w:rPr>
              </w:rPrChange>
            </w:rPr>
            <w:t>3</w:t>
          </w:r>
          <w:r w:rsidR="00332621" w:rsidRPr="00801E49">
            <w:rPr>
              <w:rFonts w:ascii="Open Sans" w:hAnsi="Open Sans" w:cs="Open Sans"/>
              <w:rPrChange w:id="283" w:author="Nicole Wu" w:date="2024-01-08T11:26:00Z">
                <w:rPr>
                  <w:noProof/>
                </w:rPr>
              </w:rPrChange>
            </w:rPr>
            <w:fldChar w:fldCharType="end"/>
          </w:r>
          <w:r w:rsidRPr="00801E49">
            <w:rPr>
              <w:rFonts w:ascii="Open Sans" w:hAnsi="Open Sans" w:cs="Open Sans"/>
              <w:rPrChange w:id="284" w:author="Nicole Wu" w:date="2024-01-08T11:26:00Z">
                <w:rPr>
                  <w:noProof/>
                </w:rPr>
              </w:rPrChange>
            </w:rPr>
            <w:fldChar w:fldCharType="end"/>
          </w:r>
        </w:p>
        <w:p w14:paraId="2D186B66" w14:textId="7454CF17" w:rsidR="00B92327" w:rsidRPr="00801E49" w:rsidRDefault="007B6852">
          <w:pPr>
            <w:pStyle w:val="TOC1"/>
            <w:tabs>
              <w:tab w:val="right" w:leader="dot" w:pos="9821"/>
            </w:tabs>
            <w:rPr>
              <w:rFonts w:ascii="Open Sans" w:hAnsi="Open Sans" w:cs="Open Sans"/>
              <w:rPrChange w:id="285" w:author="Nicole Wu" w:date="2024-01-08T11:26:00Z">
                <w:rPr>
                  <w:noProof/>
                </w:rPr>
              </w:rPrChange>
            </w:rPr>
          </w:pPr>
          <w:r w:rsidRPr="00801E49">
            <w:rPr>
              <w:rFonts w:ascii="Open Sans" w:hAnsi="Open Sans" w:cs="Open Sans"/>
              <w:rPrChange w:id="286" w:author="Nicole Wu" w:date="2024-01-08T11:26:00Z">
                <w:rPr/>
              </w:rPrChange>
            </w:rPr>
            <w:fldChar w:fldCharType="begin"/>
          </w:r>
          <w:r w:rsidRPr="00801E49">
            <w:rPr>
              <w:rFonts w:ascii="Open Sans" w:hAnsi="Open Sans" w:cs="Open Sans"/>
              <w:rPrChange w:id="287" w:author="Nicole Wu" w:date="2024-01-08T11:26:00Z">
                <w:rPr/>
              </w:rPrChange>
            </w:rPr>
            <w:instrText>HYPERLINK \l "_Toc135992" \h</w:instrText>
          </w:r>
          <w:r w:rsidRPr="008708F4">
            <w:rPr>
              <w:rFonts w:ascii="Open Sans" w:hAnsi="Open Sans" w:cs="Open Sans"/>
            </w:rPr>
          </w:r>
          <w:r w:rsidRPr="00801E49">
            <w:rPr>
              <w:rFonts w:ascii="Open Sans" w:hAnsi="Open Sans" w:cs="Open Sans"/>
              <w:rPrChange w:id="288" w:author="Nicole Wu" w:date="2024-01-08T11:26:00Z">
                <w:rPr/>
              </w:rPrChange>
            </w:rPr>
            <w:fldChar w:fldCharType="separate"/>
          </w:r>
          <w:r w:rsidR="00332621" w:rsidRPr="00801E49">
            <w:rPr>
              <w:rFonts w:ascii="Open Sans" w:hAnsi="Open Sans" w:cs="Open Sans"/>
              <w:b/>
              <w:rPrChange w:id="289" w:author="Nicole Wu" w:date="2024-01-08T11:26:00Z">
                <w:rPr>
                  <w:b/>
                  <w:noProof/>
                </w:rPr>
              </w:rPrChange>
            </w:rPr>
            <w:t>8 Annexes</w:t>
          </w:r>
          <w:r w:rsidR="00332621" w:rsidRPr="00801E49">
            <w:rPr>
              <w:rFonts w:ascii="Open Sans" w:hAnsi="Open Sans" w:cs="Open Sans"/>
              <w:rPrChange w:id="290" w:author="Nicole Wu" w:date="2024-01-08T11:26:00Z">
                <w:rPr>
                  <w:noProof/>
                </w:rPr>
              </w:rPrChange>
            </w:rPr>
            <w:tab/>
          </w:r>
          <w:r w:rsidR="00332621" w:rsidRPr="00801E49">
            <w:rPr>
              <w:rFonts w:ascii="Open Sans" w:hAnsi="Open Sans" w:cs="Open Sans"/>
              <w:rPrChange w:id="291" w:author="Nicole Wu" w:date="2024-01-08T11:26:00Z">
                <w:rPr>
                  <w:noProof/>
                </w:rPr>
              </w:rPrChange>
            </w:rPr>
            <w:fldChar w:fldCharType="begin"/>
          </w:r>
          <w:r w:rsidR="00332621" w:rsidRPr="00801E49">
            <w:rPr>
              <w:rFonts w:ascii="Open Sans" w:hAnsi="Open Sans" w:cs="Open Sans"/>
              <w:rPrChange w:id="292" w:author="Nicole Wu" w:date="2024-01-08T11:26:00Z">
                <w:rPr>
                  <w:noProof/>
                </w:rPr>
              </w:rPrChange>
            </w:rPr>
            <w:instrText>PAGEREF _Toc135992 \h</w:instrText>
          </w:r>
          <w:r w:rsidR="00332621" w:rsidRPr="008708F4">
            <w:rPr>
              <w:rFonts w:ascii="Open Sans" w:hAnsi="Open Sans" w:cs="Open Sans"/>
            </w:rPr>
          </w:r>
          <w:r w:rsidR="00332621" w:rsidRPr="00801E49">
            <w:rPr>
              <w:rFonts w:ascii="Open Sans" w:hAnsi="Open Sans" w:cs="Open Sans"/>
              <w:rPrChange w:id="293" w:author="Nicole Wu" w:date="2024-01-08T11:26:00Z">
                <w:rPr>
                  <w:noProof/>
                </w:rPr>
              </w:rPrChange>
            </w:rPr>
            <w:fldChar w:fldCharType="separate"/>
          </w:r>
          <w:r w:rsidR="009E169A" w:rsidRPr="00801E49">
            <w:rPr>
              <w:rFonts w:ascii="Open Sans" w:hAnsi="Open Sans" w:cs="Open Sans"/>
              <w:rPrChange w:id="294" w:author="Nicole Wu" w:date="2024-01-08T11:26:00Z">
                <w:rPr>
                  <w:noProof/>
                </w:rPr>
              </w:rPrChange>
            </w:rPr>
            <w:t>3</w:t>
          </w:r>
          <w:r w:rsidR="00332621" w:rsidRPr="00801E49">
            <w:rPr>
              <w:rFonts w:ascii="Open Sans" w:hAnsi="Open Sans" w:cs="Open Sans"/>
              <w:rPrChange w:id="295" w:author="Nicole Wu" w:date="2024-01-08T11:26:00Z">
                <w:rPr>
                  <w:noProof/>
                </w:rPr>
              </w:rPrChange>
            </w:rPr>
            <w:fldChar w:fldCharType="end"/>
          </w:r>
          <w:r w:rsidRPr="00801E49">
            <w:rPr>
              <w:rFonts w:ascii="Open Sans" w:hAnsi="Open Sans" w:cs="Open Sans"/>
              <w:rPrChange w:id="296" w:author="Nicole Wu" w:date="2024-01-08T11:26:00Z">
                <w:rPr>
                  <w:noProof/>
                </w:rPr>
              </w:rPrChange>
            </w:rPr>
            <w:fldChar w:fldCharType="end"/>
          </w:r>
        </w:p>
        <w:p w14:paraId="1CDCFBE7" w14:textId="5C25BB8D" w:rsidR="00B92327" w:rsidRPr="00801E49" w:rsidRDefault="007B6852">
          <w:pPr>
            <w:pStyle w:val="TOC2"/>
            <w:tabs>
              <w:tab w:val="right" w:leader="dot" w:pos="9821"/>
            </w:tabs>
            <w:rPr>
              <w:rFonts w:ascii="Open Sans" w:hAnsi="Open Sans" w:cs="Open Sans"/>
              <w:rPrChange w:id="297" w:author="Nicole Wu" w:date="2024-01-08T11:26:00Z">
                <w:rPr>
                  <w:noProof/>
                </w:rPr>
              </w:rPrChange>
            </w:rPr>
          </w:pPr>
          <w:r w:rsidRPr="00801E49">
            <w:rPr>
              <w:rFonts w:ascii="Open Sans" w:hAnsi="Open Sans" w:cs="Open Sans"/>
              <w:rPrChange w:id="298" w:author="Nicole Wu" w:date="2024-01-08T11:26:00Z">
                <w:rPr/>
              </w:rPrChange>
            </w:rPr>
            <w:fldChar w:fldCharType="begin"/>
          </w:r>
          <w:r w:rsidRPr="00801E49">
            <w:rPr>
              <w:rFonts w:ascii="Open Sans" w:hAnsi="Open Sans" w:cs="Open Sans"/>
              <w:rPrChange w:id="299" w:author="Nicole Wu" w:date="2024-01-08T11:26:00Z">
                <w:rPr/>
              </w:rPrChange>
            </w:rPr>
            <w:instrText>HYPERLINK \l "_Toc135993" \h</w:instrText>
          </w:r>
          <w:r w:rsidRPr="008708F4">
            <w:rPr>
              <w:rFonts w:ascii="Open Sans" w:hAnsi="Open Sans" w:cs="Open Sans"/>
            </w:rPr>
          </w:r>
          <w:r w:rsidRPr="00801E49">
            <w:rPr>
              <w:rFonts w:ascii="Open Sans" w:hAnsi="Open Sans" w:cs="Open Sans"/>
              <w:rPrChange w:id="300" w:author="Nicole Wu" w:date="2024-01-08T11:26:00Z">
                <w:rPr/>
              </w:rPrChange>
            </w:rPr>
            <w:fldChar w:fldCharType="separate"/>
          </w:r>
          <w:r w:rsidR="00332621" w:rsidRPr="00801E49">
            <w:rPr>
              <w:rFonts w:ascii="Open Sans" w:hAnsi="Open Sans" w:cs="Open Sans"/>
              <w:rPrChange w:id="301" w:author="Nicole Wu" w:date="2024-01-08T11:26:00Z">
                <w:rPr>
                  <w:noProof/>
                </w:rPr>
              </w:rPrChange>
            </w:rPr>
            <w:t>8.1 F2F Attrition</w:t>
          </w:r>
          <w:r w:rsidR="00332621" w:rsidRPr="00801E49">
            <w:rPr>
              <w:rFonts w:ascii="Open Sans" w:hAnsi="Open Sans" w:cs="Open Sans"/>
              <w:rPrChange w:id="302" w:author="Nicole Wu" w:date="2024-01-08T11:26:00Z">
                <w:rPr>
                  <w:noProof/>
                </w:rPr>
              </w:rPrChange>
            </w:rPr>
            <w:tab/>
          </w:r>
          <w:r w:rsidR="00332621" w:rsidRPr="00801E49">
            <w:rPr>
              <w:rFonts w:ascii="Open Sans" w:hAnsi="Open Sans" w:cs="Open Sans"/>
              <w:rPrChange w:id="303" w:author="Nicole Wu" w:date="2024-01-08T11:26:00Z">
                <w:rPr>
                  <w:noProof/>
                </w:rPr>
              </w:rPrChange>
            </w:rPr>
            <w:fldChar w:fldCharType="begin"/>
          </w:r>
          <w:r w:rsidR="00332621" w:rsidRPr="00801E49">
            <w:rPr>
              <w:rFonts w:ascii="Open Sans" w:hAnsi="Open Sans" w:cs="Open Sans"/>
              <w:rPrChange w:id="304" w:author="Nicole Wu" w:date="2024-01-08T11:26:00Z">
                <w:rPr>
                  <w:noProof/>
                </w:rPr>
              </w:rPrChange>
            </w:rPr>
            <w:instrText>PAGEREF _Toc135993 \h</w:instrText>
          </w:r>
          <w:r w:rsidR="00332621" w:rsidRPr="008708F4">
            <w:rPr>
              <w:rFonts w:ascii="Open Sans" w:hAnsi="Open Sans" w:cs="Open Sans"/>
            </w:rPr>
          </w:r>
          <w:r w:rsidR="00332621" w:rsidRPr="00801E49">
            <w:rPr>
              <w:rFonts w:ascii="Open Sans" w:hAnsi="Open Sans" w:cs="Open Sans"/>
              <w:rPrChange w:id="305" w:author="Nicole Wu" w:date="2024-01-08T11:26:00Z">
                <w:rPr>
                  <w:noProof/>
                </w:rPr>
              </w:rPrChange>
            </w:rPr>
            <w:fldChar w:fldCharType="separate"/>
          </w:r>
          <w:r w:rsidR="009E169A" w:rsidRPr="00801E49">
            <w:rPr>
              <w:rFonts w:ascii="Open Sans" w:hAnsi="Open Sans" w:cs="Open Sans"/>
              <w:rPrChange w:id="306" w:author="Nicole Wu" w:date="2024-01-08T11:26:00Z">
                <w:rPr>
                  <w:noProof/>
                </w:rPr>
              </w:rPrChange>
            </w:rPr>
            <w:t>3</w:t>
          </w:r>
          <w:r w:rsidR="00332621" w:rsidRPr="00801E49">
            <w:rPr>
              <w:rFonts w:ascii="Open Sans" w:hAnsi="Open Sans" w:cs="Open Sans"/>
              <w:rPrChange w:id="307" w:author="Nicole Wu" w:date="2024-01-08T11:26:00Z">
                <w:rPr>
                  <w:noProof/>
                </w:rPr>
              </w:rPrChange>
            </w:rPr>
            <w:fldChar w:fldCharType="end"/>
          </w:r>
          <w:r w:rsidRPr="00801E49">
            <w:rPr>
              <w:rFonts w:ascii="Open Sans" w:hAnsi="Open Sans" w:cs="Open Sans"/>
              <w:rPrChange w:id="308" w:author="Nicole Wu" w:date="2024-01-08T11:26:00Z">
                <w:rPr>
                  <w:noProof/>
                </w:rPr>
              </w:rPrChange>
            </w:rPr>
            <w:fldChar w:fldCharType="end"/>
          </w:r>
        </w:p>
        <w:p w14:paraId="64B88A35" w14:textId="77AC476C" w:rsidR="00B92327" w:rsidRPr="00801E49" w:rsidRDefault="007B6852">
          <w:pPr>
            <w:pStyle w:val="TOC2"/>
            <w:tabs>
              <w:tab w:val="right" w:leader="dot" w:pos="9821"/>
            </w:tabs>
            <w:rPr>
              <w:rFonts w:ascii="Open Sans" w:hAnsi="Open Sans" w:cs="Open Sans"/>
              <w:rPrChange w:id="309" w:author="Nicole Wu" w:date="2024-01-08T11:26:00Z">
                <w:rPr>
                  <w:noProof/>
                </w:rPr>
              </w:rPrChange>
            </w:rPr>
          </w:pPr>
          <w:r w:rsidRPr="00801E49">
            <w:rPr>
              <w:rFonts w:ascii="Open Sans" w:hAnsi="Open Sans" w:cs="Open Sans"/>
              <w:rPrChange w:id="310" w:author="Nicole Wu" w:date="2024-01-08T11:26:00Z">
                <w:rPr/>
              </w:rPrChange>
            </w:rPr>
            <w:fldChar w:fldCharType="begin"/>
          </w:r>
          <w:r w:rsidRPr="00801E49">
            <w:rPr>
              <w:rFonts w:ascii="Open Sans" w:hAnsi="Open Sans" w:cs="Open Sans"/>
              <w:rPrChange w:id="311" w:author="Nicole Wu" w:date="2024-01-08T11:26:00Z">
                <w:rPr/>
              </w:rPrChange>
            </w:rPr>
            <w:instrText>HYPERLINK \l "_Toc135994" \h</w:instrText>
          </w:r>
          <w:r w:rsidRPr="008708F4">
            <w:rPr>
              <w:rFonts w:ascii="Open Sans" w:hAnsi="Open Sans" w:cs="Open Sans"/>
            </w:rPr>
          </w:r>
          <w:r w:rsidRPr="00801E49">
            <w:rPr>
              <w:rFonts w:ascii="Open Sans" w:hAnsi="Open Sans" w:cs="Open Sans"/>
              <w:rPrChange w:id="312" w:author="Nicole Wu" w:date="2024-01-08T11:26:00Z">
                <w:rPr/>
              </w:rPrChange>
            </w:rPr>
            <w:fldChar w:fldCharType="separate"/>
          </w:r>
          <w:r w:rsidR="00332621" w:rsidRPr="00801E49">
            <w:rPr>
              <w:rFonts w:ascii="Open Sans" w:hAnsi="Open Sans" w:cs="Open Sans"/>
              <w:rPrChange w:id="313" w:author="Nicole Wu" w:date="2024-01-08T11:26:00Z">
                <w:rPr>
                  <w:noProof/>
                </w:rPr>
              </w:rPrChange>
            </w:rPr>
            <w:t>8.2 Remote Attrition</w:t>
          </w:r>
          <w:r w:rsidR="00332621" w:rsidRPr="00801E49">
            <w:rPr>
              <w:rFonts w:ascii="Open Sans" w:hAnsi="Open Sans" w:cs="Open Sans"/>
              <w:rPrChange w:id="314" w:author="Nicole Wu" w:date="2024-01-08T11:26:00Z">
                <w:rPr>
                  <w:noProof/>
                </w:rPr>
              </w:rPrChange>
            </w:rPr>
            <w:tab/>
          </w:r>
          <w:r w:rsidR="00332621" w:rsidRPr="00801E49">
            <w:rPr>
              <w:rFonts w:ascii="Open Sans" w:hAnsi="Open Sans" w:cs="Open Sans"/>
              <w:rPrChange w:id="315" w:author="Nicole Wu" w:date="2024-01-08T11:26:00Z">
                <w:rPr>
                  <w:noProof/>
                </w:rPr>
              </w:rPrChange>
            </w:rPr>
            <w:fldChar w:fldCharType="begin"/>
          </w:r>
          <w:r w:rsidR="00332621" w:rsidRPr="00801E49">
            <w:rPr>
              <w:rFonts w:ascii="Open Sans" w:hAnsi="Open Sans" w:cs="Open Sans"/>
              <w:rPrChange w:id="316" w:author="Nicole Wu" w:date="2024-01-08T11:26:00Z">
                <w:rPr>
                  <w:noProof/>
                </w:rPr>
              </w:rPrChange>
            </w:rPr>
            <w:instrText>PAGEREF _Toc135994 \h</w:instrText>
          </w:r>
          <w:r w:rsidR="00332621" w:rsidRPr="008708F4">
            <w:rPr>
              <w:rFonts w:ascii="Open Sans" w:hAnsi="Open Sans" w:cs="Open Sans"/>
            </w:rPr>
          </w:r>
          <w:r w:rsidR="00332621" w:rsidRPr="00801E49">
            <w:rPr>
              <w:rFonts w:ascii="Open Sans" w:hAnsi="Open Sans" w:cs="Open Sans"/>
              <w:rPrChange w:id="317" w:author="Nicole Wu" w:date="2024-01-08T11:26:00Z">
                <w:rPr>
                  <w:noProof/>
                </w:rPr>
              </w:rPrChange>
            </w:rPr>
            <w:fldChar w:fldCharType="separate"/>
          </w:r>
          <w:r w:rsidR="009E169A" w:rsidRPr="00801E49">
            <w:rPr>
              <w:rFonts w:ascii="Open Sans" w:hAnsi="Open Sans" w:cs="Open Sans"/>
              <w:rPrChange w:id="318" w:author="Nicole Wu" w:date="2024-01-08T11:26:00Z">
                <w:rPr>
                  <w:noProof/>
                </w:rPr>
              </w:rPrChange>
            </w:rPr>
            <w:t>3</w:t>
          </w:r>
          <w:r w:rsidR="00332621" w:rsidRPr="00801E49">
            <w:rPr>
              <w:rFonts w:ascii="Open Sans" w:hAnsi="Open Sans" w:cs="Open Sans"/>
              <w:rPrChange w:id="319" w:author="Nicole Wu" w:date="2024-01-08T11:26:00Z">
                <w:rPr>
                  <w:noProof/>
                </w:rPr>
              </w:rPrChange>
            </w:rPr>
            <w:fldChar w:fldCharType="end"/>
          </w:r>
          <w:r w:rsidRPr="00801E49">
            <w:rPr>
              <w:rFonts w:ascii="Open Sans" w:hAnsi="Open Sans" w:cs="Open Sans"/>
              <w:rPrChange w:id="320" w:author="Nicole Wu" w:date="2024-01-08T11:26:00Z">
                <w:rPr>
                  <w:noProof/>
                </w:rPr>
              </w:rPrChange>
            </w:rPr>
            <w:fldChar w:fldCharType="end"/>
          </w:r>
        </w:p>
        <w:p w14:paraId="169B036D" w14:textId="01071D13" w:rsidR="00B92327" w:rsidRPr="00801E49" w:rsidRDefault="007B6852">
          <w:pPr>
            <w:pStyle w:val="TOC2"/>
            <w:tabs>
              <w:tab w:val="right" w:leader="dot" w:pos="9821"/>
            </w:tabs>
            <w:rPr>
              <w:rFonts w:ascii="Open Sans" w:hAnsi="Open Sans" w:cs="Open Sans"/>
              <w:rPrChange w:id="321" w:author="Nicole Wu" w:date="2024-01-08T11:26:00Z">
                <w:rPr>
                  <w:noProof/>
                </w:rPr>
              </w:rPrChange>
            </w:rPr>
          </w:pPr>
          <w:r w:rsidRPr="00801E49">
            <w:rPr>
              <w:rFonts w:ascii="Open Sans" w:hAnsi="Open Sans" w:cs="Open Sans"/>
              <w:rPrChange w:id="322" w:author="Nicole Wu" w:date="2024-01-08T11:26:00Z">
                <w:rPr/>
              </w:rPrChange>
            </w:rPr>
            <w:fldChar w:fldCharType="begin"/>
          </w:r>
          <w:r w:rsidRPr="00801E49">
            <w:rPr>
              <w:rFonts w:ascii="Open Sans" w:hAnsi="Open Sans" w:cs="Open Sans"/>
              <w:rPrChange w:id="323" w:author="Nicole Wu" w:date="2024-01-08T11:26:00Z">
                <w:rPr/>
              </w:rPrChange>
            </w:rPr>
            <w:instrText>HYPERLINK \l "_Toc135995" \h</w:instrText>
          </w:r>
          <w:r w:rsidRPr="008708F4">
            <w:rPr>
              <w:rFonts w:ascii="Open Sans" w:hAnsi="Open Sans" w:cs="Open Sans"/>
            </w:rPr>
          </w:r>
          <w:r w:rsidRPr="00801E49">
            <w:rPr>
              <w:rFonts w:ascii="Open Sans" w:hAnsi="Open Sans" w:cs="Open Sans"/>
              <w:rPrChange w:id="324" w:author="Nicole Wu" w:date="2024-01-08T11:26:00Z">
                <w:rPr/>
              </w:rPrChange>
            </w:rPr>
            <w:fldChar w:fldCharType="separate"/>
          </w:r>
          <w:r w:rsidR="00332621" w:rsidRPr="00801E49">
            <w:rPr>
              <w:rFonts w:ascii="Open Sans" w:hAnsi="Open Sans" w:cs="Open Sans"/>
              <w:rPrChange w:id="325" w:author="Nicole Wu" w:date="2024-01-08T11:26:00Z">
                <w:rPr>
                  <w:noProof/>
                </w:rPr>
              </w:rPrChange>
            </w:rPr>
            <w:t>8.3 Supporting documents</w:t>
          </w:r>
          <w:r w:rsidR="00332621" w:rsidRPr="00801E49">
            <w:rPr>
              <w:rFonts w:ascii="Open Sans" w:hAnsi="Open Sans" w:cs="Open Sans"/>
              <w:rPrChange w:id="326" w:author="Nicole Wu" w:date="2024-01-08T11:26:00Z">
                <w:rPr>
                  <w:noProof/>
                </w:rPr>
              </w:rPrChange>
            </w:rPr>
            <w:tab/>
          </w:r>
          <w:r w:rsidR="00332621" w:rsidRPr="00801E49">
            <w:rPr>
              <w:rFonts w:ascii="Open Sans" w:hAnsi="Open Sans" w:cs="Open Sans"/>
              <w:rPrChange w:id="327" w:author="Nicole Wu" w:date="2024-01-08T11:26:00Z">
                <w:rPr>
                  <w:noProof/>
                </w:rPr>
              </w:rPrChange>
            </w:rPr>
            <w:fldChar w:fldCharType="begin"/>
          </w:r>
          <w:r w:rsidR="00332621" w:rsidRPr="00801E49">
            <w:rPr>
              <w:rFonts w:ascii="Open Sans" w:hAnsi="Open Sans" w:cs="Open Sans"/>
              <w:rPrChange w:id="328" w:author="Nicole Wu" w:date="2024-01-08T11:26:00Z">
                <w:rPr>
                  <w:noProof/>
                </w:rPr>
              </w:rPrChange>
            </w:rPr>
            <w:instrText>PAGEREF _Toc135995 \h</w:instrText>
          </w:r>
          <w:r w:rsidR="00332621" w:rsidRPr="008708F4">
            <w:rPr>
              <w:rFonts w:ascii="Open Sans" w:hAnsi="Open Sans" w:cs="Open Sans"/>
            </w:rPr>
          </w:r>
          <w:r w:rsidR="00332621" w:rsidRPr="00801E49">
            <w:rPr>
              <w:rFonts w:ascii="Open Sans" w:hAnsi="Open Sans" w:cs="Open Sans"/>
              <w:rPrChange w:id="329" w:author="Nicole Wu" w:date="2024-01-08T11:26:00Z">
                <w:rPr>
                  <w:noProof/>
                </w:rPr>
              </w:rPrChange>
            </w:rPr>
            <w:fldChar w:fldCharType="separate"/>
          </w:r>
          <w:r w:rsidR="009E169A" w:rsidRPr="00801E49">
            <w:rPr>
              <w:rFonts w:ascii="Open Sans" w:hAnsi="Open Sans" w:cs="Open Sans"/>
              <w:rPrChange w:id="330" w:author="Nicole Wu" w:date="2024-01-08T11:26:00Z">
                <w:rPr>
                  <w:noProof/>
                </w:rPr>
              </w:rPrChange>
            </w:rPr>
            <w:t>3</w:t>
          </w:r>
          <w:r w:rsidR="00332621" w:rsidRPr="00801E49">
            <w:rPr>
              <w:rFonts w:ascii="Open Sans" w:hAnsi="Open Sans" w:cs="Open Sans"/>
              <w:rPrChange w:id="331" w:author="Nicole Wu" w:date="2024-01-08T11:26:00Z">
                <w:rPr>
                  <w:noProof/>
                </w:rPr>
              </w:rPrChange>
            </w:rPr>
            <w:fldChar w:fldCharType="end"/>
          </w:r>
          <w:r w:rsidRPr="00801E49">
            <w:rPr>
              <w:rFonts w:ascii="Open Sans" w:hAnsi="Open Sans" w:cs="Open Sans"/>
              <w:rPrChange w:id="332" w:author="Nicole Wu" w:date="2024-01-08T11:26:00Z">
                <w:rPr>
                  <w:noProof/>
                </w:rPr>
              </w:rPrChange>
            </w:rPr>
            <w:fldChar w:fldCharType="end"/>
          </w:r>
        </w:p>
        <w:p w14:paraId="53DF1CDA" w14:textId="77777777" w:rsidR="00B92327" w:rsidRPr="00801E49" w:rsidRDefault="00332621">
          <w:pPr>
            <w:rPr>
              <w:rFonts w:ascii="Open Sans" w:hAnsi="Open Sans" w:cs="Open Sans"/>
              <w:rPrChange w:id="333" w:author="Nicole Wu" w:date="2024-01-08T11:26:00Z">
                <w:rPr/>
              </w:rPrChange>
            </w:rPr>
          </w:pPr>
          <w:r w:rsidRPr="00801E49">
            <w:rPr>
              <w:rFonts w:ascii="Open Sans" w:hAnsi="Open Sans" w:cs="Open Sans"/>
              <w:rPrChange w:id="334" w:author="Nicole Wu" w:date="2024-01-08T11:26:00Z">
                <w:rPr/>
              </w:rPrChange>
            </w:rPr>
            <w:fldChar w:fldCharType="end"/>
          </w:r>
        </w:p>
      </w:sdtContent>
    </w:sdt>
    <w:p w14:paraId="3162B023" w14:textId="77777777" w:rsidR="00B92327" w:rsidRPr="00801E49" w:rsidRDefault="00332621">
      <w:pPr>
        <w:pStyle w:val="Heading1"/>
        <w:ind w:left="469" w:hanging="484"/>
        <w:rPr>
          <w:rFonts w:ascii="Open Sans" w:hAnsi="Open Sans" w:cs="Open Sans"/>
          <w:rPrChange w:id="335" w:author="Nicole Wu" w:date="2024-01-08T11:26:00Z">
            <w:rPr/>
          </w:rPrChange>
        </w:rPr>
      </w:pPr>
      <w:bookmarkStart w:id="336" w:name="_Toc135970"/>
      <w:r w:rsidRPr="00801E49">
        <w:rPr>
          <w:rFonts w:ascii="Open Sans" w:hAnsi="Open Sans" w:cs="Open Sans"/>
          <w:rPrChange w:id="337" w:author="Nicole Wu" w:date="2024-01-08T11:26:00Z">
            <w:rPr/>
          </w:rPrChange>
        </w:rPr>
        <w:t>Executive Summary</w:t>
      </w:r>
      <w:bookmarkEnd w:id="336"/>
    </w:p>
    <w:p w14:paraId="320BF97F" w14:textId="1CEB4A3C" w:rsidR="00B92327" w:rsidRPr="00801E49" w:rsidRDefault="00332621">
      <w:pPr>
        <w:ind w:left="-5" w:right="446"/>
        <w:rPr>
          <w:rFonts w:ascii="Open Sans" w:hAnsi="Open Sans" w:cs="Open Sans"/>
          <w:rPrChange w:id="338" w:author="Nicole Wu" w:date="2024-01-08T11:26:00Z">
            <w:rPr/>
          </w:rPrChange>
        </w:rPr>
      </w:pPr>
      <w:r w:rsidRPr="00801E49">
        <w:rPr>
          <w:rFonts w:ascii="Open Sans" w:hAnsi="Open Sans" w:cs="Open Sans"/>
          <w:rPrChange w:id="339" w:author="Nicole Wu" w:date="2024-01-08T11:26:00Z">
            <w:rPr/>
          </w:rPrChange>
        </w:rPr>
        <w:t>During the COVID-19 pandemic,</w:t>
      </w:r>
      <w:del w:id="340" w:author="Mohamed SALEM" w:date="2023-12-15T22:23:00Z">
        <w:r w:rsidRPr="00801E49">
          <w:rPr>
            <w:rFonts w:ascii="Open Sans" w:hAnsi="Open Sans" w:cs="Open Sans"/>
            <w:rPrChange w:id="341" w:author="Nicole Wu" w:date="2024-01-08T11:26:00Z">
              <w:rPr/>
            </w:rPrChange>
          </w:rPr>
          <w:delText xml:space="preserve"> there was an urgent need to develop a methodology to assess food security in a timely manner, without exposing enumerators to the risk of infection. Th</w:delText>
        </w:r>
        <w:commentRangeStart w:id="342"/>
        <w:r w:rsidRPr="00801E49">
          <w:rPr>
            <w:rFonts w:ascii="Open Sans" w:hAnsi="Open Sans" w:cs="Open Sans"/>
            <w:rPrChange w:id="343" w:author="Nicole Wu" w:date="2024-01-08T11:26:00Z">
              <w:rPr/>
            </w:rPrChange>
          </w:rPr>
          <w:delText>e WFP thus developed and used quick and easy-to-administer questionnaires to assess the food security situation of the population over the phone</w:delText>
        </w:r>
      </w:del>
      <w:del w:id="344" w:author="Nicole Wu" w:date="2024-01-08T10:03:00Z">
        <w:r w:rsidRPr="00801E49">
          <w:rPr>
            <w:rFonts w:ascii="Open Sans" w:hAnsi="Open Sans" w:cs="Open Sans"/>
            <w:rPrChange w:id="345" w:author="Nicole Wu" w:date="2024-01-08T11:26:00Z">
              <w:rPr/>
            </w:rPrChange>
          </w:rPr>
          <w:delText>.</w:delText>
        </w:r>
      </w:del>
      <w:r w:rsidRPr="00801E49">
        <w:rPr>
          <w:rFonts w:ascii="Open Sans" w:hAnsi="Open Sans" w:cs="Open Sans"/>
          <w:rPrChange w:id="346" w:author="Nicole Wu" w:date="2024-01-08T11:26:00Z">
            <w:rPr/>
          </w:rPrChange>
        </w:rPr>
        <w:t xml:space="preserve"> </w:t>
      </w:r>
      <w:commentRangeEnd w:id="342"/>
      <w:r w:rsidRPr="00801E49">
        <w:rPr>
          <w:rFonts w:ascii="Open Sans" w:hAnsi="Open Sans" w:cs="Open Sans"/>
          <w:rPrChange w:id="347" w:author="Nicole Wu" w:date="2024-01-08T11:26:00Z">
            <w:rPr/>
          </w:rPrChange>
        </w:rPr>
        <w:commentReference w:id="342"/>
      </w:r>
      <w:ins w:id="348" w:author="Nicole Wu" w:date="2024-01-08T10:03:00Z">
        <w:r w:rsidR="00CA0D7E" w:rsidRPr="00801E49">
          <w:rPr>
            <w:rFonts w:ascii="Open Sans" w:hAnsi="Open Sans" w:cs="Open Sans" w:hint="eastAsia"/>
            <w:lang w:eastAsia="zh-TW"/>
            <w:rPrChange w:id="349" w:author="Nicole Wu" w:date="2024-01-08T11:26:00Z">
              <w:rPr>
                <w:rFonts w:hint="eastAsia"/>
                <w:lang w:eastAsia="zh-TW"/>
              </w:rPr>
            </w:rPrChange>
          </w:rPr>
          <w:t>a</w:t>
        </w:r>
      </w:ins>
      <w:del w:id="350" w:author="Nicole Wu" w:date="2024-01-08T10:03:00Z">
        <w:r w:rsidRPr="00801E49">
          <w:rPr>
            <w:rFonts w:ascii="Open Sans" w:hAnsi="Open Sans" w:cs="Open Sans"/>
            <w:rPrChange w:id="351" w:author="Nicole Wu" w:date="2024-01-08T11:26:00Z">
              <w:rPr/>
            </w:rPrChange>
          </w:rPr>
          <w:delText>A</w:delText>
        </w:r>
      </w:del>
      <w:r w:rsidRPr="00801E49">
        <w:rPr>
          <w:rFonts w:ascii="Open Sans" w:hAnsi="Open Sans" w:cs="Open Sans"/>
          <w:rPrChange w:id="352" w:author="Nicole Wu" w:date="2024-01-08T11:26:00Z">
            <w:rPr/>
          </w:rPrChange>
        </w:rPr>
        <w:t xml:space="preserve"> remote version of the Consolidated Approach for Reporting Food Insecurity (rCARI) was developed as an adaptation of the standard CARI methodology to report on food insecurity. The rCARI method differed from the standard CARI only in the economic vulnerability dimension. While the standard CARI used </w:t>
      </w:r>
      <w:del w:id="353" w:author="Nicole Wu" w:date="2024-01-08T10:03:00Z">
        <w:r w:rsidRPr="00801E49">
          <w:rPr>
            <w:rFonts w:ascii="Open Sans" w:hAnsi="Open Sans" w:cs="Open Sans"/>
            <w:rPrChange w:id="354" w:author="Nicole Wu" w:date="2024-01-08T11:26:00Z">
              <w:rPr/>
            </w:rPrChange>
          </w:rPr>
          <w:delText>FES</w:delText>
        </w:r>
        <w:r w:rsidR="007F451D" w:rsidRPr="00801E49">
          <w:rPr>
            <w:rFonts w:ascii="Open Sans" w:hAnsi="Open Sans" w:cs="Open Sans"/>
            <w:rPrChange w:id="355" w:author="Nicole Wu" w:date="2024-01-08T11:26:00Z">
              <w:rPr/>
            </w:rPrChange>
          </w:rPr>
          <w:delText xml:space="preserve"> (</w:delText>
        </w:r>
      </w:del>
      <w:ins w:id="356" w:author="Nicole Wu" w:date="2024-01-08T10:03:00Z">
        <w:r w:rsidR="003574FF" w:rsidRPr="00801E49">
          <w:rPr>
            <w:rFonts w:ascii="Open Sans" w:hAnsi="Open Sans" w:cs="Open Sans"/>
            <w:rPrChange w:id="357" w:author="Nicole Wu" w:date="2024-01-08T11:26:00Z">
              <w:rPr/>
            </w:rPrChange>
          </w:rPr>
          <w:t>F</w:t>
        </w:r>
      </w:ins>
      <w:del w:id="358" w:author="Nicole Wu" w:date="2024-01-08T10:03:00Z">
        <w:r w:rsidR="00736187" w:rsidRPr="00801E49" w:rsidDel="003574FF">
          <w:rPr>
            <w:rFonts w:ascii="Open Sans" w:hAnsi="Open Sans" w:cs="Open Sans"/>
            <w:rPrChange w:id="359" w:author="Nicole Wu" w:date="2024-01-08T11:26:00Z">
              <w:rPr/>
            </w:rPrChange>
          </w:rPr>
          <w:delText>f</w:delText>
        </w:r>
      </w:del>
      <w:r w:rsidR="00736187" w:rsidRPr="00801E49">
        <w:rPr>
          <w:rFonts w:ascii="Open Sans" w:hAnsi="Open Sans" w:cs="Open Sans"/>
          <w:rPrChange w:id="360" w:author="Nicole Wu" w:date="2024-01-08T11:26:00Z">
            <w:rPr/>
          </w:rPrChange>
        </w:rPr>
        <w:t xml:space="preserve">ood </w:t>
      </w:r>
      <w:ins w:id="361" w:author="Nicole Wu" w:date="2024-01-08T10:03:00Z">
        <w:r w:rsidR="003574FF" w:rsidRPr="00801E49">
          <w:rPr>
            <w:rFonts w:ascii="Open Sans" w:hAnsi="Open Sans" w:cs="Open Sans"/>
            <w:rPrChange w:id="362" w:author="Nicole Wu" w:date="2024-01-08T11:26:00Z">
              <w:rPr/>
            </w:rPrChange>
          </w:rPr>
          <w:t>E</w:t>
        </w:r>
      </w:ins>
      <w:del w:id="363" w:author="Nicole Wu" w:date="2024-01-08T10:03:00Z">
        <w:r w:rsidR="00736187" w:rsidRPr="00801E49" w:rsidDel="003574FF">
          <w:rPr>
            <w:rFonts w:ascii="Open Sans" w:hAnsi="Open Sans" w:cs="Open Sans"/>
            <w:rPrChange w:id="364" w:author="Nicole Wu" w:date="2024-01-08T11:26:00Z">
              <w:rPr/>
            </w:rPrChange>
          </w:rPr>
          <w:delText>e</w:delText>
        </w:r>
      </w:del>
      <w:r w:rsidR="00736187" w:rsidRPr="00801E49">
        <w:rPr>
          <w:rFonts w:ascii="Open Sans" w:hAnsi="Open Sans" w:cs="Open Sans"/>
          <w:rPrChange w:id="365" w:author="Nicole Wu" w:date="2024-01-08T11:26:00Z">
            <w:rPr/>
          </w:rPrChange>
        </w:rPr>
        <w:t>xpenditure</w:t>
      </w:r>
      <w:del w:id="366" w:author="Nicole Wu" w:date="2024-01-08T10:03:00Z">
        <w:r w:rsidR="00736187" w:rsidRPr="00801E49" w:rsidDel="003574FF">
          <w:rPr>
            <w:rFonts w:ascii="Open Sans" w:hAnsi="Open Sans" w:cs="Open Sans"/>
            <w:rPrChange w:id="367" w:author="Nicole Wu" w:date="2024-01-08T11:26:00Z">
              <w:rPr/>
            </w:rPrChange>
          </w:rPr>
          <w:delText xml:space="preserve"> s</w:delText>
        </w:r>
      </w:del>
      <w:ins w:id="368" w:author="Nicole Wu" w:date="2024-01-08T10:03:00Z">
        <w:r w:rsidR="003574FF" w:rsidRPr="00801E49">
          <w:rPr>
            <w:rFonts w:ascii="Open Sans" w:hAnsi="Open Sans" w:cs="Open Sans"/>
            <w:rPrChange w:id="369" w:author="Nicole Wu" w:date="2024-01-08T11:26:00Z">
              <w:rPr/>
            </w:rPrChange>
          </w:rPr>
          <w:t xml:space="preserve"> S</w:t>
        </w:r>
      </w:ins>
      <w:r w:rsidR="00736187" w:rsidRPr="00801E49">
        <w:rPr>
          <w:rFonts w:ascii="Open Sans" w:hAnsi="Open Sans" w:cs="Open Sans"/>
          <w:rPrChange w:id="370" w:author="Nicole Wu" w:date="2024-01-08T11:26:00Z">
            <w:rPr/>
          </w:rPrChange>
        </w:rPr>
        <w:t>hare</w:t>
      </w:r>
      <w:ins w:id="371" w:author="Nicole Wu" w:date="2024-01-08T10:03:00Z">
        <w:r w:rsidR="003574FF" w:rsidRPr="00801E49">
          <w:rPr>
            <w:rFonts w:ascii="Open Sans" w:hAnsi="Open Sans" w:cs="Open Sans"/>
            <w:rPrChange w:id="372" w:author="Nicole Wu" w:date="2024-01-08T11:26:00Z">
              <w:rPr/>
            </w:rPrChange>
          </w:rPr>
          <w:t xml:space="preserve"> (FES</w:t>
        </w:r>
      </w:ins>
      <w:r w:rsidR="00736187" w:rsidRPr="00801E49">
        <w:rPr>
          <w:rFonts w:ascii="Open Sans" w:hAnsi="Open Sans" w:cs="Open Sans"/>
          <w:rPrChange w:id="373" w:author="Nicole Wu" w:date="2024-01-08T11:26:00Z">
            <w:rPr/>
          </w:rPrChange>
        </w:rPr>
        <w:t>)</w:t>
      </w:r>
      <w:r w:rsidRPr="00801E49">
        <w:rPr>
          <w:rFonts w:ascii="Open Sans" w:hAnsi="Open Sans" w:cs="Open Sans"/>
          <w:rPrChange w:id="374" w:author="Nicole Wu" w:date="2024-01-08T11:26:00Z">
            <w:rPr/>
          </w:rPrChange>
        </w:rPr>
        <w:t xml:space="preserve"> or </w:t>
      </w:r>
      <w:del w:id="375" w:author="Nicole Wu" w:date="2024-01-08T10:08:00Z">
        <w:r w:rsidRPr="00801E49">
          <w:rPr>
            <w:rFonts w:ascii="Open Sans" w:hAnsi="Open Sans" w:cs="Open Sans"/>
            <w:rPrChange w:id="376" w:author="Nicole Wu" w:date="2024-01-08T11:26:00Z">
              <w:rPr/>
            </w:rPrChange>
          </w:rPr>
          <w:delText xml:space="preserve">ECMEN </w:delText>
        </w:r>
        <w:r w:rsidR="002403FD" w:rsidRPr="00801E49">
          <w:rPr>
            <w:rFonts w:ascii="Open Sans" w:hAnsi="Open Sans" w:cs="Open Sans"/>
            <w:rPrChange w:id="377" w:author="Nicole Wu" w:date="2024-01-08T11:26:00Z">
              <w:rPr/>
            </w:rPrChange>
          </w:rPr>
          <w:delText>(</w:delText>
        </w:r>
      </w:del>
      <w:ins w:id="378" w:author="Nicole Wu" w:date="2024-01-08T10:08:00Z">
        <w:r w:rsidR="007D66A7" w:rsidRPr="00801E49">
          <w:rPr>
            <w:rFonts w:ascii="Open Sans" w:hAnsi="Open Sans" w:cs="Open Sans"/>
            <w:rPrChange w:id="379" w:author="Nicole Wu" w:date="2024-01-08T11:26:00Z">
              <w:rPr/>
            </w:rPrChange>
          </w:rPr>
          <w:t>E</w:t>
        </w:r>
      </w:ins>
      <w:del w:id="380" w:author="Nicole Wu" w:date="2024-01-08T10:08:00Z">
        <w:r w:rsidR="002403FD" w:rsidRPr="00801E49" w:rsidDel="007D66A7">
          <w:rPr>
            <w:rFonts w:ascii="Open Sans" w:hAnsi="Open Sans" w:cs="Open Sans"/>
            <w:rPrChange w:id="381" w:author="Nicole Wu" w:date="2024-01-08T11:26:00Z">
              <w:rPr/>
            </w:rPrChange>
          </w:rPr>
          <w:delText>e</w:delText>
        </w:r>
      </w:del>
      <w:r w:rsidR="002403FD" w:rsidRPr="00801E49">
        <w:rPr>
          <w:rFonts w:ascii="Open Sans" w:hAnsi="Open Sans" w:cs="Open Sans"/>
          <w:rPrChange w:id="382" w:author="Nicole Wu" w:date="2024-01-08T11:26:00Z">
            <w:rPr/>
          </w:rPrChange>
        </w:rPr>
        <w:t xml:space="preserve">conomic </w:t>
      </w:r>
      <w:ins w:id="383" w:author="Nicole Wu" w:date="2024-01-08T10:08:00Z">
        <w:r w:rsidR="007D66A7" w:rsidRPr="00801E49">
          <w:rPr>
            <w:rFonts w:ascii="Open Sans" w:hAnsi="Open Sans" w:cs="Open Sans"/>
            <w:rPrChange w:id="384" w:author="Nicole Wu" w:date="2024-01-08T11:26:00Z">
              <w:rPr/>
            </w:rPrChange>
          </w:rPr>
          <w:t>C</w:t>
        </w:r>
      </w:ins>
      <w:del w:id="385" w:author="Nicole Wu" w:date="2024-01-08T10:08:00Z">
        <w:r w:rsidR="002403FD" w:rsidRPr="00801E49">
          <w:rPr>
            <w:rFonts w:ascii="Open Sans" w:hAnsi="Open Sans" w:cs="Open Sans"/>
            <w:rPrChange w:id="386" w:author="Nicole Wu" w:date="2024-01-08T11:26:00Z">
              <w:rPr/>
            </w:rPrChange>
          </w:rPr>
          <w:delText>c</w:delText>
        </w:r>
      </w:del>
      <w:r w:rsidR="002403FD" w:rsidRPr="00801E49">
        <w:rPr>
          <w:rFonts w:ascii="Open Sans" w:hAnsi="Open Sans" w:cs="Open Sans"/>
          <w:rPrChange w:id="387" w:author="Nicole Wu" w:date="2024-01-08T11:26:00Z">
            <w:rPr/>
          </w:rPrChange>
        </w:rPr>
        <w:t xml:space="preserve">apacity to </w:t>
      </w:r>
      <w:ins w:id="388" w:author="Nicole Wu" w:date="2024-01-08T10:08:00Z">
        <w:r w:rsidR="007D66A7" w:rsidRPr="00801E49">
          <w:rPr>
            <w:rFonts w:ascii="Open Sans" w:hAnsi="Open Sans" w:cs="Open Sans"/>
            <w:rPrChange w:id="389" w:author="Nicole Wu" w:date="2024-01-08T11:26:00Z">
              <w:rPr/>
            </w:rPrChange>
          </w:rPr>
          <w:t>M</w:t>
        </w:r>
      </w:ins>
      <w:del w:id="390" w:author="Nicole Wu" w:date="2024-01-08T10:08:00Z">
        <w:r w:rsidR="002403FD" w:rsidRPr="00801E49" w:rsidDel="007D66A7">
          <w:rPr>
            <w:rFonts w:ascii="Open Sans" w:hAnsi="Open Sans" w:cs="Open Sans"/>
            <w:rPrChange w:id="391" w:author="Nicole Wu" w:date="2024-01-08T11:26:00Z">
              <w:rPr/>
            </w:rPrChange>
          </w:rPr>
          <w:delText>m</w:delText>
        </w:r>
      </w:del>
      <w:r w:rsidR="002403FD" w:rsidRPr="00801E49">
        <w:rPr>
          <w:rFonts w:ascii="Open Sans" w:hAnsi="Open Sans" w:cs="Open Sans"/>
          <w:rPrChange w:id="392" w:author="Nicole Wu" w:date="2024-01-08T11:26:00Z">
            <w:rPr/>
          </w:rPrChange>
        </w:rPr>
        <w:t xml:space="preserve">eet </w:t>
      </w:r>
      <w:ins w:id="393" w:author="Nicole Wu" w:date="2024-01-08T10:08:00Z">
        <w:r w:rsidR="007D66A7" w:rsidRPr="00801E49">
          <w:rPr>
            <w:rFonts w:ascii="Open Sans" w:hAnsi="Open Sans" w:cs="Open Sans"/>
            <w:rPrChange w:id="394" w:author="Nicole Wu" w:date="2024-01-08T11:26:00Z">
              <w:rPr/>
            </w:rPrChange>
          </w:rPr>
          <w:t>E</w:t>
        </w:r>
      </w:ins>
      <w:del w:id="395" w:author="Nicole Wu" w:date="2024-01-08T10:08:00Z">
        <w:r w:rsidR="002403FD" w:rsidRPr="00801E49" w:rsidDel="007D66A7">
          <w:rPr>
            <w:rFonts w:ascii="Open Sans" w:hAnsi="Open Sans" w:cs="Open Sans"/>
            <w:rPrChange w:id="396" w:author="Nicole Wu" w:date="2024-01-08T11:26:00Z">
              <w:rPr/>
            </w:rPrChange>
          </w:rPr>
          <w:delText>e</w:delText>
        </w:r>
      </w:del>
      <w:r w:rsidR="002403FD" w:rsidRPr="00801E49">
        <w:rPr>
          <w:rFonts w:ascii="Open Sans" w:hAnsi="Open Sans" w:cs="Open Sans"/>
          <w:rPrChange w:id="397" w:author="Nicole Wu" w:date="2024-01-08T11:26:00Z">
            <w:rPr/>
          </w:rPrChange>
        </w:rPr>
        <w:t xml:space="preserve">ssential </w:t>
      </w:r>
      <w:ins w:id="398" w:author="Nicole Wu" w:date="2024-01-08T10:08:00Z">
        <w:r w:rsidR="007D66A7" w:rsidRPr="00801E49">
          <w:rPr>
            <w:rFonts w:ascii="Open Sans" w:hAnsi="Open Sans" w:cs="Open Sans"/>
            <w:rPrChange w:id="399" w:author="Nicole Wu" w:date="2024-01-08T11:26:00Z">
              <w:rPr/>
            </w:rPrChange>
          </w:rPr>
          <w:t>N</w:t>
        </w:r>
      </w:ins>
      <w:del w:id="400" w:author="Nicole Wu" w:date="2024-01-08T10:08:00Z">
        <w:r w:rsidR="00E65423" w:rsidRPr="00801E49" w:rsidDel="007D66A7">
          <w:rPr>
            <w:rFonts w:ascii="Open Sans" w:hAnsi="Open Sans" w:cs="Open Sans"/>
            <w:rPrChange w:id="401" w:author="Nicole Wu" w:date="2024-01-08T11:26:00Z">
              <w:rPr/>
            </w:rPrChange>
          </w:rPr>
          <w:delText>n</w:delText>
        </w:r>
      </w:del>
      <w:r w:rsidR="00E65423" w:rsidRPr="00801E49">
        <w:rPr>
          <w:rFonts w:ascii="Open Sans" w:hAnsi="Open Sans" w:cs="Open Sans"/>
          <w:rPrChange w:id="402" w:author="Nicole Wu" w:date="2024-01-08T11:26:00Z">
            <w:rPr/>
          </w:rPrChange>
        </w:rPr>
        <w:t>eeds</w:t>
      </w:r>
      <w:ins w:id="403" w:author="Nicole Wu" w:date="2024-01-08T10:08:00Z">
        <w:r w:rsidR="007D66A7" w:rsidRPr="00801E49">
          <w:rPr>
            <w:rFonts w:ascii="Open Sans" w:hAnsi="Open Sans" w:cs="Open Sans"/>
            <w:rPrChange w:id="404" w:author="Nicole Wu" w:date="2024-01-08T11:26:00Z">
              <w:rPr/>
            </w:rPrChange>
          </w:rPr>
          <w:t xml:space="preserve"> (ECMEN</w:t>
        </w:r>
      </w:ins>
      <w:r w:rsidR="00E65423" w:rsidRPr="00801E49">
        <w:rPr>
          <w:rFonts w:ascii="Open Sans" w:hAnsi="Open Sans" w:cs="Open Sans"/>
          <w:rPrChange w:id="405" w:author="Nicole Wu" w:date="2024-01-08T11:26:00Z">
            <w:rPr/>
          </w:rPrChange>
        </w:rPr>
        <w:t xml:space="preserve">) </w:t>
      </w:r>
      <w:r w:rsidRPr="00801E49">
        <w:rPr>
          <w:rFonts w:ascii="Open Sans" w:hAnsi="Open Sans" w:cs="Open Sans"/>
          <w:rPrChange w:id="406" w:author="Nicole Wu" w:date="2024-01-08T11:26:00Z">
            <w:rPr/>
          </w:rPrChange>
        </w:rPr>
        <w:t xml:space="preserve">as an economic vulnerability indicator, rCARI used the household’s income source and income change in place of FES because of the difficulty of collecting expenditure data over the phone. </w:t>
      </w:r>
      <w:del w:id="407" w:author="Mohamed SALEM" w:date="2023-12-15T22:25:00Z">
        <w:r w:rsidRPr="00801E49">
          <w:rPr>
            <w:rFonts w:ascii="Open Sans" w:hAnsi="Open Sans" w:cs="Open Sans"/>
            <w:rPrChange w:id="408" w:author="Nicole Wu" w:date="2024-01-08T11:26:00Z">
              <w:rPr/>
            </w:rPrChange>
          </w:rPr>
          <w:delText xml:space="preserve">Although </w:delText>
        </w:r>
      </w:del>
      <w:ins w:id="409" w:author="Nicole Wu" w:date="2024-01-08T10:09:00Z">
        <w:r w:rsidR="007D66A7" w:rsidRPr="00801E49">
          <w:rPr>
            <w:rFonts w:ascii="Open Sans" w:hAnsi="Open Sans" w:cs="Open Sans"/>
            <w:rPrChange w:id="410" w:author="Nicole Wu" w:date="2024-01-08T11:26:00Z">
              <w:rPr/>
            </w:rPrChange>
          </w:rPr>
          <w:t>T</w:t>
        </w:r>
      </w:ins>
      <w:del w:id="411" w:author="Nicole Wu" w:date="2024-01-08T10:09:00Z">
        <w:r w:rsidRPr="00801E49">
          <w:rPr>
            <w:rFonts w:ascii="Open Sans" w:hAnsi="Open Sans" w:cs="Open Sans"/>
            <w:rPrChange w:id="412" w:author="Nicole Wu" w:date="2024-01-08T11:26:00Z">
              <w:rPr/>
            </w:rPrChange>
          </w:rPr>
          <w:delText>t</w:delText>
        </w:r>
      </w:del>
      <w:r w:rsidRPr="00801E49">
        <w:rPr>
          <w:rFonts w:ascii="Open Sans" w:hAnsi="Open Sans" w:cs="Open Sans"/>
          <w:rPrChange w:id="413" w:author="Nicole Wu" w:date="2024-01-08T11:26:00Z">
            <w:rPr/>
          </w:rPrChange>
        </w:rPr>
        <w:t xml:space="preserve">he rCARI methodology </w:t>
      </w:r>
      <w:del w:id="414" w:author="Mohamed SALEM" w:date="2023-12-15T22:25:00Z">
        <w:r w:rsidRPr="00801E49">
          <w:rPr>
            <w:rFonts w:ascii="Open Sans" w:hAnsi="Open Sans" w:cs="Open Sans"/>
            <w:rPrChange w:id="415" w:author="Nicole Wu" w:date="2024-01-08T11:26:00Z">
              <w:rPr/>
            </w:rPrChange>
          </w:rPr>
          <w:delText xml:space="preserve">is gradually gaining acceptance in most WFP country offices, because of its ease of use, empirically, it </w:delText>
        </w:r>
      </w:del>
      <w:r w:rsidRPr="00801E49">
        <w:rPr>
          <w:rFonts w:ascii="Open Sans" w:hAnsi="Open Sans" w:cs="Open Sans"/>
          <w:rPrChange w:id="416" w:author="Nicole Wu" w:date="2024-01-08T11:26:00Z">
            <w:rPr/>
          </w:rPrChange>
        </w:rPr>
        <w:t>has not yet been validated against the standard CARI.</w:t>
      </w:r>
    </w:p>
    <w:p w14:paraId="106F3B41" w14:textId="38237E41" w:rsidR="00B92327" w:rsidRPr="00801E49" w:rsidRDefault="00332621">
      <w:pPr>
        <w:ind w:left="-5" w:right="446"/>
        <w:rPr>
          <w:rFonts w:ascii="Open Sans" w:hAnsi="Open Sans" w:cs="Open Sans"/>
          <w:rPrChange w:id="417" w:author="Nicole Wu" w:date="2024-01-08T11:26:00Z">
            <w:rPr/>
          </w:rPrChange>
        </w:rPr>
      </w:pPr>
      <w:r w:rsidRPr="00801E49">
        <w:rPr>
          <w:rFonts w:ascii="Open Sans" w:hAnsi="Open Sans" w:cs="Open Sans"/>
          <w:rPrChange w:id="418" w:author="Nicole Wu" w:date="2024-01-08T11:26:00Z">
            <w:rPr/>
          </w:rPrChange>
        </w:rPr>
        <w:t xml:space="preserve">Using a survey experiment methodology with stratified sample, this study aimed to evaluate and validate the rCARI </w:t>
      </w:r>
      <w:commentRangeStart w:id="419"/>
      <w:r w:rsidRPr="00801E49">
        <w:rPr>
          <w:rFonts w:ascii="Open Sans" w:hAnsi="Open Sans" w:cs="Open Sans"/>
          <w:rPrChange w:id="420" w:author="Nicole Wu" w:date="2024-01-08T11:26:00Z">
            <w:rPr/>
          </w:rPrChange>
        </w:rPr>
        <w:t xml:space="preserve">methodology </w:t>
      </w:r>
      <w:commentRangeEnd w:id="419"/>
      <w:r w:rsidR="00AE75FD" w:rsidRPr="00801E49">
        <w:rPr>
          <w:rStyle w:val="CommentReference"/>
          <w:rFonts w:ascii="Open Sans" w:hAnsi="Open Sans" w:cs="Open Sans"/>
          <w:rPrChange w:id="421" w:author="Nicole Wu" w:date="2024-01-08T11:26:00Z">
            <w:rPr>
              <w:rStyle w:val="CommentReference"/>
            </w:rPr>
          </w:rPrChange>
        </w:rPr>
        <w:commentReference w:id="419"/>
      </w:r>
      <w:r w:rsidRPr="00801E49">
        <w:rPr>
          <w:rFonts w:ascii="Open Sans" w:hAnsi="Open Sans" w:cs="Open Sans"/>
          <w:rPrChange w:id="422" w:author="Nicole Wu" w:date="2024-01-08T11:26:00Z">
            <w:rPr/>
          </w:rPrChange>
        </w:rPr>
        <w:t xml:space="preserve">of collecting and reporting on food security against the standard CARI methodology. </w:t>
      </w:r>
      <w:commentRangeStart w:id="423"/>
      <w:r w:rsidRPr="00801E49">
        <w:rPr>
          <w:rFonts w:ascii="Open Sans" w:hAnsi="Open Sans" w:cs="Open Sans"/>
          <w:rPrChange w:id="424" w:author="Nicole Wu" w:date="2024-01-08T11:26:00Z">
            <w:rPr/>
          </w:rPrChange>
        </w:rPr>
        <w:t xml:space="preserve">The sample frame for the study was the national population within which a random sample of </w:t>
      </w:r>
      <w:ins w:id="425" w:author="Alirah WEYORI" w:date="2023-12-19T11:01:00Z">
        <w:r w:rsidR="002D0938" w:rsidRPr="00801E49">
          <w:rPr>
            <w:rFonts w:ascii="Open Sans" w:hAnsi="Open Sans" w:cs="Open Sans"/>
            <w:rPrChange w:id="426" w:author="Nicole Wu" w:date="2024-01-08T11:26:00Z">
              <w:rPr/>
            </w:rPrChange>
          </w:rPr>
          <w:t xml:space="preserve">2500 </w:t>
        </w:r>
      </w:ins>
      <w:r w:rsidRPr="00801E49">
        <w:rPr>
          <w:rFonts w:ascii="Open Sans" w:hAnsi="Open Sans" w:cs="Open Sans"/>
          <w:rPrChange w:id="427" w:author="Nicole Wu" w:date="2024-01-08T11:26:00Z">
            <w:rPr/>
          </w:rPrChange>
        </w:rPr>
        <w:t>households were selected in 2 Prefectures</w:t>
      </w:r>
      <w:ins w:id="428" w:author="Alirah WEYORI" w:date="2023-12-19T11:02:00Z">
        <w:r w:rsidR="00875B15" w:rsidRPr="00801E49">
          <w:rPr>
            <w:rFonts w:ascii="Open Sans" w:hAnsi="Open Sans" w:cs="Open Sans"/>
            <w:rPrChange w:id="429" w:author="Nicole Wu" w:date="2024-01-08T11:26:00Z">
              <w:rPr/>
            </w:rPrChange>
          </w:rPr>
          <w:t xml:space="preserve"> across </w:t>
        </w:r>
        <w:r w:rsidR="002F2790" w:rsidRPr="00801E49">
          <w:rPr>
            <w:rFonts w:ascii="Open Sans" w:hAnsi="Open Sans" w:cs="Open Sans"/>
            <w:rPrChange w:id="430" w:author="Nicole Wu" w:date="2024-01-08T11:26:00Z">
              <w:rPr/>
            </w:rPrChange>
          </w:rPr>
          <w:t>25 villages</w:t>
        </w:r>
      </w:ins>
      <w:ins w:id="431" w:author="Alirah WEYORI" w:date="2023-12-19T11:03:00Z">
        <w:r w:rsidR="005D0A61" w:rsidRPr="00801E49">
          <w:rPr>
            <w:rFonts w:ascii="Open Sans" w:hAnsi="Open Sans" w:cs="Open Sans"/>
            <w:rPrChange w:id="432" w:author="Nicole Wu" w:date="2024-01-08T11:26:00Z">
              <w:rPr/>
            </w:rPrChange>
          </w:rPr>
          <w:t>-</w:t>
        </w:r>
        <w:r w:rsidR="00C001A4" w:rsidRPr="00801E49">
          <w:rPr>
            <w:rFonts w:ascii="Open Sans" w:hAnsi="Open Sans" w:cs="Open Sans"/>
            <w:rPrChange w:id="433" w:author="Nicole Wu" w:date="2024-01-08T11:26:00Z">
              <w:rPr/>
            </w:rPrChange>
          </w:rPr>
          <w:t>PSU</w:t>
        </w:r>
        <w:r w:rsidR="001D3423" w:rsidRPr="00801E49">
          <w:rPr>
            <w:rFonts w:ascii="Open Sans" w:hAnsi="Open Sans" w:cs="Open Sans"/>
            <w:rPrChange w:id="434" w:author="Nicole Wu" w:date="2024-01-08T11:26:00Z">
              <w:rPr/>
            </w:rPrChange>
          </w:rPr>
          <w:t>s</w:t>
        </w:r>
      </w:ins>
      <w:r w:rsidRPr="00801E49">
        <w:rPr>
          <w:rFonts w:ascii="Open Sans" w:hAnsi="Open Sans" w:cs="Open Sans"/>
          <w:rPrChange w:id="435" w:author="Nicole Wu" w:date="2024-01-08T11:26:00Z">
            <w:rPr/>
          </w:rPrChange>
        </w:rPr>
        <w:t xml:space="preserve"> (</w:t>
      </w:r>
      <w:ins w:id="436" w:author="Alirah WEYORI" w:date="2023-12-19T11:03:00Z">
        <w:r w:rsidR="00960C98" w:rsidRPr="00801E49">
          <w:rPr>
            <w:rFonts w:ascii="Open Sans" w:hAnsi="Open Sans" w:cs="Open Sans"/>
            <w:rPrChange w:id="437" w:author="Nicole Wu" w:date="2024-01-08T11:26:00Z">
              <w:rPr/>
            </w:rPrChange>
          </w:rPr>
          <w:t>m</w:t>
        </w:r>
      </w:ins>
      <w:ins w:id="438" w:author="Alirah WEYORI" w:date="2023-12-19T11:01:00Z">
        <w:r w:rsidR="00256491" w:rsidRPr="00801E49">
          <w:rPr>
            <w:rFonts w:ascii="Open Sans" w:hAnsi="Open Sans" w:cs="Open Sans"/>
            <w:rPrChange w:id="439" w:author="Nicole Wu" w:date="2024-01-08T11:26:00Z">
              <w:rPr/>
            </w:rPrChange>
          </w:rPr>
          <w:t>inimum of 100 hou</w:t>
        </w:r>
      </w:ins>
      <w:ins w:id="440" w:author="Alirah WEYORI" w:date="2023-12-19T11:02:00Z">
        <w:r w:rsidR="00010595" w:rsidRPr="00801E49">
          <w:rPr>
            <w:rFonts w:ascii="Open Sans" w:hAnsi="Open Sans" w:cs="Open Sans"/>
            <w:rPrChange w:id="441" w:author="Nicole Wu" w:date="2024-01-08T11:26:00Z">
              <w:rPr/>
            </w:rPrChange>
          </w:rPr>
          <w:t>se</w:t>
        </w:r>
        <w:r w:rsidR="004B2F0B" w:rsidRPr="00801E49">
          <w:rPr>
            <w:rFonts w:ascii="Open Sans" w:hAnsi="Open Sans" w:cs="Open Sans"/>
            <w:rPrChange w:id="442" w:author="Nicole Wu" w:date="2024-01-08T11:26:00Z">
              <w:rPr/>
            </w:rPrChange>
          </w:rPr>
          <w:t>holds per PSU</w:t>
        </w:r>
      </w:ins>
      <w:del w:id="443" w:author="Alirah WEYORI" w:date="2023-12-19T11:03:00Z">
        <w:r w:rsidRPr="00801E49" w:rsidDel="00960C98">
          <w:rPr>
            <w:rFonts w:ascii="Open Sans" w:hAnsi="Open Sans" w:cs="Open Sans"/>
            <w:rPrChange w:id="444" w:author="Nicole Wu" w:date="2024-01-08T11:26:00Z">
              <w:rPr/>
            </w:rPrChange>
          </w:rPr>
          <w:delText>25 villages-PSUs)</w:delText>
        </w:r>
      </w:del>
      <w:r w:rsidRPr="00801E49">
        <w:rPr>
          <w:rFonts w:ascii="Open Sans" w:hAnsi="Open Sans" w:cs="Open Sans"/>
          <w:rPrChange w:id="445" w:author="Nicole Wu" w:date="2024-01-08T11:26:00Z">
            <w:rPr/>
          </w:rPrChange>
        </w:rPr>
        <w:t xml:space="preserve"> and interviewed.</w:t>
      </w:r>
      <w:commentRangeEnd w:id="423"/>
      <w:r w:rsidR="00452211" w:rsidRPr="00801E49">
        <w:rPr>
          <w:rStyle w:val="CommentReference"/>
          <w:rFonts w:ascii="Open Sans" w:hAnsi="Open Sans" w:cs="Open Sans"/>
          <w:rPrChange w:id="446" w:author="Nicole Wu" w:date="2024-01-08T11:26:00Z">
            <w:rPr>
              <w:rStyle w:val="CommentReference"/>
            </w:rPr>
          </w:rPrChange>
        </w:rPr>
        <w:commentReference w:id="423"/>
      </w:r>
      <w:r w:rsidRPr="00801E49">
        <w:rPr>
          <w:rFonts w:ascii="Open Sans" w:hAnsi="Open Sans" w:cs="Open Sans"/>
          <w:rPrChange w:id="447" w:author="Nicole Wu" w:date="2024-01-08T11:26:00Z">
            <w:rPr/>
          </w:rPrChange>
        </w:rPr>
        <w:t xml:space="preserve"> Actual study respondents were randomly enlisted for the study through a random-walk method</w:t>
      </w:r>
      <w:del w:id="448" w:author="Nicole Wu" w:date="2024-01-08T10:33:00Z">
        <w:r w:rsidRPr="00801E49">
          <w:rPr>
            <w:rFonts w:ascii="Open Sans" w:hAnsi="Open Sans" w:cs="Open Sans"/>
            <w:rPrChange w:id="449" w:author="Nicole Wu" w:date="2024-01-08T11:26:00Z">
              <w:rPr/>
            </w:rPrChange>
          </w:rPr>
          <w:delText>ology</w:delText>
        </w:r>
      </w:del>
      <w:r w:rsidRPr="00801E49">
        <w:rPr>
          <w:rFonts w:ascii="Open Sans" w:hAnsi="Open Sans" w:cs="Open Sans"/>
          <w:rPrChange w:id="450" w:author="Nicole Wu" w:date="2024-01-08T11:26:00Z">
            <w:rPr/>
          </w:rPrChange>
        </w:rPr>
        <w:t xml:space="preserve"> in each village (ADMIN5). Listed households were then randomly assigned to one of two study groups, the Face-to-Face (F2F) group, which received standard CARI modules in a F2F interview and </w:t>
      </w:r>
      <w:ins w:id="451" w:author="Nicole Wu" w:date="2024-01-08T10:33:00Z">
        <w:r w:rsidR="00221BF1" w:rsidRPr="00801E49">
          <w:rPr>
            <w:rFonts w:ascii="Open Sans" w:hAnsi="Open Sans" w:cs="Open Sans"/>
            <w:rPrChange w:id="452" w:author="Nicole Wu" w:date="2024-01-08T11:26:00Z">
              <w:rPr/>
            </w:rPrChange>
          </w:rPr>
          <w:t xml:space="preserve">the </w:t>
        </w:r>
      </w:ins>
      <w:r w:rsidRPr="00801E49">
        <w:rPr>
          <w:rFonts w:ascii="Open Sans" w:hAnsi="Open Sans" w:cs="Open Sans"/>
          <w:rPrChange w:id="453" w:author="Nicole Wu" w:date="2024-01-08T11:26:00Z">
            <w:rPr/>
          </w:rPrChange>
        </w:rPr>
        <w:t xml:space="preserve">Remote group which </w:t>
      </w:r>
      <w:del w:id="454" w:author="Mohamed SALEM" w:date="2023-12-15T22:35:00Z">
        <w:r w:rsidRPr="00801E49">
          <w:rPr>
            <w:rFonts w:ascii="Open Sans" w:hAnsi="Open Sans" w:cs="Open Sans"/>
            <w:rPrChange w:id="455" w:author="Nicole Wu" w:date="2024-01-08T11:26:00Z">
              <w:rPr/>
            </w:rPrChange>
          </w:rPr>
          <w:delText xml:space="preserve">will </w:delText>
        </w:r>
      </w:del>
      <w:r w:rsidRPr="00801E49">
        <w:rPr>
          <w:rFonts w:ascii="Open Sans" w:hAnsi="Open Sans" w:cs="Open Sans"/>
          <w:rPrChange w:id="456" w:author="Nicole Wu" w:date="2024-01-08T11:26:00Z">
            <w:rPr/>
          </w:rPrChange>
        </w:rPr>
        <w:t>receive</w:t>
      </w:r>
      <w:ins w:id="457" w:author="Mohamed SALEM" w:date="2023-12-15T22:35:00Z">
        <w:r w:rsidR="00054EF4" w:rsidRPr="00801E49">
          <w:rPr>
            <w:rFonts w:ascii="Open Sans" w:hAnsi="Open Sans" w:cs="Open Sans"/>
            <w:rPrChange w:id="458" w:author="Nicole Wu" w:date="2024-01-08T11:26:00Z">
              <w:rPr/>
            </w:rPrChange>
          </w:rPr>
          <w:t>d</w:t>
        </w:r>
      </w:ins>
      <w:r w:rsidRPr="00801E49">
        <w:rPr>
          <w:rFonts w:ascii="Open Sans" w:hAnsi="Open Sans" w:cs="Open Sans"/>
          <w:rPrChange w:id="459" w:author="Nicole Wu" w:date="2024-01-08T11:26:00Z">
            <w:rPr/>
          </w:rPrChange>
        </w:rPr>
        <w:t xml:space="preserve"> </w:t>
      </w:r>
      <w:del w:id="460" w:author="Mohamed SALEM" w:date="2023-12-15T22:35:00Z">
        <w:r w:rsidRPr="00801E49">
          <w:rPr>
            <w:rFonts w:ascii="Open Sans" w:hAnsi="Open Sans" w:cs="Open Sans"/>
            <w:rPrChange w:id="461" w:author="Nicole Wu" w:date="2024-01-08T11:26:00Z">
              <w:rPr/>
            </w:rPrChange>
          </w:rPr>
          <w:delText>the</w:delText>
        </w:r>
      </w:del>
      <w:del w:id="462" w:author="Nicole Wu" w:date="2024-01-08T10:33:00Z">
        <w:r w:rsidRPr="00801E49">
          <w:rPr>
            <w:rFonts w:ascii="Open Sans" w:hAnsi="Open Sans" w:cs="Open Sans"/>
            <w:rPrChange w:id="463" w:author="Nicole Wu" w:date="2024-01-08T11:26:00Z">
              <w:rPr/>
            </w:rPrChange>
          </w:rPr>
          <w:delText xml:space="preserve"> </w:delText>
        </w:r>
      </w:del>
      <w:r w:rsidRPr="00801E49">
        <w:rPr>
          <w:rFonts w:ascii="Open Sans" w:hAnsi="Open Sans" w:cs="Open Sans"/>
          <w:rPrChange w:id="464" w:author="Nicole Wu" w:date="2024-01-08T11:26:00Z">
            <w:rPr/>
          </w:rPrChange>
        </w:rPr>
        <w:t>phone interview</w:t>
      </w:r>
      <w:ins w:id="465" w:author="Nicole Wu" w:date="2024-01-08T10:33:00Z">
        <w:r w:rsidR="00221BF1" w:rsidRPr="00801E49">
          <w:rPr>
            <w:rFonts w:ascii="Open Sans" w:hAnsi="Open Sans" w:cs="Open Sans"/>
            <w:rPrChange w:id="466" w:author="Nicole Wu" w:date="2024-01-08T11:26:00Z">
              <w:rPr/>
            </w:rPrChange>
          </w:rPr>
          <w:t>s</w:t>
        </w:r>
      </w:ins>
      <w:r w:rsidRPr="00801E49">
        <w:rPr>
          <w:rFonts w:ascii="Open Sans" w:hAnsi="Open Sans" w:cs="Open Sans"/>
          <w:rPrChange w:id="467" w:author="Nicole Wu" w:date="2024-01-08T11:26:00Z">
            <w:rPr/>
          </w:rPrChange>
        </w:rPr>
        <w:t xml:space="preserve"> </w:t>
      </w:r>
      <w:commentRangeStart w:id="468"/>
      <w:r w:rsidRPr="00801E49">
        <w:rPr>
          <w:rFonts w:ascii="Open Sans" w:hAnsi="Open Sans" w:cs="Open Sans"/>
          <w:rPrChange w:id="469" w:author="Nicole Wu" w:date="2024-01-08T11:26:00Z">
            <w:rPr/>
          </w:rPrChange>
        </w:rPr>
        <w:t xml:space="preserve">(rCARI). </w:t>
      </w:r>
      <w:commentRangeEnd w:id="468"/>
      <w:r w:rsidR="00BF68D1" w:rsidRPr="00801E49">
        <w:rPr>
          <w:rStyle w:val="CommentReference"/>
          <w:rFonts w:ascii="Open Sans" w:hAnsi="Open Sans" w:cs="Open Sans"/>
          <w:rPrChange w:id="470" w:author="Nicole Wu" w:date="2024-01-08T11:26:00Z">
            <w:rPr>
              <w:rStyle w:val="CommentReference"/>
            </w:rPr>
          </w:rPrChange>
        </w:rPr>
        <w:commentReference w:id="468"/>
      </w:r>
      <w:r w:rsidRPr="00801E49">
        <w:rPr>
          <w:rFonts w:ascii="Open Sans" w:hAnsi="Open Sans" w:cs="Open Sans"/>
          <w:rPrChange w:id="471" w:author="Nicole Wu" w:date="2024-01-08T11:26:00Z">
            <w:rPr/>
          </w:rPrChange>
        </w:rPr>
        <w:t xml:space="preserve">The study interviewed a total of 1,245 household all together (969 F2F and 276 Remote </w:t>
      </w:r>
      <w:del w:id="472" w:author="Nicole Wu" w:date="2024-01-08T10:34:00Z">
        <w:r w:rsidRPr="00801E49">
          <w:rPr>
            <w:rFonts w:ascii="Open Sans" w:hAnsi="Open Sans" w:cs="Open Sans"/>
            <w:rPrChange w:id="473" w:author="Nicole Wu" w:date="2024-01-08T11:26:00Z">
              <w:rPr/>
            </w:rPrChange>
          </w:rPr>
          <w:delText xml:space="preserve">interviews </w:delText>
        </w:r>
      </w:del>
      <w:r w:rsidRPr="00801E49">
        <w:rPr>
          <w:rFonts w:ascii="Open Sans" w:hAnsi="Open Sans" w:cs="Open Sans"/>
          <w:rPrChange w:id="474" w:author="Nicole Wu" w:date="2024-01-08T11:26:00Z">
            <w:rPr/>
          </w:rPrChange>
        </w:rPr>
        <w:t>respectively).</w:t>
      </w:r>
    </w:p>
    <w:p w14:paraId="1640F658" w14:textId="36D15B97" w:rsidR="00B92327" w:rsidRPr="00801E49" w:rsidRDefault="00332621">
      <w:pPr>
        <w:ind w:left="-5" w:right="446"/>
        <w:rPr>
          <w:rFonts w:ascii="Open Sans" w:hAnsi="Open Sans" w:cs="Open Sans"/>
          <w:rPrChange w:id="475" w:author="Nicole Wu" w:date="2024-01-08T11:26:00Z">
            <w:rPr/>
          </w:rPrChange>
        </w:rPr>
      </w:pPr>
      <w:r w:rsidRPr="00801E49">
        <w:rPr>
          <w:rFonts w:ascii="Open Sans" w:hAnsi="Open Sans" w:cs="Open Sans"/>
          <w:rPrChange w:id="476" w:author="Nicole Wu" w:date="2024-01-08T11:26:00Z">
            <w:rPr/>
          </w:rPrChange>
        </w:rPr>
        <w:t xml:space="preserve">This initial report is based on the analysis of data from the pilot study conducted in CAR and compares different versions of CARI computed using either </w:t>
      </w:r>
      <w:del w:id="477" w:author="Nicole Wu" w:date="2024-01-08T10:34:00Z">
        <w:r w:rsidRPr="00801E49">
          <w:rPr>
            <w:rFonts w:ascii="Open Sans" w:hAnsi="Open Sans" w:cs="Open Sans"/>
            <w:rPrChange w:id="478" w:author="Nicole Wu" w:date="2024-01-08T11:26:00Z">
              <w:rPr/>
            </w:rPrChange>
          </w:rPr>
          <w:delText xml:space="preserve">remote or </w:delText>
        </w:r>
      </w:del>
      <w:r w:rsidRPr="00801E49">
        <w:rPr>
          <w:rFonts w:ascii="Open Sans" w:hAnsi="Open Sans" w:cs="Open Sans"/>
          <w:rPrChange w:id="479" w:author="Nicole Wu" w:date="2024-01-08T11:26:00Z">
            <w:rPr/>
          </w:rPrChange>
        </w:rPr>
        <w:t>F2F</w:t>
      </w:r>
      <w:ins w:id="480" w:author="Nicole Wu" w:date="2024-01-08T10:35:00Z">
        <w:r w:rsidRPr="00801E49">
          <w:rPr>
            <w:rFonts w:ascii="Open Sans" w:hAnsi="Open Sans" w:cs="Open Sans"/>
            <w:rPrChange w:id="481" w:author="Nicole Wu" w:date="2024-01-08T11:26:00Z">
              <w:rPr/>
            </w:rPrChange>
          </w:rPr>
          <w:t xml:space="preserve"> </w:t>
        </w:r>
        <w:r w:rsidR="004C1885" w:rsidRPr="00801E49">
          <w:rPr>
            <w:rFonts w:ascii="Open Sans" w:hAnsi="Open Sans" w:cs="Open Sans"/>
            <w:rPrChange w:id="482" w:author="Nicole Wu" w:date="2024-01-08T11:26:00Z">
              <w:rPr/>
            </w:rPrChange>
          </w:rPr>
          <w:t>or remote</w:t>
        </w:r>
      </w:ins>
      <w:r w:rsidRPr="00801E49">
        <w:rPr>
          <w:rFonts w:ascii="Open Sans" w:hAnsi="Open Sans" w:cs="Open Sans"/>
          <w:rPrChange w:id="483" w:author="Nicole Wu" w:date="2024-01-08T11:26:00Z">
            <w:rPr/>
          </w:rPrChange>
        </w:rPr>
        <w:t xml:space="preserve"> modules. Three </w:t>
      </w:r>
      <w:del w:id="484" w:author="Nicole Wu" w:date="2024-01-08T10:35:00Z">
        <w:r w:rsidRPr="00801E49">
          <w:rPr>
            <w:rFonts w:ascii="Open Sans" w:hAnsi="Open Sans" w:cs="Open Sans"/>
            <w:rPrChange w:id="485" w:author="Nicole Wu" w:date="2024-01-08T11:26:00Z">
              <w:rPr/>
            </w:rPrChange>
          </w:rPr>
          <w:delText xml:space="preserve">CARI </w:delText>
        </w:r>
      </w:del>
      <w:r w:rsidRPr="00801E49">
        <w:rPr>
          <w:rFonts w:ascii="Open Sans" w:hAnsi="Open Sans" w:cs="Open Sans"/>
          <w:rPrChange w:id="486" w:author="Nicole Wu" w:date="2024-01-08T11:26:00Z">
            <w:rPr/>
          </w:rPrChange>
        </w:rPr>
        <w:t>version</w:t>
      </w:r>
      <w:ins w:id="487" w:author="Nicole Wu" w:date="2024-01-08T10:35:00Z">
        <w:r w:rsidR="000E4FB3" w:rsidRPr="00801E49">
          <w:rPr>
            <w:rFonts w:ascii="Open Sans" w:hAnsi="Open Sans" w:cs="Open Sans"/>
            <w:rPrChange w:id="488" w:author="Nicole Wu" w:date="2024-01-08T11:26:00Z">
              <w:rPr/>
            </w:rPrChange>
          </w:rPr>
          <w:t>s of CARI</w:t>
        </w:r>
      </w:ins>
      <w:r w:rsidRPr="00801E49">
        <w:rPr>
          <w:rFonts w:ascii="Open Sans" w:hAnsi="Open Sans" w:cs="Open Sans"/>
          <w:rPrChange w:id="489" w:author="Nicole Wu" w:date="2024-01-08T11:26:00Z">
            <w:rPr/>
          </w:rPrChange>
        </w:rPr>
        <w:t xml:space="preserve"> were calculated and compared with the standard CARI. These include: 1) CARI using FES from remote surveys, 2) CARI using income variable from F2F surveys, and 3) CARI using income sources and income change variable (the remote version of this indicator was implemented at the height of the Covid pandemic and thus for the purposes of this study will be referred to as standard rCARI).</w:t>
      </w:r>
    </w:p>
    <w:p w14:paraId="571C147E" w14:textId="40584F7D" w:rsidR="00B92327" w:rsidRPr="00801E49" w:rsidRDefault="1D7FB02D">
      <w:pPr>
        <w:ind w:left="-5" w:right="446"/>
        <w:rPr>
          <w:ins w:id="490" w:author="Matthieu TOCKERT" w:date="2023-12-04T08:59:00Z"/>
          <w:rFonts w:ascii="Open Sans" w:hAnsi="Open Sans" w:cs="Open Sans"/>
          <w:rPrChange w:id="491" w:author="Nicole Wu" w:date="2024-01-08T11:26:00Z">
            <w:rPr>
              <w:ins w:id="492" w:author="Matthieu TOCKERT" w:date="2023-12-04T08:59:00Z"/>
            </w:rPr>
          </w:rPrChange>
        </w:rPr>
      </w:pPr>
      <w:commentRangeStart w:id="493"/>
      <w:r w:rsidRPr="00801E49">
        <w:rPr>
          <w:rFonts w:ascii="Open Sans" w:hAnsi="Open Sans" w:cs="Open Sans"/>
          <w:rPrChange w:id="494" w:author="Nicole Wu" w:date="2024-01-08T11:26:00Z">
            <w:rPr/>
          </w:rPrChange>
        </w:rPr>
        <w:t xml:space="preserve">The results </w:t>
      </w:r>
      <w:commentRangeEnd w:id="493"/>
      <w:r w:rsidR="001C51D9" w:rsidRPr="00801E49">
        <w:rPr>
          <w:rStyle w:val="CommentReference"/>
          <w:rFonts w:ascii="Open Sans" w:hAnsi="Open Sans" w:cs="Open Sans"/>
          <w:rPrChange w:id="495" w:author="Nicole Wu" w:date="2024-01-08T11:26:00Z">
            <w:rPr>
              <w:rStyle w:val="CommentReference"/>
            </w:rPr>
          </w:rPrChange>
        </w:rPr>
        <w:commentReference w:id="493"/>
      </w:r>
      <w:del w:id="496" w:author="Mohamed SALEM" w:date="2023-12-15T22:36:00Z">
        <w:r w:rsidRPr="00801E49">
          <w:rPr>
            <w:rFonts w:ascii="Open Sans" w:hAnsi="Open Sans" w:cs="Open Sans"/>
            <w:rPrChange w:id="497" w:author="Nicole Wu" w:date="2024-01-08T11:26:00Z">
              <w:rPr/>
            </w:rPrChange>
          </w:rPr>
          <w:delText xml:space="preserve">though </w:delText>
        </w:r>
        <w:commentRangeStart w:id="498"/>
        <w:r w:rsidRPr="00801E49">
          <w:rPr>
            <w:rFonts w:ascii="Open Sans" w:hAnsi="Open Sans" w:cs="Open Sans"/>
            <w:rPrChange w:id="499" w:author="Nicole Wu" w:date="2024-01-08T11:26:00Z">
              <w:rPr/>
            </w:rPrChange>
          </w:rPr>
          <w:delText xml:space="preserve">preliminary </w:delText>
        </w:r>
      </w:del>
      <w:commentRangeEnd w:id="498"/>
      <w:r w:rsidR="00332621" w:rsidRPr="00801E49">
        <w:rPr>
          <w:rStyle w:val="CommentReference"/>
          <w:rFonts w:ascii="Open Sans" w:hAnsi="Open Sans" w:cs="Open Sans"/>
          <w:rPrChange w:id="500" w:author="Nicole Wu" w:date="2024-01-08T11:26:00Z">
            <w:rPr>
              <w:rStyle w:val="CommentReference"/>
            </w:rPr>
          </w:rPrChange>
        </w:rPr>
        <w:commentReference w:id="498"/>
      </w:r>
      <w:r w:rsidR="00332621" w:rsidRPr="00801E49">
        <w:rPr>
          <w:rFonts w:ascii="Open Sans" w:hAnsi="Open Sans" w:cs="Open Sans"/>
          <w:rPrChange w:id="501" w:author="Nicole Wu" w:date="2024-01-08T11:26:00Z">
            <w:rPr/>
          </w:rPrChange>
        </w:rPr>
        <w:t>show</w:t>
      </w:r>
      <w:ins w:id="502" w:author="Mohamed SALEM" w:date="2023-12-15T22:36:00Z">
        <w:del w:id="503" w:author="Nicole Wu" w:date="2024-01-08T10:09:00Z">
          <w:r w:rsidR="00452211" w:rsidRPr="00801E49">
            <w:rPr>
              <w:rFonts w:ascii="Open Sans" w:hAnsi="Open Sans" w:cs="Open Sans"/>
              <w:rPrChange w:id="504" w:author="Nicole Wu" w:date="2024-01-08T11:26:00Z">
                <w:rPr/>
              </w:rPrChange>
            </w:rPr>
            <w:delText>s</w:delText>
          </w:r>
        </w:del>
      </w:ins>
      <w:del w:id="505" w:author="Mohamed SALEM" w:date="2023-12-15T22:42:00Z">
        <w:r w:rsidRPr="00801E49">
          <w:rPr>
            <w:rFonts w:ascii="Open Sans" w:hAnsi="Open Sans" w:cs="Open Sans"/>
            <w:rPrChange w:id="506" w:author="Nicole Wu" w:date="2024-01-08T11:26:00Z">
              <w:rPr/>
            </w:rPrChange>
          </w:rPr>
          <w:delText xml:space="preserve"> some interesting findings</w:delText>
        </w:r>
      </w:del>
      <w:ins w:id="507" w:author="Nicole Wu" w:date="2024-01-08T10:09:00Z">
        <w:r w:rsidR="007D66A7" w:rsidRPr="00801E49">
          <w:rPr>
            <w:rFonts w:ascii="Open Sans" w:hAnsi="Open Sans" w:cs="Open Sans"/>
            <w:rPrChange w:id="508" w:author="Nicole Wu" w:date="2024-01-08T11:26:00Z">
              <w:rPr/>
            </w:rPrChange>
          </w:rPr>
          <w:t>:</w:t>
        </w:r>
      </w:ins>
      <w:del w:id="509" w:author="Nicole Wu" w:date="2024-01-08T10:09:00Z">
        <w:r w:rsidRPr="00801E49">
          <w:rPr>
            <w:rFonts w:ascii="Open Sans" w:hAnsi="Open Sans" w:cs="Open Sans"/>
            <w:rPrChange w:id="510" w:author="Nicole Wu" w:date="2024-01-08T11:26:00Z">
              <w:rPr/>
            </w:rPrChange>
          </w:rPr>
          <w:delText xml:space="preserve">. </w:delText>
        </w:r>
      </w:del>
    </w:p>
    <w:p w14:paraId="487A94CA" w14:textId="668886E9" w:rsidR="00B92327" w:rsidRPr="00801E49" w:rsidRDefault="1D7FB02D">
      <w:pPr>
        <w:pStyle w:val="ListParagraph"/>
        <w:numPr>
          <w:ilvl w:val="0"/>
          <w:numId w:val="1"/>
        </w:numPr>
        <w:ind w:right="446"/>
        <w:rPr>
          <w:ins w:id="511" w:author="Matthieu TOCKERT" w:date="2023-12-04T09:00:00Z"/>
          <w:rFonts w:ascii="Open Sans" w:hAnsi="Open Sans" w:cs="Open Sans"/>
          <w:color w:val="000000" w:themeColor="text1"/>
          <w:rPrChange w:id="512" w:author="Nicole Wu" w:date="2024-01-08T11:26:00Z">
            <w:rPr>
              <w:ins w:id="513" w:author="Matthieu TOCKERT" w:date="2023-12-04T09:00:00Z"/>
              <w:color w:val="000000" w:themeColor="text1"/>
            </w:rPr>
          </w:rPrChange>
        </w:rPr>
        <w:pPrChange w:id="514" w:author="Matthieu TOCKERT" w:date="2023-12-04T09:00:00Z">
          <w:pPr>
            <w:ind w:left="-5" w:right="446"/>
          </w:pPr>
        </w:pPrChange>
      </w:pPr>
      <w:r w:rsidRPr="00801E49">
        <w:rPr>
          <w:rFonts w:ascii="Open Sans" w:hAnsi="Open Sans" w:cs="Open Sans"/>
          <w:rPrChange w:id="515" w:author="Nicole Wu" w:date="2024-01-08T11:26:00Z">
            <w:rPr/>
          </w:rPrChange>
        </w:rPr>
        <w:t>Households without mobile phones (</w:t>
      </w:r>
      <w:commentRangeStart w:id="516"/>
      <w:r w:rsidRPr="00801E49">
        <w:rPr>
          <w:rFonts w:ascii="Open Sans" w:hAnsi="Open Sans" w:cs="Open Sans"/>
          <w:rPrChange w:id="517" w:author="Nicole Wu" w:date="2024-01-08T11:26:00Z">
            <w:rPr/>
          </w:rPrChange>
        </w:rPr>
        <w:t>usually excluded in mVAM surveys</w:t>
      </w:r>
      <w:commentRangeEnd w:id="516"/>
      <w:r w:rsidR="0069586D" w:rsidRPr="00801E49">
        <w:rPr>
          <w:rStyle w:val="CommentReference"/>
          <w:rFonts w:ascii="Open Sans" w:hAnsi="Open Sans" w:cs="Open Sans"/>
          <w:rPrChange w:id="518" w:author="Nicole Wu" w:date="2024-01-08T11:26:00Z">
            <w:rPr>
              <w:rStyle w:val="CommentReference"/>
            </w:rPr>
          </w:rPrChange>
        </w:rPr>
        <w:commentReference w:id="516"/>
      </w:r>
      <w:r w:rsidRPr="00801E49">
        <w:rPr>
          <w:rFonts w:ascii="Open Sans" w:hAnsi="Open Sans" w:cs="Open Sans"/>
          <w:rPrChange w:id="519" w:author="Nicole Wu" w:date="2024-01-08T11:26:00Z">
            <w:rPr/>
          </w:rPrChange>
        </w:rPr>
        <w:t xml:space="preserve">) are significantly more food insecure (up to 35% more </w:t>
      </w:r>
      <w:commentRangeStart w:id="520"/>
      <w:r w:rsidRPr="00801E49">
        <w:rPr>
          <w:rFonts w:ascii="Open Sans" w:hAnsi="Open Sans" w:cs="Open Sans"/>
          <w:rPrChange w:id="521" w:author="Nicole Wu" w:date="2024-01-08T11:26:00Z">
            <w:rPr/>
          </w:rPrChange>
        </w:rPr>
        <w:t>respondents</w:t>
      </w:r>
      <w:commentRangeEnd w:id="520"/>
      <w:r w:rsidR="008A61F4" w:rsidRPr="00801E49">
        <w:rPr>
          <w:rStyle w:val="CommentReference"/>
          <w:rFonts w:ascii="Open Sans" w:hAnsi="Open Sans" w:cs="Open Sans"/>
          <w:rPrChange w:id="522" w:author="Nicole Wu" w:date="2024-01-08T11:26:00Z">
            <w:rPr>
              <w:rStyle w:val="CommentReference"/>
            </w:rPr>
          </w:rPrChange>
        </w:rPr>
        <w:commentReference w:id="520"/>
      </w:r>
      <w:r w:rsidRPr="00801E49">
        <w:rPr>
          <w:rFonts w:ascii="Open Sans" w:hAnsi="Open Sans" w:cs="Open Sans"/>
          <w:rPrChange w:id="523" w:author="Nicole Wu" w:date="2024-01-08T11:26:00Z">
            <w:rPr/>
          </w:rPrChange>
        </w:rPr>
        <w:t xml:space="preserve">) regardless of the CARI calculation methodology used. </w:t>
      </w:r>
    </w:p>
    <w:p w14:paraId="1BD3CAA3" w14:textId="04EC5513" w:rsidR="00B92327" w:rsidRPr="00801E49" w:rsidRDefault="1D7FB02D">
      <w:pPr>
        <w:pStyle w:val="ListParagraph"/>
        <w:numPr>
          <w:ilvl w:val="0"/>
          <w:numId w:val="1"/>
        </w:numPr>
        <w:ind w:right="446"/>
        <w:rPr>
          <w:ins w:id="524" w:author="Matthieu TOCKERT" w:date="2023-12-04T09:00:00Z"/>
          <w:rFonts w:ascii="Open Sans" w:hAnsi="Open Sans" w:cs="Open Sans"/>
          <w:color w:val="000000" w:themeColor="text1"/>
          <w:rPrChange w:id="525" w:author="Nicole Wu" w:date="2024-01-08T11:26:00Z">
            <w:rPr>
              <w:ins w:id="526" w:author="Matthieu TOCKERT" w:date="2023-12-04T09:00:00Z"/>
              <w:color w:val="000000" w:themeColor="text1"/>
            </w:rPr>
          </w:rPrChange>
        </w:rPr>
        <w:pPrChange w:id="527" w:author="Matthieu TOCKERT" w:date="2023-12-04T09:00:00Z">
          <w:pPr>
            <w:ind w:left="-5" w:right="446"/>
          </w:pPr>
        </w:pPrChange>
      </w:pPr>
      <w:r w:rsidRPr="00801E49">
        <w:rPr>
          <w:rFonts w:ascii="Open Sans" w:hAnsi="Open Sans" w:cs="Open Sans"/>
          <w:rPrChange w:id="528" w:author="Nicole Wu" w:date="2024-01-08T11:26:00Z">
            <w:rPr/>
          </w:rPrChange>
        </w:rPr>
        <w:t xml:space="preserve">The </w:t>
      </w:r>
      <w:commentRangeStart w:id="529"/>
      <w:del w:id="530" w:author="Alirah WEYORI" w:date="2023-12-19T15:33:00Z">
        <w:r w:rsidRPr="00801E49">
          <w:rPr>
            <w:rFonts w:ascii="Open Sans" w:hAnsi="Open Sans" w:cs="Open Sans"/>
            <w:rPrChange w:id="531" w:author="Nicole Wu" w:date="2024-01-08T11:26:00Z">
              <w:rPr/>
            </w:rPrChange>
          </w:rPr>
          <w:delText xml:space="preserve">composite </w:delText>
        </w:r>
      </w:del>
      <w:ins w:id="532" w:author="Alirah WEYORI" w:date="2023-12-19T15:34:00Z">
        <w:r w:rsidR="00EA49A8" w:rsidRPr="00801E49">
          <w:rPr>
            <w:rFonts w:ascii="Open Sans" w:hAnsi="Open Sans" w:cs="Open Sans"/>
            <w:rPrChange w:id="533" w:author="Nicole Wu" w:date="2024-01-08T11:26:00Z">
              <w:rPr/>
            </w:rPrChange>
          </w:rPr>
          <w:t>aggrega</w:t>
        </w:r>
      </w:ins>
      <w:ins w:id="534" w:author="Nicole Wu" w:date="2024-01-08T10:21:00Z">
        <w:r w:rsidR="00A30D71" w:rsidRPr="00801E49">
          <w:rPr>
            <w:rFonts w:ascii="Open Sans" w:hAnsi="Open Sans" w:cs="Open Sans" w:hint="eastAsia"/>
            <w:lang w:eastAsia="zh-CN"/>
            <w:rPrChange w:id="535" w:author="Nicole Wu" w:date="2024-01-08T11:26:00Z">
              <w:rPr>
                <w:rFonts w:hint="eastAsia"/>
                <w:lang w:eastAsia="zh-CN"/>
              </w:rPr>
            </w:rPrChange>
          </w:rPr>
          <w:t>t</w:t>
        </w:r>
      </w:ins>
      <w:ins w:id="536" w:author="Alirah WEYORI" w:date="2023-12-19T15:34:00Z">
        <w:del w:id="537" w:author="Nicole Wu" w:date="2024-01-08T10:21:00Z">
          <w:r w:rsidR="00EA49A8" w:rsidRPr="00801E49" w:rsidDel="00A30D71">
            <w:rPr>
              <w:rFonts w:ascii="Open Sans" w:hAnsi="Open Sans" w:cs="Open Sans"/>
              <w:rPrChange w:id="538" w:author="Nicole Wu" w:date="2024-01-08T11:26:00Z">
                <w:rPr/>
              </w:rPrChange>
            </w:rPr>
            <w:delText>g</w:delText>
          </w:r>
        </w:del>
        <w:r w:rsidR="00EA49A8" w:rsidRPr="00801E49">
          <w:rPr>
            <w:rFonts w:ascii="Open Sans" w:hAnsi="Open Sans" w:cs="Open Sans"/>
            <w:rPrChange w:id="539" w:author="Nicole Wu" w:date="2024-01-08T11:26:00Z">
              <w:rPr/>
            </w:rPrChange>
          </w:rPr>
          <w:t>e</w:t>
        </w:r>
      </w:ins>
      <w:ins w:id="540" w:author="Alirah WEYORI" w:date="2023-12-19T15:33:00Z">
        <w:r w:rsidR="00A71328" w:rsidRPr="00801E49">
          <w:rPr>
            <w:rFonts w:ascii="Open Sans" w:hAnsi="Open Sans" w:cs="Open Sans"/>
            <w:rPrChange w:id="541" w:author="Nicole Wu" w:date="2024-01-08T11:26:00Z">
              <w:rPr/>
            </w:rPrChange>
          </w:rPr>
          <w:t xml:space="preserve"> </w:t>
        </w:r>
      </w:ins>
      <w:r w:rsidR="00332621" w:rsidRPr="00801E49">
        <w:rPr>
          <w:rFonts w:ascii="Open Sans" w:hAnsi="Open Sans" w:cs="Open Sans"/>
          <w:rPrChange w:id="542" w:author="Nicole Wu" w:date="2024-01-08T11:26:00Z">
            <w:rPr/>
          </w:rPrChange>
        </w:rPr>
        <w:t>CAR</w:t>
      </w:r>
      <w:commentRangeEnd w:id="529"/>
      <w:r w:rsidR="003D0FC3" w:rsidRPr="00801E49">
        <w:rPr>
          <w:rStyle w:val="CommentReference"/>
          <w:rFonts w:ascii="Open Sans" w:hAnsi="Open Sans" w:cs="Open Sans"/>
          <w:rPrChange w:id="543" w:author="Nicole Wu" w:date="2024-01-08T11:26:00Z">
            <w:rPr>
              <w:rStyle w:val="CommentReference"/>
            </w:rPr>
          </w:rPrChange>
        </w:rPr>
        <w:commentReference w:id="529"/>
      </w:r>
      <w:r w:rsidR="00332621" w:rsidRPr="00801E49">
        <w:rPr>
          <w:rFonts w:ascii="Open Sans" w:hAnsi="Open Sans" w:cs="Open Sans"/>
          <w:rPrChange w:id="544" w:author="Nicole Wu" w:date="2024-01-08T11:26:00Z">
            <w:rPr/>
          </w:rPrChange>
        </w:rPr>
        <w:t>I</w:t>
      </w:r>
      <w:r w:rsidRPr="00801E49">
        <w:rPr>
          <w:rFonts w:ascii="Open Sans" w:hAnsi="Open Sans" w:cs="Open Sans"/>
          <w:rPrChange w:id="545" w:author="Nicole Wu" w:date="2024-01-08T11:26:00Z">
            <w:rPr/>
          </w:rPrChange>
        </w:rPr>
        <w:t xml:space="preserve"> </w:t>
      </w:r>
      <w:del w:id="546" w:author="Nicole Wu" w:date="2024-01-08T10:39:00Z">
        <w:r w:rsidRPr="00801E49">
          <w:rPr>
            <w:rFonts w:ascii="Open Sans" w:hAnsi="Open Sans" w:cs="Open Sans"/>
            <w:rPrChange w:id="547" w:author="Nicole Wu" w:date="2024-01-08T11:26:00Z">
              <w:rPr/>
            </w:rPrChange>
          </w:rPr>
          <w:delText>results</w:delText>
        </w:r>
      </w:del>
      <w:ins w:id="548" w:author="Nicole Wu" w:date="2024-01-08T10:39:00Z">
        <w:r w:rsidR="003400E3" w:rsidRPr="00801E49">
          <w:rPr>
            <w:rFonts w:ascii="Open Sans" w:hAnsi="Open Sans" w:cs="Open Sans"/>
            <w:rPrChange w:id="549" w:author="Nicole Wu" w:date="2024-01-08T11:26:00Z">
              <w:rPr/>
            </w:rPrChange>
          </w:rPr>
          <w:t>result</w:t>
        </w:r>
      </w:ins>
      <w:r w:rsidRPr="00801E49">
        <w:rPr>
          <w:rFonts w:ascii="Open Sans" w:hAnsi="Open Sans" w:cs="Open Sans"/>
          <w:rPrChange w:id="550" w:author="Nicole Wu" w:date="2024-01-08T11:26:00Z">
            <w:rPr/>
          </w:rPrChange>
        </w:rPr>
        <w:t xml:space="preserve"> show</w:t>
      </w:r>
      <w:ins w:id="551" w:author="Nicole Wu" w:date="2024-01-08T10:39:00Z">
        <w:r w:rsidR="003400E3" w:rsidRPr="00801E49">
          <w:rPr>
            <w:rFonts w:ascii="Open Sans" w:hAnsi="Open Sans" w:cs="Open Sans"/>
            <w:rPrChange w:id="552" w:author="Nicole Wu" w:date="2024-01-08T11:26:00Z">
              <w:rPr/>
            </w:rPrChange>
          </w:rPr>
          <w:t>s</w:t>
        </w:r>
      </w:ins>
      <w:r w:rsidRPr="00801E49">
        <w:rPr>
          <w:rFonts w:ascii="Open Sans" w:hAnsi="Open Sans" w:cs="Open Sans"/>
          <w:rPrChange w:id="553" w:author="Nicole Wu" w:date="2024-01-08T11:26:00Z">
            <w:rPr/>
          </w:rPrChange>
        </w:rPr>
        <w:t xml:space="preserve"> that, replacing the income source </w:t>
      </w:r>
      <w:ins w:id="554" w:author="Nicole Wu" w:date="2024-01-08T11:01:00Z">
        <w:r w:rsidR="00692E42" w:rsidRPr="00801E49">
          <w:rPr>
            <w:rFonts w:ascii="Open Sans" w:hAnsi="Open Sans" w:cs="Open Sans"/>
            <w:rPrChange w:id="555" w:author="Nicole Wu" w:date="2024-01-08T11:08:00Z">
              <w:rPr/>
            </w:rPrChange>
          </w:rPr>
          <w:t>and</w:t>
        </w:r>
      </w:ins>
      <w:del w:id="556" w:author="Nicole Wu" w:date="2024-01-08T11:01:00Z">
        <w:r w:rsidRPr="00801E49">
          <w:rPr>
            <w:rFonts w:ascii="Open Sans" w:hAnsi="Open Sans" w:cs="Open Sans"/>
            <w:rPrChange w:id="557" w:author="Nicole Wu" w:date="2024-01-08T11:26:00Z">
              <w:rPr/>
            </w:rPrChange>
          </w:rPr>
          <w:delText>&amp;</w:delText>
        </w:r>
      </w:del>
      <w:r w:rsidRPr="00801E49">
        <w:rPr>
          <w:rFonts w:ascii="Open Sans" w:hAnsi="Open Sans" w:cs="Open Sans"/>
          <w:rPrChange w:id="558" w:author="Nicole Wu" w:date="2024-01-08T11:26:00Z">
            <w:rPr/>
          </w:rPrChange>
        </w:rPr>
        <w:t xml:space="preserve"> income change indicator with FES significantly underestimates food insecurity. </w:t>
      </w:r>
    </w:p>
    <w:p w14:paraId="55375D9E" w14:textId="77D64222" w:rsidR="00B92327" w:rsidRPr="00801E49" w:rsidRDefault="1D7FB02D">
      <w:pPr>
        <w:pStyle w:val="ListParagraph"/>
        <w:numPr>
          <w:ilvl w:val="0"/>
          <w:numId w:val="1"/>
        </w:numPr>
        <w:ind w:right="446"/>
        <w:rPr>
          <w:rFonts w:ascii="Open Sans" w:hAnsi="Open Sans" w:cs="Open Sans"/>
          <w:color w:val="000000" w:themeColor="text1"/>
          <w:rPrChange w:id="559" w:author="Nicole Wu" w:date="2024-01-08T11:26:00Z">
            <w:rPr>
              <w:color w:val="000000" w:themeColor="text1"/>
            </w:rPr>
          </w:rPrChange>
        </w:rPr>
        <w:pPrChange w:id="560" w:author="Matthieu TOCKERT" w:date="2023-12-04T09:00:00Z">
          <w:pPr>
            <w:ind w:left="-5" w:right="446"/>
          </w:pPr>
        </w:pPrChange>
      </w:pPr>
      <w:r w:rsidRPr="00801E49">
        <w:rPr>
          <w:rFonts w:ascii="Open Sans" w:hAnsi="Open Sans" w:cs="Open Sans"/>
          <w:rPrChange w:id="561" w:author="Nicole Wu" w:date="2024-01-08T11:26:00Z">
            <w:rPr/>
          </w:rPrChange>
        </w:rPr>
        <w:t>Households, generally tend to report better food consumption and worse coping over the phone than they report in F2F.</w:t>
      </w:r>
    </w:p>
    <w:p w14:paraId="3867D4D4" w14:textId="77777777" w:rsidR="00E73367" w:rsidRPr="00801E49" w:rsidRDefault="00E73367">
      <w:pPr>
        <w:spacing w:after="160" w:line="259" w:lineRule="auto"/>
        <w:ind w:left="0" w:right="0" w:firstLine="0"/>
        <w:jc w:val="left"/>
        <w:rPr>
          <w:ins w:id="562" w:author="Mohamed SALEM" w:date="2024-01-05T06:45:00Z"/>
          <w:rFonts w:ascii="Open Sans" w:hAnsi="Open Sans" w:cs="Open Sans"/>
          <w:b/>
          <w:sz w:val="29"/>
          <w:lang w:val="en-US" w:eastAsia="zh-CN"/>
          <w:rPrChange w:id="563" w:author="Nicole Wu" w:date="2024-01-08T11:26:00Z">
            <w:rPr>
              <w:ins w:id="564" w:author="Mohamed SALEM" w:date="2024-01-05T06:45:00Z"/>
              <w:b/>
              <w:sz w:val="29"/>
            </w:rPr>
          </w:rPrChange>
        </w:rPr>
      </w:pPr>
      <w:bookmarkStart w:id="565" w:name="_Toc135971"/>
      <w:ins w:id="566" w:author="Mohamed SALEM" w:date="2024-01-05T06:45:00Z">
        <w:r w:rsidRPr="00801E49">
          <w:rPr>
            <w:rFonts w:ascii="Open Sans" w:hAnsi="Open Sans" w:cs="Open Sans"/>
            <w:rPrChange w:id="567" w:author="Nicole Wu" w:date="2024-01-08T11:26:00Z">
              <w:rPr/>
            </w:rPrChange>
          </w:rPr>
          <w:br w:type="page"/>
        </w:r>
      </w:ins>
    </w:p>
    <w:p w14:paraId="480F5376" w14:textId="3C3AD771" w:rsidR="00B92327" w:rsidRPr="00801E49" w:rsidRDefault="00332621">
      <w:pPr>
        <w:pStyle w:val="Heading1"/>
        <w:ind w:left="469" w:hanging="484"/>
        <w:rPr>
          <w:rFonts w:ascii="Open Sans" w:hAnsi="Open Sans" w:cs="Open Sans"/>
          <w:rPrChange w:id="568" w:author="Nicole Wu" w:date="2024-01-08T11:26:00Z">
            <w:rPr/>
          </w:rPrChange>
        </w:rPr>
      </w:pPr>
      <w:r w:rsidRPr="00801E49">
        <w:rPr>
          <w:rFonts w:ascii="Open Sans" w:hAnsi="Open Sans" w:cs="Open Sans"/>
          <w:rPrChange w:id="569" w:author="Nicole Wu" w:date="2024-01-08T11:26:00Z">
            <w:rPr/>
          </w:rPrChange>
        </w:rPr>
        <w:t>Introduction</w:t>
      </w:r>
      <w:bookmarkEnd w:id="565"/>
    </w:p>
    <w:p w14:paraId="1DF6756B" w14:textId="30129C85" w:rsidR="00F96E3D" w:rsidRPr="00801E49" w:rsidRDefault="00F96E3D">
      <w:pPr>
        <w:ind w:left="-5" w:right="446"/>
        <w:rPr>
          <w:ins w:id="570" w:author="Alirah WEYORI" w:date="2023-12-19T14:31:00Z"/>
          <w:rFonts w:ascii="Open Sans" w:hAnsi="Open Sans" w:cs="Open Sans"/>
          <w:rPrChange w:id="571" w:author="Mohamed SALEM" w:date="2024-01-05T06:44:00Z">
            <w:rPr>
              <w:ins w:id="572" w:author="Alirah WEYORI" w:date="2023-12-19T14:31:00Z"/>
              <w:rFonts w:ascii="Arial" w:hAnsi="Arial" w:cs="Arial"/>
              <w:sz w:val="24"/>
            </w:rPr>
          </w:rPrChange>
        </w:rPr>
        <w:pPrChange w:id="573" w:author="Mohamed SALEM" w:date="2024-01-05T06:44:00Z">
          <w:pPr>
            <w:spacing w:line="276" w:lineRule="auto"/>
          </w:pPr>
        </w:pPrChange>
      </w:pPr>
      <w:ins w:id="574" w:author="Alirah WEYORI" w:date="2023-12-19T14:31:00Z">
        <w:r w:rsidRPr="00801E49">
          <w:rPr>
            <w:rFonts w:ascii="Open Sans" w:hAnsi="Open Sans" w:cs="Open Sans"/>
            <w:rPrChange w:id="575" w:author="Mohamed SALEM" w:date="2024-01-05T06:44:00Z">
              <w:rPr>
                <w:rFonts w:ascii="Arial" w:hAnsi="Arial" w:cs="Arial"/>
                <w:sz w:val="24"/>
              </w:rPr>
            </w:rPrChange>
          </w:rPr>
          <w:t>Food security assessment and reporting are at the core of WFP’s mandate of addressing hunger and food insecurity. Developing methodologies to accurately measure and interpret food insecurity especially in emergencies where physical access is restricted is of great importance for WFP and many stakeholders. Over time, different methodologies</w:t>
        </w:r>
        <w:r w:rsidRPr="00801E49">
          <w:rPr>
            <w:rFonts w:ascii="Open Sans" w:hAnsi="Open Sans" w:cs="Open Sans"/>
            <w:rPrChange w:id="576" w:author="Mohamed SALEM" w:date="2024-01-05T06:44:00Z">
              <w:rPr>
                <w:rStyle w:val="FootnoteReference"/>
                <w:rFonts w:ascii="Arial" w:hAnsi="Arial" w:cs="Arial"/>
                <w:sz w:val="24"/>
              </w:rPr>
            </w:rPrChange>
          </w:rPr>
          <w:footnoteReference w:id="2"/>
        </w:r>
        <w:r w:rsidRPr="00801E49">
          <w:rPr>
            <w:rFonts w:ascii="Open Sans" w:hAnsi="Open Sans" w:cs="Open Sans"/>
            <w:rPrChange w:id="583" w:author="Mohamed SALEM" w:date="2024-01-05T06:44:00Z">
              <w:rPr>
                <w:rFonts w:ascii="Arial" w:hAnsi="Arial" w:cs="Arial"/>
                <w:sz w:val="24"/>
              </w:rPr>
            </w:rPrChange>
          </w:rPr>
          <w:t xml:space="preserve"> have been developed and used to assess and report global food insecurity each differing in its scope, and purpose. A commonality that cuts across all methods is the use of primary household data collected in face-to-face interviews/surveys. However, in recent times particularly with the outbreak of the </w:t>
        </w:r>
      </w:ins>
      <w:ins w:id="584" w:author="Nicole Wu" w:date="2024-01-08T12:04:00Z">
        <w:r w:rsidR="00EE0DF5">
          <w:rPr>
            <w:rFonts w:ascii="Open Sans" w:hAnsi="Open Sans" w:cs="Open Sans"/>
          </w:rPr>
          <w:t>COVID</w:t>
        </w:r>
      </w:ins>
      <w:ins w:id="585" w:author="Alirah WEYORI" w:date="2023-12-19T14:31:00Z">
        <w:del w:id="586" w:author="Nicole Wu" w:date="2024-01-08T12:04:00Z">
          <w:r w:rsidRPr="00801E49">
            <w:rPr>
              <w:rFonts w:ascii="Open Sans" w:hAnsi="Open Sans" w:cs="Open Sans"/>
              <w:rPrChange w:id="587" w:author="Mohamed SALEM" w:date="2024-01-05T06:44:00Z">
                <w:rPr>
                  <w:rFonts w:ascii="Arial" w:hAnsi="Arial" w:cs="Arial"/>
                  <w:sz w:val="24"/>
                </w:rPr>
              </w:rPrChange>
            </w:rPr>
            <w:delText>Covid</w:delText>
          </w:r>
        </w:del>
        <w:r w:rsidRPr="00801E49">
          <w:rPr>
            <w:rFonts w:ascii="Open Sans" w:hAnsi="Open Sans" w:cs="Open Sans"/>
            <w:rPrChange w:id="588" w:author="Mohamed SALEM" w:date="2024-01-05T06:44:00Z">
              <w:rPr>
                <w:rFonts w:ascii="Arial" w:hAnsi="Arial" w:cs="Arial"/>
                <w:sz w:val="24"/>
              </w:rPr>
            </w:rPrChange>
          </w:rPr>
          <w:t xml:space="preserve">-19 pandemic and attendant restrictions on movement and physical, data collection through conventional face-to-face method has been adversely affected. This has greatly affected the ability to assess food security needs </w:t>
        </w:r>
      </w:ins>
      <w:ins w:id="589" w:author="Alirah WEYORI" w:date="2023-12-19T14:34:00Z">
        <w:r w:rsidR="006F38B5" w:rsidRPr="00801E49">
          <w:rPr>
            <w:rFonts w:ascii="Open Sans" w:hAnsi="Open Sans" w:cs="Open Sans"/>
            <w:rPrChange w:id="590" w:author="Mohamed SALEM" w:date="2024-01-05T06:44:00Z">
              <w:rPr>
                <w:rFonts w:ascii="Arial" w:hAnsi="Arial" w:cs="Arial"/>
                <w:sz w:val="24"/>
              </w:rPr>
            </w:rPrChange>
          </w:rPr>
          <w:t xml:space="preserve">because </w:t>
        </w:r>
      </w:ins>
      <w:ins w:id="591" w:author="Alirah WEYORI" w:date="2023-12-19T15:23:00Z">
        <w:r w:rsidR="005A7CE1" w:rsidRPr="00801E49">
          <w:rPr>
            <w:rFonts w:ascii="Open Sans" w:hAnsi="Open Sans" w:cs="Open Sans"/>
            <w:rPrChange w:id="592" w:author="Mohamed SALEM" w:date="2024-01-05T06:44:00Z">
              <w:rPr>
                <w:rFonts w:ascii="Arial" w:hAnsi="Arial" w:cs="Arial"/>
                <w:sz w:val="24"/>
              </w:rPr>
            </w:rPrChange>
          </w:rPr>
          <w:t xml:space="preserve">of the </w:t>
        </w:r>
      </w:ins>
      <w:ins w:id="593" w:author="Alirah WEYORI" w:date="2023-12-19T14:31:00Z">
        <w:r w:rsidRPr="00801E49">
          <w:rPr>
            <w:rFonts w:ascii="Open Sans" w:hAnsi="Open Sans" w:cs="Open Sans"/>
            <w:rPrChange w:id="594" w:author="Mohamed SALEM" w:date="2024-01-05T06:44:00Z">
              <w:rPr>
                <w:rFonts w:ascii="Arial" w:hAnsi="Arial" w:cs="Arial"/>
                <w:sz w:val="24"/>
              </w:rPr>
            </w:rPrChange>
          </w:rPr>
          <w:t>data</w:t>
        </w:r>
      </w:ins>
      <w:ins w:id="595" w:author="Alirah WEYORI" w:date="2023-12-19T14:35:00Z">
        <w:r w:rsidR="006F38B5" w:rsidRPr="00801E49">
          <w:rPr>
            <w:rFonts w:ascii="Open Sans" w:hAnsi="Open Sans" w:cs="Open Sans"/>
            <w:rPrChange w:id="596" w:author="Mohamed SALEM" w:date="2024-01-05T06:44:00Z">
              <w:rPr>
                <w:rFonts w:ascii="Arial" w:hAnsi="Arial" w:cs="Arial"/>
                <w:sz w:val="24"/>
              </w:rPr>
            </w:rPrChange>
          </w:rPr>
          <w:t xml:space="preserve"> gap</w:t>
        </w:r>
      </w:ins>
      <w:ins w:id="597" w:author="Alirah WEYORI" w:date="2023-12-19T15:23:00Z">
        <w:r w:rsidR="005A7CE1" w:rsidRPr="00801E49">
          <w:rPr>
            <w:rFonts w:ascii="Open Sans" w:hAnsi="Open Sans" w:cs="Open Sans"/>
            <w:rPrChange w:id="598" w:author="Mohamed SALEM" w:date="2024-01-05T06:44:00Z">
              <w:rPr>
                <w:rFonts w:ascii="Arial" w:hAnsi="Arial" w:cs="Arial"/>
                <w:sz w:val="24"/>
              </w:rPr>
            </w:rPrChange>
          </w:rPr>
          <w:t xml:space="preserve"> created</w:t>
        </w:r>
      </w:ins>
      <w:ins w:id="599" w:author="Alirah WEYORI" w:date="2023-12-19T14:31:00Z">
        <w:r w:rsidRPr="00801E49">
          <w:rPr>
            <w:rFonts w:ascii="Open Sans" w:hAnsi="Open Sans" w:cs="Open Sans"/>
            <w:rPrChange w:id="600" w:author="Mohamed SALEM" w:date="2024-01-05T06:44:00Z">
              <w:rPr>
                <w:rFonts w:ascii="Arial" w:hAnsi="Arial" w:cs="Arial"/>
                <w:sz w:val="24"/>
              </w:rPr>
            </w:rPrChange>
          </w:rPr>
          <w:t>.</w:t>
        </w:r>
        <w:del w:id="601" w:author="Nicole Wu" w:date="2024-01-08T12:04:00Z">
          <w:r w:rsidRPr="00801E49">
            <w:rPr>
              <w:rFonts w:ascii="Open Sans" w:hAnsi="Open Sans" w:cs="Open Sans"/>
              <w:rPrChange w:id="602" w:author="Mohamed SALEM" w:date="2024-01-05T06:44:00Z">
                <w:rPr>
                  <w:rFonts w:ascii="Arial" w:hAnsi="Arial" w:cs="Arial"/>
                  <w:sz w:val="24"/>
                </w:rPr>
              </w:rPrChange>
            </w:rPr>
            <w:delText xml:space="preserve"> </w:delText>
          </w:r>
        </w:del>
      </w:ins>
    </w:p>
    <w:p w14:paraId="1303564D" w14:textId="5056D966" w:rsidR="00F96E3D" w:rsidRPr="00801E49" w:rsidRDefault="00F96E3D">
      <w:pPr>
        <w:ind w:left="-5" w:right="446"/>
        <w:rPr>
          <w:ins w:id="603" w:author="Alirah WEYORI" w:date="2023-12-19T14:31:00Z"/>
          <w:rFonts w:ascii="Open Sans" w:hAnsi="Open Sans" w:cs="Open Sans"/>
          <w:rPrChange w:id="604" w:author="Mohamed SALEM" w:date="2024-01-05T06:44:00Z">
            <w:rPr>
              <w:ins w:id="605" w:author="Alirah WEYORI" w:date="2023-12-19T14:31:00Z"/>
              <w:rFonts w:ascii="Arial" w:hAnsi="Arial" w:cs="Arial"/>
              <w:sz w:val="24"/>
            </w:rPr>
          </w:rPrChange>
        </w:rPr>
        <w:pPrChange w:id="606" w:author="Mohamed SALEM" w:date="2024-01-05T06:44:00Z">
          <w:pPr>
            <w:spacing w:line="276" w:lineRule="auto"/>
          </w:pPr>
        </w:pPrChange>
      </w:pPr>
      <w:ins w:id="607" w:author="Alirah WEYORI" w:date="2023-12-19T14:31:00Z">
        <w:r w:rsidRPr="00801E49">
          <w:rPr>
            <w:rFonts w:ascii="Open Sans" w:hAnsi="Open Sans" w:cs="Open Sans"/>
            <w:rPrChange w:id="608" w:author="Mohamed SALEM" w:date="2024-01-05T06:44:00Z">
              <w:rPr>
                <w:rFonts w:ascii="Arial" w:hAnsi="Arial" w:cs="Arial"/>
                <w:sz w:val="24"/>
              </w:rPr>
            </w:rPrChange>
          </w:rPr>
          <w:t xml:space="preserve">WFP must carry out its mandate of assessing, and mapping food insecurity globally to be able to ascertain, report and canvass for help for the people in need of food security assistance. This is particularly important during emergencies when rapid assessment is required </w:t>
        </w:r>
      </w:ins>
      <w:ins w:id="609" w:author="Alirah WEYORI" w:date="2023-12-19T14:40:00Z">
        <w:r w:rsidR="00630185" w:rsidRPr="00801E49">
          <w:rPr>
            <w:rFonts w:ascii="Open Sans" w:hAnsi="Open Sans" w:cs="Open Sans"/>
            <w:rPrChange w:id="610" w:author="Mohamed SALEM" w:date="2024-01-05T06:44:00Z">
              <w:rPr>
                <w:rFonts w:ascii="Arial" w:hAnsi="Arial" w:cs="Arial"/>
                <w:sz w:val="24"/>
              </w:rPr>
            </w:rPrChange>
          </w:rPr>
          <w:t xml:space="preserve">for advocacy </w:t>
        </w:r>
      </w:ins>
      <w:ins w:id="611" w:author="Alirah WEYORI" w:date="2023-12-19T14:31:00Z">
        <w:r w:rsidRPr="00801E49">
          <w:rPr>
            <w:rFonts w:ascii="Open Sans" w:hAnsi="Open Sans" w:cs="Open Sans"/>
            <w:rPrChange w:id="612" w:author="Mohamed SALEM" w:date="2024-01-05T06:44:00Z">
              <w:rPr>
                <w:rFonts w:ascii="Arial" w:hAnsi="Arial" w:cs="Arial"/>
                <w:sz w:val="24"/>
              </w:rPr>
            </w:rPrChange>
          </w:rPr>
          <w:t>to save lives and livelihoods but physical a</w:t>
        </w:r>
      </w:ins>
      <w:ins w:id="613" w:author="Alirah WEYORI" w:date="2023-12-19T14:37:00Z">
        <w:r w:rsidR="00992642" w:rsidRPr="00801E49">
          <w:rPr>
            <w:rFonts w:ascii="Open Sans" w:hAnsi="Open Sans" w:cs="Open Sans"/>
            <w:rPrChange w:id="614" w:author="Mohamed SALEM" w:date="2024-01-05T06:44:00Z">
              <w:rPr>
                <w:rFonts w:ascii="Arial" w:hAnsi="Arial" w:cs="Arial"/>
                <w:sz w:val="24"/>
              </w:rPr>
            </w:rPrChange>
          </w:rPr>
          <w:t>cc</w:t>
        </w:r>
      </w:ins>
      <w:ins w:id="615" w:author="Alirah WEYORI" w:date="2023-12-19T14:31:00Z">
        <w:r w:rsidRPr="00801E49">
          <w:rPr>
            <w:rFonts w:ascii="Open Sans" w:hAnsi="Open Sans" w:cs="Open Sans"/>
            <w:rPrChange w:id="616" w:author="Mohamed SALEM" w:date="2024-01-05T06:44:00Z">
              <w:rPr>
                <w:rFonts w:ascii="Arial" w:hAnsi="Arial" w:cs="Arial"/>
                <w:sz w:val="24"/>
              </w:rPr>
            </w:rPrChange>
          </w:rPr>
          <w:t>ess</w:t>
        </w:r>
      </w:ins>
      <w:ins w:id="617" w:author="Alirah WEYORI" w:date="2023-12-19T14:37:00Z">
        <w:r w:rsidR="00992642" w:rsidRPr="00801E49">
          <w:rPr>
            <w:rFonts w:ascii="Open Sans" w:hAnsi="Open Sans" w:cs="Open Sans"/>
            <w:rPrChange w:id="618" w:author="Mohamed SALEM" w:date="2024-01-05T06:44:00Z">
              <w:rPr>
                <w:rFonts w:ascii="Arial" w:hAnsi="Arial" w:cs="Arial"/>
                <w:sz w:val="24"/>
              </w:rPr>
            </w:rPrChange>
          </w:rPr>
          <w:t xml:space="preserve"> to the field</w:t>
        </w:r>
      </w:ins>
      <w:ins w:id="619" w:author="Alirah WEYORI" w:date="2023-12-19T14:31:00Z">
        <w:r w:rsidRPr="00801E49">
          <w:rPr>
            <w:rFonts w:ascii="Open Sans" w:hAnsi="Open Sans" w:cs="Open Sans"/>
            <w:rPrChange w:id="620" w:author="Mohamed SALEM" w:date="2024-01-05T06:44:00Z">
              <w:rPr>
                <w:rFonts w:ascii="Arial" w:hAnsi="Arial" w:cs="Arial"/>
                <w:sz w:val="24"/>
              </w:rPr>
            </w:rPrChange>
          </w:rPr>
          <w:t xml:space="preserve"> is restricted either because of health threats or security considerations</w:t>
        </w:r>
      </w:ins>
      <w:ins w:id="621" w:author="Alirah WEYORI" w:date="2023-12-19T14:37:00Z">
        <w:r w:rsidR="00F30847" w:rsidRPr="00801E49">
          <w:rPr>
            <w:rFonts w:ascii="Open Sans" w:hAnsi="Open Sans" w:cs="Open Sans"/>
            <w:rPrChange w:id="622" w:author="Mohamed SALEM" w:date="2024-01-05T06:44:00Z">
              <w:rPr>
                <w:rFonts w:ascii="Arial" w:hAnsi="Arial" w:cs="Arial"/>
                <w:sz w:val="24"/>
              </w:rPr>
            </w:rPrChange>
          </w:rPr>
          <w:t xml:space="preserve"> for enumerators</w:t>
        </w:r>
      </w:ins>
      <w:ins w:id="623" w:author="Alirah WEYORI" w:date="2023-12-19T14:31:00Z">
        <w:r w:rsidRPr="00801E49">
          <w:rPr>
            <w:rFonts w:ascii="Open Sans" w:hAnsi="Open Sans" w:cs="Open Sans"/>
            <w:rPrChange w:id="624" w:author="Mohamed SALEM" w:date="2024-01-05T06:44:00Z">
              <w:rPr>
                <w:rFonts w:ascii="Arial" w:hAnsi="Arial" w:cs="Arial"/>
                <w:sz w:val="24"/>
              </w:rPr>
            </w:rPrChange>
          </w:rPr>
          <w:t xml:space="preserve">. </w:t>
        </w:r>
      </w:ins>
    </w:p>
    <w:p w14:paraId="1EFCA759" w14:textId="6A92E38B" w:rsidR="00E10FF4" w:rsidRPr="00801E49" w:rsidDel="00E73367" w:rsidRDefault="00F96E3D">
      <w:pPr>
        <w:ind w:left="-5" w:right="446"/>
        <w:rPr>
          <w:ins w:id="625" w:author="Alirah WEYORI" w:date="2023-12-19T15:09:00Z"/>
          <w:del w:id="626" w:author="Mohamed SALEM" w:date="2024-01-05T06:44:00Z"/>
          <w:rFonts w:ascii="Open Sans" w:hAnsi="Open Sans" w:cs="Open Sans"/>
          <w:rPrChange w:id="627" w:author="Mohamed SALEM" w:date="2024-01-05T06:44:00Z">
            <w:rPr>
              <w:ins w:id="628" w:author="Alirah WEYORI" w:date="2023-12-19T15:09:00Z"/>
              <w:del w:id="629" w:author="Mohamed SALEM" w:date="2024-01-05T06:44:00Z"/>
              <w:rFonts w:ascii="Arial" w:hAnsi="Arial" w:cs="Arial"/>
              <w:b/>
              <w:bCs/>
              <w:sz w:val="24"/>
            </w:rPr>
          </w:rPrChange>
        </w:rPr>
        <w:pPrChange w:id="630" w:author="Mohamed SALEM" w:date="2024-01-05T06:44:00Z">
          <w:pPr>
            <w:spacing w:line="276" w:lineRule="auto"/>
          </w:pPr>
        </w:pPrChange>
      </w:pPr>
      <w:ins w:id="631" w:author="Alirah WEYORI" w:date="2023-12-19T14:31:00Z">
        <w:r w:rsidRPr="00801E49">
          <w:rPr>
            <w:rFonts w:ascii="Open Sans" w:hAnsi="Open Sans" w:cs="Open Sans"/>
            <w:rPrChange w:id="632" w:author="Mohamed SALEM" w:date="2024-01-05T06:44:00Z">
              <w:rPr>
                <w:rFonts w:ascii="Arial" w:hAnsi="Arial" w:cs="Arial"/>
                <w:sz w:val="24"/>
              </w:rPr>
            </w:rPrChange>
          </w:rPr>
          <w:t xml:space="preserve">To leverage the increased penetration of technology in operational areas of WFP during the Covid lockdowns, a remote version of the Consolidated Approach for Reporting Food Insecurity (CARI)- the so-called rCARI- </w:t>
        </w:r>
      </w:ins>
      <w:ins w:id="633" w:author="Alirah WEYORI" w:date="2023-12-19T14:53:00Z">
        <w:r w:rsidR="00E80917" w:rsidRPr="00801E49">
          <w:rPr>
            <w:rFonts w:ascii="Open Sans" w:hAnsi="Open Sans" w:cs="Open Sans"/>
            <w:rPrChange w:id="634" w:author="Mohamed SALEM" w:date="2024-01-05T06:44:00Z">
              <w:rPr>
                <w:rFonts w:ascii="Arial" w:hAnsi="Arial" w:cs="Arial"/>
                <w:sz w:val="24"/>
              </w:rPr>
            </w:rPrChange>
          </w:rPr>
          <w:t>was</w:t>
        </w:r>
      </w:ins>
      <w:ins w:id="635" w:author="Alirah WEYORI" w:date="2023-12-19T14:31:00Z">
        <w:r w:rsidRPr="00801E49">
          <w:rPr>
            <w:rFonts w:ascii="Open Sans" w:hAnsi="Open Sans" w:cs="Open Sans"/>
            <w:rPrChange w:id="636" w:author="Mohamed SALEM" w:date="2024-01-05T06:44:00Z">
              <w:rPr>
                <w:rFonts w:ascii="Arial" w:hAnsi="Arial" w:cs="Arial"/>
                <w:sz w:val="24"/>
              </w:rPr>
            </w:rPrChange>
          </w:rPr>
          <w:t xml:space="preserve"> developed as an adaptation of the standard CARI methodology</w:t>
        </w:r>
      </w:ins>
      <w:ins w:id="637" w:author="Alirah WEYORI" w:date="2023-12-19T14:54:00Z">
        <w:r w:rsidR="00E80917" w:rsidRPr="00801E49">
          <w:rPr>
            <w:rFonts w:ascii="Open Sans" w:hAnsi="Open Sans" w:cs="Open Sans"/>
            <w:rPrChange w:id="638" w:author="Mohamed SALEM" w:date="2024-01-05T06:44:00Z">
              <w:rPr>
                <w:rFonts w:ascii="Arial" w:hAnsi="Arial" w:cs="Arial"/>
                <w:sz w:val="24"/>
              </w:rPr>
            </w:rPrChange>
          </w:rPr>
          <w:t xml:space="preserve"> and administered remotely (over the phone)</w:t>
        </w:r>
      </w:ins>
      <w:ins w:id="639" w:author="Alirah WEYORI" w:date="2023-12-19T14:31:00Z">
        <w:r w:rsidRPr="00801E49">
          <w:rPr>
            <w:rFonts w:ascii="Open Sans" w:hAnsi="Open Sans" w:cs="Open Sans"/>
            <w:rPrChange w:id="640" w:author="Mohamed SALEM" w:date="2024-01-05T06:44:00Z">
              <w:rPr>
                <w:rFonts w:ascii="Arial" w:hAnsi="Arial" w:cs="Arial"/>
                <w:sz w:val="24"/>
              </w:rPr>
            </w:rPrChange>
          </w:rPr>
          <w:t>. The method</w:t>
        </w:r>
      </w:ins>
      <w:ins w:id="641" w:author="Alirah WEYORI" w:date="2023-12-19T15:02:00Z">
        <w:r w:rsidR="00B80E41" w:rsidRPr="00801E49">
          <w:rPr>
            <w:rFonts w:ascii="Open Sans" w:hAnsi="Open Sans" w:cs="Open Sans"/>
            <w:rPrChange w:id="642" w:author="Mohamed SALEM" w:date="2024-01-05T06:44:00Z">
              <w:rPr>
                <w:rFonts w:ascii="Arial" w:hAnsi="Arial" w:cs="Arial"/>
                <w:sz w:val="24"/>
              </w:rPr>
            </w:rPrChange>
          </w:rPr>
          <w:t>ology</w:t>
        </w:r>
      </w:ins>
      <w:ins w:id="643" w:author="Alirah WEYORI" w:date="2023-12-19T14:31:00Z">
        <w:r w:rsidRPr="00801E49">
          <w:rPr>
            <w:rFonts w:ascii="Open Sans" w:hAnsi="Open Sans" w:cs="Open Sans"/>
            <w:rPrChange w:id="644" w:author="Mohamed SALEM" w:date="2024-01-05T06:44:00Z">
              <w:rPr>
                <w:rFonts w:ascii="Arial" w:hAnsi="Arial" w:cs="Arial"/>
                <w:sz w:val="24"/>
              </w:rPr>
            </w:rPrChange>
          </w:rPr>
          <w:t xml:space="preserve"> though viewed favourably by researchers, and the larger humanitarian community, because of the stop-gap solution it provided during the covid-19 lockdown, question</w:t>
        </w:r>
      </w:ins>
      <w:ins w:id="645" w:author="Alirah WEYORI" w:date="2023-12-19T14:56:00Z">
        <w:r w:rsidR="004258D3" w:rsidRPr="00801E49">
          <w:rPr>
            <w:rFonts w:ascii="Open Sans" w:hAnsi="Open Sans" w:cs="Open Sans"/>
            <w:rPrChange w:id="646" w:author="Mohamed SALEM" w:date="2024-01-05T06:44:00Z">
              <w:rPr>
                <w:rFonts w:ascii="Arial" w:hAnsi="Arial" w:cs="Arial"/>
                <w:sz w:val="24"/>
              </w:rPr>
            </w:rPrChange>
          </w:rPr>
          <w:t>s about</w:t>
        </w:r>
      </w:ins>
      <w:ins w:id="647" w:author="Alirah WEYORI" w:date="2023-12-19T14:31:00Z">
        <w:r w:rsidRPr="00801E49">
          <w:rPr>
            <w:rFonts w:ascii="Open Sans" w:hAnsi="Open Sans" w:cs="Open Sans"/>
            <w:rPrChange w:id="648" w:author="Mohamed SALEM" w:date="2024-01-05T06:44:00Z">
              <w:rPr>
                <w:rFonts w:ascii="Arial" w:hAnsi="Arial" w:cs="Arial"/>
                <w:sz w:val="24"/>
              </w:rPr>
            </w:rPrChange>
          </w:rPr>
          <w:t xml:space="preserve"> the validity of </w:t>
        </w:r>
      </w:ins>
      <w:ins w:id="649" w:author="Alirah WEYORI" w:date="2023-12-19T14:56:00Z">
        <w:r w:rsidR="00037934" w:rsidRPr="00801E49">
          <w:rPr>
            <w:rFonts w:ascii="Open Sans" w:hAnsi="Open Sans" w:cs="Open Sans"/>
            <w:rPrChange w:id="650" w:author="Mohamed SALEM" w:date="2024-01-05T06:44:00Z">
              <w:rPr>
                <w:rFonts w:ascii="Arial" w:hAnsi="Arial" w:cs="Arial"/>
                <w:sz w:val="24"/>
              </w:rPr>
            </w:rPrChange>
          </w:rPr>
          <w:t>food se</w:t>
        </w:r>
      </w:ins>
      <w:ins w:id="651" w:author="Alirah WEYORI" w:date="2023-12-19T14:57:00Z">
        <w:r w:rsidR="00037934" w:rsidRPr="00801E49">
          <w:rPr>
            <w:rFonts w:ascii="Open Sans" w:hAnsi="Open Sans" w:cs="Open Sans"/>
            <w:rPrChange w:id="652" w:author="Mohamed SALEM" w:date="2024-01-05T06:44:00Z">
              <w:rPr>
                <w:rFonts w:ascii="Arial" w:hAnsi="Arial" w:cs="Arial"/>
                <w:sz w:val="24"/>
              </w:rPr>
            </w:rPrChange>
          </w:rPr>
          <w:t xml:space="preserve">curity </w:t>
        </w:r>
      </w:ins>
      <w:ins w:id="653" w:author="Alirah WEYORI" w:date="2023-12-19T14:31:00Z">
        <w:r w:rsidRPr="00801E49">
          <w:rPr>
            <w:rFonts w:ascii="Open Sans" w:hAnsi="Open Sans" w:cs="Open Sans"/>
            <w:rPrChange w:id="654" w:author="Mohamed SALEM" w:date="2024-01-05T06:44:00Z">
              <w:rPr>
                <w:rFonts w:ascii="Arial" w:hAnsi="Arial" w:cs="Arial"/>
                <w:sz w:val="24"/>
              </w:rPr>
            </w:rPrChange>
          </w:rPr>
          <w:t xml:space="preserve">numbers </w:t>
        </w:r>
      </w:ins>
      <w:ins w:id="655" w:author="Alirah WEYORI" w:date="2023-12-19T14:57:00Z">
        <w:r w:rsidR="00037934" w:rsidRPr="00801E49">
          <w:rPr>
            <w:rFonts w:ascii="Open Sans" w:hAnsi="Open Sans" w:cs="Open Sans"/>
            <w:rPrChange w:id="656" w:author="Mohamed SALEM" w:date="2024-01-05T06:44:00Z">
              <w:rPr>
                <w:rFonts w:ascii="Arial" w:hAnsi="Arial" w:cs="Arial"/>
                <w:sz w:val="24"/>
              </w:rPr>
            </w:rPrChange>
          </w:rPr>
          <w:t>it produces remain</w:t>
        </w:r>
      </w:ins>
      <w:ins w:id="657" w:author="Alirah WEYORI" w:date="2023-12-19T14:31:00Z">
        <w:r w:rsidRPr="00801E49">
          <w:rPr>
            <w:rFonts w:ascii="Open Sans" w:hAnsi="Open Sans" w:cs="Open Sans"/>
            <w:rPrChange w:id="658" w:author="Mohamed SALEM" w:date="2024-01-05T06:44:00Z">
              <w:rPr>
                <w:rFonts w:ascii="Arial" w:hAnsi="Arial" w:cs="Arial"/>
                <w:sz w:val="24"/>
              </w:rPr>
            </w:rPrChange>
          </w:rPr>
          <w:t xml:space="preserve">. For example, </w:t>
        </w:r>
      </w:ins>
      <w:ins w:id="659" w:author="Alirah WEYORI" w:date="2023-12-19T14:57:00Z">
        <w:r w:rsidR="00816FD6" w:rsidRPr="00801E49">
          <w:rPr>
            <w:rFonts w:ascii="Open Sans" w:hAnsi="Open Sans" w:cs="Open Sans"/>
            <w:rPrChange w:id="660" w:author="Mohamed SALEM" w:date="2024-01-05T06:44:00Z">
              <w:rPr>
                <w:rFonts w:ascii="Arial" w:hAnsi="Arial" w:cs="Arial"/>
                <w:sz w:val="24"/>
              </w:rPr>
            </w:rPrChange>
          </w:rPr>
          <w:t xml:space="preserve">how are </w:t>
        </w:r>
      </w:ins>
      <w:ins w:id="661" w:author="Alirah WEYORI" w:date="2023-12-19T14:58:00Z">
        <w:r w:rsidR="00FC725C" w:rsidRPr="00801E49">
          <w:rPr>
            <w:rFonts w:ascii="Open Sans" w:hAnsi="Open Sans" w:cs="Open Sans"/>
            <w:rPrChange w:id="662" w:author="Mohamed SALEM" w:date="2024-01-05T06:44:00Z">
              <w:rPr>
                <w:rFonts w:ascii="Arial" w:hAnsi="Arial" w:cs="Arial"/>
                <w:sz w:val="24"/>
              </w:rPr>
            </w:rPrChange>
          </w:rPr>
          <w:t xml:space="preserve">the </w:t>
        </w:r>
      </w:ins>
      <w:ins w:id="663" w:author="Alirah WEYORI" w:date="2023-12-19T14:59:00Z">
        <w:r w:rsidR="00FC725C" w:rsidRPr="00801E49">
          <w:rPr>
            <w:rFonts w:ascii="Open Sans" w:hAnsi="Open Sans" w:cs="Open Sans"/>
            <w:rPrChange w:id="664" w:author="Mohamed SALEM" w:date="2024-01-05T06:44:00Z">
              <w:rPr>
                <w:rFonts w:ascii="Arial" w:hAnsi="Arial" w:cs="Arial"/>
                <w:sz w:val="24"/>
              </w:rPr>
            </w:rPrChange>
          </w:rPr>
          <w:t xml:space="preserve">remote </w:t>
        </w:r>
      </w:ins>
      <w:ins w:id="665" w:author="Alirah WEYORI" w:date="2023-12-19T14:58:00Z">
        <w:r w:rsidR="00FC725C" w:rsidRPr="00801E49">
          <w:rPr>
            <w:rFonts w:ascii="Open Sans" w:hAnsi="Open Sans" w:cs="Open Sans"/>
            <w:rPrChange w:id="666" w:author="Mohamed SALEM" w:date="2024-01-05T06:44:00Z">
              <w:rPr>
                <w:rFonts w:ascii="Arial" w:hAnsi="Arial" w:cs="Arial"/>
                <w:sz w:val="24"/>
              </w:rPr>
            </w:rPrChange>
          </w:rPr>
          <w:t>modules</w:t>
        </w:r>
      </w:ins>
      <w:ins w:id="667" w:author="Alirah WEYORI" w:date="2023-12-19T14:31:00Z">
        <w:r w:rsidRPr="00801E49">
          <w:rPr>
            <w:rFonts w:ascii="Open Sans" w:hAnsi="Open Sans" w:cs="Open Sans"/>
            <w:rPrChange w:id="668" w:author="Mohamed SALEM" w:date="2024-01-05T06:44:00Z">
              <w:rPr>
                <w:rFonts w:ascii="Arial" w:hAnsi="Arial" w:cs="Arial"/>
                <w:sz w:val="24"/>
              </w:rPr>
            </w:rPrChange>
          </w:rPr>
          <w:t xml:space="preserve"> comparable with already standardized face-to-face modules</w:t>
        </w:r>
      </w:ins>
      <w:ins w:id="669" w:author="Alirah WEYORI" w:date="2023-12-19T14:59:00Z">
        <w:r w:rsidR="00FC725C" w:rsidRPr="00801E49">
          <w:rPr>
            <w:rFonts w:ascii="Open Sans" w:hAnsi="Open Sans" w:cs="Open Sans"/>
            <w:rPrChange w:id="670" w:author="Mohamed SALEM" w:date="2024-01-05T06:44:00Z">
              <w:rPr>
                <w:rFonts w:ascii="Arial" w:hAnsi="Arial" w:cs="Arial"/>
                <w:sz w:val="24"/>
              </w:rPr>
            </w:rPrChange>
          </w:rPr>
          <w:t xml:space="preserve"> in capturing food insecurity</w:t>
        </w:r>
      </w:ins>
      <w:ins w:id="671" w:author="Alirah WEYORI" w:date="2023-12-19T14:31:00Z">
        <w:r w:rsidRPr="00801E49">
          <w:rPr>
            <w:rFonts w:ascii="Open Sans" w:hAnsi="Open Sans" w:cs="Open Sans"/>
            <w:rPrChange w:id="672" w:author="Mohamed SALEM" w:date="2024-01-05T06:44:00Z">
              <w:rPr>
                <w:rFonts w:ascii="Arial" w:hAnsi="Arial" w:cs="Arial"/>
                <w:sz w:val="24"/>
              </w:rPr>
            </w:rPrChange>
          </w:rPr>
          <w:t xml:space="preserve">. Although consensus </w:t>
        </w:r>
      </w:ins>
      <w:ins w:id="673" w:author="Alirah WEYORI" w:date="2023-12-19T15:06:00Z">
        <w:r w:rsidR="00243856" w:rsidRPr="00801E49">
          <w:rPr>
            <w:rFonts w:ascii="Open Sans" w:hAnsi="Open Sans" w:cs="Open Sans"/>
            <w:rPrChange w:id="674" w:author="Mohamed SALEM" w:date="2024-01-05T06:44:00Z">
              <w:rPr>
                <w:rFonts w:ascii="Arial" w:hAnsi="Arial" w:cs="Arial"/>
                <w:sz w:val="24"/>
              </w:rPr>
            </w:rPrChange>
          </w:rPr>
          <w:t xml:space="preserve">exist </w:t>
        </w:r>
      </w:ins>
      <w:ins w:id="675" w:author="Alirah WEYORI" w:date="2023-12-19T14:31:00Z">
        <w:r w:rsidRPr="00801E49">
          <w:rPr>
            <w:rFonts w:ascii="Open Sans" w:hAnsi="Open Sans" w:cs="Open Sans"/>
            <w:rPrChange w:id="676" w:author="Mohamed SALEM" w:date="2024-01-05T06:44:00Z">
              <w:rPr>
                <w:rFonts w:ascii="Arial" w:hAnsi="Arial" w:cs="Arial"/>
                <w:sz w:val="24"/>
              </w:rPr>
            </w:rPrChange>
          </w:rPr>
          <w:t xml:space="preserve">among stakeholders on </w:t>
        </w:r>
      </w:ins>
      <w:ins w:id="677" w:author="Alirah WEYORI" w:date="2023-12-19T15:07:00Z">
        <w:r w:rsidR="00856135" w:rsidRPr="00801E49">
          <w:rPr>
            <w:rFonts w:ascii="Open Sans" w:hAnsi="Open Sans" w:cs="Open Sans"/>
            <w:rPrChange w:id="678" w:author="Mohamed SALEM" w:date="2024-01-05T06:44:00Z">
              <w:rPr>
                <w:rFonts w:ascii="Arial" w:hAnsi="Arial" w:cs="Arial"/>
                <w:sz w:val="24"/>
              </w:rPr>
            </w:rPrChange>
          </w:rPr>
          <w:t xml:space="preserve">use of </w:t>
        </w:r>
      </w:ins>
      <w:ins w:id="679" w:author="Alirah WEYORI" w:date="2023-12-19T14:31:00Z">
        <w:r w:rsidRPr="00801E49">
          <w:rPr>
            <w:rFonts w:ascii="Open Sans" w:hAnsi="Open Sans" w:cs="Open Sans"/>
            <w:rPrChange w:id="680" w:author="Mohamed SALEM" w:date="2024-01-05T06:44:00Z">
              <w:rPr>
                <w:rFonts w:ascii="Arial" w:hAnsi="Arial" w:cs="Arial"/>
                <w:sz w:val="24"/>
              </w:rPr>
            </w:rPrChange>
          </w:rPr>
          <w:t xml:space="preserve">face-to-face </w:t>
        </w:r>
      </w:ins>
      <w:ins w:id="681" w:author="Alirah WEYORI" w:date="2023-12-19T15:07:00Z">
        <w:r w:rsidR="00856135" w:rsidRPr="00801E49">
          <w:rPr>
            <w:rFonts w:ascii="Open Sans" w:hAnsi="Open Sans" w:cs="Open Sans"/>
            <w:rPrChange w:id="682" w:author="Mohamed SALEM" w:date="2024-01-05T06:44:00Z">
              <w:rPr>
                <w:rFonts w:ascii="Arial" w:hAnsi="Arial" w:cs="Arial"/>
                <w:sz w:val="24"/>
              </w:rPr>
            </w:rPrChange>
          </w:rPr>
          <w:t>data collection methods</w:t>
        </w:r>
      </w:ins>
      <w:ins w:id="683" w:author="Alirah WEYORI" w:date="2023-12-19T14:31:00Z">
        <w:r w:rsidRPr="00801E49">
          <w:rPr>
            <w:rFonts w:ascii="Open Sans" w:hAnsi="Open Sans" w:cs="Open Sans"/>
            <w:rPrChange w:id="684" w:author="Mohamed SALEM" w:date="2024-01-05T06:44:00Z">
              <w:rPr>
                <w:rFonts w:ascii="Arial" w:hAnsi="Arial" w:cs="Arial"/>
                <w:sz w:val="24"/>
              </w:rPr>
            </w:rPrChange>
          </w:rPr>
          <w:t xml:space="preserve"> in assessing and reporting </w:t>
        </w:r>
      </w:ins>
      <w:ins w:id="685" w:author="Alirah WEYORI" w:date="2023-12-19T15:06:00Z">
        <w:r w:rsidR="004D3E91" w:rsidRPr="00801E49">
          <w:rPr>
            <w:rFonts w:ascii="Open Sans" w:hAnsi="Open Sans" w:cs="Open Sans"/>
            <w:rPrChange w:id="686" w:author="Mohamed SALEM" w:date="2024-01-05T06:44:00Z">
              <w:rPr>
                <w:rFonts w:ascii="Arial" w:hAnsi="Arial" w:cs="Arial"/>
                <w:sz w:val="24"/>
              </w:rPr>
            </w:rPrChange>
          </w:rPr>
          <w:t xml:space="preserve">on </w:t>
        </w:r>
      </w:ins>
      <w:ins w:id="687" w:author="Alirah WEYORI" w:date="2023-12-19T14:31:00Z">
        <w:r w:rsidRPr="00801E49">
          <w:rPr>
            <w:rFonts w:ascii="Open Sans" w:hAnsi="Open Sans" w:cs="Open Sans"/>
            <w:rPrChange w:id="688" w:author="Mohamed SALEM" w:date="2024-01-05T06:44:00Z">
              <w:rPr>
                <w:rFonts w:ascii="Arial" w:hAnsi="Arial" w:cs="Arial"/>
                <w:sz w:val="24"/>
              </w:rPr>
            </w:rPrChange>
          </w:rPr>
          <w:t xml:space="preserve">food insecurity, </w:t>
        </w:r>
      </w:ins>
      <w:ins w:id="689" w:author="Alirah WEYORI" w:date="2023-12-19T15:08:00Z">
        <w:r w:rsidR="003705F6" w:rsidRPr="00801E49">
          <w:rPr>
            <w:rFonts w:ascii="Open Sans" w:hAnsi="Open Sans" w:cs="Open Sans"/>
            <w:rPrChange w:id="690" w:author="Mohamed SALEM" w:date="2024-01-05T06:44:00Z">
              <w:rPr>
                <w:rFonts w:ascii="Arial" w:hAnsi="Arial" w:cs="Arial"/>
                <w:sz w:val="24"/>
              </w:rPr>
            </w:rPrChange>
          </w:rPr>
          <w:t>remote</w:t>
        </w:r>
        <w:r w:rsidR="00CA35A8" w:rsidRPr="00801E49">
          <w:rPr>
            <w:rFonts w:ascii="Open Sans" w:hAnsi="Open Sans" w:cs="Open Sans"/>
            <w:rPrChange w:id="691" w:author="Mohamed SALEM" w:date="2024-01-05T06:44:00Z">
              <w:rPr>
                <w:rFonts w:ascii="Arial" w:hAnsi="Arial" w:cs="Arial"/>
                <w:sz w:val="24"/>
              </w:rPr>
            </w:rPrChange>
          </w:rPr>
          <w:t xml:space="preserve"> food insecurity assessment methodology such as</w:t>
        </w:r>
      </w:ins>
      <w:ins w:id="692" w:author="Alirah WEYORI" w:date="2023-12-19T14:31:00Z">
        <w:r w:rsidRPr="00801E49">
          <w:rPr>
            <w:rFonts w:ascii="Open Sans" w:hAnsi="Open Sans" w:cs="Open Sans"/>
            <w:rPrChange w:id="693" w:author="Mohamed SALEM" w:date="2024-01-05T06:44:00Z">
              <w:rPr>
                <w:rFonts w:ascii="Arial" w:hAnsi="Arial" w:cs="Arial"/>
                <w:sz w:val="24"/>
              </w:rPr>
            </w:rPrChange>
          </w:rPr>
          <w:t xml:space="preserve"> rCARI </w:t>
        </w:r>
      </w:ins>
      <w:ins w:id="694" w:author="Alirah WEYORI" w:date="2023-12-19T15:08:00Z">
        <w:r w:rsidR="00CA35A8" w:rsidRPr="00801E49">
          <w:rPr>
            <w:rFonts w:ascii="Open Sans" w:hAnsi="Open Sans" w:cs="Open Sans"/>
            <w:rPrChange w:id="695" w:author="Mohamed SALEM" w:date="2024-01-05T06:44:00Z">
              <w:rPr>
                <w:rFonts w:ascii="Arial" w:hAnsi="Arial" w:cs="Arial"/>
                <w:sz w:val="24"/>
              </w:rPr>
            </w:rPrChange>
          </w:rPr>
          <w:t>remains scant</w:t>
        </w:r>
      </w:ins>
      <w:ins w:id="696" w:author="Alirah WEYORI" w:date="2023-12-19T14:31:00Z">
        <w:r w:rsidRPr="00801E49">
          <w:rPr>
            <w:rFonts w:ascii="Open Sans" w:hAnsi="Open Sans" w:cs="Open Sans"/>
            <w:rPrChange w:id="697" w:author="Mohamed SALEM" w:date="2024-01-05T06:44:00Z">
              <w:rPr>
                <w:rFonts w:ascii="Arial" w:hAnsi="Arial" w:cs="Arial"/>
                <w:sz w:val="24"/>
              </w:rPr>
            </w:rPrChange>
          </w:rPr>
          <w:t xml:space="preserve">. </w:t>
        </w:r>
      </w:ins>
      <w:ins w:id="698" w:author="Alirah WEYORI" w:date="2023-12-19T15:11:00Z">
        <w:r w:rsidR="00837C61" w:rsidRPr="00801E49">
          <w:rPr>
            <w:rFonts w:ascii="Open Sans" w:hAnsi="Open Sans" w:cs="Open Sans"/>
            <w:rPrChange w:id="699" w:author="Mohamed SALEM" w:date="2024-01-05T06:44:00Z">
              <w:rPr>
                <w:rFonts w:ascii="Arial" w:hAnsi="Arial" w:cs="Arial"/>
                <w:sz w:val="24"/>
              </w:rPr>
            </w:rPrChange>
          </w:rPr>
          <w:t xml:space="preserve">The </w:t>
        </w:r>
      </w:ins>
      <w:ins w:id="700" w:author="Alirah WEYORI" w:date="2023-12-19T15:12:00Z">
        <w:r w:rsidR="00843FF0" w:rsidRPr="00801E49">
          <w:rPr>
            <w:rFonts w:ascii="Open Sans" w:hAnsi="Open Sans" w:cs="Open Sans"/>
            <w:rPrChange w:id="701" w:author="Mohamed SALEM" w:date="2024-01-05T06:44:00Z">
              <w:rPr>
                <w:rFonts w:ascii="Arial" w:hAnsi="Arial" w:cs="Arial"/>
                <w:sz w:val="24"/>
              </w:rPr>
            </w:rPrChange>
          </w:rPr>
          <w:t>potential advantages</w:t>
        </w:r>
      </w:ins>
      <w:ins w:id="702" w:author="Alirah WEYORI" w:date="2023-12-19T15:11:00Z">
        <w:r w:rsidR="00837C61" w:rsidRPr="00801E49">
          <w:rPr>
            <w:rFonts w:ascii="Open Sans" w:hAnsi="Open Sans" w:cs="Open Sans"/>
            <w:rPrChange w:id="703" w:author="Mohamed SALEM" w:date="2024-01-05T06:44:00Z">
              <w:rPr>
                <w:rFonts w:ascii="Arial" w:hAnsi="Arial" w:cs="Arial"/>
                <w:sz w:val="24"/>
              </w:rPr>
            </w:rPrChange>
          </w:rPr>
          <w:t xml:space="preserve"> of the methodology abound for </w:t>
        </w:r>
        <w:r w:rsidR="004845F9" w:rsidRPr="00801E49">
          <w:rPr>
            <w:rFonts w:ascii="Open Sans" w:hAnsi="Open Sans" w:cs="Open Sans"/>
            <w:rPrChange w:id="704" w:author="Mohamed SALEM" w:date="2024-01-05T06:44:00Z">
              <w:rPr>
                <w:rFonts w:ascii="Arial" w:hAnsi="Arial" w:cs="Arial"/>
                <w:sz w:val="24"/>
              </w:rPr>
            </w:rPrChange>
          </w:rPr>
          <w:t xml:space="preserve">humanitarian work particularly </w:t>
        </w:r>
      </w:ins>
      <w:ins w:id="705" w:author="Alirah WEYORI" w:date="2023-12-19T15:12:00Z">
        <w:r w:rsidR="004845F9" w:rsidRPr="00801E49">
          <w:rPr>
            <w:rFonts w:ascii="Open Sans" w:hAnsi="Open Sans" w:cs="Open Sans"/>
            <w:rPrChange w:id="706" w:author="Mohamed SALEM" w:date="2024-01-05T06:44:00Z">
              <w:rPr>
                <w:rFonts w:ascii="Arial" w:hAnsi="Arial" w:cs="Arial"/>
                <w:sz w:val="24"/>
              </w:rPr>
            </w:rPrChange>
          </w:rPr>
          <w:t xml:space="preserve">for </w:t>
        </w:r>
      </w:ins>
      <w:ins w:id="707" w:author="Alirah WEYORI" w:date="2023-12-19T15:13:00Z">
        <w:r w:rsidR="00CD550A" w:rsidRPr="00801E49">
          <w:rPr>
            <w:rFonts w:ascii="Open Sans" w:hAnsi="Open Sans" w:cs="Open Sans"/>
            <w:rPrChange w:id="708" w:author="Mohamed SALEM" w:date="2024-01-05T06:44:00Z">
              <w:rPr>
                <w:rFonts w:ascii="Arial" w:hAnsi="Arial" w:cs="Arial"/>
                <w:sz w:val="24"/>
              </w:rPr>
            </w:rPrChange>
          </w:rPr>
          <w:t>hard-to-reach</w:t>
        </w:r>
      </w:ins>
      <w:ins w:id="709" w:author="Alirah WEYORI" w:date="2023-12-19T15:12:00Z">
        <w:r w:rsidR="00843FF0" w:rsidRPr="00801E49">
          <w:rPr>
            <w:rFonts w:ascii="Open Sans" w:hAnsi="Open Sans" w:cs="Open Sans"/>
            <w:rPrChange w:id="710" w:author="Mohamed SALEM" w:date="2024-01-05T06:44:00Z">
              <w:rPr>
                <w:rFonts w:ascii="Arial" w:hAnsi="Arial" w:cs="Arial"/>
                <w:sz w:val="24"/>
              </w:rPr>
            </w:rPrChange>
          </w:rPr>
          <w:t xml:space="preserve"> areas. </w:t>
        </w:r>
        <w:r w:rsidR="00CD550A" w:rsidRPr="00801E49">
          <w:rPr>
            <w:rFonts w:ascii="Open Sans" w:hAnsi="Open Sans" w:cs="Open Sans"/>
            <w:rPrChange w:id="711" w:author="Mohamed SALEM" w:date="2024-01-05T06:44:00Z">
              <w:rPr>
                <w:rFonts w:ascii="Arial" w:hAnsi="Arial" w:cs="Arial"/>
                <w:sz w:val="24"/>
              </w:rPr>
            </w:rPrChange>
          </w:rPr>
          <w:t>For e</w:t>
        </w:r>
      </w:ins>
      <w:ins w:id="712" w:author="Alirah WEYORI" w:date="2023-12-19T15:13:00Z">
        <w:r w:rsidR="00CD550A" w:rsidRPr="00801E49">
          <w:rPr>
            <w:rFonts w:ascii="Open Sans" w:hAnsi="Open Sans" w:cs="Open Sans"/>
            <w:rPrChange w:id="713" w:author="Mohamed SALEM" w:date="2024-01-05T06:44:00Z">
              <w:rPr>
                <w:rFonts w:ascii="Arial" w:hAnsi="Arial" w:cs="Arial"/>
                <w:sz w:val="24"/>
              </w:rPr>
            </w:rPrChange>
          </w:rPr>
          <w:t>xample,</w:t>
        </w:r>
      </w:ins>
      <w:ins w:id="714" w:author="Alirah WEYORI" w:date="2023-12-19T15:09:00Z">
        <w:r w:rsidR="00E10FF4" w:rsidRPr="00801E49">
          <w:rPr>
            <w:rFonts w:ascii="Open Sans" w:hAnsi="Open Sans" w:cs="Open Sans"/>
            <w:rPrChange w:id="715" w:author="Mohamed SALEM" w:date="2024-01-05T06:44:00Z">
              <w:rPr>
                <w:rFonts w:ascii="Arial" w:hAnsi="Arial" w:cs="Arial"/>
                <w:sz w:val="24"/>
              </w:rPr>
            </w:rPrChange>
          </w:rPr>
          <w:t xml:space="preserve"> </w:t>
        </w:r>
      </w:ins>
      <w:ins w:id="716" w:author="Alirah WEYORI" w:date="2023-12-19T15:13:00Z">
        <w:r w:rsidR="00CD550A" w:rsidRPr="00801E49">
          <w:rPr>
            <w:rFonts w:ascii="Open Sans" w:hAnsi="Open Sans" w:cs="Open Sans"/>
            <w:rPrChange w:id="717" w:author="Mohamed SALEM" w:date="2024-01-05T06:44:00Z">
              <w:rPr>
                <w:rFonts w:ascii="Arial" w:hAnsi="Arial" w:cs="Arial"/>
                <w:sz w:val="24"/>
              </w:rPr>
            </w:rPrChange>
          </w:rPr>
          <w:t xml:space="preserve">the </w:t>
        </w:r>
      </w:ins>
      <w:ins w:id="718" w:author="Alirah WEYORI" w:date="2023-12-19T15:09:00Z">
        <w:r w:rsidR="00E10FF4" w:rsidRPr="00801E49">
          <w:rPr>
            <w:rFonts w:ascii="Open Sans" w:hAnsi="Open Sans" w:cs="Open Sans"/>
            <w:rPrChange w:id="719" w:author="Mohamed SALEM" w:date="2024-01-05T06:44:00Z">
              <w:rPr>
                <w:rFonts w:ascii="Arial" w:hAnsi="Arial" w:cs="Arial"/>
                <w:sz w:val="24"/>
              </w:rPr>
            </w:rPrChange>
          </w:rPr>
          <w:t>remote method</w:t>
        </w:r>
      </w:ins>
      <w:ins w:id="720" w:author="Alirah WEYORI" w:date="2023-12-19T15:11:00Z">
        <w:r w:rsidR="00082871" w:rsidRPr="00801E49">
          <w:rPr>
            <w:rFonts w:ascii="Open Sans" w:hAnsi="Open Sans" w:cs="Open Sans"/>
            <w:rPrChange w:id="721" w:author="Mohamed SALEM" w:date="2024-01-05T06:44:00Z">
              <w:rPr>
                <w:rFonts w:ascii="Arial" w:hAnsi="Arial" w:cs="Arial"/>
                <w:sz w:val="24"/>
              </w:rPr>
            </w:rPrChange>
          </w:rPr>
          <w:t>ology</w:t>
        </w:r>
      </w:ins>
      <w:ins w:id="722" w:author="Alirah WEYORI" w:date="2023-12-19T15:09:00Z">
        <w:r w:rsidR="00E10FF4" w:rsidRPr="00801E49">
          <w:rPr>
            <w:rFonts w:ascii="Open Sans" w:hAnsi="Open Sans" w:cs="Open Sans"/>
            <w:rPrChange w:id="723" w:author="Mohamed SALEM" w:date="2024-01-05T06:44:00Z">
              <w:rPr>
                <w:rFonts w:ascii="Arial" w:hAnsi="Arial" w:cs="Arial"/>
                <w:sz w:val="24"/>
              </w:rPr>
            </w:rPrChange>
          </w:rPr>
          <w:t xml:space="preserve"> has potential to save lives by providing </w:t>
        </w:r>
      </w:ins>
      <w:ins w:id="724" w:author="Alirah WEYORI" w:date="2023-12-19T15:14:00Z">
        <w:r w:rsidR="00D50258" w:rsidRPr="00801E49">
          <w:rPr>
            <w:rFonts w:ascii="Open Sans" w:hAnsi="Open Sans" w:cs="Open Sans"/>
            <w:rPrChange w:id="725" w:author="Mohamed SALEM" w:date="2024-01-05T06:44:00Z">
              <w:rPr>
                <w:rFonts w:ascii="Arial" w:hAnsi="Arial" w:cs="Arial"/>
                <w:sz w:val="24"/>
              </w:rPr>
            </w:rPrChange>
          </w:rPr>
          <w:t>real</w:t>
        </w:r>
        <w:r w:rsidR="002B616B" w:rsidRPr="00801E49">
          <w:rPr>
            <w:rFonts w:ascii="Open Sans" w:hAnsi="Open Sans" w:cs="Open Sans"/>
            <w:rPrChange w:id="726" w:author="Mohamed SALEM" w:date="2024-01-05T06:44:00Z">
              <w:rPr>
                <w:rFonts w:ascii="Arial" w:hAnsi="Arial" w:cs="Arial"/>
                <w:sz w:val="24"/>
              </w:rPr>
            </w:rPrChange>
          </w:rPr>
          <w:t xml:space="preserve">-time food insecurity </w:t>
        </w:r>
      </w:ins>
      <w:ins w:id="727" w:author="Alirah WEYORI" w:date="2023-12-19T15:09:00Z">
        <w:r w:rsidR="00E10FF4" w:rsidRPr="00801E49">
          <w:rPr>
            <w:rFonts w:ascii="Open Sans" w:hAnsi="Open Sans" w:cs="Open Sans"/>
            <w:rPrChange w:id="728" w:author="Mohamed SALEM" w:date="2024-01-05T06:44:00Z">
              <w:rPr>
                <w:rFonts w:ascii="Arial" w:hAnsi="Arial" w:cs="Arial"/>
                <w:sz w:val="24"/>
              </w:rPr>
            </w:rPrChange>
          </w:rPr>
          <w:t xml:space="preserve">data on the exposed population within the shortest possible time to inform policy. </w:t>
        </w:r>
      </w:ins>
      <w:ins w:id="729" w:author="Alirah WEYORI" w:date="2023-12-19T15:14:00Z">
        <w:r w:rsidR="00054365" w:rsidRPr="00801E49">
          <w:rPr>
            <w:rFonts w:ascii="Open Sans" w:hAnsi="Open Sans" w:cs="Open Sans"/>
            <w:rPrChange w:id="730" w:author="Mohamed SALEM" w:date="2024-01-05T06:44:00Z">
              <w:rPr>
                <w:rFonts w:ascii="Arial" w:hAnsi="Arial" w:cs="Arial"/>
                <w:sz w:val="24"/>
              </w:rPr>
            </w:rPrChange>
          </w:rPr>
          <w:t>Furthermo</w:t>
        </w:r>
      </w:ins>
      <w:ins w:id="731" w:author="Alirah WEYORI" w:date="2023-12-19T15:15:00Z">
        <w:r w:rsidR="008978F7" w:rsidRPr="00801E49">
          <w:rPr>
            <w:rFonts w:ascii="Open Sans" w:hAnsi="Open Sans" w:cs="Open Sans"/>
            <w:rPrChange w:id="732" w:author="Mohamed SALEM" w:date="2024-01-05T06:44:00Z">
              <w:rPr>
                <w:rFonts w:ascii="Arial" w:hAnsi="Arial" w:cs="Arial"/>
                <w:sz w:val="24"/>
              </w:rPr>
            </w:rPrChange>
          </w:rPr>
          <w:t>re</w:t>
        </w:r>
      </w:ins>
      <w:ins w:id="733" w:author="Alirah WEYORI" w:date="2023-12-21T16:36:00Z">
        <w:r w:rsidR="00107CC1" w:rsidRPr="00801E49">
          <w:rPr>
            <w:rFonts w:ascii="Open Sans" w:hAnsi="Open Sans" w:cs="Open Sans"/>
            <w:rPrChange w:id="734" w:author="Mohamed SALEM" w:date="2024-01-05T06:44:00Z">
              <w:rPr>
                <w:rFonts w:ascii="Arial" w:hAnsi="Arial" w:cs="Arial"/>
                <w:sz w:val="24"/>
              </w:rPr>
            </w:rPrChange>
          </w:rPr>
          <w:t>,</w:t>
        </w:r>
      </w:ins>
      <w:ins w:id="735" w:author="Alirah WEYORI" w:date="2023-12-19T15:15:00Z">
        <w:r w:rsidR="008978F7" w:rsidRPr="00801E49">
          <w:rPr>
            <w:rFonts w:ascii="Open Sans" w:hAnsi="Open Sans" w:cs="Open Sans"/>
            <w:rPrChange w:id="736" w:author="Mohamed SALEM" w:date="2024-01-05T06:44:00Z">
              <w:rPr>
                <w:rFonts w:ascii="Arial" w:hAnsi="Arial" w:cs="Arial"/>
                <w:sz w:val="24"/>
              </w:rPr>
            </w:rPrChange>
          </w:rPr>
          <w:t xml:space="preserve"> it</w:t>
        </w:r>
      </w:ins>
      <w:ins w:id="737" w:author="Alirah WEYORI" w:date="2023-12-19T15:16:00Z">
        <w:r w:rsidR="008978F7" w:rsidRPr="00801E49">
          <w:rPr>
            <w:rFonts w:ascii="Open Sans" w:hAnsi="Open Sans" w:cs="Open Sans"/>
            <w:rPrChange w:id="738" w:author="Mohamed SALEM" w:date="2024-01-05T06:44:00Z">
              <w:rPr>
                <w:rFonts w:ascii="Arial" w:hAnsi="Arial" w:cs="Arial"/>
                <w:sz w:val="24"/>
              </w:rPr>
            </w:rPrChange>
          </w:rPr>
          <w:t xml:space="preserve"> can </w:t>
        </w:r>
      </w:ins>
      <w:ins w:id="739" w:author="Alirah WEYORI" w:date="2023-12-19T15:09:00Z">
        <w:r w:rsidR="00E10FF4" w:rsidRPr="00801E49">
          <w:rPr>
            <w:rFonts w:ascii="Open Sans" w:hAnsi="Open Sans" w:cs="Open Sans"/>
            <w:rPrChange w:id="740" w:author="Mohamed SALEM" w:date="2024-01-05T06:44:00Z">
              <w:rPr>
                <w:rFonts w:ascii="Arial" w:hAnsi="Arial" w:cs="Arial"/>
                <w:sz w:val="24"/>
              </w:rPr>
            </w:rPrChange>
          </w:rPr>
          <w:t xml:space="preserve">result in better use of scarce resources to achieve high end results by rolling out few targeted modules to assess food insecurity of a larger population.  </w:t>
        </w:r>
      </w:ins>
    </w:p>
    <w:p w14:paraId="02D95B7B" w14:textId="77777777" w:rsidR="00E10FF4" w:rsidRPr="00801E49" w:rsidDel="00E73367" w:rsidRDefault="00E10FF4">
      <w:pPr>
        <w:ind w:left="-5" w:right="446"/>
        <w:rPr>
          <w:ins w:id="741" w:author="Alirah WEYORI" w:date="2023-12-19T15:01:00Z"/>
          <w:del w:id="742" w:author="Mohamed SALEM" w:date="2024-01-05T06:44:00Z"/>
          <w:rFonts w:ascii="Open Sans" w:hAnsi="Open Sans" w:cs="Open Sans"/>
          <w:rPrChange w:id="743" w:author="Mohamed SALEM" w:date="2024-01-05T06:44:00Z">
            <w:rPr>
              <w:ins w:id="744" w:author="Alirah WEYORI" w:date="2023-12-19T15:01:00Z"/>
              <w:del w:id="745" w:author="Mohamed SALEM" w:date="2024-01-05T06:44:00Z"/>
              <w:rFonts w:ascii="Arial" w:hAnsi="Arial" w:cs="Arial"/>
              <w:b/>
              <w:bCs/>
              <w:sz w:val="24"/>
            </w:rPr>
          </w:rPrChange>
        </w:rPr>
        <w:pPrChange w:id="746" w:author="Mohamed SALEM" w:date="2024-01-05T06:44:00Z">
          <w:pPr>
            <w:spacing w:line="276" w:lineRule="auto"/>
          </w:pPr>
        </w:pPrChange>
      </w:pPr>
    </w:p>
    <w:p w14:paraId="06D2FFF1" w14:textId="77777777" w:rsidR="007D572B" w:rsidRPr="00801E49" w:rsidRDefault="007D572B">
      <w:pPr>
        <w:ind w:left="-5" w:right="446"/>
        <w:rPr>
          <w:ins w:id="747" w:author="Alirah WEYORI" w:date="2023-12-19T14:31:00Z"/>
          <w:rFonts w:ascii="Open Sans" w:hAnsi="Open Sans" w:cs="Open Sans"/>
          <w:b/>
          <w:sz w:val="24"/>
          <w:rPrChange w:id="748" w:author="Nicole Wu" w:date="2024-01-08T11:26:00Z">
            <w:rPr>
              <w:ins w:id="749" w:author="Alirah WEYORI" w:date="2023-12-19T14:31:00Z"/>
              <w:rFonts w:ascii="Arial" w:hAnsi="Arial" w:cs="Arial"/>
              <w:b/>
              <w:bCs/>
              <w:sz w:val="24"/>
            </w:rPr>
          </w:rPrChange>
        </w:rPr>
        <w:pPrChange w:id="750" w:author="Mohamed SALEM" w:date="2024-01-05T06:44:00Z">
          <w:pPr>
            <w:spacing w:line="276" w:lineRule="auto"/>
          </w:pPr>
        </w:pPrChange>
      </w:pPr>
    </w:p>
    <w:p w14:paraId="0F01A046" w14:textId="7EB39E96" w:rsidR="00B92327" w:rsidRPr="00801E49" w:rsidRDefault="00332621">
      <w:pPr>
        <w:ind w:left="-5" w:right="446"/>
        <w:rPr>
          <w:rFonts w:ascii="Open Sans" w:hAnsi="Open Sans" w:cs="Open Sans"/>
          <w:rPrChange w:id="751" w:author="Nicole Wu" w:date="2024-01-08T11:26:00Z">
            <w:rPr/>
          </w:rPrChange>
        </w:rPr>
      </w:pPr>
      <w:commentRangeStart w:id="752"/>
      <w:r w:rsidRPr="00801E49">
        <w:rPr>
          <w:rFonts w:ascii="Open Sans" w:hAnsi="Open Sans" w:cs="Open Sans"/>
          <w:rPrChange w:id="753" w:author="Nicole Wu" w:date="2024-01-08T11:26:00Z">
            <w:rPr/>
          </w:rPrChange>
        </w:rPr>
        <w:t xml:space="preserve">The </w:t>
      </w:r>
      <w:commentRangeEnd w:id="752"/>
      <w:r w:rsidR="004A02BD" w:rsidRPr="00801E49">
        <w:rPr>
          <w:rStyle w:val="CommentReference"/>
          <w:rFonts w:ascii="Open Sans" w:hAnsi="Open Sans" w:cs="Open Sans"/>
          <w:rPrChange w:id="754" w:author="Nicole Wu" w:date="2024-01-08T11:26:00Z">
            <w:rPr>
              <w:rStyle w:val="CommentReference"/>
            </w:rPr>
          </w:rPrChange>
        </w:rPr>
        <w:commentReference w:id="752"/>
      </w:r>
      <w:r w:rsidRPr="00801E49">
        <w:rPr>
          <w:rFonts w:ascii="Open Sans" w:hAnsi="Open Sans" w:cs="Open Sans"/>
          <w:rPrChange w:id="755" w:author="Nicole Wu" w:date="2024-01-08T11:26:00Z">
            <w:rPr/>
          </w:rPrChange>
        </w:rPr>
        <w:t xml:space="preserve">overall goal of this study </w:t>
      </w:r>
      <w:ins w:id="756" w:author="Alirah WEYORI" w:date="2023-12-21T16:36:00Z">
        <w:r w:rsidR="00107CC1" w:rsidRPr="00801E49">
          <w:rPr>
            <w:rFonts w:ascii="Open Sans" w:hAnsi="Open Sans" w:cs="Open Sans"/>
            <w:rPrChange w:id="757" w:author="Nicole Wu" w:date="2024-01-08T11:26:00Z">
              <w:rPr/>
            </w:rPrChange>
          </w:rPr>
          <w:t>thus</w:t>
        </w:r>
        <w:r w:rsidRPr="00801E49">
          <w:rPr>
            <w:rFonts w:ascii="Open Sans" w:hAnsi="Open Sans" w:cs="Open Sans"/>
            <w:rPrChange w:id="758" w:author="Nicole Wu" w:date="2024-01-08T11:26:00Z">
              <w:rPr/>
            </w:rPrChange>
          </w:rPr>
          <w:t xml:space="preserve"> </w:t>
        </w:r>
      </w:ins>
      <w:r w:rsidRPr="00801E49">
        <w:rPr>
          <w:rFonts w:ascii="Open Sans" w:hAnsi="Open Sans" w:cs="Open Sans"/>
          <w:rPrChange w:id="759" w:author="Nicole Wu" w:date="2024-01-08T11:26:00Z">
            <w:rPr/>
          </w:rPrChange>
        </w:rPr>
        <w:t>was to assess the validity of the remote consolidated approach for reporting food insecurity - rCARI module(s) against conventional CARI modules for measuring food security within the same population. The study compares indicators collected through phone surveys with conventional face-to-face survey, considering the latter as the standard methodology. The following food security indicators were compared: Food Consumption Score (FCS), reduced Coping Strategy Index (rCSI), Livelihood Coping Strategy (LCS), Food Expenditure Share (FES), and income sources and income change. The Economic Capacity to Meet Esse</w:t>
      </w:r>
      <w:r w:rsidR="00DB06D5" w:rsidRPr="00801E49">
        <w:rPr>
          <w:rFonts w:ascii="Open Sans" w:hAnsi="Open Sans" w:cs="Open Sans"/>
          <w:rPrChange w:id="760" w:author="Nicole Wu" w:date="2024-01-08T11:26:00Z">
            <w:rPr/>
          </w:rPrChange>
        </w:rPr>
        <w:t>n</w:t>
      </w:r>
      <w:r w:rsidRPr="00801E49">
        <w:rPr>
          <w:rFonts w:ascii="Open Sans" w:hAnsi="Open Sans" w:cs="Open Sans"/>
          <w:rPrChange w:id="761" w:author="Nicole Wu" w:date="2024-01-08T11:26:00Z">
            <w:rPr/>
          </w:rPrChange>
        </w:rPr>
        <w:t xml:space="preserve">tial Needs (ECMEN) indicator which is sometimes used to aggregate CARI will not be tested in this study, as it requires a standard long expenditure module which cannot be collected over the phone. In addition, ECMEN calculation requires having an updated value of the minimum expenditure basket (MEB) of the study population, which is not available for the </w:t>
      </w:r>
      <w:r w:rsidR="00C624A8" w:rsidRPr="00801E49">
        <w:rPr>
          <w:rFonts w:ascii="Open Sans" w:hAnsi="Open Sans" w:cs="Open Sans"/>
          <w:rPrChange w:id="762" w:author="Nicole Wu" w:date="2024-01-08T11:26:00Z">
            <w:rPr/>
          </w:rPrChange>
        </w:rPr>
        <w:t>CAR</w:t>
      </w:r>
      <w:r w:rsidRPr="00801E49">
        <w:rPr>
          <w:rFonts w:ascii="Open Sans" w:hAnsi="Open Sans" w:cs="Open Sans"/>
          <w:rPrChange w:id="763" w:author="Nicole Wu" w:date="2024-01-08T11:26:00Z">
            <w:rPr/>
          </w:rPrChange>
        </w:rPr>
        <w:t xml:space="preserve">. In its stead, a shortened version of the standard expenditure module </w:t>
      </w:r>
      <w:commentRangeStart w:id="764"/>
      <w:del w:id="765" w:author="Alirah WEYORI" w:date="2023-12-18T11:54:00Z">
        <w:r w:rsidRPr="00801E49" w:rsidDel="00E3190C">
          <w:rPr>
            <w:rFonts w:ascii="Open Sans" w:hAnsi="Open Sans" w:cs="Open Sans"/>
            <w:rPrChange w:id="766" w:author="Nicole Wu" w:date="2024-01-08T11:26:00Z">
              <w:rPr/>
            </w:rPrChange>
          </w:rPr>
          <w:delText>will be</w:delText>
        </w:r>
      </w:del>
      <w:ins w:id="767" w:author="Alirah WEYORI" w:date="2023-12-18T11:54:00Z">
        <w:r w:rsidR="00E3190C" w:rsidRPr="00801E49">
          <w:rPr>
            <w:rFonts w:ascii="Open Sans" w:hAnsi="Open Sans" w:cs="Open Sans"/>
            <w:rPrChange w:id="768" w:author="Nicole Wu" w:date="2024-01-08T11:26:00Z">
              <w:rPr/>
            </w:rPrChange>
          </w:rPr>
          <w:t>was</w:t>
        </w:r>
      </w:ins>
      <w:r w:rsidRPr="00801E49">
        <w:rPr>
          <w:rFonts w:ascii="Open Sans" w:hAnsi="Open Sans" w:cs="Open Sans"/>
          <w:rPrChange w:id="769" w:author="Nicole Wu" w:date="2024-01-08T11:26:00Z">
            <w:rPr/>
          </w:rPrChange>
        </w:rPr>
        <w:t xml:space="preserve"> </w:t>
      </w:r>
      <w:commentRangeEnd w:id="764"/>
      <w:r w:rsidR="00C034A1" w:rsidRPr="00801E49">
        <w:rPr>
          <w:rStyle w:val="CommentReference"/>
          <w:rFonts w:ascii="Open Sans" w:hAnsi="Open Sans" w:cs="Open Sans"/>
          <w:rPrChange w:id="770" w:author="Nicole Wu" w:date="2024-01-08T11:26:00Z">
            <w:rPr>
              <w:rStyle w:val="CommentReference"/>
            </w:rPr>
          </w:rPrChange>
        </w:rPr>
        <w:commentReference w:id="764"/>
      </w:r>
      <w:r w:rsidRPr="00801E49">
        <w:rPr>
          <w:rFonts w:ascii="Open Sans" w:hAnsi="Open Sans" w:cs="Open Sans"/>
          <w:rPrChange w:id="771" w:author="Nicole Wu" w:date="2024-01-08T11:26:00Z">
            <w:rPr/>
          </w:rPrChange>
        </w:rPr>
        <w:t>used to test the possibility of collecting FES data over the phone</w:t>
      </w:r>
      <w:r w:rsidR="00C624A8" w:rsidRPr="00801E49">
        <w:rPr>
          <w:rFonts w:ascii="Open Sans" w:hAnsi="Open Sans" w:cs="Open Sans"/>
          <w:rPrChange w:id="772" w:author="Nicole Wu" w:date="2024-01-08T11:26:00Z">
            <w:rPr/>
          </w:rPrChange>
        </w:rPr>
        <w:t xml:space="preserve"> which will be tested </w:t>
      </w:r>
      <w:r w:rsidR="00EF7E32" w:rsidRPr="00801E49">
        <w:rPr>
          <w:rFonts w:ascii="Open Sans" w:hAnsi="Open Sans" w:cs="Open Sans"/>
          <w:rPrChange w:id="773" w:author="Nicole Wu" w:date="2024-01-08T11:26:00Z">
            <w:rPr/>
          </w:rPrChange>
        </w:rPr>
        <w:t>against the income source and income change indicators</w:t>
      </w:r>
      <w:r w:rsidRPr="00801E49">
        <w:rPr>
          <w:rFonts w:ascii="Open Sans" w:hAnsi="Open Sans" w:cs="Open Sans"/>
          <w:rPrChange w:id="774" w:author="Nicole Wu" w:date="2024-01-08T11:26:00Z">
            <w:rPr/>
          </w:rPrChange>
        </w:rPr>
        <w:t>.</w:t>
      </w:r>
    </w:p>
    <w:p w14:paraId="4C6E5F11" w14:textId="4854DC21" w:rsidR="00B92327" w:rsidRPr="00801E49" w:rsidRDefault="1D7FB02D">
      <w:pPr>
        <w:ind w:left="-5" w:right="446"/>
        <w:rPr>
          <w:rFonts w:ascii="Open Sans" w:hAnsi="Open Sans" w:cs="Open Sans"/>
          <w:rPrChange w:id="775" w:author="Nicole Wu" w:date="2024-01-08T11:26:00Z">
            <w:rPr/>
          </w:rPrChange>
        </w:rPr>
      </w:pPr>
      <w:r w:rsidRPr="00801E49">
        <w:rPr>
          <w:rFonts w:ascii="Open Sans" w:hAnsi="Open Sans" w:cs="Open Sans"/>
          <w:rPrChange w:id="776" w:author="Nicole Wu" w:date="2024-01-08T11:26:00Z">
            <w:rPr/>
          </w:rPrChange>
        </w:rPr>
        <w:t xml:space="preserve">Studying the validity of using the phone to collect food security indicators is a key step in judging the appropriateness of the rCARI methodology to report food insecurity prevalence. However, </w:t>
      </w:r>
      <w:ins w:id="777" w:author="Matthieu TOCKERT" w:date="2023-12-04T09:01:00Z">
        <w:r w:rsidR="185023DA" w:rsidRPr="00801E49">
          <w:rPr>
            <w:rFonts w:ascii="Open Sans" w:hAnsi="Open Sans" w:cs="Open Sans"/>
            <w:rPrChange w:id="778" w:author="Nicole Wu" w:date="2024-01-08T11:26:00Z">
              <w:rPr/>
            </w:rPrChange>
          </w:rPr>
          <w:t>t</w:t>
        </w:r>
      </w:ins>
      <w:del w:id="779" w:author="Matthieu TOCKERT" w:date="2023-12-04T09:01:00Z">
        <w:r w:rsidR="00332621" w:rsidRPr="00801E49" w:rsidDel="1D7FB02D">
          <w:rPr>
            <w:rFonts w:ascii="Open Sans" w:hAnsi="Open Sans" w:cs="Open Sans"/>
            <w:rPrChange w:id="780" w:author="Nicole Wu" w:date="2024-01-08T11:26:00Z">
              <w:rPr/>
            </w:rPrChange>
          </w:rPr>
          <w:delText>T</w:delText>
        </w:r>
      </w:del>
      <w:r w:rsidRPr="00801E49">
        <w:rPr>
          <w:rFonts w:ascii="Open Sans" w:hAnsi="Open Sans" w:cs="Open Sans"/>
          <w:rPrChange w:id="781" w:author="Nicole Wu" w:date="2024-01-08T11:26:00Z">
            <w:rPr/>
          </w:rPrChange>
        </w:rPr>
        <w:t>esting the comparability of these indicators through different modalities of data collection (Face</w:t>
      </w:r>
      <w:r w:rsidR="272EDFD2" w:rsidRPr="00801E49">
        <w:rPr>
          <w:rFonts w:ascii="Open Sans" w:hAnsi="Open Sans" w:cs="Open Sans"/>
          <w:rPrChange w:id="782" w:author="Nicole Wu" w:date="2024-01-08T11:26:00Z">
            <w:rPr/>
          </w:rPrChange>
        </w:rPr>
        <w:t>-</w:t>
      </w:r>
      <w:r w:rsidRPr="00801E49">
        <w:rPr>
          <w:rFonts w:ascii="Open Sans" w:hAnsi="Open Sans" w:cs="Open Sans"/>
          <w:rPrChange w:id="783" w:author="Nicole Wu" w:date="2024-01-08T11:26:00Z">
            <w:rPr/>
          </w:rPrChange>
        </w:rPr>
        <w:t>to-Face (F2F) vs. Phone) should be read within the wider consideration around phone survey modality of data collection. For example, other factors aside the modules should be considered while reading results of any remote survey.</w:t>
      </w:r>
    </w:p>
    <w:p w14:paraId="4141ED83" w14:textId="77777777" w:rsidR="00B92327" w:rsidRPr="00801E49" w:rsidRDefault="00332621">
      <w:pPr>
        <w:numPr>
          <w:ilvl w:val="0"/>
          <w:numId w:val="2"/>
        </w:numPr>
        <w:ind w:left="546" w:right="446" w:hanging="279"/>
        <w:rPr>
          <w:rFonts w:ascii="Open Sans" w:hAnsi="Open Sans" w:cs="Open Sans"/>
          <w:rPrChange w:id="784" w:author="Nicole Wu" w:date="2024-01-08T11:26:00Z">
            <w:rPr/>
          </w:rPrChange>
        </w:rPr>
      </w:pPr>
      <w:r w:rsidRPr="00801E49">
        <w:rPr>
          <w:rFonts w:ascii="Open Sans" w:hAnsi="Open Sans" w:cs="Open Sans"/>
          <w:rPrChange w:id="785" w:author="Nicole Wu" w:date="2024-01-08T11:26:00Z">
            <w:rPr/>
          </w:rPrChange>
        </w:rPr>
        <w:t>Mobile phone ownership (mobile phone penetration rate in the study area) could likely exclude the most vulnerable population from the sample.</w:t>
      </w:r>
    </w:p>
    <w:p w14:paraId="1941885E" w14:textId="77777777" w:rsidR="00B92327" w:rsidRPr="00801E49" w:rsidRDefault="00332621">
      <w:pPr>
        <w:numPr>
          <w:ilvl w:val="0"/>
          <w:numId w:val="2"/>
        </w:numPr>
        <w:ind w:left="546" w:right="446" w:hanging="279"/>
        <w:rPr>
          <w:rFonts w:ascii="Open Sans" w:hAnsi="Open Sans" w:cs="Open Sans"/>
          <w:rPrChange w:id="786" w:author="Nicole Wu" w:date="2024-01-08T11:26:00Z">
            <w:rPr/>
          </w:rPrChange>
        </w:rPr>
      </w:pPr>
      <w:r w:rsidRPr="00801E49">
        <w:rPr>
          <w:rFonts w:ascii="Open Sans" w:hAnsi="Open Sans" w:cs="Open Sans"/>
          <w:rPrChange w:id="787" w:author="Nicole Wu" w:date="2024-01-08T11:26:00Z">
            <w:rPr/>
          </w:rPrChange>
        </w:rPr>
        <w:t>Mobile phone network coverage: Even in countries with high penetration rates, network coverage could be a problem, especially when electricity cuts are frequent and local infrastructure, such as communication masts, are not evenly distributed (World Bank, 2020).</w:t>
      </w:r>
    </w:p>
    <w:p w14:paraId="02194675" w14:textId="77777777" w:rsidR="00B92327" w:rsidRPr="00801E49" w:rsidRDefault="00332621">
      <w:pPr>
        <w:numPr>
          <w:ilvl w:val="0"/>
          <w:numId w:val="2"/>
        </w:numPr>
        <w:ind w:left="546" w:right="446" w:hanging="279"/>
        <w:rPr>
          <w:rFonts w:ascii="Open Sans" w:hAnsi="Open Sans" w:cs="Open Sans"/>
          <w:rPrChange w:id="788" w:author="Nicole Wu" w:date="2024-01-08T11:26:00Z">
            <w:rPr/>
          </w:rPrChange>
        </w:rPr>
      </w:pPr>
      <w:r w:rsidRPr="00801E49">
        <w:rPr>
          <w:rFonts w:ascii="Open Sans" w:hAnsi="Open Sans" w:cs="Open Sans"/>
          <w:rPrChange w:id="789" w:author="Nicole Wu" w:date="2024-01-08T11:26:00Z">
            <w:rPr/>
          </w:rPrChange>
        </w:rPr>
        <w:t>Response rate: It is well documented that the response rate in phone surveys is usually lower than in face-to-face surveys (L’Engle et al., 2018; World Bank, 2020).</w:t>
      </w:r>
    </w:p>
    <w:p w14:paraId="1EB0B4D9" w14:textId="77777777" w:rsidR="00B92327" w:rsidRPr="00801E49" w:rsidRDefault="00332621">
      <w:pPr>
        <w:ind w:left="-5" w:right="446"/>
        <w:rPr>
          <w:rFonts w:ascii="Open Sans" w:hAnsi="Open Sans" w:cs="Open Sans"/>
          <w:rPrChange w:id="790" w:author="Nicole Wu" w:date="2024-01-08T11:26:00Z">
            <w:rPr/>
          </w:rPrChange>
        </w:rPr>
      </w:pPr>
      <w:r w:rsidRPr="00801E49">
        <w:rPr>
          <w:rFonts w:ascii="Open Sans" w:hAnsi="Open Sans" w:cs="Open Sans"/>
          <w:rPrChange w:id="791" w:author="Nicole Wu" w:date="2024-01-08T11:26:00Z">
            <w:rPr/>
          </w:rPrChange>
        </w:rPr>
        <w:t>These factors may lead to skewed sample bias from phone surveys especially if the goal to report national representative results/outcomes. Nevertheless, there are several statistical weighting techniques that can adjust the results of phone surveys using baseline variables like using demographics characteristics of the most recent face-to-face surveys (Nagpal et al. 2021; Glazerman et al. 2020; Valliant et al. 2013; Elkasabi, 2015). This allows the results of such exercises to be computed and extrapolated to reflect some level of representativeness.</w:t>
      </w:r>
    </w:p>
    <w:p w14:paraId="7C16A11A" w14:textId="3E57F92E" w:rsidR="00B92327" w:rsidRPr="00801E49" w:rsidRDefault="00332621">
      <w:pPr>
        <w:ind w:left="-5" w:right="446"/>
        <w:rPr>
          <w:rFonts w:ascii="Open Sans" w:hAnsi="Open Sans" w:cs="Open Sans"/>
          <w:rPrChange w:id="792" w:author="Nicole Wu" w:date="2024-01-08T11:26:00Z">
            <w:rPr/>
          </w:rPrChange>
        </w:rPr>
      </w:pPr>
      <w:r w:rsidRPr="00801E49">
        <w:rPr>
          <w:rFonts w:ascii="Open Sans" w:hAnsi="Open Sans" w:cs="Open Sans"/>
          <w:rPrChange w:id="793" w:author="Nicole Wu" w:date="2024-01-08T11:26:00Z">
            <w:rPr/>
          </w:rPrChange>
        </w:rPr>
        <w:t xml:space="preserve">However, this </w:t>
      </w:r>
      <w:commentRangeStart w:id="794"/>
      <w:r w:rsidRPr="00801E49">
        <w:rPr>
          <w:rFonts w:ascii="Open Sans" w:hAnsi="Open Sans" w:cs="Open Sans"/>
          <w:rPrChange w:id="795" w:author="Nicole Wu" w:date="2024-01-08T11:26:00Z">
            <w:rPr/>
          </w:rPrChange>
        </w:rPr>
        <w:t xml:space="preserve">current </w:t>
      </w:r>
      <w:commentRangeEnd w:id="794"/>
      <w:r w:rsidR="00567795" w:rsidRPr="00801E49">
        <w:rPr>
          <w:rStyle w:val="CommentReference"/>
          <w:rFonts w:ascii="Open Sans" w:hAnsi="Open Sans" w:cs="Open Sans"/>
          <w:rPrChange w:id="796" w:author="Nicole Wu" w:date="2024-01-08T11:26:00Z">
            <w:rPr>
              <w:rStyle w:val="CommentReference"/>
            </w:rPr>
          </w:rPrChange>
        </w:rPr>
        <w:commentReference w:id="794"/>
      </w:r>
      <w:ins w:id="797" w:author="Alirah WEYORI" w:date="2023-12-18T11:53:00Z">
        <w:r w:rsidR="00980E11" w:rsidRPr="00801E49">
          <w:rPr>
            <w:rFonts w:ascii="Open Sans" w:hAnsi="Open Sans" w:cs="Open Sans"/>
            <w:rPrChange w:id="798" w:author="Nicole Wu" w:date="2024-01-08T11:26:00Z">
              <w:rPr/>
            </w:rPrChange>
          </w:rPr>
          <w:t xml:space="preserve">study </w:t>
        </w:r>
      </w:ins>
      <w:r w:rsidRPr="00801E49">
        <w:rPr>
          <w:rFonts w:ascii="Open Sans" w:hAnsi="Open Sans" w:cs="Open Sans"/>
          <w:rPrChange w:id="799" w:author="Nicole Wu" w:date="2024-01-08T11:26:00Z">
            <w:rPr/>
          </w:rPrChange>
        </w:rPr>
        <w:t xml:space="preserve">may not be affected by these confounding issues since the main objective is not to report results at national level but rather to assess the effectiveness of remote modules to collect and report on food insecurity using a statistically comparable stratified sample. </w:t>
      </w:r>
      <w:commentRangeStart w:id="800"/>
      <w:r w:rsidRPr="00801E49">
        <w:rPr>
          <w:rFonts w:ascii="Open Sans" w:hAnsi="Open Sans" w:cs="Open Sans"/>
          <w:rPrChange w:id="801" w:author="Nicole Wu" w:date="2024-01-08T11:26:00Z">
            <w:rPr/>
          </w:rPrChange>
        </w:rPr>
        <w:t>Thus, this initial analysis does not employ weighting techniques to adjust for sampling skewness and response rate</w:t>
      </w:r>
      <w:commentRangeEnd w:id="800"/>
      <w:r w:rsidR="00865801" w:rsidRPr="00801E49">
        <w:rPr>
          <w:rStyle w:val="CommentReference"/>
          <w:rFonts w:ascii="Open Sans" w:hAnsi="Open Sans" w:cs="Open Sans"/>
          <w:rPrChange w:id="802" w:author="Nicole Wu" w:date="2024-01-08T11:26:00Z">
            <w:rPr>
              <w:rStyle w:val="CommentReference"/>
            </w:rPr>
          </w:rPrChange>
        </w:rPr>
        <w:commentReference w:id="800"/>
      </w:r>
      <w:r w:rsidRPr="00801E49">
        <w:rPr>
          <w:rFonts w:ascii="Open Sans" w:hAnsi="Open Sans" w:cs="Open Sans"/>
          <w:rPrChange w:id="803" w:author="Nicole Wu" w:date="2024-01-08T11:26:00Z">
            <w:rPr/>
          </w:rPrChange>
        </w:rPr>
        <w:t xml:space="preserve">. Nonetheless, the study design </w:t>
      </w:r>
      <w:commentRangeStart w:id="804"/>
      <w:r w:rsidRPr="00801E49">
        <w:rPr>
          <w:rFonts w:ascii="Open Sans" w:hAnsi="Open Sans" w:cs="Open Sans"/>
          <w:rPrChange w:id="805" w:author="Nicole Wu" w:date="2024-01-08T11:26:00Z">
            <w:rPr/>
          </w:rPrChange>
        </w:rPr>
        <w:t xml:space="preserve">could allow </w:t>
      </w:r>
      <w:commentRangeEnd w:id="804"/>
      <w:r w:rsidR="00865801" w:rsidRPr="00801E49">
        <w:rPr>
          <w:rStyle w:val="CommentReference"/>
          <w:rFonts w:ascii="Open Sans" w:hAnsi="Open Sans" w:cs="Open Sans"/>
          <w:rPrChange w:id="806" w:author="Nicole Wu" w:date="2024-01-08T11:26:00Z">
            <w:rPr>
              <w:rStyle w:val="CommentReference"/>
            </w:rPr>
          </w:rPrChange>
        </w:rPr>
        <w:commentReference w:id="804"/>
      </w:r>
      <w:r w:rsidRPr="00801E49">
        <w:rPr>
          <w:rFonts w:ascii="Open Sans" w:hAnsi="Open Sans" w:cs="Open Sans"/>
          <w:rPrChange w:id="807" w:author="Nicole Wu" w:date="2024-01-08T11:26:00Z">
            <w:rPr/>
          </w:rPrChange>
        </w:rPr>
        <w:t>for testing of sample skewness due to mobile phone ownership, coverage and none response over the phone. CAR has one of the lowest mobile phone penetration rates globally (approximately 70% of the population do not own/use mobile phones).</w:t>
      </w:r>
    </w:p>
    <w:p w14:paraId="0B2F631A" w14:textId="11AC0E51" w:rsidR="00B92327" w:rsidRPr="00801E49" w:rsidRDefault="00332621">
      <w:pPr>
        <w:ind w:left="-5" w:right="446"/>
        <w:rPr>
          <w:rFonts w:ascii="Open Sans" w:hAnsi="Open Sans" w:cs="Open Sans"/>
          <w:rPrChange w:id="808" w:author="Nicole Wu" w:date="2024-01-08T11:26:00Z">
            <w:rPr/>
          </w:rPrChange>
        </w:rPr>
      </w:pPr>
      <w:r w:rsidRPr="00801E49">
        <w:rPr>
          <w:rFonts w:ascii="Open Sans" w:hAnsi="Open Sans" w:cs="Open Sans"/>
          <w:rPrChange w:id="809" w:author="Nicole Wu" w:date="2024-01-08T11:26:00Z">
            <w:rPr/>
          </w:rPrChange>
        </w:rPr>
        <w:br w:type="page"/>
      </w:r>
    </w:p>
    <w:p w14:paraId="33F98B47" w14:textId="77777777" w:rsidR="00B92327" w:rsidRPr="00801E49" w:rsidRDefault="00332621">
      <w:pPr>
        <w:pStyle w:val="Heading1"/>
        <w:ind w:left="469" w:hanging="484"/>
        <w:rPr>
          <w:rFonts w:ascii="Open Sans" w:hAnsi="Open Sans" w:cs="Open Sans"/>
          <w:rPrChange w:id="810" w:author="Nicole Wu" w:date="2024-01-08T11:26:00Z">
            <w:rPr/>
          </w:rPrChange>
        </w:rPr>
      </w:pPr>
      <w:bookmarkStart w:id="811" w:name="_Toc135972"/>
      <w:r w:rsidRPr="00801E49">
        <w:rPr>
          <w:rFonts w:ascii="Open Sans" w:hAnsi="Open Sans" w:cs="Open Sans"/>
          <w:rPrChange w:id="812" w:author="Nicole Wu" w:date="2024-01-08T11:26:00Z">
            <w:rPr/>
          </w:rPrChange>
        </w:rPr>
        <w:t>Study Design</w:t>
      </w:r>
      <w:bookmarkEnd w:id="811"/>
    </w:p>
    <w:p w14:paraId="0760EA6E" w14:textId="77777777" w:rsidR="00B92327" w:rsidRPr="00801E49" w:rsidRDefault="00332621">
      <w:pPr>
        <w:ind w:left="-5" w:right="446"/>
        <w:rPr>
          <w:rFonts w:ascii="Open Sans" w:hAnsi="Open Sans" w:cs="Open Sans"/>
          <w:rPrChange w:id="813" w:author="Nicole Wu" w:date="2024-01-08T11:26:00Z">
            <w:rPr/>
          </w:rPrChange>
        </w:rPr>
      </w:pPr>
      <w:r w:rsidRPr="00801E49">
        <w:rPr>
          <w:rFonts w:ascii="Open Sans" w:hAnsi="Open Sans" w:cs="Open Sans"/>
          <w:rPrChange w:id="814" w:author="Nicole Wu" w:date="2024-01-08T11:26:00Z">
            <w:rPr/>
          </w:rPrChange>
        </w:rPr>
        <w:t>The study was implemented as a survey experiment with stratified sample comparing the outcomes of two statistically comparable samples drawn from the same population.</w:t>
      </w:r>
    </w:p>
    <w:p w14:paraId="2C0E23F3" w14:textId="77777777" w:rsidR="00B92327" w:rsidRPr="00801E49" w:rsidRDefault="00332621">
      <w:pPr>
        <w:spacing w:after="185"/>
        <w:ind w:left="-5" w:right="446"/>
        <w:rPr>
          <w:rFonts w:ascii="Open Sans" w:hAnsi="Open Sans" w:cs="Open Sans"/>
          <w:rPrChange w:id="815" w:author="Nicole Wu" w:date="2024-01-08T11:26:00Z">
            <w:rPr/>
          </w:rPrChange>
        </w:rPr>
      </w:pPr>
      <w:r w:rsidRPr="00801E49">
        <w:rPr>
          <w:rFonts w:ascii="Open Sans" w:hAnsi="Open Sans" w:cs="Open Sans"/>
          <w:rPrChange w:id="816" w:author="Nicole Wu" w:date="2024-01-08T11:26:00Z">
            <w:rPr/>
          </w:rPrChange>
        </w:rPr>
        <w:t xml:space="preserve">Selection of study areas and participating households followed a stratified random sampling approach (stratified by the different Admin Areas-biggest to smallest but not representative at each admin area) based on 3-point </w:t>
      </w:r>
      <w:commentRangeStart w:id="817"/>
      <w:r w:rsidRPr="00801E49">
        <w:rPr>
          <w:rFonts w:ascii="Open Sans" w:hAnsi="Open Sans" w:cs="Open Sans"/>
          <w:rPrChange w:id="818" w:author="Nicole Wu" w:date="2024-01-08T11:26:00Z">
            <w:rPr/>
          </w:rPrChange>
        </w:rPr>
        <w:t xml:space="preserve">criteria developed and agreed together </w:t>
      </w:r>
      <w:commentRangeEnd w:id="817"/>
      <w:r w:rsidR="00DE3B4D" w:rsidRPr="00801E49">
        <w:rPr>
          <w:rStyle w:val="CommentReference"/>
          <w:rFonts w:ascii="Open Sans" w:hAnsi="Open Sans" w:cs="Open Sans"/>
          <w:rPrChange w:id="819" w:author="Nicole Wu" w:date="2024-01-08T11:26:00Z">
            <w:rPr>
              <w:rStyle w:val="CommentReference"/>
            </w:rPr>
          </w:rPrChange>
        </w:rPr>
        <w:commentReference w:id="817"/>
      </w:r>
      <w:r w:rsidRPr="00801E49">
        <w:rPr>
          <w:rFonts w:ascii="Open Sans" w:hAnsi="Open Sans" w:cs="Open Sans"/>
          <w:rPrChange w:id="820" w:author="Nicole Wu" w:date="2024-01-08T11:26:00Z">
            <w:rPr/>
          </w:rPrChange>
        </w:rPr>
        <w:t>with the WFP country office in Bangui.</w:t>
      </w:r>
    </w:p>
    <w:p w14:paraId="3585FEA4" w14:textId="77777777" w:rsidR="00B92327" w:rsidRPr="00801E49" w:rsidRDefault="00332621">
      <w:pPr>
        <w:spacing w:after="150" w:line="259" w:lineRule="auto"/>
        <w:ind w:right="0"/>
        <w:jc w:val="left"/>
        <w:rPr>
          <w:rFonts w:ascii="Open Sans" w:hAnsi="Open Sans" w:cs="Open Sans"/>
          <w:rPrChange w:id="821" w:author="Nicole Wu" w:date="2024-01-08T11:26:00Z">
            <w:rPr/>
          </w:rPrChange>
        </w:rPr>
      </w:pPr>
      <w:r w:rsidRPr="00801E49">
        <w:rPr>
          <w:rFonts w:ascii="Open Sans" w:hAnsi="Open Sans" w:cs="Open Sans"/>
          <w:rPrChange w:id="822" w:author="Nicole Wu" w:date="2024-01-08T11:26:00Z">
            <w:rPr/>
          </w:rPrChange>
        </w:rPr>
        <w:t xml:space="preserve">The criteria include, </w:t>
      </w:r>
      <w:r w:rsidRPr="00801E49">
        <w:rPr>
          <w:rFonts w:ascii="Open Sans" w:hAnsi="Open Sans" w:cs="Open Sans"/>
          <w:b/>
          <w:rPrChange w:id="823" w:author="Nicole Wu" w:date="2024-01-08T11:26:00Z">
            <w:rPr>
              <w:b/>
            </w:rPr>
          </w:rPrChange>
        </w:rPr>
        <w:t>1. Mobile phone coverage, 2. Food security situation &amp; 3. Accessibility (considering the security situation on the ground).</w:t>
      </w:r>
    </w:p>
    <w:p w14:paraId="7086997D" w14:textId="77777777" w:rsidR="00B92327" w:rsidRPr="00801E49" w:rsidRDefault="1D7FB02D">
      <w:pPr>
        <w:ind w:left="-5" w:right="446"/>
        <w:rPr>
          <w:rFonts w:ascii="Open Sans" w:hAnsi="Open Sans" w:cs="Open Sans"/>
          <w:rPrChange w:id="824" w:author="Nicole Wu" w:date="2024-01-08T11:26:00Z">
            <w:rPr/>
          </w:rPrChange>
        </w:rPr>
      </w:pPr>
      <w:r w:rsidRPr="00801E49">
        <w:rPr>
          <w:rFonts w:ascii="Open Sans" w:hAnsi="Open Sans" w:cs="Open Sans"/>
          <w:rPrChange w:id="825" w:author="Nicole Wu" w:date="2024-01-08T11:26:00Z">
            <w:rPr/>
          </w:rPrChange>
        </w:rPr>
        <w:t>The study design</w:t>
      </w:r>
      <w:del w:id="826" w:author="Matthieu TOCKERT" w:date="2023-12-04T09:05:00Z">
        <w:r w:rsidR="00332621" w:rsidRPr="00801E49" w:rsidDel="1D7FB02D">
          <w:rPr>
            <w:rFonts w:ascii="Open Sans" w:hAnsi="Open Sans" w:cs="Open Sans"/>
            <w:rPrChange w:id="827" w:author="Nicole Wu" w:date="2024-01-08T11:26:00Z">
              <w:rPr/>
            </w:rPrChange>
          </w:rPr>
          <w:delText>ed</w:delText>
        </w:r>
      </w:del>
      <w:r w:rsidRPr="00801E49">
        <w:rPr>
          <w:rFonts w:ascii="Open Sans" w:hAnsi="Open Sans" w:cs="Open Sans"/>
          <w:rPrChange w:id="828" w:author="Nicole Wu" w:date="2024-01-08T11:26:00Z">
            <w:rPr/>
          </w:rPrChange>
        </w:rPr>
        <w:t xml:space="preserve"> followed rigorous randomization procedures to assign potential study respondents to one of two study groups: F2F and Remote groups.</w:t>
      </w:r>
    </w:p>
    <w:p w14:paraId="76BB4E49" w14:textId="7FE1561F" w:rsidR="00B92327" w:rsidRPr="00801E49" w:rsidRDefault="4B6E788F">
      <w:pPr>
        <w:spacing w:after="0"/>
        <w:ind w:left="-5" w:right="446"/>
        <w:rPr>
          <w:rFonts w:ascii="Open Sans" w:hAnsi="Open Sans" w:cs="Open Sans"/>
          <w:rPrChange w:id="829" w:author="Nicole Wu" w:date="2024-01-08T11:26:00Z">
            <w:rPr/>
          </w:rPrChange>
        </w:rPr>
      </w:pPr>
      <w:r w:rsidRPr="00801E49">
        <w:rPr>
          <w:rFonts w:ascii="Open Sans" w:hAnsi="Open Sans" w:cs="Open Sans"/>
          <w:rPrChange w:id="830" w:author="Nicole Wu" w:date="2024-01-08T11:26:00Z">
            <w:rPr/>
          </w:rPrChange>
        </w:rPr>
        <w:t xml:space="preserve">The systematic steps in selecting the different administrative and households with annotated explanation is presented </w:t>
      </w:r>
      <w:del w:id="831" w:author="Matthieu TOCKERT" w:date="2023-12-04T09:07:00Z">
        <w:r w:rsidR="0094065D" w:rsidRPr="00801E49" w:rsidDel="4B6E788F">
          <w:rPr>
            <w:rFonts w:ascii="Open Sans" w:hAnsi="Open Sans" w:cs="Open Sans"/>
            <w:rPrChange w:id="832" w:author="Nicole Wu" w:date="2024-01-08T11:26:00Z">
              <w:rPr/>
            </w:rPrChange>
          </w:rPr>
          <w:delText xml:space="preserve">are </w:delText>
        </w:r>
      </w:del>
      <w:ins w:id="833" w:author="Matthieu TOCKERT" w:date="2023-12-04T09:07:00Z">
        <w:r w:rsidR="68E2345A" w:rsidRPr="00801E49">
          <w:rPr>
            <w:rFonts w:ascii="Open Sans" w:hAnsi="Open Sans" w:cs="Open Sans"/>
            <w:rPrChange w:id="834" w:author="Nicole Wu" w:date="2024-01-08T11:26:00Z">
              <w:rPr/>
            </w:rPrChange>
          </w:rPr>
          <w:t xml:space="preserve">in </w:t>
        </w:r>
      </w:ins>
      <w:r w:rsidRPr="00801E49">
        <w:rPr>
          <w:rFonts w:ascii="Open Sans" w:hAnsi="Open Sans" w:cs="Open Sans"/>
          <w:rPrChange w:id="835" w:author="Nicole Wu" w:date="2024-01-08T11:26:00Z">
            <w:rPr/>
          </w:rPrChange>
        </w:rPr>
        <w:t>figure 1</w:t>
      </w:r>
      <w:r w:rsidR="1D7FB02D" w:rsidRPr="00801E49">
        <w:rPr>
          <w:rFonts w:ascii="Open Sans" w:hAnsi="Open Sans" w:cs="Open Sans"/>
          <w:rPrChange w:id="836" w:author="Nicole Wu" w:date="2024-01-08T11:26:00Z">
            <w:rPr/>
          </w:rPrChange>
        </w:rPr>
        <w:t>.</w:t>
      </w:r>
    </w:p>
    <w:p w14:paraId="0AB74CB8" w14:textId="77777777" w:rsidR="00B92327" w:rsidRPr="00801E49" w:rsidRDefault="00332621">
      <w:pPr>
        <w:spacing w:after="143" w:line="259" w:lineRule="auto"/>
        <w:ind w:left="1826" w:right="0" w:firstLine="0"/>
        <w:jc w:val="left"/>
        <w:rPr>
          <w:rFonts w:ascii="Open Sans" w:hAnsi="Open Sans" w:cs="Open Sans"/>
          <w:rPrChange w:id="837" w:author="Nicole Wu" w:date="2024-01-08T11:26:00Z">
            <w:rPr/>
          </w:rPrChange>
        </w:rPr>
      </w:pPr>
      <w:r w:rsidRPr="00801E49">
        <w:rPr>
          <w:rFonts w:ascii="Open Sans" w:hAnsi="Open Sans" w:cs="Open Sans"/>
          <w:rPrChange w:id="838" w:author="Nicole Wu" w:date="2024-01-08T11:26:00Z">
            <w:rPr>
              <w:noProof/>
            </w:rPr>
          </w:rPrChange>
        </w:rPr>
        <w:drawing>
          <wp:inline distT="0" distB="0" distL="0" distR="0" wp14:anchorId="3B5CDFF1" wp14:editId="7507F2F8">
            <wp:extent cx="3625215" cy="3398203"/>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5"/>
                    <a:stretch>
                      <a:fillRect/>
                    </a:stretch>
                  </pic:blipFill>
                  <pic:spPr>
                    <a:xfrm>
                      <a:off x="0" y="0"/>
                      <a:ext cx="3625215" cy="3398203"/>
                    </a:xfrm>
                    <a:prstGeom prst="rect">
                      <a:avLst/>
                    </a:prstGeom>
                  </pic:spPr>
                </pic:pic>
              </a:graphicData>
            </a:graphic>
          </wp:inline>
        </w:drawing>
      </w:r>
    </w:p>
    <w:p w14:paraId="3506EE9C" w14:textId="77777777" w:rsidR="00B92327" w:rsidRPr="00801E49" w:rsidRDefault="00332621">
      <w:pPr>
        <w:spacing w:after="344" w:line="265" w:lineRule="auto"/>
        <w:jc w:val="center"/>
        <w:rPr>
          <w:rFonts w:ascii="Open Sans" w:hAnsi="Open Sans" w:cs="Open Sans"/>
          <w:rPrChange w:id="839" w:author="Nicole Wu" w:date="2024-01-08T11:26:00Z">
            <w:rPr/>
          </w:rPrChange>
        </w:rPr>
      </w:pPr>
      <w:r w:rsidRPr="00801E49">
        <w:rPr>
          <w:rFonts w:ascii="Open Sans" w:hAnsi="Open Sans" w:cs="Open Sans"/>
          <w:rPrChange w:id="840" w:author="Nicole Wu" w:date="2024-01-08T11:26:00Z">
            <w:rPr/>
          </w:rPrChange>
        </w:rPr>
        <w:t>Figure 1: rCARI Validation Study Sampling Frame</w:t>
      </w:r>
    </w:p>
    <w:p w14:paraId="65FCA040" w14:textId="77777777" w:rsidR="00B92327" w:rsidRPr="00801E49" w:rsidRDefault="1D7FB02D">
      <w:pPr>
        <w:numPr>
          <w:ilvl w:val="0"/>
          <w:numId w:val="3"/>
        </w:numPr>
        <w:ind w:left="546" w:right="446" w:hanging="279"/>
        <w:rPr>
          <w:rFonts w:ascii="Open Sans" w:hAnsi="Open Sans" w:cs="Open Sans"/>
          <w:rPrChange w:id="841" w:author="Nicole Wu" w:date="2024-01-08T11:26:00Z">
            <w:rPr/>
          </w:rPrChange>
        </w:rPr>
      </w:pPr>
      <w:r w:rsidRPr="00801E49">
        <w:rPr>
          <w:rFonts w:ascii="Open Sans" w:hAnsi="Open Sans" w:cs="Open Sans"/>
          <w:rPrChange w:id="842" w:author="Nicole Wu" w:date="2024-01-08T11:26:00Z">
            <w:rPr/>
          </w:rPrChange>
        </w:rPr>
        <w:t xml:space="preserve">STEP 1 - Two Prefectures (Mbomou and Nana-Gribizi) were </w:t>
      </w:r>
      <w:commentRangeStart w:id="843"/>
      <w:r w:rsidRPr="00801E49">
        <w:rPr>
          <w:rFonts w:ascii="Open Sans" w:hAnsi="Open Sans" w:cs="Open Sans"/>
          <w:rPrChange w:id="844" w:author="Nicole Wu" w:date="2024-01-08T11:26:00Z">
            <w:rPr/>
          </w:rPrChange>
        </w:rPr>
        <w:t>randomly selected based on phone coverage,</w:t>
      </w:r>
      <w:commentRangeEnd w:id="843"/>
      <w:r w:rsidR="002B1D4B" w:rsidRPr="00801E49">
        <w:rPr>
          <w:rStyle w:val="CommentReference"/>
          <w:rFonts w:ascii="Open Sans" w:hAnsi="Open Sans" w:cs="Open Sans"/>
          <w:rPrChange w:id="845" w:author="Nicole Wu" w:date="2024-01-08T11:26:00Z">
            <w:rPr>
              <w:rStyle w:val="CommentReference"/>
            </w:rPr>
          </w:rPrChange>
        </w:rPr>
        <w:commentReference w:id="843"/>
      </w:r>
      <w:r w:rsidRPr="00801E49">
        <w:rPr>
          <w:rFonts w:ascii="Open Sans" w:hAnsi="Open Sans" w:cs="Open Sans"/>
          <w:rPrChange w:id="846" w:author="Nicole Wu" w:date="2024-01-08T11:26:00Z">
            <w:rPr/>
          </w:rPrChange>
        </w:rPr>
        <w:t xml:space="preserve"> food security situation and accessibility (</w:t>
      </w:r>
      <w:commentRangeStart w:id="847"/>
      <w:r w:rsidRPr="00801E49">
        <w:rPr>
          <w:rFonts w:ascii="Open Sans" w:hAnsi="Open Sans" w:cs="Open Sans"/>
          <w:rPrChange w:id="848" w:author="Nicole Wu" w:date="2024-01-08T11:26:00Z">
            <w:rPr/>
          </w:rPrChange>
        </w:rPr>
        <w:t>The CO team played a key role in identifying the ADMIN1 areas that met the inclusion criteria).</w:t>
      </w:r>
      <w:commentRangeEnd w:id="847"/>
      <w:r w:rsidR="00332621" w:rsidRPr="00801E49">
        <w:rPr>
          <w:rStyle w:val="CommentReference"/>
          <w:rFonts w:ascii="Open Sans" w:hAnsi="Open Sans" w:cs="Open Sans"/>
          <w:rPrChange w:id="849" w:author="Nicole Wu" w:date="2024-01-08T11:26:00Z">
            <w:rPr>
              <w:rStyle w:val="CommentReference"/>
            </w:rPr>
          </w:rPrChange>
        </w:rPr>
        <w:commentReference w:id="847"/>
      </w:r>
    </w:p>
    <w:p w14:paraId="279C9F54" w14:textId="77777777" w:rsidR="00B92327" w:rsidRPr="00801E49" w:rsidRDefault="00332621">
      <w:pPr>
        <w:numPr>
          <w:ilvl w:val="0"/>
          <w:numId w:val="3"/>
        </w:numPr>
        <w:spacing w:after="152"/>
        <w:ind w:left="546" w:right="446" w:hanging="279"/>
        <w:rPr>
          <w:rFonts w:ascii="Open Sans" w:hAnsi="Open Sans" w:cs="Open Sans"/>
          <w:rPrChange w:id="850" w:author="Nicole Wu" w:date="2024-01-08T11:26:00Z">
            <w:rPr/>
          </w:rPrChange>
        </w:rPr>
      </w:pPr>
      <w:r w:rsidRPr="00801E49">
        <w:rPr>
          <w:rFonts w:ascii="Open Sans" w:hAnsi="Open Sans" w:cs="Open Sans"/>
          <w:rPrChange w:id="851" w:author="Nicole Wu" w:date="2024-01-08T11:26:00Z">
            <w:rPr/>
          </w:rPrChange>
        </w:rPr>
        <w:t>STEP 2 - Two sub-prefectures (ADMIN2) areas were randomly selected. The Administrative structure of CAR allowed for inclusion of Admin3 areas(communes), thus we randomly selected 4 Communes from the 2 sub-prefectures.</w:t>
      </w:r>
    </w:p>
    <w:p w14:paraId="3E991875" w14:textId="28835B2B" w:rsidR="00B92327" w:rsidRPr="00801E49" w:rsidRDefault="00332621">
      <w:pPr>
        <w:numPr>
          <w:ilvl w:val="0"/>
          <w:numId w:val="3"/>
        </w:numPr>
        <w:ind w:left="546" w:right="446" w:hanging="279"/>
        <w:rPr>
          <w:rFonts w:ascii="Open Sans" w:hAnsi="Open Sans" w:cs="Open Sans"/>
          <w:rPrChange w:id="852" w:author="Nicole Wu" w:date="2024-01-08T11:26:00Z">
            <w:rPr/>
          </w:rPrChange>
        </w:rPr>
      </w:pPr>
      <w:r w:rsidRPr="00801E49">
        <w:rPr>
          <w:rFonts w:ascii="Open Sans" w:hAnsi="Open Sans" w:cs="Open Sans"/>
          <w:rPrChange w:id="853" w:author="Nicole Wu" w:date="2024-01-08T11:26:00Z">
            <w:rPr/>
          </w:rPrChange>
        </w:rPr>
        <w:t xml:space="preserve">STEP 3 - Selection of villages (ADMIN5): </w:t>
      </w:r>
      <w:commentRangeStart w:id="854"/>
      <w:r w:rsidRPr="00801E49">
        <w:rPr>
          <w:rFonts w:ascii="Open Sans" w:hAnsi="Open Sans" w:cs="Open Sans"/>
          <w:rPrChange w:id="855" w:author="Nicole Wu" w:date="2024-01-08T11:26:00Z">
            <w:rPr/>
          </w:rPrChange>
        </w:rPr>
        <w:t xml:space="preserve">All </w:t>
      </w:r>
      <w:commentRangeEnd w:id="854"/>
      <w:r w:rsidR="00B87266" w:rsidRPr="00801E49">
        <w:rPr>
          <w:rStyle w:val="CommentReference"/>
          <w:rFonts w:ascii="Open Sans" w:hAnsi="Open Sans" w:cs="Open Sans"/>
          <w:rPrChange w:id="856" w:author="Nicole Wu" w:date="2024-01-08T11:26:00Z">
            <w:rPr>
              <w:rStyle w:val="CommentReference"/>
            </w:rPr>
          </w:rPrChange>
        </w:rPr>
        <w:commentReference w:id="854"/>
      </w:r>
      <w:r w:rsidRPr="00801E49">
        <w:rPr>
          <w:rFonts w:ascii="Open Sans" w:hAnsi="Open Sans" w:cs="Open Sans"/>
          <w:rPrChange w:id="857" w:author="Nicole Wu" w:date="2024-01-08T11:26:00Z">
            <w:rPr/>
          </w:rPrChange>
        </w:rPr>
        <w:t>villages in the selected communes that met the inclusion criteria set out in STEP 1 were compiled at this stage as primary sampling units (PSUs). A total of 2</w:t>
      </w:r>
      <w:r w:rsidR="00133758" w:rsidRPr="00801E49">
        <w:rPr>
          <w:rFonts w:ascii="Open Sans" w:hAnsi="Open Sans" w:cs="Open Sans"/>
          <w:rPrChange w:id="858" w:author="Nicole Wu" w:date="2024-01-08T11:26:00Z">
            <w:rPr/>
          </w:rPrChange>
        </w:rPr>
        <w:t>5</w:t>
      </w:r>
      <w:r w:rsidRPr="00801E49">
        <w:rPr>
          <w:rFonts w:ascii="Open Sans" w:hAnsi="Open Sans" w:cs="Open Sans"/>
          <w:rPrChange w:id="859" w:author="Nicole Wu" w:date="2024-01-08T11:26:00Z">
            <w:rPr/>
          </w:rPrChange>
        </w:rPr>
        <w:t xml:space="preserve"> PSUs were randomly selected (distributed uniformly across the selected communes) as sampling clusters to draw the households from.</w:t>
      </w:r>
    </w:p>
    <w:p w14:paraId="124C0A29" w14:textId="77777777" w:rsidR="00B92327" w:rsidRPr="00801E49" w:rsidRDefault="00332621">
      <w:pPr>
        <w:numPr>
          <w:ilvl w:val="0"/>
          <w:numId w:val="3"/>
        </w:numPr>
        <w:ind w:left="546" w:right="446" w:hanging="279"/>
        <w:rPr>
          <w:rFonts w:ascii="Open Sans" w:hAnsi="Open Sans" w:cs="Open Sans"/>
          <w:rPrChange w:id="860" w:author="Nicole Wu" w:date="2024-01-08T11:26:00Z">
            <w:rPr/>
          </w:rPrChange>
        </w:rPr>
      </w:pPr>
      <w:r w:rsidRPr="00801E49">
        <w:rPr>
          <w:rFonts w:ascii="Open Sans" w:hAnsi="Open Sans" w:cs="Open Sans"/>
          <w:rPrChange w:id="861" w:author="Nicole Wu" w:date="2024-01-08T11:26:00Z">
            <w:rPr/>
          </w:rPrChange>
        </w:rPr>
        <w:t>STEP 4 - Enlisting households for the study: The sampling frame study is all households in selected PSUs. A minimum of 100 households per PSU were selected through the random walk approach (listing every 3rd house in the sequence) by trained enumerators. Consent of participation was taken from all HHs before being included into the study sample (a total of 2,500 HHs). The final listed households in this stage were used for the randomization process in the next step.</w:t>
      </w:r>
    </w:p>
    <w:p w14:paraId="0A2E8F94" w14:textId="42A6CFCF" w:rsidR="00B92327" w:rsidRPr="00801E49" w:rsidRDefault="1D7FB02D">
      <w:pPr>
        <w:numPr>
          <w:ilvl w:val="0"/>
          <w:numId w:val="3"/>
        </w:numPr>
        <w:ind w:left="546" w:right="446" w:hanging="279"/>
        <w:rPr>
          <w:ins w:id="862" w:author="Alirah WEYORI" w:date="2023-12-18T14:54:00Z"/>
          <w:rFonts w:ascii="Open Sans" w:hAnsi="Open Sans" w:cs="Open Sans"/>
          <w:rPrChange w:id="863" w:author="Nicole Wu" w:date="2024-01-08T11:26:00Z">
            <w:rPr>
              <w:ins w:id="864" w:author="Alirah WEYORI" w:date="2023-12-18T14:54:00Z"/>
            </w:rPr>
          </w:rPrChange>
        </w:rPr>
      </w:pPr>
      <w:r w:rsidRPr="00801E49">
        <w:rPr>
          <w:rFonts w:ascii="Open Sans" w:hAnsi="Open Sans" w:cs="Open Sans"/>
          <w:rPrChange w:id="865" w:author="Nicole Wu" w:date="2024-01-08T11:26:00Z">
            <w:rPr/>
          </w:rPrChange>
        </w:rPr>
        <w:t>STEP 5 - Random assignment of household (hh): Consented final sampled households in ST</w:t>
      </w:r>
      <w:del w:id="866" w:author="Matthieu TOCKERT" w:date="2023-12-04T09:11:00Z">
        <w:r w:rsidR="00332621" w:rsidRPr="00801E49" w:rsidDel="1D7FB02D">
          <w:rPr>
            <w:rFonts w:ascii="Open Sans" w:hAnsi="Open Sans" w:cs="Open Sans"/>
            <w:rPrChange w:id="867" w:author="Nicole Wu" w:date="2024-01-08T11:26:00Z">
              <w:rPr/>
            </w:rPrChange>
          </w:rPr>
          <w:delText>AGE</w:delText>
        </w:r>
      </w:del>
      <w:ins w:id="868" w:author="Matthieu TOCKERT" w:date="2023-12-04T09:11:00Z">
        <w:r w:rsidR="457FFA0D" w:rsidRPr="00801E49">
          <w:rPr>
            <w:rFonts w:ascii="Open Sans" w:hAnsi="Open Sans" w:cs="Open Sans"/>
            <w:rPrChange w:id="869" w:author="Nicole Wu" w:date="2024-01-08T11:26:00Z">
              <w:rPr/>
            </w:rPrChange>
          </w:rPr>
          <w:t>EP</w:t>
        </w:r>
      </w:ins>
      <w:r w:rsidRPr="00801E49">
        <w:rPr>
          <w:rFonts w:ascii="Open Sans" w:hAnsi="Open Sans" w:cs="Open Sans"/>
          <w:rPrChange w:id="870" w:author="Nicole Wu" w:date="2024-01-08T11:26:00Z">
            <w:rPr/>
          </w:rPrChange>
        </w:rPr>
        <w:t xml:space="preserve"> 4 are randomly assigned into one of two survey modalities/groups; F2F (CARI group) and Remote (rCARI group). The design</w:t>
      </w:r>
      <w:del w:id="871" w:author="Matthieu TOCKERT" w:date="2023-12-04T09:11:00Z">
        <w:r w:rsidR="00332621" w:rsidRPr="00801E49" w:rsidDel="1D7FB02D">
          <w:rPr>
            <w:rFonts w:ascii="Open Sans" w:hAnsi="Open Sans" w:cs="Open Sans"/>
            <w:rPrChange w:id="872" w:author="Nicole Wu" w:date="2024-01-08T11:26:00Z">
              <w:rPr/>
            </w:rPrChange>
          </w:rPr>
          <w:delText>ed</w:delText>
        </w:r>
      </w:del>
      <w:r w:rsidRPr="00801E49">
        <w:rPr>
          <w:rFonts w:ascii="Open Sans" w:hAnsi="Open Sans" w:cs="Open Sans"/>
          <w:rPrChange w:id="873" w:author="Nicole Wu" w:date="2024-01-08T11:26:00Z">
            <w:rPr/>
          </w:rPrChange>
        </w:rPr>
        <w:t xml:space="preserve"> is programmed such that sample will be divided equally between the modalities. All interviews were conducted over the same time frame to ensure that households in the two modalities are reporting their food security situation over the same window.</w:t>
      </w:r>
    </w:p>
    <w:p w14:paraId="6F5D8865" w14:textId="506E2D26" w:rsidR="0046796D" w:rsidRPr="00801E49" w:rsidRDefault="0046796D">
      <w:pPr>
        <w:numPr>
          <w:ilvl w:val="0"/>
          <w:numId w:val="3"/>
        </w:numPr>
        <w:ind w:left="546" w:right="446" w:hanging="279"/>
        <w:rPr>
          <w:rFonts w:ascii="Open Sans" w:hAnsi="Open Sans" w:cs="Open Sans"/>
          <w:rPrChange w:id="874" w:author="Nicole Wu" w:date="2024-01-08T11:26:00Z">
            <w:rPr/>
          </w:rPrChange>
        </w:rPr>
      </w:pPr>
      <w:ins w:id="875" w:author="Alirah WEYORI" w:date="2023-12-18T14:54:00Z">
        <w:r w:rsidRPr="00801E49">
          <w:rPr>
            <w:rFonts w:ascii="Open Sans" w:hAnsi="Open Sans" w:cs="Open Sans"/>
            <w:rPrChange w:id="876" w:author="Nicole Wu" w:date="2024-01-08T11:26:00Z">
              <w:rPr/>
            </w:rPrChange>
          </w:rPr>
          <w:t xml:space="preserve">STEP 6 - Mobile phone assignment to households. Give the low mobile phone access in CAR (more than 70% households </w:t>
        </w:r>
      </w:ins>
      <w:ins w:id="877" w:author="Alirah WEYORI" w:date="2023-12-18T14:56:00Z">
        <w:r w:rsidR="00055EB9" w:rsidRPr="00801E49">
          <w:rPr>
            <w:rFonts w:ascii="Open Sans" w:hAnsi="Open Sans" w:cs="Open Sans"/>
            <w:rPrChange w:id="878" w:author="Nicole Wu" w:date="2024-01-08T11:26:00Z">
              <w:rPr/>
            </w:rPrChange>
          </w:rPr>
          <w:t>are without</w:t>
        </w:r>
      </w:ins>
      <w:ins w:id="879" w:author="Alirah WEYORI" w:date="2023-12-18T14:54:00Z">
        <w:r w:rsidRPr="00801E49">
          <w:rPr>
            <w:rFonts w:ascii="Open Sans" w:hAnsi="Open Sans" w:cs="Open Sans"/>
            <w:rPrChange w:id="880" w:author="Nicole Wu" w:date="2024-01-08T11:26:00Z">
              <w:rPr/>
            </w:rPrChange>
          </w:rPr>
          <w:t xml:space="preserve"> access to phones), low budget phones were for 300 households without phones but randomly assigned to receive phone interviews (detail description of the process is given in section 2.2).</w:t>
        </w:r>
      </w:ins>
    </w:p>
    <w:p w14:paraId="3746DB96" w14:textId="46A17303" w:rsidR="00B92327" w:rsidRPr="00801E49" w:rsidRDefault="1D7FB02D">
      <w:pPr>
        <w:spacing w:after="338"/>
        <w:ind w:left="-5" w:right="446"/>
        <w:rPr>
          <w:rFonts w:ascii="Open Sans" w:hAnsi="Open Sans" w:cs="Open Sans"/>
          <w:rPrChange w:id="881" w:author="Nicole Wu" w:date="2024-01-08T11:26:00Z">
            <w:rPr/>
          </w:rPrChange>
        </w:rPr>
      </w:pPr>
      <w:r w:rsidRPr="00801E49">
        <w:rPr>
          <w:rFonts w:ascii="Open Sans" w:hAnsi="Open Sans" w:cs="Open Sans"/>
          <w:rPrChange w:id="882" w:author="Nicole Wu" w:date="2024-01-08T11:26:00Z">
            <w:rPr/>
          </w:rPrChange>
        </w:rPr>
        <w:t xml:space="preserve">Data collection was </w:t>
      </w:r>
      <w:ins w:id="883" w:author="Matthieu TOCKERT" w:date="2023-12-04T09:12:00Z">
        <w:r w:rsidR="4F4AD62D" w:rsidRPr="00801E49">
          <w:rPr>
            <w:rFonts w:ascii="Open Sans" w:hAnsi="Open Sans" w:cs="Open Sans"/>
            <w:rPrChange w:id="884" w:author="Nicole Wu" w:date="2024-01-08T11:26:00Z">
              <w:rPr/>
            </w:rPrChange>
          </w:rPr>
          <w:t>conducted</w:t>
        </w:r>
      </w:ins>
      <w:del w:id="885" w:author="Matthieu TOCKERT" w:date="2023-12-04T09:12:00Z">
        <w:r w:rsidR="00332621" w:rsidRPr="00801E49" w:rsidDel="1D7FB02D">
          <w:rPr>
            <w:rFonts w:ascii="Open Sans" w:hAnsi="Open Sans" w:cs="Open Sans"/>
            <w:rPrChange w:id="886" w:author="Nicole Wu" w:date="2024-01-08T11:26:00Z">
              <w:rPr/>
            </w:rPrChange>
          </w:rPr>
          <w:delText>implemented</w:delText>
        </w:r>
      </w:del>
      <w:r w:rsidRPr="00801E49">
        <w:rPr>
          <w:rFonts w:ascii="Open Sans" w:hAnsi="Open Sans" w:cs="Open Sans"/>
          <w:rPrChange w:id="887" w:author="Nicole Wu" w:date="2024-01-08T11:26:00Z">
            <w:rPr/>
          </w:rPrChange>
        </w:rPr>
        <w:t xml:space="preserve"> from July - August 2023 in the selected study areas using trained enumerators from the statistical bureau of CAR-ICASEES.</w:t>
      </w:r>
    </w:p>
    <w:p w14:paraId="3462D386" w14:textId="0945FAA0" w:rsidR="00B92327" w:rsidRPr="00801E49" w:rsidDel="00274B05" w:rsidRDefault="00332621">
      <w:pPr>
        <w:pStyle w:val="Heading2"/>
        <w:ind w:left="598" w:hanging="613"/>
        <w:rPr>
          <w:del w:id="888" w:author="Alirah WEYORI" w:date="2023-12-18T12:34:00Z"/>
          <w:rFonts w:ascii="Open Sans" w:hAnsi="Open Sans" w:cs="Open Sans"/>
          <w:rPrChange w:id="889" w:author="Nicole Wu" w:date="2024-01-08T11:26:00Z">
            <w:rPr>
              <w:del w:id="890" w:author="Alirah WEYORI" w:date="2023-12-18T12:34:00Z"/>
            </w:rPr>
          </w:rPrChange>
        </w:rPr>
      </w:pPr>
      <w:bookmarkStart w:id="891" w:name="_Toc135973"/>
      <w:commentRangeStart w:id="892"/>
      <w:del w:id="893" w:author="Alirah WEYORI" w:date="2023-12-18T12:34:00Z">
        <w:r w:rsidRPr="00801E49" w:rsidDel="00274B05">
          <w:rPr>
            <w:rFonts w:ascii="Open Sans" w:hAnsi="Open Sans" w:cs="Open Sans"/>
            <w:rPrChange w:id="894" w:author="Nicole Wu" w:date="2024-01-08T11:26:00Z">
              <w:rPr/>
            </w:rPrChange>
          </w:rPr>
          <w:delText>Study area and sampling frame</w:delText>
        </w:r>
        <w:bookmarkEnd w:id="891"/>
        <w:commentRangeEnd w:id="892"/>
        <w:r w:rsidR="000F39B0" w:rsidRPr="00801E49" w:rsidDel="00274B05">
          <w:rPr>
            <w:rStyle w:val="CommentReference"/>
            <w:rFonts w:ascii="Open Sans" w:hAnsi="Open Sans" w:cs="Open Sans"/>
            <w:b w:val="0"/>
            <w:rPrChange w:id="895" w:author="Nicole Wu" w:date="2024-01-08T11:26:00Z">
              <w:rPr>
                <w:rStyle w:val="CommentReference"/>
                <w:b w:val="0"/>
              </w:rPr>
            </w:rPrChange>
          </w:rPr>
          <w:commentReference w:id="892"/>
        </w:r>
      </w:del>
    </w:p>
    <w:p w14:paraId="4E5980D7" w14:textId="43689BFE" w:rsidR="00B92327" w:rsidRPr="00801E49" w:rsidDel="00BF78BB" w:rsidRDefault="00332621">
      <w:pPr>
        <w:spacing w:after="209"/>
        <w:ind w:left="-5" w:right="446"/>
        <w:rPr>
          <w:del w:id="896" w:author="Alirah WEYORI" w:date="2023-12-18T12:31:00Z"/>
          <w:rFonts w:ascii="Open Sans" w:hAnsi="Open Sans" w:cs="Open Sans"/>
          <w:rPrChange w:id="897" w:author="Nicole Wu" w:date="2024-01-08T11:26:00Z">
            <w:rPr>
              <w:del w:id="898" w:author="Alirah WEYORI" w:date="2023-12-18T12:31:00Z"/>
            </w:rPr>
          </w:rPrChange>
        </w:rPr>
      </w:pPr>
      <w:del w:id="899" w:author="Alirah WEYORI" w:date="2023-12-18T12:31:00Z">
        <w:r w:rsidRPr="00801E49" w:rsidDel="00BF78BB">
          <w:rPr>
            <w:rFonts w:ascii="Open Sans" w:hAnsi="Open Sans" w:cs="Open Sans"/>
            <w:rPrChange w:id="900" w:author="Nicole Wu" w:date="2024-01-08T11:26:00Z">
              <w:rPr/>
            </w:rPrChange>
          </w:rPr>
          <w:delText>Study Prefectures selected:</w:delText>
        </w:r>
      </w:del>
    </w:p>
    <w:p w14:paraId="5AB084AE" w14:textId="58AEB5C4" w:rsidR="00B92327" w:rsidRPr="00801E49" w:rsidDel="00BF78BB" w:rsidRDefault="00332621">
      <w:pPr>
        <w:numPr>
          <w:ilvl w:val="0"/>
          <w:numId w:val="4"/>
        </w:numPr>
        <w:spacing w:after="271" w:line="259" w:lineRule="auto"/>
        <w:ind w:left="531" w:right="0" w:hanging="279"/>
        <w:jc w:val="left"/>
        <w:rPr>
          <w:del w:id="901" w:author="Alirah WEYORI" w:date="2023-12-18T12:31:00Z"/>
          <w:rFonts w:ascii="Open Sans" w:hAnsi="Open Sans" w:cs="Open Sans"/>
          <w:rPrChange w:id="902" w:author="Nicole Wu" w:date="2024-01-08T11:26:00Z">
            <w:rPr>
              <w:del w:id="903" w:author="Alirah WEYORI" w:date="2023-12-18T12:31:00Z"/>
            </w:rPr>
          </w:rPrChange>
        </w:rPr>
      </w:pPr>
      <w:del w:id="904" w:author="Alirah WEYORI" w:date="2023-12-18T12:31:00Z">
        <w:r w:rsidRPr="00801E49" w:rsidDel="00BF78BB">
          <w:rPr>
            <w:rFonts w:ascii="Open Sans" w:hAnsi="Open Sans" w:cs="Open Sans"/>
            <w:b/>
            <w:rPrChange w:id="905" w:author="Nicole Wu" w:date="2024-01-08T11:26:00Z">
              <w:rPr>
                <w:b/>
              </w:rPr>
            </w:rPrChange>
          </w:rPr>
          <w:delText>Nana- Gribizi - Western part of the country and,</w:delText>
        </w:r>
      </w:del>
    </w:p>
    <w:p w14:paraId="40DEF97A" w14:textId="667FDFF7" w:rsidR="00B92327" w:rsidRPr="00801E49" w:rsidDel="00BF78BB" w:rsidRDefault="00332621">
      <w:pPr>
        <w:numPr>
          <w:ilvl w:val="0"/>
          <w:numId w:val="4"/>
        </w:numPr>
        <w:spacing w:after="181" w:line="259" w:lineRule="auto"/>
        <w:ind w:left="531" w:right="0" w:hanging="279"/>
        <w:jc w:val="left"/>
        <w:rPr>
          <w:del w:id="906" w:author="Alirah WEYORI" w:date="2023-12-18T12:31:00Z"/>
          <w:rFonts w:ascii="Open Sans" w:hAnsi="Open Sans" w:cs="Open Sans"/>
          <w:rPrChange w:id="907" w:author="Nicole Wu" w:date="2024-01-08T11:26:00Z">
            <w:rPr>
              <w:del w:id="908" w:author="Alirah WEYORI" w:date="2023-12-18T12:31:00Z"/>
            </w:rPr>
          </w:rPrChange>
        </w:rPr>
      </w:pPr>
      <w:del w:id="909" w:author="Alirah WEYORI" w:date="2023-12-18T12:31:00Z">
        <w:r w:rsidRPr="00801E49" w:rsidDel="00BF78BB">
          <w:rPr>
            <w:rFonts w:ascii="Open Sans" w:hAnsi="Open Sans" w:cs="Open Sans"/>
            <w:b/>
            <w:rPrChange w:id="910" w:author="Nicole Wu" w:date="2024-01-08T11:26:00Z">
              <w:rPr>
                <w:b/>
              </w:rPr>
            </w:rPrChange>
          </w:rPr>
          <w:delText>Mbomou - Eastern part of the country.</w:delText>
        </w:r>
      </w:del>
    </w:p>
    <w:p w14:paraId="4515973C" w14:textId="66406A0B" w:rsidR="00B92327" w:rsidRPr="00801E49" w:rsidDel="00BF78BB" w:rsidRDefault="00332621">
      <w:pPr>
        <w:ind w:left="-5" w:right="446"/>
        <w:rPr>
          <w:del w:id="911" w:author="Alirah WEYORI" w:date="2023-12-18T12:31:00Z"/>
          <w:rFonts w:ascii="Open Sans" w:hAnsi="Open Sans" w:cs="Open Sans"/>
          <w:rPrChange w:id="912" w:author="Nicole Wu" w:date="2024-01-08T11:26:00Z">
            <w:rPr>
              <w:del w:id="913" w:author="Alirah WEYORI" w:date="2023-12-18T12:31:00Z"/>
            </w:rPr>
          </w:rPrChange>
        </w:rPr>
      </w:pPr>
      <w:del w:id="914" w:author="Alirah WEYORI" w:date="2023-12-18T12:31:00Z">
        <w:r w:rsidRPr="00801E49" w:rsidDel="00BF78BB">
          <w:rPr>
            <w:rFonts w:ascii="Open Sans" w:hAnsi="Open Sans" w:cs="Open Sans"/>
            <w:rPrChange w:id="915" w:author="Nicole Wu" w:date="2024-01-08T11:26:00Z">
              <w:rPr/>
            </w:rPrChange>
          </w:rPr>
          <w:delText xml:space="preserve">Selection of Admin2, 3, and 5 were randomly done based on a compiled list of areas that had mobile phone connectivity - a full list of areas with phone network was compiled through Orange/Moove/Telecel (the biggest mobile phone operators with national coverage). Only Admin </w:delText>
        </w:r>
        <w:commentRangeStart w:id="916"/>
        <w:commentRangeStart w:id="917"/>
        <w:r w:rsidRPr="00801E49" w:rsidDel="00BF78BB">
          <w:rPr>
            <w:rFonts w:ascii="Open Sans" w:hAnsi="Open Sans" w:cs="Open Sans"/>
            <w:rPrChange w:id="918" w:author="Nicole Wu" w:date="2024-01-08T11:26:00Z">
              <w:rPr/>
            </w:rPrChange>
          </w:rPr>
          <w:delText xml:space="preserve">areas </w:delText>
        </w:r>
        <w:commentRangeEnd w:id="916"/>
        <w:r w:rsidR="005C36EA" w:rsidRPr="00801E49" w:rsidDel="00BF78BB">
          <w:rPr>
            <w:rStyle w:val="CommentReference"/>
            <w:rFonts w:ascii="Open Sans" w:hAnsi="Open Sans" w:cs="Open Sans"/>
            <w:rPrChange w:id="919" w:author="Nicole Wu" w:date="2024-01-08T11:26:00Z">
              <w:rPr>
                <w:rStyle w:val="CommentReference"/>
              </w:rPr>
            </w:rPrChange>
          </w:rPr>
          <w:commentReference w:id="916"/>
        </w:r>
        <w:commentRangeEnd w:id="917"/>
        <w:r w:rsidR="004E5FF2" w:rsidRPr="00801E49" w:rsidDel="00BF78BB">
          <w:rPr>
            <w:rStyle w:val="CommentReference"/>
            <w:rFonts w:ascii="Open Sans" w:hAnsi="Open Sans" w:cs="Open Sans"/>
            <w:rPrChange w:id="920" w:author="Nicole Wu" w:date="2024-01-08T11:26:00Z">
              <w:rPr>
                <w:rStyle w:val="CommentReference"/>
              </w:rPr>
            </w:rPrChange>
          </w:rPr>
          <w:commentReference w:id="917"/>
        </w:r>
        <w:r w:rsidRPr="00801E49" w:rsidDel="00BF78BB">
          <w:rPr>
            <w:rFonts w:ascii="Open Sans" w:hAnsi="Open Sans" w:cs="Open Sans"/>
            <w:rPrChange w:id="921" w:author="Nicole Wu" w:date="2024-01-08T11:26:00Z">
              <w:rPr/>
            </w:rPrChange>
          </w:rPr>
          <w:delText>with phone coverage were included in the sampling frame at this stage to ensure that sampled households could be interviewed remotely.</w:delText>
        </w:r>
      </w:del>
    </w:p>
    <w:p w14:paraId="6857B16F" w14:textId="089F4E6E" w:rsidR="00B92327" w:rsidRPr="00801E49" w:rsidDel="00BF78BB" w:rsidRDefault="00332621">
      <w:pPr>
        <w:spacing w:after="201"/>
        <w:ind w:left="-5" w:right="446"/>
        <w:rPr>
          <w:del w:id="922" w:author="Alirah WEYORI" w:date="2023-12-18T12:31:00Z"/>
          <w:rFonts w:ascii="Open Sans" w:hAnsi="Open Sans" w:cs="Open Sans"/>
          <w:rPrChange w:id="923" w:author="Nicole Wu" w:date="2024-01-08T11:26:00Z">
            <w:rPr>
              <w:del w:id="924" w:author="Alirah WEYORI" w:date="2023-12-18T12:31:00Z"/>
            </w:rPr>
          </w:rPrChange>
        </w:rPr>
      </w:pPr>
      <w:del w:id="925" w:author="Alirah WEYORI" w:date="2023-12-18T12:31:00Z">
        <w:r w:rsidRPr="00801E49" w:rsidDel="00BF78BB">
          <w:rPr>
            <w:rFonts w:ascii="Open Sans" w:hAnsi="Open Sans" w:cs="Open Sans"/>
            <w:rPrChange w:id="926" w:author="Nicole Wu" w:date="2024-01-08T11:26:00Z">
              <w:rPr/>
            </w:rPrChange>
          </w:rPr>
          <w:delText>The sub-prefectures (one each from Mbomou and Nana-Gribizi) and 4 communes selected for the study are as follows:</w:delText>
        </w:r>
      </w:del>
    </w:p>
    <w:p w14:paraId="073EEAF6" w14:textId="13561DB1" w:rsidR="00B92327" w:rsidRPr="00801E49" w:rsidDel="00130006" w:rsidRDefault="00332621">
      <w:pPr>
        <w:spacing w:after="181" w:line="259" w:lineRule="auto"/>
        <w:ind w:left="262" w:right="0"/>
        <w:jc w:val="left"/>
        <w:rPr>
          <w:del w:id="927" w:author="Alirah WEYORI" w:date="2023-12-18T12:18:00Z"/>
          <w:rFonts w:ascii="Open Sans" w:hAnsi="Open Sans" w:cs="Open Sans"/>
          <w:rPrChange w:id="928" w:author="Nicole Wu" w:date="2024-01-08T11:26:00Z">
            <w:rPr>
              <w:del w:id="929" w:author="Alirah WEYORI" w:date="2023-12-18T12:18:00Z"/>
            </w:rPr>
          </w:rPrChange>
        </w:rPr>
      </w:pPr>
      <w:del w:id="930" w:author="Alirah WEYORI" w:date="2023-12-18T12:18:00Z">
        <w:r w:rsidRPr="00801E49" w:rsidDel="00130006">
          <w:rPr>
            <w:rFonts w:ascii="Open Sans" w:hAnsi="Open Sans" w:cs="Open Sans"/>
            <w:rPrChange w:id="931" w:author="Nicole Wu" w:date="2024-01-08T11:26:00Z">
              <w:rPr/>
            </w:rPrChange>
          </w:rPr>
          <w:delText xml:space="preserve">– </w:delText>
        </w:r>
        <w:r w:rsidRPr="00801E49" w:rsidDel="00130006">
          <w:rPr>
            <w:rFonts w:ascii="Open Sans" w:hAnsi="Open Sans" w:cs="Open Sans"/>
            <w:b/>
            <w:rPrChange w:id="932" w:author="Nicole Wu" w:date="2024-01-08T11:26:00Z">
              <w:rPr>
                <w:b/>
              </w:rPr>
            </w:rPrChange>
          </w:rPr>
          <w:delText>Sub-Prefecture selected</w:delText>
        </w:r>
        <w:r w:rsidR="005A1C6A" w:rsidRPr="00801E49" w:rsidDel="00130006">
          <w:rPr>
            <w:rFonts w:ascii="Open Sans" w:hAnsi="Open Sans" w:cs="Open Sans"/>
            <w:b/>
            <w:rPrChange w:id="933" w:author="Nicole Wu" w:date="2024-01-08T11:26:00Z">
              <w:rPr>
                <w:b/>
              </w:rPr>
            </w:rPrChange>
          </w:rPr>
          <w:delText xml:space="preserve"> (Admin2)</w:delText>
        </w:r>
      </w:del>
    </w:p>
    <w:p w14:paraId="13C8879B" w14:textId="3050792E" w:rsidR="00B92327" w:rsidRPr="00801E49" w:rsidDel="00130006" w:rsidRDefault="00332621">
      <w:pPr>
        <w:numPr>
          <w:ilvl w:val="0"/>
          <w:numId w:val="5"/>
        </w:numPr>
        <w:ind w:left="546" w:right="446" w:hanging="279"/>
        <w:rPr>
          <w:del w:id="934" w:author="Alirah WEYORI" w:date="2023-12-18T12:18:00Z"/>
          <w:rFonts w:ascii="Open Sans" w:hAnsi="Open Sans" w:cs="Open Sans"/>
          <w:rPrChange w:id="935" w:author="Nicole Wu" w:date="2024-01-08T11:26:00Z">
            <w:rPr>
              <w:del w:id="936" w:author="Alirah WEYORI" w:date="2023-12-18T12:18:00Z"/>
            </w:rPr>
          </w:rPrChange>
        </w:rPr>
      </w:pPr>
      <w:del w:id="937" w:author="Alirah WEYORI" w:date="2023-12-18T12:18:00Z">
        <w:r w:rsidRPr="00801E49" w:rsidDel="00130006">
          <w:rPr>
            <w:rFonts w:ascii="Open Sans" w:hAnsi="Open Sans" w:cs="Open Sans"/>
            <w:rPrChange w:id="938" w:author="Nicole Wu" w:date="2024-01-08T11:26:00Z">
              <w:rPr/>
            </w:rPrChange>
          </w:rPr>
          <w:delText>Bangassou</w:delText>
        </w:r>
      </w:del>
    </w:p>
    <w:p w14:paraId="0F070D8B" w14:textId="7F1A18FC" w:rsidR="00B92327" w:rsidRPr="00801E49" w:rsidDel="00130006" w:rsidRDefault="00332621">
      <w:pPr>
        <w:numPr>
          <w:ilvl w:val="0"/>
          <w:numId w:val="5"/>
        </w:numPr>
        <w:spacing w:after="208"/>
        <w:ind w:left="546" w:right="446" w:hanging="279"/>
        <w:rPr>
          <w:del w:id="939" w:author="Alirah WEYORI" w:date="2023-12-18T12:18:00Z"/>
          <w:rFonts w:ascii="Open Sans" w:hAnsi="Open Sans" w:cs="Open Sans"/>
          <w:rPrChange w:id="940" w:author="Nicole Wu" w:date="2024-01-08T11:26:00Z">
            <w:rPr>
              <w:del w:id="941" w:author="Alirah WEYORI" w:date="2023-12-18T12:18:00Z"/>
            </w:rPr>
          </w:rPrChange>
        </w:rPr>
      </w:pPr>
      <w:del w:id="942" w:author="Alirah WEYORI" w:date="2023-12-18T12:18:00Z">
        <w:r w:rsidRPr="00801E49" w:rsidDel="00130006">
          <w:rPr>
            <w:rFonts w:ascii="Open Sans" w:hAnsi="Open Sans" w:cs="Open Sans"/>
            <w:rPrChange w:id="943" w:author="Nicole Wu" w:date="2024-01-08T11:26:00Z">
              <w:rPr/>
            </w:rPrChange>
          </w:rPr>
          <w:delText>Kanga-Bandaro</w:delText>
        </w:r>
      </w:del>
    </w:p>
    <w:p w14:paraId="1C9F44DF" w14:textId="6D00FB68" w:rsidR="00B92327" w:rsidRPr="00801E49" w:rsidDel="00130006" w:rsidRDefault="00332621">
      <w:pPr>
        <w:spacing w:after="181" w:line="259" w:lineRule="auto"/>
        <w:ind w:left="262" w:right="0"/>
        <w:jc w:val="left"/>
        <w:rPr>
          <w:del w:id="944" w:author="Alirah WEYORI" w:date="2023-12-18T12:18:00Z"/>
          <w:rFonts w:ascii="Open Sans" w:hAnsi="Open Sans" w:cs="Open Sans"/>
          <w:rPrChange w:id="945" w:author="Nicole Wu" w:date="2024-01-08T11:26:00Z">
            <w:rPr>
              <w:del w:id="946" w:author="Alirah WEYORI" w:date="2023-12-18T12:18:00Z"/>
            </w:rPr>
          </w:rPrChange>
        </w:rPr>
      </w:pPr>
      <w:del w:id="947" w:author="Alirah WEYORI" w:date="2023-12-18T12:18:00Z">
        <w:r w:rsidRPr="00801E49" w:rsidDel="00130006">
          <w:rPr>
            <w:rFonts w:ascii="Open Sans" w:hAnsi="Open Sans" w:cs="Open Sans"/>
            <w:rPrChange w:id="948" w:author="Nicole Wu" w:date="2024-01-08T11:26:00Z">
              <w:rPr/>
            </w:rPrChange>
          </w:rPr>
          <w:delText xml:space="preserve">– </w:delText>
        </w:r>
        <w:r w:rsidRPr="00801E49" w:rsidDel="00130006">
          <w:rPr>
            <w:rFonts w:ascii="Open Sans" w:hAnsi="Open Sans" w:cs="Open Sans"/>
            <w:b/>
            <w:rPrChange w:id="949" w:author="Nicole Wu" w:date="2024-01-08T11:26:00Z">
              <w:rPr>
                <w:b/>
              </w:rPr>
            </w:rPrChange>
          </w:rPr>
          <w:delText>Communes selected</w:delText>
        </w:r>
        <w:r w:rsidR="005A1C6A" w:rsidRPr="00801E49" w:rsidDel="00130006">
          <w:rPr>
            <w:rFonts w:ascii="Open Sans" w:hAnsi="Open Sans" w:cs="Open Sans"/>
            <w:b/>
            <w:rPrChange w:id="950" w:author="Nicole Wu" w:date="2024-01-08T11:26:00Z">
              <w:rPr>
                <w:b/>
              </w:rPr>
            </w:rPrChange>
          </w:rPr>
          <w:delText>(Admin</w:delText>
        </w:r>
        <w:r w:rsidR="00715C19" w:rsidRPr="00801E49" w:rsidDel="00130006">
          <w:rPr>
            <w:rFonts w:ascii="Open Sans" w:hAnsi="Open Sans" w:cs="Open Sans"/>
            <w:b/>
            <w:rPrChange w:id="951" w:author="Nicole Wu" w:date="2024-01-08T11:26:00Z">
              <w:rPr>
                <w:b/>
              </w:rPr>
            </w:rPrChange>
          </w:rPr>
          <w:delText>3)</w:delText>
        </w:r>
      </w:del>
    </w:p>
    <w:p w14:paraId="2521DB68" w14:textId="472B64D8" w:rsidR="00B92327" w:rsidRPr="00801E49" w:rsidDel="00130006" w:rsidRDefault="00332621">
      <w:pPr>
        <w:numPr>
          <w:ilvl w:val="0"/>
          <w:numId w:val="6"/>
        </w:numPr>
        <w:ind w:left="546" w:right="446" w:hanging="279"/>
        <w:rPr>
          <w:del w:id="952" w:author="Alirah WEYORI" w:date="2023-12-18T12:18:00Z"/>
          <w:rFonts w:ascii="Open Sans" w:hAnsi="Open Sans" w:cs="Open Sans"/>
          <w:rPrChange w:id="953" w:author="Nicole Wu" w:date="2024-01-08T11:26:00Z">
            <w:rPr>
              <w:del w:id="954" w:author="Alirah WEYORI" w:date="2023-12-18T12:18:00Z"/>
            </w:rPr>
          </w:rPrChange>
        </w:rPr>
      </w:pPr>
      <w:del w:id="955" w:author="Alirah WEYORI" w:date="2023-12-18T12:18:00Z">
        <w:r w:rsidRPr="00801E49" w:rsidDel="00130006">
          <w:rPr>
            <w:rFonts w:ascii="Open Sans" w:hAnsi="Open Sans" w:cs="Open Sans"/>
            <w:rPrChange w:id="956" w:author="Nicole Wu" w:date="2024-01-08T11:26:00Z">
              <w:rPr/>
            </w:rPrChange>
          </w:rPr>
          <w:delText>Bangassou</w:delText>
        </w:r>
      </w:del>
    </w:p>
    <w:p w14:paraId="1EEAE7B2" w14:textId="3462BF67" w:rsidR="00B92327" w:rsidRPr="00801E49" w:rsidDel="00130006" w:rsidRDefault="00332621">
      <w:pPr>
        <w:numPr>
          <w:ilvl w:val="0"/>
          <w:numId w:val="6"/>
        </w:numPr>
        <w:ind w:left="546" w:right="446" w:hanging="279"/>
        <w:rPr>
          <w:del w:id="957" w:author="Alirah WEYORI" w:date="2023-12-18T12:18:00Z"/>
          <w:rFonts w:ascii="Open Sans" w:hAnsi="Open Sans" w:cs="Open Sans"/>
          <w:rPrChange w:id="958" w:author="Nicole Wu" w:date="2024-01-08T11:26:00Z">
            <w:rPr>
              <w:del w:id="959" w:author="Alirah WEYORI" w:date="2023-12-18T12:18:00Z"/>
            </w:rPr>
          </w:rPrChange>
        </w:rPr>
      </w:pPr>
      <w:del w:id="960" w:author="Alirah WEYORI" w:date="2023-12-18T12:18:00Z">
        <w:r w:rsidRPr="00801E49" w:rsidDel="00130006">
          <w:rPr>
            <w:rFonts w:ascii="Open Sans" w:hAnsi="Open Sans" w:cs="Open Sans"/>
            <w:rPrChange w:id="961" w:author="Nicole Wu" w:date="2024-01-08T11:26:00Z">
              <w:rPr/>
            </w:rPrChange>
          </w:rPr>
          <w:delText>Nana</w:delText>
        </w:r>
      </w:del>
    </w:p>
    <w:p w14:paraId="34C75302" w14:textId="2D8536C4" w:rsidR="00B92327" w:rsidRPr="00801E49" w:rsidDel="00130006" w:rsidRDefault="00332621">
      <w:pPr>
        <w:numPr>
          <w:ilvl w:val="0"/>
          <w:numId w:val="6"/>
        </w:numPr>
        <w:ind w:left="546" w:right="446" w:hanging="279"/>
        <w:rPr>
          <w:del w:id="962" w:author="Alirah WEYORI" w:date="2023-12-18T12:18:00Z"/>
          <w:rFonts w:ascii="Open Sans" w:hAnsi="Open Sans" w:cs="Open Sans"/>
          <w:rPrChange w:id="963" w:author="Nicole Wu" w:date="2024-01-08T11:26:00Z">
            <w:rPr>
              <w:del w:id="964" w:author="Alirah WEYORI" w:date="2023-12-18T12:18:00Z"/>
            </w:rPr>
          </w:rPrChange>
        </w:rPr>
      </w:pPr>
      <w:del w:id="965" w:author="Alirah WEYORI" w:date="2023-12-18T12:18:00Z">
        <w:r w:rsidRPr="00801E49" w:rsidDel="00130006">
          <w:rPr>
            <w:rFonts w:ascii="Open Sans" w:hAnsi="Open Sans" w:cs="Open Sans"/>
            <w:rPrChange w:id="966" w:author="Nicole Wu" w:date="2024-01-08T11:26:00Z">
              <w:rPr/>
            </w:rPrChange>
          </w:rPr>
          <w:delText>Botto</w:delText>
        </w:r>
      </w:del>
    </w:p>
    <w:p w14:paraId="5DC8482B" w14:textId="1D453EB3" w:rsidR="00B92327" w:rsidRPr="00801E49" w:rsidDel="00130006" w:rsidRDefault="00332621">
      <w:pPr>
        <w:numPr>
          <w:ilvl w:val="0"/>
          <w:numId w:val="6"/>
        </w:numPr>
        <w:ind w:left="546" w:right="446" w:hanging="279"/>
        <w:rPr>
          <w:del w:id="967" w:author="Alirah WEYORI" w:date="2023-12-18T12:18:00Z"/>
          <w:rFonts w:ascii="Open Sans" w:hAnsi="Open Sans" w:cs="Open Sans"/>
          <w:rPrChange w:id="968" w:author="Nicole Wu" w:date="2024-01-08T11:26:00Z">
            <w:rPr>
              <w:del w:id="969" w:author="Alirah WEYORI" w:date="2023-12-18T12:18:00Z"/>
            </w:rPr>
          </w:rPrChange>
        </w:rPr>
      </w:pPr>
      <w:del w:id="970" w:author="Alirah WEYORI" w:date="2023-12-18T12:18:00Z">
        <w:r w:rsidRPr="00801E49" w:rsidDel="00130006">
          <w:rPr>
            <w:rFonts w:ascii="Open Sans" w:hAnsi="Open Sans" w:cs="Open Sans"/>
            <w:rPrChange w:id="971" w:author="Nicole Wu" w:date="2024-01-08T11:26:00Z">
              <w:rPr/>
            </w:rPrChange>
          </w:rPr>
          <w:delText>Kanga-Bandaro</w:delText>
        </w:r>
      </w:del>
    </w:p>
    <w:p w14:paraId="67858EA8" w14:textId="1C01709F" w:rsidR="00B92327" w:rsidRPr="00801E49" w:rsidRDefault="00332621">
      <w:pPr>
        <w:spacing w:after="338"/>
        <w:ind w:left="-5" w:right="446"/>
        <w:rPr>
          <w:rFonts w:ascii="Open Sans" w:hAnsi="Open Sans" w:cs="Open Sans"/>
          <w:rPrChange w:id="972" w:author="Nicole Wu" w:date="2024-01-08T11:26:00Z">
            <w:rPr/>
          </w:rPrChange>
        </w:rPr>
      </w:pPr>
      <w:del w:id="973" w:author="Alirah WEYORI" w:date="2023-12-18T12:18:00Z">
        <w:r w:rsidRPr="00801E49" w:rsidDel="00130006">
          <w:rPr>
            <w:rFonts w:ascii="Open Sans" w:hAnsi="Open Sans" w:cs="Open Sans"/>
            <w:rPrChange w:id="974" w:author="Nicole Wu" w:date="2024-01-08T11:26:00Z">
              <w:rPr/>
            </w:rPrChange>
          </w:rPr>
          <w:delText xml:space="preserve">25 villages were selected randomly from the final list of villages that met the inclusion criteria. The selected villages took into consideration the possible variations between rural and urban food security (15 urban and 10 rural villages. </w:delText>
        </w:r>
      </w:del>
      <w:del w:id="975" w:author="Alirah WEYORI" w:date="2023-12-18T13:45:00Z">
        <w:r w:rsidRPr="00801E49" w:rsidDel="00EB4F98">
          <w:rPr>
            <w:rFonts w:ascii="Open Sans" w:hAnsi="Open Sans" w:cs="Open Sans"/>
            <w:rPrChange w:id="976" w:author="Nicole Wu" w:date="2024-01-08T11:26:00Z">
              <w:rPr/>
            </w:rPrChange>
          </w:rPr>
          <w:delText xml:space="preserve">See </w:delText>
        </w:r>
        <w:commentRangeStart w:id="977"/>
        <w:r w:rsidRPr="00801E49" w:rsidDel="00EB4F98">
          <w:rPr>
            <w:rFonts w:ascii="Open Sans" w:hAnsi="Open Sans" w:cs="Open Sans"/>
            <w:rPrChange w:id="978" w:author="Nicole Wu" w:date="2024-01-08T11:26:00Z">
              <w:rPr/>
            </w:rPrChange>
          </w:rPr>
          <w:delText>Table 1</w:delText>
        </w:r>
        <w:commentRangeEnd w:id="977"/>
        <w:r w:rsidR="009570CB" w:rsidRPr="00801E49" w:rsidDel="00EB4F98">
          <w:rPr>
            <w:rStyle w:val="CommentReference"/>
            <w:rFonts w:ascii="Open Sans" w:hAnsi="Open Sans" w:cs="Open Sans"/>
            <w:rPrChange w:id="979" w:author="Nicole Wu" w:date="2024-01-08T11:26:00Z">
              <w:rPr>
                <w:rStyle w:val="CommentReference"/>
              </w:rPr>
            </w:rPrChange>
          </w:rPr>
          <w:commentReference w:id="977"/>
        </w:r>
        <w:r w:rsidRPr="00801E49" w:rsidDel="00EB4F98">
          <w:rPr>
            <w:rFonts w:ascii="Open Sans" w:hAnsi="Open Sans" w:cs="Open Sans"/>
            <w:rPrChange w:id="980" w:author="Nicole Wu" w:date="2024-01-08T11:26:00Z">
              <w:rPr/>
            </w:rPrChange>
          </w:rPr>
          <w:delText xml:space="preserve"> for the full list of administrative areas selected, number of households listed and the phone ownership).</w:delText>
        </w:r>
      </w:del>
    </w:p>
    <w:p w14:paraId="09BEB899" w14:textId="77777777" w:rsidR="00B92327" w:rsidRPr="00801E49" w:rsidRDefault="00332621">
      <w:pPr>
        <w:pStyle w:val="Heading2"/>
        <w:ind w:left="598" w:hanging="613"/>
        <w:rPr>
          <w:rFonts w:ascii="Open Sans" w:hAnsi="Open Sans" w:cs="Open Sans"/>
          <w:rPrChange w:id="981" w:author="Nicole Wu" w:date="2024-01-08T11:26:00Z">
            <w:rPr/>
          </w:rPrChange>
        </w:rPr>
      </w:pPr>
      <w:bookmarkStart w:id="982" w:name="_Toc135974"/>
      <w:r w:rsidRPr="00801E49">
        <w:rPr>
          <w:rFonts w:ascii="Open Sans" w:hAnsi="Open Sans" w:cs="Open Sans"/>
          <w:rPrChange w:id="983" w:author="Nicole Wu" w:date="2024-01-08T11:26:00Z">
            <w:rPr/>
          </w:rPrChange>
        </w:rPr>
        <w:t>Sampling frame and survey implementation</w:t>
      </w:r>
      <w:bookmarkEnd w:id="982"/>
    </w:p>
    <w:p w14:paraId="74BC78D5" w14:textId="07C24CD7" w:rsidR="00B92327" w:rsidRPr="00801E49" w:rsidRDefault="00332621">
      <w:pPr>
        <w:ind w:left="-5" w:right="446"/>
        <w:rPr>
          <w:rFonts w:ascii="Open Sans" w:hAnsi="Open Sans" w:cs="Open Sans"/>
          <w:rPrChange w:id="984" w:author="Nicole Wu" w:date="2024-01-08T11:26:00Z">
            <w:rPr/>
          </w:rPrChange>
        </w:rPr>
      </w:pPr>
      <w:r w:rsidRPr="00801E49">
        <w:rPr>
          <w:rFonts w:ascii="Open Sans" w:hAnsi="Open Sans" w:cs="Open Sans"/>
          <w:rPrChange w:id="985" w:author="Nicole Wu" w:date="2024-01-08T11:26:00Z">
            <w:rPr/>
          </w:rPrChange>
        </w:rPr>
        <w:t xml:space="preserve">The household sampling frame for the study was all households in the </w:t>
      </w:r>
      <w:commentRangeStart w:id="986"/>
      <w:r w:rsidRPr="00801E49">
        <w:rPr>
          <w:rFonts w:ascii="Open Sans" w:hAnsi="Open Sans" w:cs="Open Sans"/>
          <w:rPrChange w:id="987" w:author="Nicole Wu" w:date="2024-01-08T11:26:00Z">
            <w:rPr/>
          </w:rPrChange>
        </w:rPr>
        <w:t xml:space="preserve">25 villages </w:t>
      </w:r>
      <w:commentRangeEnd w:id="986"/>
      <w:r w:rsidR="00DC41B3" w:rsidRPr="00801E49">
        <w:rPr>
          <w:rStyle w:val="CommentReference"/>
          <w:rFonts w:ascii="Open Sans" w:hAnsi="Open Sans" w:cs="Open Sans"/>
          <w:rPrChange w:id="988" w:author="Nicole Wu" w:date="2024-01-08T11:26:00Z">
            <w:rPr>
              <w:rStyle w:val="CommentReference"/>
            </w:rPr>
          </w:rPrChange>
        </w:rPr>
        <w:commentReference w:id="986"/>
      </w:r>
      <w:r w:rsidRPr="00801E49">
        <w:rPr>
          <w:rFonts w:ascii="Open Sans" w:hAnsi="Open Sans" w:cs="Open Sans"/>
          <w:rPrChange w:id="989" w:author="Nicole Wu" w:date="2024-01-08T11:26:00Z">
            <w:rPr/>
          </w:rPrChange>
        </w:rPr>
        <w:t xml:space="preserve">randomly selected for the study in CAR as study areas. </w:t>
      </w:r>
      <w:commentRangeStart w:id="990"/>
      <w:commentRangeStart w:id="991"/>
      <w:r w:rsidRPr="00801E49">
        <w:rPr>
          <w:rFonts w:ascii="Open Sans" w:hAnsi="Open Sans" w:cs="Open Sans"/>
          <w:rPrChange w:id="992" w:author="Nicole Wu" w:date="2024-01-08T11:26:00Z">
            <w:rPr/>
          </w:rPrChange>
        </w:rPr>
        <w:t xml:space="preserve">Approximately 100 </w:t>
      </w:r>
      <w:commentRangeEnd w:id="990"/>
      <w:r w:rsidR="00C717FC" w:rsidRPr="00801E49">
        <w:rPr>
          <w:rStyle w:val="CommentReference"/>
          <w:rFonts w:ascii="Open Sans" w:hAnsi="Open Sans" w:cs="Open Sans"/>
          <w:rPrChange w:id="993" w:author="Nicole Wu" w:date="2024-01-08T11:26:00Z">
            <w:rPr>
              <w:rStyle w:val="CommentReference"/>
            </w:rPr>
          </w:rPrChange>
        </w:rPr>
        <w:commentReference w:id="990"/>
      </w:r>
      <w:commentRangeEnd w:id="991"/>
      <w:r w:rsidR="00683F0E" w:rsidRPr="00801E49">
        <w:rPr>
          <w:rStyle w:val="CommentReference"/>
          <w:rFonts w:ascii="Open Sans" w:hAnsi="Open Sans" w:cs="Open Sans"/>
          <w:rPrChange w:id="994" w:author="Nicole Wu" w:date="2024-01-08T11:26:00Z">
            <w:rPr>
              <w:rStyle w:val="CommentReference"/>
            </w:rPr>
          </w:rPrChange>
        </w:rPr>
        <w:commentReference w:id="991"/>
      </w:r>
      <w:r w:rsidRPr="00801E49">
        <w:rPr>
          <w:rFonts w:ascii="Open Sans" w:hAnsi="Open Sans" w:cs="Open Sans"/>
          <w:rPrChange w:id="995" w:author="Nicole Wu" w:date="2024-01-08T11:26:00Z">
            <w:rPr/>
          </w:rPrChange>
        </w:rPr>
        <w:t xml:space="preserve">households per PSU were listed (after receiving their informed consent) for the study. A number of baseline demographic and household level characteristics (such as age, gender education status of the household head, household size, and ownership of common </w:t>
      </w:r>
      <w:commentRangeStart w:id="996"/>
      <w:r w:rsidRPr="00801E49">
        <w:rPr>
          <w:rFonts w:ascii="Open Sans" w:hAnsi="Open Sans" w:cs="Open Sans"/>
          <w:rPrChange w:id="997" w:author="Nicole Wu" w:date="2024-01-08T11:26:00Z">
            <w:rPr/>
          </w:rPrChange>
        </w:rPr>
        <w:t xml:space="preserve">assets etc.) </w:t>
      </w:r>
      <w:commentRangeEnd w:id="996"/>
      <w:r w:rsidR="0019668F" w:rsidRPr="00801E49">
        <w:rPr>
          <w:rStyle w:val="CommentReference"/>
          <w:rFonts w:ascii="Open Sans" w:hAnsi="Open Sans" w:cs="Open Sans"/>
          <w:rPrChange w:id="998" w:author="Nicole Wu" w:date="2024-01-08T11:26:00Z">
            <w:rPr>
              <w:rStyle w:val="CommentReference"/>
            </w:rPr>
          </w:rPrChange>
        </w:rPr>
        <w:commentReference w:id="996"/>
      </w:r>
      <w:r w:rsidRPr="00801E49">
        <w:rPr>
          <w:rFonts w:ascii="Open Sans" w:hAnsi="Open Sans" w:cs="Open Sans"/>
          <w:rPrChange w:id="999" w:author="Nicole Wu" w:date="2024-01-08T11:26:00Z">
            <w:rPr/>
          </w:rPrChange>
        </w:rPr>
        <w:t>were collected during listing phase. The contact details (address and phone number if any) of the listed households were also collected during the listing. The final sample selected and enlisted for the study before randomization was 2500 households.</w:t>
      </w:r>
    </w:p>
    <w:p w14:paraId="7D746681" w14:textId="77777777" w:rsidR="00B92327" w:rsidRPr="00801E49" w:rsidRDefault="00332621">
      <w:pPr>
        <w:ind w:left="-5" w:right="446"/>
        <w:rPr>
          <w:rFonts w:ascii="Open Sans" w:hAnsi="Open Sans" w:cs="Open Sans"/>
          <w:rPrChange w:id="1000" w:author="Nicole Wu" w:date="2024-01-08T11:26:00Z">
            <w:rPr/>
          </w:rPrChange>
        </w:rPr>
      </w:pPr>
      <w:r w:rsidRPr="00801E49">
        <w:rPr>
          <w:rFonts w:ascii="Open Sans" w:hAnsi="Open Sans" w:cs="Open Sans"/>
          <w:rPrChange w:id="1001" w:author="Nicole Wu" w:date="2024-01-08T11:26:00Z">
            <w:rPr/>
          </w:rPrChange>
        </w:rPr>
        <w:t>For the data collection, enumerators were trained by in-person RAM facilitators from WPF-HQ with support from RBD (Dakar) and the VAM country office team in CAR. Enumerator training was done in French over a 3-day period with one additional day used for field testing, adjusting, and adapting the final questionnaires (F2F &amp; Remote).</w:t>
      </w:r>
    </w:p>
    <w:p w14:paraId="758D6F0D" w14:textId="77777777" w:rsidR="00B92327" w:rsidRPr="00801E49" w:rsidRDefault="00332621">
      <w:pPr>
        <w:spacing w:after="338"/>
        <w:ind w:left="-5" w:right="446"/>
        <w:rPr>
          <w:rFonts w:ascii="Open Sans" w:hAnsi="Open Sans" w:cs="Open Sans"/>
          <w:rPrChange w:id="1002" w:author="Nicole Wu" w:date="2024-01-08T11:26:00Z">
            <w:rPr/>
          </w:rPrChange>
        </w:rPr>
      </w:pPr>
      <w:r w:rsidRPr="00801E49">
        <w:rPr>
          <w:rFonts w:ascii="Open Sans" w:hAnsi="Open Sans" w:cs="Open Sans"/>
          <w:rPrChange w:id="1003" w:author="Nicole Wu" w:date="2024-01-08T11:26:00Z">
            <w:rPr/>
          </w:rPrChange>
        </w:rPr>
        <w:t>Interviews (both F2F &amp; Remote) were conducted in local languages of each locality. Enumerator were sent to localities where they could speak the local dialects.</w:t>
      </w:r>
    </w:p>
    <w:p w14:paraId="4DEA403B" w14:textId="77777777" w:rsidR="00B92327" w:rsidRPr="00801E49" w:rsidRDefault="00332621">
      <w:pPr>
        <w:pStyle w:val="Heading2"/>
        <w:ind w:left="598" w:hanging="613"/>
        <w:rPr>
          <w:rFonts w:ascii="Open Sans" w:hAnsi="Open Sans" w:cs="Open Sans"/>
          <w:rPrChange w:id="1004" w:author="Nicole Wu" w:date="2024-01-08T11:26:00Z">
            <w:rPr/>
          </w:rPrChange>
        </w:rPr>
      </w:pPr>
      <w:bookmarkStart w:id="1005" w:name="_Toc135975"/>
      <w:commentRangeStart w:id="1006"/>
      <w:r w:rsidRPr="00801E49">
        <w:rPr>
          <w:rFonts w:ascii="Open Sans" w:hAnsi="Open Sans" w:cs="Open Sans"/>
          <w:rPrChange w:id="1007" w:author="Nicole Wu" w:date="2024-01-08T11:26:00Z">
            <w:rPr/>
          </w:rPrChange>
        </w:rPr>
        <w:t>Phone assignment for remote modality</w:t>
      </w:r>
      <w:bookmarkEnd w:id="1005"/>
      <w:commentRangeEnd w:id="1006"/>
      <w:r w:rsidR="006A182B" w:rsidRPr="00801E49">
        <w:rPr>
          <w:rStyle w:val="CommentReference"/>
          <w:rFonts w:ascii="Open Sans" w:hAnsi="Open Sans" w:cs="Open Sans"/>
          <w:b w:val="0"/>
          <w:rPrChange w:id="1008" w:author="Nicole Wu" w:date="2024-01-08T11:26:00Z">
            <w:rPr>
              <w:rStyle w:val="CommentReference"/>
              <w:b w:val="0"/>
            </w:rPr>
          </w:rPrChange>
        </w:rPr>
        <w:commentReference w:id="1006"/>
      </w:r>
    </w:p>
    <w:p w14:paraId="2EAEF0AD" w14:textId="31C6D4BD" w:rsidR="00B92327" w:rsidRPr="00801E49" w:rsidRDefault="00332621">
      <w:pPr>
        <w:ind w:left="-5" w:right="446"/>
        <w:rPr>
          <w:rFonts w:ascii="Open Sans" w:hAnsi="Open Sans" w:cs="Open Sans"/>
          <w:rPrChange w:id="1009" w:author="Nicole Wu" w:date="2024-01-08T11:26:00Z">
            <w:rPr/>
          </w:rPrChange>
        </w:rPr>
      </w:pPr>
      <w:r w:rsidRPr="00801E49">
        <w:rPr>
          <w:rFonts w:ascii="Open Sans" w:hAnsi="Open Sans" w:cs="Open Sans"/>
          <w:rPrChange w:id="1010" w:author="Nicole Wu" w:date="2024-01-08T11:26:00Z">
            <w:rPr/>
          </w:rPrChange>
        </w:rPr>
        <w:t xml:space="preserve">In CAR, as discussed earlier, not only is the phone connectivity an issue, but phone ownership is generally low (only 27% own phones from the national statistics). This implies that, a larger proportion of the population i.e., a little over 70% of households (usually lower income earners and likely to be food insecure) are excluded </w:t>
      </w:r>
      <w:ins w:id="1011" w:author="Mohamed SALEM" w:date="2023-12-18T10:48:00Z">
        <w:r w:rsidR="00EE6667" w:rsidRPr="00801E49">
          <w:rPr>
            <w:rFonts w:ascii="Open Sans" w:hAnsi="Open Sans" w:cs="Open Sans"/>
            <w:rPrChange w:id="1012" w:author="Nicole Wu" w:date="2024-01-08T11:26:00Z">
              <w:rPr/>
            </w:rPrChange>
          </w:rPr>
          <w:t xml:space="preserve">from phone survey </w:t>
        </w:r>
        <w:r w:rsidR="006F6163" w:rsidRPr="00801E49">
          <w:rPr>
            <w:rFonts w:ascii="Open Sans" w:hAnsi="Open Sans" w:cs="Open Sans"/>
            <w:rPrChange w:id="1013" w:author="Nicole Wu" w:date="2024-01-08T11:26:00Z">
              <w:rPr/>
            </w:rPrChange>
          </w:rPr>
          <w:t>sample frame.</w:t>
        </w:r>
      </w:ins>
      <w:del w:id="1014" w:author="Mohamed SALEM" w:date="2023-12-18T10:48:00Z">
        <w:r w:rsidRPr="00801E49" w:rsidDel="00EE6667">
          <w:rPr>
            <w:rFonts w:ascii="Open Sans" w:hAnsi="Open Sans" w:cs="Open Sans"/>
            <w:rPrChange w:id="1015" w:author="Nicole Wu" w:date="2024-01-08T11:26:00Z">
              <w:rPr/>
            </w:rPrChange>
          </w:rPr>
          <w:delText xml:space="preserve">in standard mVAM </w:delText>
        </w:r>
        <w:r w:rsidRPr="00801E49" w:rsidDel="006F6163">
          <w:rPr>
            <w:rFonts w:ascii="Open Sans" w:hAnsi="Open Sans" w:cs="Open Sans"/>
            <w:rPrChange w:id="1016" w:author="Nicole Wu" w:date="2024-01-08T11:26:00Z">
              <w:rPr/>
            </w:rPrChange>
          </w:rPr>
          <w:delText>exercises.</w:delText>
        </w:r>
      </w:del>
    </w:p>
    <w:p w14:paraId="0853DD24" w14:textId="77777777" w:rsidR="00B92327" w:rsidRPr="00801E49" w:rsidRDefault="00332621">
      <w:pPr>
        <w:ind w:left="-5" w:right="446"/>
        <w:rPr>
          <w:rFonts w:ascii="Open Sans" w:hAnsi="Open Sans" w:cs="Open Sans"/>
          <w:rPrChange w:id="1017" w:author="Nicole Wu" w:date="2024-01-08T11:26:00Z">
            <w:rPr/>
          </w:rPrChange>
        </w:rPr>
      </w:pPr>
      <w:r w:rsidRPr="00801E49">
        <w:rPr>
          <w:rFonts w:ascii="Open Sans" w:hAnsi="Open Sans" w:cs="Open Sans"/>
          <w:rPrChange w:id="1018" w:author="Nicole Wu" w:date="2024-01-08T11:26:00Z">
            <w:rPr/>
          </w:rPrChange>
        </w:rPr>
        <w:t>The situation in CAR thus presented a unique opportunity to investigate deeper to understand the type of households/respondents are usually excluded in such exercises, their food security situation and how they cope with shocks or stress associated with food insecurity.</w:t>
      </w:r>
    </w:p>
    <w:p w14:paraId="499A7063" w14:textId="04280428" w:rsidR="006B0BF6" w:rsidRPr="00801E49" w:rsidRDefault="00332621" w:rsidP="006B0BF6">
      <w:pPr>
        <w:ind w:left="-5" w:right="446"/>
        <w:rPr>
          <w:rFonts w:ascii="Open Sans" w:hAnsi="Open Sans" w:cs="Open Sans"/>
          <w:rPrChange w:id="1019" w:author="Nicole Wu" w:date="2024-01-08T11:26:00Z">
            <w:rPr/>
          </w:rPrChange>
        </w:rPr>
      </w:pPr>
      <w:r w:rsidRPr="00801E49">
        <w:rPr>
          <w:rFonts w:ascii="Open Sans" w:hAnsi="Open Sans" w:cs="Open Sans"/>
          <w:rPrChange w:id="1020" w:author="Nicole Wu" w:date="2024-01-08T11:26:00Z">
            <w:rPr/>
          </w:rPrChange>
        </w:rPr>
        <w:t>In this regard, a budget line was created to provide small hand-held phones to a sub-sample of the listed households (households with network coverage but without mobile phones but assigned randomly to the remote group). The budget was for 300 phones, however since the final sample without Table 1: Listed Sample: ADMIN Area Selection and Distribution of Phone Ownership</w:t>
      </w:r>
      <w:r w:rsidR="006B0BF6" w:rsidRPr="00801E49">
        <w:rPr>
          <w:rFonts w:ascii="Open Sans" w:hAnsi="Open Sans" w:cs="Open Sans"/>
          <w:rPrChange w:id="1021" w:author="Nicole Wu" w:date="2024-01-08T11:26:00Z">
            <w:rPr/>
          </w:rPrChange>
        </w:rPr>
        <w:t xml:space="preserve"> phones was more than budgeted, 300 households/respondents were randomly selected and given pre-connected phones with SIM cards (refer to Figure 1 for the different levels of randomization </w:t>
      </w:r>
      <w:del w:id="1022" w:author="Alirah WEYORI" w:date="2024-01-07T10:24:00Z">
        <w:r w:rsidR="006B0BF6" w:rsidRPr="00801E49" w:rsidDel="009034DD">
          <w:rPr>
            <w:rFonts w:ascii="Open Sans" w:hAnsi="Open Sans" w:cs="Open Sans"/>
            <w:rPrChange w:id="1023" w:author="Nicole Wu" w:date="2024-01-08T11:26:00Z">
              <w:rPr/>
            </w:rPrChange>
          </w:rPr>
          <w:delText xml:space="preserve">that was </w:delText>
        </w:r>
      </w:del>
      <w:r w:rsidR="006B0BF6" w:rsidRPr="00801E49">
        <w:rPr>
          <w:rFonts w:ascii="Open Sans" w:hAnsi="Open Sans" w:cs="Open Sans"/>
          <w:rPrChange w:id="1024" w:author="Nicole Wu" w:date="2024-01-08T11:26:00Z">
            <w:rPr/>
          </w:rPrChange>
        </w:rPr>
        <w:t>implemented</w:t>
      </w:r>
      <w:ins w:id="1025" w:author="Alirah WEYORI" w:date="2024-01-07T10:24:00Z">
        <w:r w:rsidR="009034DD" w:rsidRPr="00801E49">
          <w:rPr>
            <w:rFonts w:ascii="Open Sans" w:hAnsi="Open Sans" w:cs="Open Sans"/>
            <w:rPrChange w:id="1026" w:author="Nicole Wu" w:date="2024-01-08T11:26:00Z">
              <w:rPr/>
            </w:rPrChange>
          </w:rPr>
          <w:t xml:space="preserve"> in the study and the corresponding </w:t>
        </w:r>
        <w:r w:rsidR="00DB4D91" w:rsidRPr="00801E49">
          <w:rPr>
            <w:rFonts w:ascii="Open Sans" w:hAnsi="Open Sans" w:cs="Open Sans"/>
            <w:rPrChange w:id="1027" w:author="Nicole Wu" w:date="2024-01-08T11:26:00Z">
              <w:rPr/>
            </w:rPrChange>
          </w:rPr>
          <w:t>sample sizes at each level</w:t>
        </w:r>
      </w:ins>
      <w:r w:rsidR="006B0BF6" w:rsidRPr="00801E49">
        <w:rPr>
          <w:rFonts w:ascii="Open Sans" w:hAnsi="Open Sans" w:cs="Open Sans"/>
          <w:rPrChange w:id="1028" w:author="Nicole Wu" w:date="2024-01-08T11:26:00Z">
            <w:rPr/>
          </w:rPrChange>
        </w:rPr>
        <w:t>).</w:t>
      </w:r>
    </w:p>
    <w:tbl>
      <w:tblPr>
        <w:tblW w:w="7476" w:type="dxa"/>
        <w:tblInd w:w="942" w:type="dxa"/>
        <w:tblLook w:val="04A0" w:firstRow="1" w:lastRow="0" w:firstColumn="1" w:lastColumn="0" w:noHBand="0" w:noVBand="1"/>
      </w:tblPr>
      <w:tblGrid>
        <w:gridCol w:w="2328"/>
        <w:gridCol w:w="2972"/>
        <w:gridCol w:w="1082"/>
        <w:gridCol w:w="1094"/>
      </w:tblGrid>
      <w:tr w:rsidR="00B92327" w:rsidRPr="00801E49" w14:paraId="27AC56B8" w14:textId="77777777" w:rsidTr="006B0BF6">
        <w:trPr>
          <w:trHeight w:val="282"/>
        </w:trPr>
        <w:tc>
          <w:tcPr>
            <w:tcW w:w="3131" w:type="dxa"/>
            <w:tcBorders>
              <w:top w:val="nil"/>
              <w:left w:val="nil"/>
              <w:bottom w:val="nil"/>
              <w:right w:val="nil"/>
            </w:tcBorders>
          </w:tcPr>
          <w:p w14:paraId="46F3B7E5" w14:textId="77777777" w:rsidR="00B92327" w:rsidRPr="00801E49" w:rsidRDefault="00B92327" w:rsidP="006B0BF6">
            <w:pPr>
              <w:spacing w:after="0" w:line="259" w:lineRule="auto"/>
              <w:ind w:left="0" w:right="0" w:firstLine="0"/>
              <w:jc w:val="left"/>
              <w:rPr>
                <w:rFonts w:ascii="Open Sans" w:hAnsi="Open Sans" w:cs="Open Sans"/>
                <w:rPrChange w:id="1029" w:author="Nicole Wu" w:date="2024-01-08T11:26:00Z">
                  <w:rPr/>
                </w:rPrChange>
              </w:rPr>
            </w:pPr>
          </w:p>
        </w:tc>
        <w:tc>
          <w:tcPr>
            <w:tcW w:w="4345" w:type="dxa"/>
            <w:gridSpan w:val="3"/>
            <w:tcBorders>
              <w:top w:val="nil"/>
              <w:left w:val="nil"/>
              <w:bottom w:val="nil"/>
              <w:right w:val="nil"/>
            </w:tcBorders>
          </w:tcPr>
          <w:p w14:paraId="0EE2A3A3" w14:textId="77777777" w:rsidR="00B92327" w:rsidRPr="00801E49" w:rsidRDefault="00332621">
            <w:pPr>
              <w:tabs>
                <w:tab w:val="center" w:pos="655"/>
                <w:tab w:val="center" w:pos="2118"/>
                <w:tab w:val="center" w:pos="3636"/>
              </w:tabs>
              <w:spacing w:after="0" w:line="259" w:lineRule="auto"/>
              <w:ind w:left="0" w:right="0" w:firstLine="0"/>
              <w:jc w:val="left"/>
              <w:rPr>
                <w:rFonts w:ascii="Open Sans" w:hAnsi="Open Sans" w:cs="Open Sans"/>
                <w:rPrChange w:id="1030" w:author="Nicole Wu" w:date="2024-01-08T11:26:00Z">
                  <w:rPr/>
                </w:rPrChange>
              </w:rPr>
            </w:pPr>
            <w:r w:rsidRPr="00801E49">
              <w:rPr>
                <w:rFonts w:ascii="Open Sans" w:hAnsi="Open Sans" w:cs="Open Sans"/>
                <w:rPrChange w:id="1031" w:author="Nicole Wu" w:date="2024-01-08T11:26:00Z">
                  <w:rPr/>
                </w:rPrChange>
              </w:rPr>
              <w:tab/>
            </w:r>
            <w:commentRangeStart w:id="1032"/>
            <w:commentRangeStart w:id="1033"/>
            <w:r w:rsidRPr="00801E49">
              <w:rPr>
                <w:rFonts w:ascii="Open Sans" w:hAnsi="Open Sans" w:cs="Open Sans"/>
                <w:rPrChange w:id="1034" w:author="Nicole Wu" w:date="2024-01-08T11:26:00Z">
                  <w:rPr/>
                </w:rPrChange>
              </w:rPr>
              <w:t>No</w:t>
            </w:r>
            <w:r w:rsidRPr="00801E49">
              <w:rPr>
                <w:rFonts w:ascii="Open Sans" w:hAnsi="Open Sans" w:cs="Open Sans"/>
                <w:rPrChange w:id="1035" w:author="Nicole Wu" w:date="2024-01-08T11:26:00Z">
                  <w:rPr/>
                </w:rPrChange>
              </w:rPr>
              <w:tab/>
              <w:t>Yes</w:t>
            </w:r>
            <w:commentRangeEnd w:id="1032"/>
            <w:r w:rsidR="005C24DF" w:rsidRPr="00801E49">
              <w:rPr>
                <w:rStyle w:val="CommentReference"/>
                <w:rFonts w:ascii="Open Sans" w:hAnsi="Open Sans" w:cs="Open Sans"/>
                <w:rPrChange w:id="1036" w:author="Nicole Wu" w:date="2024-01-08T11:26:00Z">
                  <w:rPr>
                    <w:rStyle w:val="CommentReference"/>
                  </w:rPr>
                </w:rPrChange>
              </w:rPr>
              <w:commentReference w:id="1032"/>
            </w:r>
            <w:commentRangeEnd w:id="1033"/>
            <w:r w:rsidR="00066A40" w:rsidRPr="00801E49">
              <w:rPr>
                <w:rStyle w:val="CommentReference"/>
                <w:rFonts w:ascii="Open Sans" w:hAnsi="Open Sans" w:cs="Open Sans"/>
                <w:rPrChange w:id="1037" w:author="Nicole Wu" w:date="2024-01-08T11:26:00Z">
                  <w:rPr>
                    <w:rStyle w:val="CommentReference"/>
                  </w:rPr>
                </w:rPrChange>
              </w:rPr>
              <w:commentReference w:id="1033"/>
            </w:r>
            <w:r w:rsidRPr="00801E49">
              <w:rPr>
                <w:rFonts w:ascii="Open Sans" w:hAnsi="Open Sans" w:cs="Open Sans"/>
                <w:rPrChange w:id="1038" w:author="Nicole Wu" w:date="2024-01-08T11:26:00Z">
                  <w:rPr/>
                </w:rPrChange>
              </w:rPr>
              <w:tab/>
              <w:t>Total</w:t>
            </w:r>
          </w:p>
        </w:tc>
      </w:tr>
      <w:tr w:rsidR="00B92327" w:rsidRPr="00801E49" w14:paraId="6F87E2C8" w14:textId="77777777" w:rsidTr="006B0BF6">
        <w:trPr>
          <w:trHeight w:val="414"/>
        </w:trPr>
        <w:tc>
          <w:tcPr>
            <w:tcW w:w="3131" w:type="dxa"/>
            <w:tcBorders>
              <w:top w:val="nil"/>
              <w:left w:val="nil"/>
              <w:bottom w:val="nil"/>
              <w:right w:val="nil"/>
            </w:tcBorders>
          </w:tcPr>
          <w:p w14:paraId="015EB346" w14:textId="77777777" w:rsidR="00B92327" w:rsidRPr="00801E49" w:rsidRDefault="00332621">
            <w:pPr>
              <w:spacing w:after="0" w:line="259" w:lineRule="auto"/>
              <w:ind w:left="0" w:right="0" w:firstLine="0"/>
              <w:jc w:val="left"/>
              <w:rPr>
                <w:rFonts w:ascii="Open Sans" w:hAnsi="Open Sans" w:cs="Open Sans"/>
                <w:rPrChange w:id="1039" w:author="Nicole Wu" w:date="2024-01-08T11:26:00Z">
                  <w:rPr/>
                </w:rPrChange>
              </w:rPr>
            </w:pPr>
            <w:r w:rsidRPr="00801E49">
              <w:rPr>
                <w:rFonts w:ascii="Open Sans" w:hAnsi="Open Sans" w:cs="Open Sans"/>
                <w:rPrChange w:id="1040" w:author="Nicole Wu" w:date="2024-01-08T11:26:00Z">
                  <w:rPr/>
                </w:rPrChange>
              </w:rPr>
              <w:t>Geographic Region: Admin 1</w:t>
            </w:r>
          </w:p>
        </w:tc>
        <w:tc>
          <w:tcPr>
            <w:tcW w:w="1548" w:type="dxa"/>
            <w:tcBorders>
              <w:top w:val="nil"/>
              <w:left w:val="nil"/>
              <w:bottom w:val="nil"/>
              <w:right w:val="nil"/>
            </w:tcBorders>
          </w:tcPr>
          <w:p w14:paraId="2910276C" w14:textId="5B79F52E" w:rsidR="00B92327" w:rsidRPr="00801E49" w:rsidRDefault="00332621">
            <w:pPr>
              <w:spacing w:after="0" w:line="259" w:lineRule="auto"/>
              <w:ind w:left="0" w:right="0" w:firstLine="0"/>
              <w:jc w:val="left"/>
              <w:rPr>
                <w:rFonts w:ascii="Open Sans" w:hAnsi="Open Sans" w:cs="Open Sans"/>
                <w:rPrChange w:id="1041" w:author="Nicole Wu" w:date="2024-01-08T11:26:00Z">
                  <w:rPr/>
                </w:rPrChange>
              </w:rPr>
            </w:pPr>
            <w:commentRangeStart w:id="1042"/>
            <w:commentRangeStart w:id="1043"/>
            <w:commentRangeStart w:id="1044"/>
            <w:commentRangeStart w:id="1045"/>
            <w:r w:rsidRPr="00801E49">
              <w:rPr>
                <w:rFonts w:ascii="Open Sans" w:hAnsi="Open Sans" w:cs="Open Sans"/>
                <w:rPrChange w:id="1046" w:author="Nicole Wu" w:date="2024-01-08T11:26:00Z">
                  <w:rPr/>
                </w:rPrChange>
              </w:rPr>
              <w:t>1,452 (69.8</w:t>
            </w:r>
            <w:commentRangeEnd w:id="1042"/>
            <w:r w:rsidR="00D06142" w:rsidRPr="00801E49">
              <w:rPr>
                <w:rStyle w:val="CommentReference"/>
                <w:rFonts w:ascii="Open Sans" w:hAnsi="Open Sans" w:cs="Open Sans"/>
                <w:rPrChange w:id="1047" w:author="Nicole Wu" w:date="2024-01-08T11:26:00Z">
                  <w:rPr>
                    <w:rStyle w:val="CommentReference"/>
                  </w:rPr>
                </w:rPrChange>
              </w:rPr>
              <w:commentReference w:id="1042"/>
            </w:r>
            <w:commentRangeEnd w:id="1043"/>
            <w:r w:rsidR="00B76684" w:rsidRPr="00801E49">
              <w:rPr>
                <w:rStyle w:val="CommentReference"/>
                <w:rFonts w:ascii="Open Sans" w:hAnsi="Open Sans" w:cs="Open Sans"/>
                <w:rPrChange w:id="1048" w:author="Nicole Wu" w:date="2024-01-08T11:26:00Z">
                  <w:rPr>
                    <w:rStyle w:val="CommentReference"/>
                  </w:rPr>
                </w:rPrChange>
              </w:rPr>
              <w:commentReference w:id="1043"/>
            </w:r>
            <w:commentRangeEnd w:id="1044"/>
            <w:r w:rsidR="00E02CE5" w:rsidRPr="00801E49">
              <w:rPr>
                <w:rStyle w:val="CommentReference"/>
                <w:rFonts w:ascii="Open Sans" w:hAnsi="Open Sans" w:cs="Open Sans"/>
                <w:rPrChange w:id="1050" w:author="Nicole Wu" w:date="2024-01-08T11:26:00Z">
                  <w:rPr>
                    <w:rStyle w:val="CommentReference"/>
                  </w:rPr>
                </w:rPrChange>
              </w:rPr>
              <w:commentReference w:id="1044"/>
            </w:r>
            <w:commentRangeEnd w:id="1045"/>
            <w:r w:rsidR="00B57B76" w:rsidRPr="00801E49">
              <w:rPr>
                <w:rStyle w:val="CommentReference"/>
                <w:rFonts w:ascii="Open Sans" w:hAnsi="Open Sans" w:cs="Open Sans"/>
                <w:rPrChange w:id="1051" w:author="Nicole Wu" w:date="2024-01-08T11:26:00Z">
                  <w:rPr>
                    <w:rStyle w:val="CommentReference"/>
                  </w:rPr>
                </w:rPrChange>
              </w:rPr>
              <w:commentReference w:id="1045"/>
            </w:r>
            <w:r w:rsidRPr="00801E49">
              <w:rPr>
                <w:rFonts w:ascii="Open Sans" w:hAnsi="Open Sans" w:cs="Open Sans"/>
                <w:rPrChange w:id="1052" w:author="Nicole Wu" w:date="2024-01-08T11:26:00Z">
                  <w:rPr/>
                </w:rPrChange>
              </w:rPr>
              <w:t>%)</w:t>
            </w:r>
          </w:p>
        </w:tc>
        <w:tc>
          <w:tcPr>
            <w:tcW w:w="1379" w:type="dxa"/>
            <w:tcBorders>
              <w:top w:val="nil"/>
              <w:left w:val="nil"/>
              <w:bottom w:val="nil"/>
              <w:right w:val="nil"/>
            </w:tcBorders>
          </w:tcPr>
          <w:p w14:paraId="6BC52D67" w14:textId="77777777" w:rsidR="00B92327" w:rsidRPr="00801E49" w:rsidRDefault="00332621">
            <w:pPr>
              <w:spacing w:after="0" w:line="259" w:lineRule="auto"/>
              <w:ind w:left="0" w:right="0" w:firstLine="0"/>
              <w:jc w:val="left"/>
              <w:rPr>
                <w:rFonts w:ascii="Open Sans" w:hAnsi="Open Sans" w:cs="Open Sans"/>
                <w:rPrChange w:id="1053" w:author="Nicole Wu" w:date="2024-01-08T11:26:00Z">
                  <w:rPr/>
                </w:rPrChange>
              </w:rPr>
            </w:pPr>
            <w:r w:rsidRPr="00801E49">
              <w:rPr>
                <w:rFonts w:ascii="Open Sans" w:hAnsi="Open Sans" w:cs="Open Sans"/>
                <w:rPrChange w:id="1054" w:author="Nicole Wu" w:date="2024-01-08T11:26:00Z">
                  <w:rPr/>
                </w:rPrChange>
              </w:rPr>
              <w:t>628 (30.2%)</w:t>
            </w:r>
          </w:p>
        </w:tc>
        <w:tc>
          <w:tcPr>
            <w:tcW w:w="1418" w:type="dxa"/>
            <w:tcBorders>
              <w:top w:val="nil"/>
              <w:left w:val="nil"/>
              <w:bottom w:val="nil"/>
              <w:right w:val="nil"/>
            </w:tcBorders>
          </w:tcPr>
          <w:p w14:paraId="066BC597" w14:textId="77777777" w:rsidR="00B92327" w:rsidRPr="00801E49" w:rsidRDefault="00332621">
            <w:pPr>
              <w:spacing w:after="0" w:line="259" w:lineRule="auto"/>
              <w:ind w:left="0" w:right="0" w:firstLine="0"/>
              <w:rPr>
                <w:rFonts w:ascii="Open Sans" w:hAnsi="Open Sans" w:cs="Open Sans"/>
                <w:rPrChange w:id="1055" w:author="Nicole Wu" w:date="2024-01-08T11:26:00Z">
                  <w:rPr/>
                </w:rPrChange>
              </w:rPr>
            </w:pPr>
            <w:r w:rsidRPr="00801E49">
              <w:rPr>
                <w:rFonts w:ascii="Open Sans" w:hAnsi="Open Sans" w:cs="Open Sans"/>
                <w:rPrChange w:id="1056" w:author="Nicole Wu" w:date="2024-01-08T11:26:00Z">
                  <w:rPr/>
                </w:rPrChange>
              </w:rPr>
              <w:t>2,080 (100.0%)</w:t>
            </w:r>
          </w:p>
        </w:tc>
      </w:tr>
      <w:tr w:rsidR="00B92327" w:rsidRPr="00801E49" w14:paraId="41C6CDE1" w14:textId="77777777">
        <w:trPr>
          <w:trHeight w:val="271"/>
        </w:trPr>
        <w:tc>
          <w:tcPr>
            <w:tcW w:w="3131" w:type="dxa"/>
            <w:tcBorders>
              <w:top w:val="nil"/>
              <w:left w:val="nil"/>
              <w:bottom w:val="nil"/>
              <w:right w:val="nil"/>
            </w:tcBorders>
          </w:tcPr>
          <w:p w14:paraId="4B1403F3" w14:textId="77777777" w:rsidR="00B92327" w:rsidRPr="00801E49" w:rsidRDefault="00332621">
            <w:pPr>
              <w:spacing w:after="0" w:line="259" w:lineRule="auto"/>
              <w:ind w:left="218" w:right="0" w:firstLine="0"/>
              <w:jc w:val="left"/>
              <w:rPr>
                <w:rFonts w:ascii="Open Sans" w:hAnsi="Open Sans" w:cs="Open Sans"/>
                <w:rPrChange w:id="1057" w:author="Nicole Wu" w:date="2024-01-08T11:26:00Z">
                  <w:rPr/>
                </w:rPrChange>
              </w:rPr>
            </w:pPr>
            <w:r w:rsidRPr="00801E49">
              <w:rPr>
                <w:rFonts w:ascii="Open Sans" w:hAnsi="Open Sans" w:cs="Open Sans"/>
                <w:rPrChange w:id="1058" w:author="Nicole Wu" w:date="2024-01-08T11:26:00Z">
                  <w:rPr/>
                </w:rPrChange>
              </w:rPr>
              <w:t>Mbomou</w:t>
            </w:r>
          </w:p>
        </w:tc>
        <w:tc>
          <w:tcPr>
            <w:tcW w:w="1548" w:type="dxa"/>
            <w:tcBorders>
              <w:top w:val="nil"/>
              <w:left w:val="nil"/>
              <w:bottom w:val="nil"/>
              <w:right w:val="nil"/>
            </w:tcBorders>
          </w:tcPr>
          <w:p w14:paraId="59E84D54" w14:textId="77777777" w:rsidR="00B92327" w:rsidRPr="00801E49" w:rsidRDefault="00332621">
            <w:pPr>
              <w:spacing w:after="0" w:line="259" w:lineRule="auto"/>
              <w:ind w:left="170" w:right="0" w:firstLine="0"/>
              <w:jc w:val="left"/>
              <w:rPr>
                <w:rFonts w:ascii="Open Sans" w:hAnsi="Open Sans" w:cs="Open Sans"/>
                <w:rPrChange w:id="1059" w:author="Nicole Wu" w:date="2024-01-08T11:26:00Z">
                  <w:rPr/>
                </w:rPrChange>
              </w:rPr>
            </w:pPr>
            <w:r w:rsidRPr="00801E49">
              <w:rPr>
                <w:rFonts w:ascii="Open Sans" w:hAnsi="Open Sans" w:cs="Open Sans"/>
                <w:rPrChange w:id="1060" w:author="Nicole Wu" w:date="2024-01-08T11:26:00Z">
                  <w:rPr/>
                </w:rPrChange>
              </w:rPr>
              <w:t>260 (17.9%)</w:t>
            </w:r>
          </w:p>
        </w:tc>
        <w:tc>
          <w:tcPr>
            <w:tcW w:w="1379" w:type="dxa"/>
            <w:tcBorders>
              <w:top w:val="nil"/>
              <w:left w:val="nil"/>
              <w:bottom w:val="nil"/>
              <w:right w:val="nil"/>
            </w:tcBorders>
          </w:tcPr>
          <w:p w14:paraId="3FEB775E" w14:textId="77777777" w:rsidR="00B92327" w:rsidRPr="00801E49" w:rsidRDefault="00332621">
            <w:pPr>
              <w:spacing w:after="0" w:line="259" w:lineRule="auto"/>
              <w:ind w:left="0" w:right="0" w:firstLine="0"/>
              <w:jc w:val="left"/>
              <w:rPr>
                <w:rFonts w:ascii="Open Sans" w:hAnsi="Open Sans" w:cs="Open Sans"/>
                <w:rPrChange w:id="1061" w:author="Nicole Wu" w:date="2024-01-08T11:26:00Z">
                  <w:rPr/>
                </w:rPrChange>
              </w:rPr>
            </w:pPr>
            <w:r w:rsidRPr="00801E49">
              <w:rPr>
                <w:rFonts w:ascii="Open Sans" w:hAnsi="Open Sans" w:cs="Open Sans"/>
                <w:rPrChange w:id="1062" w:author="Nicole Wu" w:date="2024-01-08T11:26:00Z">
                  <w:rPr/>
                </w:rPrChange>
              </w:rPr>
              <w:t>425 (67.7%)</w:t>
            </w:r>
          </w:p>
        </w:tc>
        <w:tc>
          <w:tcPr>
            <w:tcW w:w="1418" w:type="dxa"/>
            <w:tcBorders>
              <w:top w:val="nil"/>
              <w:left w:val="nil"/>
              <w:bottom w:val="nil"/>
              <w:right w:val="nil"/>
            </w:tcBorders>
          </w:tcPr>
          <w:p w14:paraId="474F218C" w14:textId="77777777" w:rsidR="00B92327" w:rsidRPr="00801E49" w:rsidRDefault="00332621">
            <w:pPr>
              <w:spacing w:after="0" w:line="259" w:lineRule="auto"/>
              <w:ind w:left="0" w:right="0" w:firstLine="0"/>
              <w:jc w:val="right"/>
              <w:rPr>
                <w:rFonts w:ascii="Open Sans" w:hAnsi="Open Sans" w:cs="Open Sans"/>
                <w:rPrChange w:id="1063" w:author="Nicole Wu" w:date="2024-01-08T11:26:00Z">
                  <w:rPr/>
                </w:rPrChange>
              </w:rPr>
            </w:pPr>
            <w:r w:rsidRPr="00801E49">
              <w:rPr>
                <w:rFonts w:ascii="Open Sans" w:hAnsi="Open Sans" w:cs="Open Sans"/>
                <w:rPrChange w:id="1064" w:author="Nicole Wu" w:date="2024-01-08T11:26:00Z">
                  <w:rPr/>
                </w:rPrChange>
              </w:rPr>
              <w:t>685 (32.9%)</w:t>
            </w:r>
          </w:p>
        </w:tc>
      </w:tr>
      <w:tr w:rsidR="00B92327" w:rsidRPr="00801E49" w14:paraId="71ECA748" w14:textId="77777777">
        <w:trPr>
          <w:trHeight w:val="542"/>
        </w:trPr>
        <w:tc>
          <w:tcPr>
            <w:tcW w:w="3131" w:type="dxa"/>
            <w:tcBorders>
              <w:top w:val="nil"/>
              <w:left w:val="nil"/>
              <w:bottom w:val="nil"/>
              <w:right w:val="nil"/>
            </w:tcBorders>
          </w:tcPr>
          <w:p w14:paraId="02D4F84D" w14:textId="77777777" w:rsidR="00B92327" w:rsidRPr="00801E49" w:rsidRDefault="00332621">
            <w:pPr>
              <w:spacing w:after="0" w:line="259" w:lineRule="auto"/>
              <w:ind w:left="218" w:right="0" w:firstLine="0"/>
              <w:jc w:val="left"/>
              <w:rPr>
                <w:rFonts w:ascii="Open Sans" w:hAnsi="Open Sans" w:cs="Open Sans"/>
                <w:rPrChange w:id="1065" w:author="Nicole Wu" w:date="2024-01-08T11:26:00Z">
                  <w:rPr/>
                </w:rPrChange>
              </w:rPr>
            </w:pPr>
            <w:r w:rsidRPr="00801E49">
              <w:rPr>
                <w:rFonts w:ascii="Open Sans" w:hAnsi="Open Sans" w:cs="Open Sans"/>
                <w:rPrChange w:id="1066" w:author="Nicole Wu" w:date="2024-01-08T11:26:00Z">
                  <w:rPr/>
                </w:rPrChange>
              </w:rPr>
              <w:t>Nana-Gribizi</w:t>
            </w:r>
          </w:p>
          <w:p w14:paraId="3F4640FE" w14:textId="77777777" w:rsidR="00B92327" w:rsidRPr="00801E49" w:rsidRDefault="00332621">
            <w:pPr>
              <w:spacing w:after="0" w:line="259" w:lineRule="auto"/>
              <w:ind w:left="0" w:right="0" w:firstLine="0"/>
              <w:jc w:val="left"/>
              <w:rPr>
                <w:rFonts w:ascii="Open Sans" w:hAnsi="Open Sans" w:cs="Open Sans"/>
                <w:rPrChange w:id="1067" w:author="Nicole Wu" w:date="2024-01-08T11:26:00Z">
                  <w:rPr/>
                </w:rPrChange>
              </w:rPr>
            </w:pPr>
            <w:r w:rsidRPr="00801E49">
              <w:rPr>
                <w:rFonts w:ascii="Open Sans" w:hAnsi="Open Sans" w:cs="Open Sans"/>
                <w:rPrChange w:id="1068" w:author="Nicole Wu" w:date="2024-01-08T11:26:00Z">
                  <w:rPr/>
                </w:rPrChange>
              </w:rPr>
              <w:t>Geographic Region: Admin 2</w:t>
            </w:r>
          </w:p>
        </w:tc>
        <w:tc>
          <w:tcPr>
            <w:tcW w:w="1548" w:type="dxa"/>
            <w:tcBorders>
              <w:top w:val="nil"/>
              <w:left w:val="nil"/>
              <w:bottom w:val="nil"/>
              <w:right w:val="nil"/>
            </w:tcBorders>
          </w:tcPr>
          <w:p w14:paraId="053831C3" w14:textId="77777777" w:rsidR="00B92327" w:rsidRPr="00801E49" w:rsidRDefault="00332621">
            <w:pPr>
              <w:spacing w:after="0" w:line="259" w:lineRule="auto"/>
              <w:ind w:left="0" w:right="0" w:firstLine="0"/>
              <w:jc w:val="left"/>
              <w:rPr>
                <w:rFonts w:ascii="Open Sans" w:hAnsi="Open Sans" w:cs="Open Sans"/>
                <w:rPrChange w:id="1069" w:author="Nicole Wu" w:date="2024-01-08T11:26:00Z">
                  <w:rPr/>
                </w:rPrChange>
              </w:rPr>
            </w:pPr>
            <w:r w:rsidRPr="00801E49">
              <w:rPr>
                <w:rFonts w:ascii="Open Sans" w:hAnsi="Open Sans" w:cs="Open Sans"/>
                <w:rPrChange w:id="1070" w:author="Nicole Wu" w:date="2024-01-08T11:26:00Z">
                  <w:rPr/>
                </w:rPrChange>
              </w:rPr>
              <w:t>1,192 (82.1%)</w:t>
            </w:r>
          </w:p>
        </w:tc>
        <w:tc>
          <w:tcPr>
            <w:tcW w:w="1379" w:type="dxa"/>
            <w:tcBorders>
              <w:top w:val="nil"/>
              <w:left w:val="nil"/>
              <w:bottom w:val="nil"/>
              <w:right w:val="nil"/>
            </w:tcBorders>
          </w:tcPr>
          <w:p w14:paraId="57D9B605" w14:textId="77777777" w:rsidR="00B92327" w:rsidRPr="00801E49" w:rsidRDefault="00332621">
            <w:pPr>
              <w:spacing w:after="0" w:line="259" w:lineRule="auto"/>
              <w:ind w:left="0" w:right="0" w:firstLine="0"/>
              <w:jc w:val="left"/>
              <w:rPr>
                <w:rFonts w:ascii="Open Sans" w:hAnsi="Open Sans" w:cs="Open Sans"/>
                <w:rPrChange w:id="1071" w:author="Nicole Wu" w:date="2024-01-08T11:26:00Z">
                  <w:rPr/>
                </w:rPrChange>
              </w:rPr>
            </w:pPr>
            <w:r w:rsidRPr="00801E49">
              <w:rPr>
                <w:rFonts w:ascii="Open Sans" w:hAnsi="Open Sans" w:cs="Open Sans"/>
                <w:rPrChange w:id="1072" w:author="Nicole Wu" w:date="2024-01-08T11:26:00Z">
                  <w:rPr/>
                </w:rPrChange>
              </w:rPr>
              <w:t>203 (32.3%)</w:t>
            </w:r>
          </w:p>
        </w:tc>
        <w:tc>
          <w:tcPr>
            <w:tcW w:w="1418" w:type="dxa"/>
            <w:tcBorders>
              <w:top w:val="nil"/>
              <w:left w:val="nil"/>
              <w:bottom w:val="nil"/>
              <w:right w:val="nil"/>
            </w:tcBorders>
          </w:tcPr>
          <w:p w14:paraId="5628AFC9" w14:textId="77777777" w:rsidR="00B92327" w:rsidRPr="00801E49" w:rsidRDefault="00332621">
            <w:pPr>
              <w:spacing w:after="0" w:line="259" w:lineRule="auto"/>
              <w:ind w:left="109" w:right="0" w:firstLine="0"/>
              <w:jc w:val="left"/>
              <w:rPr>
                <w:rFonts w:ascii="Open Sans" w:hAnsi="Open Sans" w:cs="Open Sans"/>
                <w:rPrChange w:id="1073" w:author="Nicole Wu" w:date="2024-01-08T11:26:00Z">
                  <w:rPr/>
                </w:rPrChange>
              </w:rPr>
            </w:pPr>
            <w:r w:rsidRPr="00801E49">
              <w:rPr>
                <w:rFonts w:ascii="Open Sans" w:hAnsi="Open Sans" w:cs="Open Sans"/>
                <w:rPrChange w:id="1074" w:author="Nicole Wu" w:date="2024-01-08T11:26:00Z">
                  <w:rPr/>
                </w:rPrChange>
              </w:rPr>
              <w:t>1,395 (67.1%)</w:t>
            </w:r>
          </w:p>
        </w:tc>
      </w:tr>
      <w:tr w:rsidR="00B92327" w:rsidRPr="00801E49" w14:paraId="79CAA76E" w14:textId="77777777">
        <w:trPr>
          <w:trHeight w:val="271"/>
        </w:trPr>
        <w:tc>
          <w:tcPr>
            <w:tcW w:w="3131" w:type="dxa"/>
            <w:tcBorders>
              <w:top w:val="nil"/>
              <w:left w:val="nil"/>
              <w:bottom w:val="nil"/>
              <w:right w:val="nil"/>
            </w:tcBorders>
          </w:tcPr>
          <w:p w14:paraId="1EDA5943" w14:textId="77777777" w:rsidR="00B92327" w:rsidRPr="00801E49" w:rsidRDefault="00332621">
            <w:pPr>
              <w:spacing w:after="0" w:line="259" w:lineRule="auto"/>
              <w:ind w:left="218" w:right="0" w:firstLine="0"/>
              <w:jc w:val="left"/>
              <w:rPr>
                <w:rFonts w:ascii="Open Sans" w:hAnsi="Open Sans" w:cs="Open Sans"/>
                <w:rPrChange w:id="1075" w:author="Nicole Wu" w:date="2024-01-08T11:26:00Z">
                  <w:rPr/>
                </w:rPrChange>
              </w:rPr>
            </w:pPr>
            <w:r w:rsidRPr="00801E49">
              <w:rPr>
                <w:rFonts w:ascii="Open Sans" w:hAnsi="Open Sans" w:cs="Open Sans"/>
                <w:rPrChange w:id="1076" w:author="Nicole Wu" w:date="2024-01-08T11:26:00Z">
                  <w:rPr/>
                </w:rPrChange>
              </w:rPr>
              <w:t>Bangassou</w:t>
            </w:r>
          </w:p>
        </w:tc>
        <w:tc>
          <w:tcPr>
            <w:tcW w:w="1548" w:type="dxa"/>
            <w:tcBorders>
              <w:top w:val="nil"/>
              <w:left w:val="nil"/>
              <w:bottom w:val="nil"/>
              <w:right w:val="nil"/>
            </w:tcBorders>
          </w:tcPr>
          <w:p w14:paraId="399F2C97" w14:textId="77777777" w:rsidR="00B92327" w:rsidRPr="00801E49" w:rsidRDefault="00332621">
            <w:pPr>
              <w:spacing w:after="0" w:line="259" w:lineRule="auto"/>
              <w:ind w:left="170" w:right="0" w:firstLine="0"/>
              <w:jc w:val="left"/>
              <w:rPr>
                <w:rFonts w:ascii="Open Sans" w:hAnsi="Open Sans" w:cs="Open Sans"/>
                <w:rPrChange w:id="1077" w:author="Nicole Wu" w:date="2024-01-08T11:26:00Z">
                  <w:rPr/>
                </w:rPrChange>
              </w:rPr>
            </w:pPr>
            <w:r w:rsidRPr="00801E49">
              <w:rPr>
                <w:rFonts w:ascii="Open Sans" w:hAnsi="Open Sans" w:cs="Open Sans"/>
                <w:rPrChange w:id="1078" w:author="Nicole Wu" w:date="2024-01-08T11:26:00Z">
                  <w:rPr/>
                </w:rPrChange>
              </w:rPr>
              <w:t>260 (17.9%)</w:t>
            </w:r>
          </w:p>
        </w:tc>
        <w:tc>
          <w:tcPr>
            <w:tcW w:w="1379" w:type="dxa"/>
            <w:tcBorders>
              <w:top w:val="nil"/>
              <w:left w:val="nil"/>
              <w:bottom w:val="nil"/>
              <w:right w:val="nil"/>
            </w:tcBorders>
          </w:tcPr>
          <w:p w14:paraId="2A7E811C" w14:textId="77777777" w:rsidR="00B92327" w:rsidRPr="00801E49" w:rsidRDefault="00332621">
            <w:pPr>
              <w:spacing w:after="0" w:line="259" w:lineRule="auto"/>
              <w:ind w:left="0" w:right="0" w:firstLine="0"/>
              <w:jc w:val="left"/>
              <w:rPr>
                <w:rFonts w:ascii="Open Sans" w:hAnsi="Open Sans" w:cs="Open Sans"/>
                <w:rPrChange w:id="1079" w:author="Nicole Wu" w:date="2024-01-08T11:26:00Z">
                  <w:rPr/>
                </w:rPrChange>
              </w:rPr>
            </w:pPr>
            <w:r w:rsidRPr="00801E49">
              <w:rPr>
                <w:rFonts w:ascii="Open Sans" w:hAnsi="Open Sans" w:cs="Open Sans"/>
                <w:rPrChange w:id="1080" w:author="Nicole Wu" w:date="2024-01-08T11:26:00Z">
                  <w:rPr/>
                </w:rPrChange>
              </w:rPr>
              <w:t>425 (67.7%)</w:t>
            </w:r>
          </w:p>
        </w:tc>
        <w:tc>
          <w:tcPr>
            <w:tcW w:w="1418" w:type="dxa"/>
            <w:tcBorders>
              <w:top w:val="nil"/>
              <w:left w:val="nil"/>
              <w:bottom w:val="nil"/>
              <w:right w:val="nil"/>
            </w:tcBorders>
          </w:tcPr>
          <w:p w14:paraId="522BEA5C" w14:textId="77777777" w:rsidR="00B92327" w:rsidRPr="00801E49" w:rsidRDefault="00332621">
            <w:pPr>
              <w:spacing w:after="0" w:line="259" w:lineRule="auto"/>
              <w:ind w:left="0" w:right="0" w:firstLine="0"/>
              <w:jc w:val="right"/>
              <w:rPr>
                <w:rFonts w:ascii="Open Sans" w:hAnsi="Open Sans" w:cs="Open Sans"/>
                <w:rPrChange w:id="1081" w:author="Nicole Wu" w:date="2024-01-08T11:26:00Z">
                  <w:rPr/>
                </w:rPrChange>
              </w:rPr>
            </w:pPr>
            <w:r w:rsidRPr="00801E49">
              <w:rPr>
                <w:rFonts w:ascii="Open Sans" w:hAnsi="Open Sans" w:cs="Open Sans"/>
                <w:rPrChange w:id="1082" w:author="Nicole Wu" w:date="2024-01-08T11:26:00Z">
                  <w:rPr/>
                </w:rPrChange>
              </w:rPr>
              <w:t>685 (32.9%)</w:t>
            </w:r>
          </w:p>
        </w:tc>
      </w:tr>
      <w:tr w:rsidR="00B92327" w:rsidRPr="00801E49" w14:paraId="71F987D6" w14:textId="77777777">
        <w:trPr>
          <w:trHeight w:val="542"/>
        </w:trPr>
        <w:tc>
          <w:tcPr>
            <w:tcW w:w="3131" w:type="dxa"/>
            <w:tcBorders>
              <w:top w:val="nil"/>
              <w:left w:val="nil"/>
              <w:bottom w:val="nil"/>
              <w:right w:val="nil"/>
            </w:tcBorders>
          </w:tcPr>
          <w:p w14:paraId="6E862942" w14:textId="77777777" w:rsidR="00B92327" w:rsidRPr="00801E49" w:rsidRDefault="00332621">
            <w:pPr>
              <w:spacing w:after="0" w:line="259" w:lineRule="auto"/>
              <w:ind w:left="218" w:right="0" w:firstLine="0"/>
              <w:jc w:val="left"/>
              <w:rPr>
                <w:rFonts w:ascii="Open Sans" w:hAnsi="Open Sans" w:cs="Open Sans"/>
                <w:rPrChange w:id="1083" w:author="Nicole Wu" w:date="2024-01-08T11:26:00Z">
                  <w:rPr/>
                </w:rPrChange>
              </w:rPr>
            </w:pPr>
            <w:r w:rsidRPr="00801E49">
              <w:rPr>
                <w:rFonts w:ascii="Open Sans" w:hAnsi="Open Sans" w:cs="Open Sans"/>
                <w:rPrChange w:id="1084" w:author="Nicole Wu" w:date="2024-01-08T11:26:00Z">
                  <w:rPr/>
                </w:rPrChange>
              </w:rPr>
              <w:t>Kaga-Bandaro</w:t>
            </w:r>
          </w:p>
          <w:p w14:paraId="2BE9C463" w14:textId="77777777" w:rsidR="00B92327" w:rsidRPr="00801E49" w:rsidRDefault="00332621">
            <w:pPr>
              <w:spacing w:after="0" w:line="259" w:lineRule="auto"/>
              <w:ind w:left="0" w:right="0" w:firstLine="0"/>
              <w:jc w:val="left"/>
              <w:rPr>
                <w:rFonts w:ascii="Open Sans" w:hAnsi="Open Sans" w:cs="Open Sans"/>
                <w:rPrChange w:id="1085" w:author="Nicole Wu" w:date="2024-01-08T11:26:00Z">
                  <w:rPr/>
                </w:rPrChange>
              </w:rPr>
            </w:pPr>
            <w:r w:rsidRPr="00801E49">
              <w:rPr>
                <w:rFonts w:ascii="Open Sans" w:hAnsi="Open Sans" w:cs="Open Sans"/>
                <w:rPrChange w:id="1086" w:author="Nicole Wu" w:date="2024-01-08T11:26:00Z">
                  <w:rPr/>
                </w:rPrChange>
              </w:rPr>
              <w:t>Geographic Region: Admin 3</w:t>
            </w:r>
          </w:p>
        </w:tc>
        <w:tc>
          <w:tcPr>
            <w:tcW w:w="1548" w:type="dxa"/>
            <w:tcBorders>
              <w:top w:val="nil"/>
              <w:left w:val="nil"/>
              <w:bottom w:val="nil"/>
              <w:right w:val="nil"/>
            </w:tcBorders>
          </w:tcPr>
          <w:p w14:paraId="421FC3BC" w14:textId="77777777" w:rsidR="00B92327" w:rsidRPr="00801E49" w:rsidRDefault="00332621">
            <w:pPr>
              <w:spacing w:after="0" w:line="259" w:lineRule="auto"/>
              <w:ind w:left="0" w:right="0" w:firstLine="0"/>
              <w:jc w:val="left"/>
              <w:rPr>
                <w:rFonts w:ascii="Open Sans" w:hAnsi="Open Sans" w:cs="Open Sans"/>
                <w:rPrChange w:id="1087" w:author="Nicole Wu" w:date="2024-01-08T11:26:00Z">
                  <w:rPr/>
                </w:rPrChange>
              </w:rPr>
            </w:pPr>
            <w:r w:rsidRPr="00801E49">
              <w:rPr>
                <w:rFonts w:ascii="Open Sans" w:hAnsi="Open Sans" w:cs="Open Sans"/>
                <w:rPrChange w:id="1088" w:author="Nicole Wu" w:date="2024-01-08T11:26:00Z">
                  <w:rPr/>
                </w:rPrChange>
              </w:rPr>
              <w:t>1,192 (82.1%)</w:t>
            </w:r>
          </w:p>
        </w:tc>
        <w:tc>
          <w:tcPr>
            <w:tcW w:w="1379" w:type="dxa"/>
            <w:tcBorders>
              <w:top w:val="nil"/>
              <w:left w:val="nil"/>
              <w:bottom w:val="nil"/>
              <w:right w:val="nil"/>
            </w:tcBorders>
          </w:tcPr>
          <w:p w14:paraId="57A4DEDC" w14:textId="77777777" w:rsidR="00B92327" w:rsidRPr="00801E49" w:rsidRDefault="00332621">
            <w:pPr>
              <w:spacing w:after="0" w:line="259" w:lineRule="auto"/>
              <w:ind w:left="0" w:right="0" w:firstLine="0"/>
              <w:jc w:val="left"/>
              <w:rPr>
                <w:rFonts w:ascii="Open Sans" w:hAnsi="Open Sans" w:cs="Open Sans"/>
                <w:rPrChange w:id="1089" w:author="Nicole Wu" w:date="2024-01-08T11:26:00Z">
                  <w:rPr/>
                </w:rPrChange>
              </w:rPr>
            </w:pPr>
            <w:r w:rsidRPr="00801E49">
              <w:rPr>
                <w:rFonts w:ascii="Open Sans" w:hAnsi="Open Sans" w:cs="Open Sans"/>
                <w:rPrChange w:id="1090" w:author="Nicole Wu" w:date="2024-01-08T11:26:00Z">
                  <w:rPr/>
                </w:rPrChange>
              </w:rPr>
              <w:t>203 (32.3%)</w:t>
            </w:r>
          </w:p>
        </w:tc>
        <w:tc>
          <w:tcPr>
            <w:tcW w:w="1418" w:type="dxa"/>
            <w:tcBorders>
              <w:top w:val="nil"/>
              <w:left w:val="nil"/>
              <w:bottom w:val="nil"/>
              <w:right w:val="nil"/>
            </w:tcBorders>
          </w:tcPr>
          <w:p w14:paraId="6B067669" w14:textId="77777777" w:rsidR="00B92327" w:rsidRPr="00801E49" w:rsidRDefault="00332621">
            <w:pPr>
              <w:spacing w:after="0" w:line="259" w:lineRule="auto"/>
              <w:ind w:left="109" w:right="0" w:firstLine="0"/>
              <w:jc w:val="left"/>
              <w:rPr>
                <w:rFonts w:ascii="Open Sans" w:hAnsi="Open Sans" w:cs="Open Sans"/>
                <w:rPrChange w:id="1091" w:author="Nicole Wu" w:date="2024-01-08T11:26:00Z">
                  <w:rPr/>
                </w:rPrChange>
              </w:rPr>
            </w:pPr>
            <w:r w:rsidRPr="00801E49">
              <w:rPr>
                <w:rFonts w:ascii="Open Sans" w:hAnsi="Open Sans" w:cs="Open Sans"/>
                <w:rPrChange w:id="1092" w:author="Nicole Wu" w:date="2024-01-08T11:26:00Z">
                  <w:rPr/>
                </w:rPrChange>
              </w:rPr>
              <w:t>1,395 (67.1%)</w:t>
            </w:r>
          </w:p>
        </w:tc>
      </w:tr>
      <w:tr w:rsidR="00B92327" w:rsidRPr="00801E49" w14:paraId="58E8F7B6" w14:textId="77777777">
        <w:trPr>
          <w:trHeight w:val="271"/>
        </w:trPr>
        <w:tc>
          <w:tcPr>
            <w:tcW w:w="3131" w:type="dxa"/>
            <w:tcBorders>
              <w:top w:val="nil"/>
              <w:left w:val="nil"/>
              <w:bottom w:val="nil"/>
              <w:right w:val="nil"/>
            </w:tcBorders>
          </w:tcPr>
          <w:p w14:paraId="0CDD19F3" w14:textId="77777777" w:rsidR="00B92327" w:rsidRPr="00801E49" w:rsidRDefault="00332621">
            <w:pPr>
              <w:spacing w:after="0" w:line="259" w:lineRule="auto"/>
              <w:ind w:left="218" w:right="0" w:firstLine="0"/>
              <w:jc w:val="left"/>
              <w:rPr>
                <w:rFonts w:ascii="Open Sans" w:hAnsi="Open Sans" w:cs="Open Sans"/>
                <w:rPrChange w:id="1093" w:author="Nicole Wu" w:date="2024-01-08T11:26:00Z">
                  <w:rPr/>
                </w:rPrChange>
              </w:rPr>
            </w:pPr>
            <w:r w:rsidRPr="00801E49">
              <w:rPr>
                <w:rFonts w:ascii="Open Sans" w:hAnsi="Open Sans" w:cs="Open Sans"/>
                <w:rPrChange w:id="1094" w:author="Nicole Wu" w:date="2024-01-08T11:26:00Z">
                  <w:rPr/>
                </w:rPrChange>
              </w:rPr>
              <w:t>Nana</w:t>
            </w:r>
          </w:p>
        </w:tc>
        <w:tc>
          <w:tcPr>
            <w:tcW w:w="1548" w:type="dxa"/>
            <w:tcBorders>
              <w:top w:val="nil"/>
              <w:left w:val="nil"/>
              <w:bottom w:val="nil"/>
              <w:right w:val="nil"/>
            </w:tcBorders>
          </w:tcPr>
          <w:p w14:paraId="193946D6" w14:textId="77777777" w:rsidR="00B92327" w:rsidRPr="00801E49" w:rsidRDefault="00332621">
            <w:pPr>
              <w:spacing w:after="0" w:line="259" w:lineRule="auto"/>
              <w:ind w:left="170" w:right="0" w:firstLine="0"/>
              <w:jc w:val="left"/>
              <w:rPr>
                <w:rFonts w:ascii="Open Sans" w:hAnsi="Open Sans" w:cs="Open Sans"/>
                <w:rPrChange w:id="1095" w:author="Nicole Wu" w:date="2024-01-08T11:26:00Z">
                  <w:rPr/>
                </w:rPrChange>
              </w:rPr>
            </w:pPr>
            <w:r w:rsidRPr="00801E49">
              <w:rPr>
                <w:rFonts w:ascii="Open Sans" w:hAnsi="Open Sans" w:cs="Open Sans"/>
                <w:rPrChange w:id="1096" w:author="Nicole Wu" w:date="2024-01-08T11:26:00Z">
                  <w:rPr/>
                </w:rPrChange>
              </w:rPr>
              <w:t>467 (32.2%)</w:t>
            </w:r>
          </w:p>
        </w:tc>
        <w:tc>
          <w:tcPr>
            <w:tcW w:w="1379" w:type="dxa"/>
            <w:tcBorders>
              <w:top w:val="nil"/>
              <w:left w:val="nil"/>
              <w:bottom w:val="nil"/>
              <w:right w:val="nil"/>
            </w:tcBorders>
          </w:tcPr>
          <w:p w14:paraId="455F4520" w14:textId="77777777" w:rsidR="00B92327" w:rsidRPr="00801E49" w:rsidRDefault="00332621">
            <w:pPr>
              <w:spacing w:after="0" w:line="259" w:lineRule="auto"/>
              <w:ind w:left="0" w:right="21" w:firstLine="0"/>
              <w:jc w:val="center"/>
              <w:rPr>
                <w:rFonts w:ascii="Open Sans" w:hAnsi="Open Sans" w:cs="Open Sans"/>
                <w:rPrChange w:id="1097" w:author="Nicole Wu" w:date="2024-01-08T11:26:00Z">
                  <w:rPr/>
                </w:rPrChange>
              </w:rPr>
            </w:pPr>
            <w:r w:rsidRPr="00801E49">
              <w:rPr>
                <w:rFonts w:ascii="Open Sans" w:hAnsi="Open Sans" w:cs="Open Sans"/>
                <w:rPrChange w:id="1098" w:author="Nicole Wu" w:date="2024-01-08T11:26:00Z">
                  <w:rPr/>
                </w:rPrChange>
              </w:rPr>
              <w:t>51 (8.1%)</w:t>
            </w:r>
          </w:p>
        </w:tc>
        <w:tc>
          <w:tcPr>
            <w:tcW w:w="1418" w:type="dxa"/>
            <w:tcBorders>
              <w:top w:val="nil"/>
              <w:left w:val="nil"/>
              <w:bottom w:val="nil"/>
              <w:right w:val="nil"/>
            </w:tcBorders>
          </w:tcPr>
          <w:p w14:paraId="72EBBE1B" w14:textId="77777777" w:rsidR="00B92327" w:rsidRPr="00801E49" w:rsidRDefault="00332621">
            <w:pPr>
              <w:spacing w:after="0" w:line="259" w:lineRule="auto"/>
              <w:ind w:left="0" w:right="0" w:firstLine="0"/>
              <w:jc w:val="right"/>
              <w:rPr>
                <w:rFonts w:ascii="Open Sans" w:hAnsi="Open Sans" w:cs="Open Sans"/>
                <w:rPrChange w:id="1099" w:author="Nicole Wu" w:date="2024-01-08T11:26:00Z">
                  <w:rPr/>
                </w:rPrChange>
              </w:rPr>
            </w:pPr>
            <w:r w:rsidRPr="00801E49">
              <w:rPr>
                <w:rFonts w:ascii="Open Sans" w:hAnsi="Open Sans" w:cs="Open Sans"/>
                <w:rPrChange w:id="1100" w:author="Nicole Wu" w:date="2024-01-08T11:26:00Z">
                  <w:rPr/>
                </w:rPrChange>
              </w:rPr>
              <w:t>518 (24.9%)</w:t>
            </w:r>
          </w:p>
        </w:tc>
      </w:tr>
      <w:tr w:rsidR="00B92327" w:rsidRPr="00801E49" w14:paraId="6FBCED66" w14:textId="77777777">
        <w:trPr>
          <w:trHeight w:val="271"/>
        </w:trPr>
        <w:tc>
          <w:tcPr>
            <w:tcW w:w="3131" w:type="dxa"/>
            <w:tcBorders>
              <w:top w:val="nil"/>
              <w:left w:val="nil"/>
              <w:bottom w:val="nil"/>
              <w:right w:val="nil"/>
            </w:tcBorders>
          </w:tcPr>
          <w:p w14:paraId="7C73DC27" w14:textId="77777777" w:rsidR="00B92327" w:rsidRPr="00801E49" w:rsidRDefault="00332621">
            <w:pPr>
              <w:spacing w:after="0" w:line="259" w:lineRule="auto"/>
              <w:ind w:left="218" w:right="0" w:firstLine="0"/>
              <w:jc w:val="left"/>
              <w:rPr>
                <w:rFonts w:ascii="Open Sans" w:hAnsi="Open Sans" w:cs="Open Sans"/>
                <w:rPrChange w:id="1101" w:author="Nicole Wu" w:date="2024-01-08T11:26:00Z">
                  <w:rPr/>
                </w:rPrChange>
              </w:rPr>
            </w:pPr>
            <w:r w:rsidRPr="00801E49">
              <w:rPr>
                <w:rFonts w:ascii="Open Sans" w:hAnsi="Open Sans" w:cs="Open Sans"/>
                <w:rPrChange w:id="1102" w:author="Nicole Wu" w:date="2024-01-08T11:26:00Z">
                  <w:rPr/>
                </w:rPrChange>
              </w:rPr>
              <w:t>Botto</w:t>
            </w:r>
          </w:p>
        </w:tc>
        <w:tc>
          <w:tcPr>
            <w:tcW w:w="1548" w:type="dxa"/>
            <w:tcBorders>
              <w:top w:val="nil"/>
              <w:left w:val="nil"/>
              <w:bottom w:val="nil"/>
              <w:right w:val="nil"/>
            </w:tcBorders>
          </w:tcPr>
          <w:p w14:paraId="03D1B89C" w14:textId="77777777" w:rsidR="00B92327" w:rsidRPr="00801E49" w:rsidRDefault="00332621">
            <w:pPr>
              <w:spacing w:after="0" w:line="259" w:lineRule="auto"/>
              <w:ind w:left="170" w:right="0" w:firstLine="0"/>
              <w:jc w:val="left"/>
              <w:rPr>
                <w:rFonts w:ascii="Open Sans" w:hAnsi="Open Sans" w:cs="Open Sans"/>
                <w:rPrChange w:id="1103" w:author="Nicole Wu" w:date="2024-01-08T11:26:00Z">
                  <w:rPr/>
                </w:rPrChange>
              </w:rPr>
            </w:pPr>
            <w:r w:rsidRPr="00801E49">
              <w:rPr>
                <w:rFonts w:ascii="Open Sans" w:hAnsi="Open Sans" w:cs="Open Sans"/>
                <w:rPrChange w:id="1104" w:author="Nicole Wu" w:date="2024-01-08T11:26:00Z">
                  <w:rPr/>
                </w:rPrChange>
              </w:rPr>
              <w:t>356 (24.5%)</w:t>
            </w:r>
          </w:p>
        </w:tc>
        <w:tc>
          <w:tcPr>
            <w:tcW w:w="1379" w:type="dxa"/>
            <w:tcBorders>
              <w:top w:val="nil"/>
              <w:left w:val="nil"/>
              <w:bottom w:val="nil"/>
              <w:right w:val="nil"/>
            </w:tcBorders>
          </w:tcPr>
          <w:p w14:paraId="1FA3F6A4" w14:textId="77777777" w:rsidR="00B92327" w:rsidRPr="00801E49" w:rsidRDefault="00332621">
            <w:pPr>
              <w:spacing w:after="0" w:line="259" w:lineRule="auto"/>
              <w:ind w:left="0" w:right="21" w:firstLine="0"/>
              <w:jc w:val="center"/>
              <w:rPr>
                <w:rFonts w:ascii="Open Sans" w:hAnsi="Open Sans" w:cs="Open Sans"/>
                <w:rPrChange w:id="1105" w:author="Nicole Wu" w:date="2024-01-08T11:26:00Z">
                  <w:rPr/>
                </w:rPrChange>
              </w:rPr>
            </w:pPr>
            <w:r w:rsidRPr="00801E49">
              <w:rPr>
                <w:rFonts w:ascii="Open Sans" w:hAnsi="Open Sans" w:cs="Open Sans"/>
                <w:rPrChange w:id="1106" w:author="Nicole Wu" w:date="2024-01-08T11:26:00Z">
                  <w:rPr/>
                </w:rPrChange>
              </w:rPr>
              <w:t>18 (2.9%)</w:t>
            </w:r>
          </w:p>
        </w:tc>
        <w:tc>
          <w:tcPr>
            <w:tcW w:w="1418" w:type="dxa"/>
            <w:tcBorders>
              <w:top w:val="nil"/>
              <w:left w:val="nil"/>
              <w:bottom w:val="nil"/>
              <w:right w:val="nil"/>
            </w:tcBorders>
          </w:tcPr>
          <w:p w14:paraId="7039AD5E" w14:textId="77777777" w:rsidR="00B92327" w:rsidRPr="00801E49" w:rsidRDefault="00332621">
            <w:pPr>
              <w:spacing w:after="0" w:line="259" w:lineRule="auto"/>
              <w:ind w:left="0" w:right="0" w:firstLine="0"/>
              <w:jc w:val="right"/>
              <w:rPr>
                <w:rFonts w:ascii="Open Sans" w:hAnsi="Open Sans" w:cs="Open Sans"/>
                <w:rPrChange w:id="1107" w:author="Nicole Wu" w:date="2024-01-08T11:26:00Z">
                  <w:rPr/>
                </w:rPrChange>
              </w:rPr>
            </w:pPr>
            <w:r w:rsidRPr="00801E49">
              <w:rPr>
                <w:rFonts w:ascii="Open Sans" w:hAnsi="Open Sans" w:cs="Open Sans"/>
                <w:rPrChange w:id="1108" w:author="Nicole Wu" w:date="2024-01-08T11:26:00Z">
                  <w:rPr/>
                </w:rPrChange>
              </w:rPr>
              <w:t>374 (18.0%)</w:t>
            </w:r>
          </w:p>
        </w:tc>
      </w:tr>
      <w:tr w:rsidR="00B92327" w:rsidRPr="00801E49" w14:paraId="47C1FF54" w14:textId="77777777">
        <w:trPr>
          <w:trHeight w:val="271"/>
        </w:trPr>
        <w:tc>
          <w:tcPr>
            <w:tcW w:w="3131" w:type="dxa"/>
            <w:tcBorders>
              <w:top w:val="nil"/>
              <w:left w:val="nil"/>
              <w:bottom w:val="nil"/>
              <w:right w:val="nil"/>
            </w:tcBorders>
          </w:tcPr>
          <w:p w14:paraId="3DEC64CE" w14:textId="77777777" w:rsidR="00B92327" w:rsidRPr="00801E49" w:rsidRDefault="00332621">
            <w:pPr>
              <w:spacing w:after="0" w:line="259" w:lineRule="auto"/>
              <w:ind w:left="218" w:right="0" w:firstLine="0"/>
              <w:jc w:val="left"/>
              <w:rPr>
                <w:rFonts w:ascii="Open Sans" w:hAnsi="Open Sans" w:cs="Open Sans"/>
                <w:rPrChange w:id="1109" w:author="Nicole Wu" w:date="2024-01-08T11:26:00Z">
                  <w:rPr/>
                </w:rPrChange>
              </w:rPr>
            </w:pPr>
            <w:r w:rsidRPr="00801E49">
              <w:rPr>
                <w:rFonts w:ascii="Open Sans" w:hAnsi="Open Sans" w:cs="Open Sans"/>
                <w:rPrChange w:id="1110" w:author="Nicole Wu" w:date="2024-01-08T11:26:00Z">
                  <w:rPr/>
                </w:rPrChange>
              </w:rPr>
              <w:t>Kaga-Bandoro</w:t>
            </w:r>
          </w:p>
        </w:tc>
        <w:tc>
          <w:tcPr>
            <w:tcW w:w="1548" w:type="dxa"/>
            <w:tcBorders>
              <w:top w:val="nil"/>
              <w:left w:val="nil"/>
              <w:bottom w:val="nil"/>
              <w:right w:val="nil"/>
            </w:tcBorders>
          </w:tcPr>
          <w:p w14:paraId="30E40B54" w14:textId="77777777" w:rsidR="00B92327" w:rsidRPr="00801E49" w:rsidRDefault="00332621">
            <w:pPr>
              <w:spacing w:after="0" w:line="259" w:lineRule="auto"/>
              <w:ind w:left="170" w:right="0" w:firstLine="0"/>
              <w:jc w:val="left"/>
              <w:rPr>
                <w:rFonts w:ascii="Open Sans" w:hAnsi="Open Sans" w:cs="Open Sans"/>
                <w:rPrChange w:id="1111" w:author="Nicole Wu" w:date="2024-01-08T11:26:00Z">
                  <w:rPr/>
                </w:rPrChange>
              </w:rPr>
            </w:pPr>
            <w:r w:rsidRPr="00801E49">
              <w:rPr>
                <w:rFonts w:ascii="Open Sans" w:hAnsi="Open Sans" w:cs="Open Sans"/>
                <w:rPrChange w:id="1112" w:author="Nicole Wu" w:date="2024-01-08T11:26:00Z">
                  <w:rPr/>
                </w:rPrChange>
              </w:rPr>
              <w:t>369 (25.4%)</w:t>
            </w:r>
          </w:p>
        </w:tc>
        <w:tc>
          <w:tcPr>
            <w:tcW w:w="1379" w:type="dxa"/>
            <w:tcBorders>
              <w:top w:val="nil"/>
              <w:left w:val="nil"/>
              <w:bottom w:val="nil"/>
              <w:right w:val="nil"/>
            </w:tcBorders>
          </w:tcPr>
          <w:p w14:paraId="37935CD9" w14:textId="77777777" w:rsidR="00B92327" w:rsidRPr="00801E49" w:rsidRDefault="00332621">
            <w:pPr>
              <w:spacing w:after="0" w:line="259" w:lineRule="auto"/>
              <w:ind w:left="0" w:right="0" w:firstLine="0"/>
              <w:jc w:val="left"/>
              <w:rPr>
                <w:rFonts w:ascii="Open Sans" w:hAnsi="Open Sans" w:cs="Open Sans"/>
                <w:rPrChange w:id="1113" w:author="Nicole Wu" w:date="2024-01-08T11:26:00Z">
                  <w:rPr/>
                </w:rPrChange>
              </w:rPr>
            </w:pPr>
            <w:r w:rsidRPr="00801E49">
              <w:rPr>
                <w:rFonts w:ascii="Open Sans" w:hAnsi="Open Sans" w:cs="Open Sans"/>
                <w:rPrChange w:id="1114" w:author="Nicole Wu" w:date="2024-01-08T11:26:00Z">
                  <w:rPr/>
                </w:rPrChange>
              </w:rPr>
              <w:t>134 (21.3%)</w:t>
            </w:r>
          </w:p>
        </w:tc>
        <w:tc>
          <w:tcPr>
            <w:tcW w:w="1418" w:type="dxa"/>
            <w:tcBorders>
              <w:top w:val="nil"/>
              <w:left w:val="nil"/>
              <w:bottom w:val="nil"/>
              <w:right w:val="nil"/>
            </w:tcBorders>
          </w:tcPr>
          <w:p w14:paraId="2B5DC7AD" w14:textId="77777777" w:rsidR="00B92327" w:rsidRPr="00801E49" w:rsidRDefault="00332621">
            <w:pPr>
              <w:spacing w:after="0" w:line="259" w:lineRule="auto"/>
              <w:ind w:left="0" w:right="0" w:firstLine="0"/>
              <w:jc w:val="right"/>
              <w:rPr>
                <w:rFonts w:ascii="Open Sans" w:hAnsi="Open Sans" w:cs="Open Sans"/>
                <w:rPrChange w:id="1115" w:author="Nicole Wu" w:date="2024-01-08T11:26:00Z">
                  <w:rPr/>
                </w:rPrChange>
              </w:rPr>
            </w:pPr>
            <w:r w:rsidRPr="00801E49">
              <w:rPr>
                <w:rFonts w:ascii="Open Sans" w:hAnsi="Open Sans" w:cs="Open Sans"/>
                <w:rPrChange w:id="1116" w:author="Nicole Wu" w:date="2024-01-08T11:26:00Z">
                  <w:rPr/>
                </w:rPrChange>
              </w:rPr>
              <w:t>503 (24.2%)</w:t>
            </w:r>
          </w:p>
        </w:tc>
      </w:tr>
      <w:tr w:rsidR="00B92327" w:rsidRPr="00801E49" w14:paraId="01B9DC99" w14:textId="77777777">
        <w:trPr>
          <w:trHeight w:val="542"/>
        </w:trPr>
        <w:tc>
          <w:tcPr>
            <w:tcW w:w="3131" w:type="dxa"/>
            <w:tcBorders>
              <w:top w:val="nil"/>
              <w:left w:val="nil"/>
              <w:bottom w:val="nil"/>
              <w:right w:val="nil"/>
            </w:tcBorders>
          </w:tcPr>
          <w:p w14:paraId="786D1E4B" w14:textId="77777777" w:rsidR="00B92327" w:rsidRPr="00801E49" w:rsidRDefault="00332621">
            <w:pPr>
              <w:spacing w:after="0" w:line="259" w:lineRule="auto"/>
              <w:ind w:left="218" w:right="0" w:firstLine="0"/>
              <w:jc w:val="left"/>
              <w:rPr>
                <w:rFonts w:ascii="Open Sans" w:hAnsi="Open Sans" w:cs="Open Sans"/>
                <w:rPrChange w:id="1117" w:author="Nicole Wu" w:date="2024-01-08T11:26:00Z">
                  <w:rPr/>
                </w:rPrChange>
              </w:rPr>
            </w:pPr>
            <w:r w:rsidRPr="00801E49">
              <w:rPr>
                <w:rFonts w:ascii="Open Sans" w:hAnsi="Open Sans" w:cs="Open Sans"/>
                <w:rPrChange w:id="1118" w:author="Nicole Wu" w:date="2024-01-08T11:26:00Z">
                  <w:rPr/>
                </w:rPrChange>
              </w:rPr>
              <w:t>Bangassou</w:t>
            </w:r>
          </w:p>
          <w:p w14:paraId="0D3008DA" w14:textId="77777777" w:rsidR="00B92327" w:rsidRPr="00801E49" w:rsidRDefault="00332621">
            <w:pPr>
              <w:spacing w:after="0" w:line="259" w:lineRule="auto"/>
              <w:ind w:left="0" w:right="0" w:firstLine="0"/>
              <w:jc w:val="left"/>
              <w:rPr>
                <w:rFonts w:ascii="Open Sans" w:hAnsi="Open Sans" w:cs="Open Sans"/>
                <w:rPrChange w:id="1119" w:author="Nicole Wu" w:date="2024-01-08T11:26:00Z">
                  <w:rPr/>
                </w:rPrChange>
              </w:rPr>
            </w:pPr>
            <w:r w:rsidRPr="00801E49">
              <w:rPr>
                <w:rFonts w:ascii="Open Sans" w:hAnsi="Open Sans" w:cs="Open Sans"/>
                <w:rPrChange w:id="1120" w:author="Nicole Wu" w:date="2024-01-08T11:26:00Z">
                  <w:rPr/>
                </w:rPrChange>
              </w:rPr>
              <w:t>Geographic Region: Admin 5</w:t>
            </w:r>
          </w:p>
        </w:tc>
        <w:tc>
          <w:tcPr>
            <w:tcW w:w="1548" w:type="dxa"/>
            <w:tcBorders>
              <w:top w:val="nil"/>
              <w:left w:val="nil"/>
              <w:bottom w:val="nil"/>
              <w:right w:val="nil"/>
            </w:tcBorders>
          </w:tcPr>
          <w:p w14:paraId="06D0525D" w14:textId="77777777" w:rsidR="00B92327" w:rsidRPr="00801E49" w:rsidRDefault="00332621">
            <w:pPr>
              <w:spacing w:after="0" w:line="259" w:lineRule="auto"/>
              <w:ind w:left="170" w:right="0" w:firstLine="0"/>
              <w:jc w:val="left"/>
              <w:rPr>
                <w:rFonts w:ascii="Open Sans" w:hAnsi="Open Sans" w:cs="Open Sans"/>
                <w:rPrChange w:id="1121" w:author="Nicole Wu" w:date="2024-01-08T11:26:00Z">
                  <w:rPr/>
                </w:rPrChange>
              </w:rPr>
            </w:pPr>
            <w:r w:rsidRPr="00801E49">
              <w:rPr>
                <w:rFonts w:ascii="Open Sans" w:hAnsi="Open Sans" w:cs="Open Sans"/>
                <w:rPrChange w:id="1122" w:author="Nicole Wu" w:date="2024-01-08T11:26:00Z">
                  <w:rPr/>
                </w:rPrChange>
              </w:rPr>
              <w:t>260 (17.9%)</w:t>
            </w:r>
          </w:p>
        </w:tc>
        <w:tc>
          <w:tcPr>
            <w:tcW w:w="1379" w:type="dxa"/>
            <w:tcBorders>
              <w:top w:val="nil"/>
              <w:left w:val="nil"/>
              <w:bottom w:val="nil"/>
              <w:right w:val="nil"/>
            </w:tcBorders>
          </w:tcPr>
          <w:p w14:paraId="00F471FC" w14:textId="77777777" w:rsidR="00B92327" w:rsidRPr="00801E49" w:rsidRDefault="00332621">
            <w:pPr>
              <w:spacing w:after="0" w:line="259" w:lineRule="auto"/>
              <w:ind w:left="0" w:right="0" w:firstLine="0"/>
              <w:jc w:val="left"/>
              <w:rPr>
                <w:rFonts w:ascii="Open Sans" w:hAnsi="Open Sans" w:cs="Open Sans"/>
                <w:rPrChange w:id="1123" w:author="Nicole Wu" w:date="2024-01-08T11:26:00Z">
                  <w:rPr/>
                </w:rPrChange>
              </w:rPr>
            </w:pPr>
            <w:r w:rsidRPr="00801E49">
              <w:rPr>
                <w:rFonts w:ascii="Open Sans" w:hAnsi="Open Sans" w:cs="Open Sans"/>
                <w:rPrChange w:id="1124" w:author="Nicole Wu" w:date="2024-01-08T11:26:00Z">
                  <w:rPr/>
                </w:rPrChange>
              </w:rPr>
              <w:t>425 (67.7%)</w:t>
            </w:r>
          </w:p>
        </w:tc>
        <w:tc>
          <w:tcPr>
            <w:tcW w:w="1418" w:type="dxa"/>
            <w:tcBorders>
              <w:top w:val="nil"/>
              <w:left w:val="nil"/>
              <w:bottom w:val="nil"/>
              <w:right w:val="nil"/>
            </w:tcBorders>
          </w:tcPr>
          <w:p w14:paraId="3CC58CDD" w14:textId="77777777" w:rsidR="00B92327" w:rsidRPr="00801E49" w:rsidRDefault="00332621">
            <w:pPr>
              <w:spacing w:after="0" w:line="259" w:lineRule="auto"/>
              <w:ind w:left="0" w:right="0" w:firstLine="0"/>
              <w:jc w:val="right"/>
              <w:rPr>
                <w:rFonts w:ascii="Open Sans" w:hAnsi="Open Sans" w:cs="Open Sans"/>
                <w:rPrChange w:id="1125" w:author="Nicole Wu" w:date="2024-01-08T11:26:00Z">
                  <w:rPr/>
                </w:rPrChange>
              </w:rPr>
            </w:pPr>
            <w:r w:rsidRPr="00801E49">
              <w:rPr>
                <w:rFonts w:ascii="Open Sans" w:hAnsi="Open Sans" w:cs="Open Sans"/>
                <w:rPrChange w:id="1126" w:author="Nicole Wu" w:date="2024-01-08T11:26:00Z">
                  <w:rPr/>
                </w:rPrChange>
              </w:rPr>
              <w:t>685 (32.9%)</w:t>
            </w:r>
          </w:p>
        </w:tc>
      </w:tr>
      <w:tr w:rsidR="00B92327" w:rsidRPr="00801E49" w14:paraId="65A4F2D1" w14:textId="77777777">
        <w:trPr>
          <w:trHeight w:val="271"/>
        </w:trPr>
        <w:tc>
          <w:tcPr>
            <w:tcW w:w="3131" w:type="dxa"/>
            <w:tcBorders>
              <w:top w:val="nil"/>
              <w:left w:val="nil"/>
              <w:bottom w:val="nil"/>
              <w:right w:val="nil"/>
            </w:tcBorders>
          </w:tcPr>
          <w:p w14:paraId="52507E25" w14:textId="77777777" w:rsidR="00B92327" w:rsidRPr="00801E49" w:rsidRDefault="00332621">
            <w:pPr>
              <w:spacing w:after="0" w:line="259" w:lineRule="auto"/>
              <w:ind w:left="218" w:right="0" w:firstLine="0"/>
              <w:jc w:val="left"/>
              <w:rPr>
                <w:rFonts w:ascii="Open Sans" w:hAnsi="Open Sans" w:cs="Open Sans"/>
                <w:rPrChange w:id="1127" w:author="Nicole Wu" w:date="2024-01-08T11:26:00Z">
                  <w:rPr/>
                </w:rPrChange>
              </w:rPr>
            </w:pPr>
            <w:r w:rsidRPr="00801E49">
              <w:rPr>
                <w:rFonts w:ascii="Open Sans" w:hAnsi="Open Sans" w:cs="Open Sans"/>
                <w:rPrChange w:id="1128" w:author="Nicole Wu" w:date="2024-01-08T11:26:00Z">
                  <w:rPr/>
                </w:rPrChange>
              </w:rPr>
              <w:t>DAMAKA 2</w:t>
            </w:r>
          </w:p>
        </w:tc>
        <w:tc>
          <w:tcPr>
            <w:tcW w:w="1548" w:type="dxa"/>
            <w:tcBorders>
              <w:top w:val="nil"/>
              <w:left w:val="nil"/>
              <w:bottom w:val="nil"/>
              <w:right w:val="nil"/>
            </w:tcBorders>
          </w:tcPr>
          <w:p w14:paraId="750443DB" w14:textId="77777777" w:rsidR="00B92327" w:rsidRPr="00801E49" w:rsidRDefault="00332621">
            <w:pPr>
              <w:spacing w:after="0" w:line="259" w:lineRule="auto"/>
              <w:ind w:left="149" w:right="0" w:firstLine="0"/>
              <w:jc w:val="center"/>
              <w:rPr>
                <w:rFonts w:ascii="Open Sans" w:hAnsi="Open Sans" w:cs="Open Sans"/>
                <w:rPrChange w:id="1129" w:author="Nicole Wu" w:date="2024-01-08T11:26:00Z">
                  <w:rPr/>
                </w:rPrChange>
              </w:rPr>
            </w:pPr>
            <w:r w:rsidRPr="00801E49">
              <w:rPr>
                <w:rFonts w:ascii="Open Sans" w:hAnsi="Open Sans" w:cs="Open Sans"/>
                <w:rPrChange w:id="1130" w:author="Nicole Wu" w:date="2024-01-08T11:26:00Z">
                  <w:rPr/>
                </w:rPrChange>
              </w:rPr>
              <w:t>57 (3.9%)</w:t>
            </w:r>
          </w:p>
        </w:tc>
        <w:tc>
          <w:tcPr>
            <w:tcW w:w="1379" w:type="dxa"/>
            <w:tcBorders>
              <w:top w:val="nil"/>
              <w:left w:val="nil"/>
              <w:bottom w:val="nil"/>
              <w:right w:val="nil"/>
            </w:tcBorders>
          </w:tcPr>
          <w:p w14:paraId="3FAC276A" w14:textId="77777777" w:rsidR="00B92327" w:rsidRPr="00801E49" w:rsidRDefault="00332621">
            <w:pPr>
              <w:spacing w:after="0" w:line="259" w:lineRule="auto"/>
              <w:ind w:left="88" w:right="0" w:firstLine="0"/>
              <w:jc w:val="center"/>
              <w:rPr>
                <w:rFonts w:ascii="Open Sans" w:hAnsi="Open Sans" w:cs="Open Sans"/>
                <w:rPrChange w:id="1131" w:author="Nicole Wu" w:date="2024-01-08T11:26:00Z">
                  <w:rPr/>
                </w:rPrChange>
              </w:rPr>
            </w:pPr>
            <w:r w:rsidRPr="00801E49">
              <w:rPr>
                <w:rFonts w:ascii="Open Sans" w:hAnsi="Open Sans" w:cs="Open Sans"/>
                <w:rPrChange w:id="1132" w:author="Nicole Wu" w:date="2024-01-08T11:26:00Z">
                  <w:rPr/>
                </w:rPrChange>
              </w:rPr>
              <w:t>0 (0.0%)</w:t>
            </w:r>
          </w:p>
        </w:tc>
        <w:tc>
          <w:tcPr>
            <w:tcW w:w="1418" w:type="dxa"/>
            <w:tcBorders>
              <w:top w:val="nil"/>
              <w:left w:val="nil"/>
              <w:bottom w:val="nil"/>
              <w:right w:val="nil"/>
            </w:tcBorders>
          </w:tcPr>
          <w:p w14:paraId="4A70D4EA" w14:textId="77777777" w:rsidR="00B92327" w:rsidRPr="00801E49" w:rsidRDefault="00332621">
            <w:pPr>
              <w:spacing w:after="0" w:line="259" w:lineRule="auto"/>
              <w:ind w:left="0" w:right="0" w:firstLine="0"/>
              <w:jc w:val="right"/>
              <w:rPr>
                <w:rFonts w:ascii="Open Sans" w:hAnsi="Open Sans" w:cs="Open Sans"/>
                <w:rPrChange w:id="1133" w:author="Nicole Wu" w:date="2024-01-08T11:26:00Z">
                  <w:rPr/>
                </w:rPrChange>
              </w:rPr>
            </w:pPr>
            <w:r w:rsidRPr="00801E49">
              <w:rPr>
                <w:rFonts w:ascii="Open Sans" w:hAnsi="Open Sans" w:cs="Open Sans"/>
                <w:rPrChange w:id="1134" w:author="Nicole Wu" w:date="2024-01-08T11:26:00Z">
                  <w:rPr/>
                </w:rPrChange>
              </w:rPr>
              <w:t>57 (2.7%)</w:t>
            </w:r>
          </w:p>
        </w:tc>
      </w:tr>
      <w:tr w:rsidR="00B92327" w:rsidRPr="00801E49" w14:paraId="041E49F2" w14:textId="77777777">
        <w:trPr>
          <w:trHeight w:val="271"/>
        </w:trPr>
        <w:tc>
          <w:tcPr>
            <w:tcW w:w="3131" w:type="dxa"/>
            <w:tcBorders>
              <w:top w:val="nil"/>
              <w:left w:val="nil"/>
              <w:bottom w:val="nil"/>
              <w:right w:val="nil"/>
            </w:tcBorders>
          </w:tcPr>
          <w:p w14:paraId="040425A7" w14:textId="77777777" w:rsidR="00B92327" w:rsidRPr="00801E49" w:rsidRDefault="00332621">
            <w:pPr>
              <w:spacing w:after="0" w:line="259" w:lineRule="auto"/>
              <w:ind w:left="218" w:right="0" w:firstLine="0"/>
              <w:jc w:val="left"/>
              <w:rPr>
                <w:rFonts w:ascii="Open Sans" w:hAnsi="Open Sans" w:cs="Open Sans"/>
                <w:rPrChange w:id="1135" w:author="Nicole Wu" w:date="2024-01-08T11:26:00Z">
                  <w:rPr/>
                </w:rPrChange>
              </w:rPr>
            </w:pPr>
            <w:r w:rsidRPr="00801E49">
              <w:rPr>
                <w:rFonts w:ascii="Open Sans" w:hAnsi="Open Sans" w:cs="Open Sans"/>
                <w:rPrChange w:id="1136" w:author="Nicole Wu" w:date="2024-01-08T11:26:00Z">
                  <w:rPr/>
                </w:rPrChange>
              </w:rPr>
              <w:t>BISSEKEBOU (1,2,3 et</w:t>
            </w:r>
          </w:p>
        </w:tc>
        <w:tc>
          <w:tcPr>
            <w:tcW w:w="1548" w:type="dxa"/>
            <w:tcBorders>
              <w:top w:val="nil"/>
              <w:left w:val="nil"/>
              <w:bottom w:val="nil"/>
              <w:right w:val="nil"/>
            </w:tcBorders>
          </w:tcPr>
          <w:p w14:paraId="2E253676" w14:textId="77777777" w:rsidR="00B92327" w:rsidRPr="00801E49" w:rsidRDefault="00332621">
            <w:pPr>
              <w:spacing w:after="0" w:line="259" w:lineRule="auto"/>
              <w:ind w:left="149" w:right="0" w:firstLine="0"/>
              <w:jc w:val="center"/>
              <w:rPr>
                <w:rFonts w:ascii="Open Sans" w:hAnsi="Open Sans" w:cs="Open Sans"/>
                <w:rPrChange w:id="1137" w:author="Nicole Wu" w:date="2024-01-08T11:26:00Z">
                  <w:rPr/>
                </w:rPrChange>
              </w:rPr>
            </w:pPr>
            <w:r w:rsidRPr="00801E49">
              <w:rPr>
                <w:rFonts w:ascii="Open Sans" w:hAnsi="Open Sans" w:cs="Open Sans"/>
                <w:rPrChange w:id="1138" w:author="Nicole Wu" w:date="2024-01-08T11:26:00Z">
                  <w:rPr/>
                </w:rPrChange>
              </w:rPr>
              <w:t>61 (4.2%)</w:t>
            </w:r>
          </w:p>
        </w:tc>
        <w:tc>
          <w:tcPr>
            <w:tcW w:w="1379" w:type="dxa"/>
            <w:tcBorders>
              <w:top w:val="nil"/>
              <w:left w:val="nil"/>
              <w:bottom w:val="nil"/>
              <w:right w:val="nil"/>
            </w:tcBorders>
          </w:tcPr>
          <w:p w14:paraId="64A70895" w14:textId="77777777" w:rsidR="00B92327" w:rsidRPr="00801E49" w:rsidRDefault="00332621">
            <w:pPr>
              <w:spacing w:after="0" w:line="259" w:lineRule="auto"/>
              <w:ind w:left="88" w:right="0" w:firstLine="0"/>
              <w:jc w:val="center"/>
              <w:rPr>
                <w:rFonts w:ascii="Open Sans" w:hAnsi="Open Sans" w:cs="Open Sans"/>
                <w:rPrChange w:id="1139" w:author="Nicole Wu" w:date="2024-01-08T11:26:00Z">
                  <w:rPr/>
                </w:rPrChange>
              </w:rPr>
            </w:pPr>
            <w:r w:rsidRPr="00801E49">
              <w:rPr>
                <w:rFonts w:ascii="Open Sans" w:hAnsi="Open Sans" w:cs="Open Sans"/>
                <w:rPrChange w:id="1140" w:author="Nicole Wu" w:date="2024-01-08T11:26:00Z">
                  <w:rPr/>
                </w:rPrChange>
              </w:rPr>
              <w:t>3 (0.5%)</w:t>
            </w:r>
          </w:p>
        </w:tc>
        <w:tc>
          <w:tcPr>
            <w:tcW w:w="1418" w:type="dxa"/>
            <w:tcBorders>
              <w:top w:val="nil"/>
              <w:left w:val="nil"/>
              <w:bottom w:val="nil"/>
              <w:right w:val="nil"/>
            </w:tcBorders>
          </w:tcPr>
          <w:p w14:paraId="77013369" w14:textId="77777777" w:rsidR="00B92327" w:rsidRPr="00801E49" w:rsidRDefault="00332621">
            <w:pPr>
              <w:spacing w:after="0" w:line="259" w:lineRule="auto"/>
              <w:ind w:left="0" w:right="0" w:firstLine="0"/>
              <w:jc w:val="right"/>
              <w:rPr>
                <w:rFonts w:ascii="Open Sans" w:hAnsi="Open Sans" w:cs="Open Sans"/>
                <w:rPrChange w:id="1141" w:author="Nicole Wu" w:date="2024-01-08T11:26:00Z">
                  <w:rPr/>
                </w:rPrChange>
              </w:rPr>
            </w:pPr>
            <w:r w:rsidRPr="00801E49">
              <w:rPr>
                <w:rFonts w:ascii="Open Sans" w:hAnsi="Open Sans" w:cs="Open Sans"/>
                <w:rPrChange w:id="1142" w:author="Nicole Wu" w:date="2024-01-08T11:26:00Z">
                  <w:rPr/>
                </w:rPrChange>
              </w:rPr>
              <w:t>64 (3.1%)</w:t>
            </w:r>
          </w:p>
        </w:tc>
      </w:tr>
      <w:tr w:rsidR="00B92327" w:rsidRPr="00801E49" w14:paraId="301B8189" w14:textId="77777777">
        <w:trPr>
          <w:trHeight w:val="271"/>
        </w:trPr>
        <w:tc>
          <w:tcPr>
            <w:tcW w:w="3131" w:type="dxa"/>
            <w:tcBorders>
              <w:top w:val="nil"/>
              <w:left w:val="nil"/>
              <w:bottom w:val="nil"/>
              <w:right w:val="nil"/>
            </w:tcBorders>
          </w:tcPr>
          <w:p w14:paraId="190773B3" w14:textId="77777777" w:rsidR="00B92327" w:rsidRPr="00801E49" w:rsidRDefault="00332621">
            <w:pPr>
              <w:spacing w:after="0" w:line="259" w:lineRule="auto"/>
              <w:ind w:left="218" w:right="0" w:firstLine="0"/>
              <w:jc w:val="left"/>
              <w:rPr>
                <w:rFonts w:ascii="Open Sans" w:hAnsi="Open Sans" w:cs="Open Sans"/>
                <w:rPrChange w:id="1143" w:author="Nicole Wu" w:date="2024-01-08T11:26:00Z">
                  <w:rPr/>
                </w:rPrChange>
              </w:rPr>
            </w:pPr>
            <w:r w:rsidRPr="00801E49">
              <w:rPr>
                <w:rFonts w:ascii="Open Sans" w:hAnsi="Open Sans" w:cs="Open Sans"/>
                <w:rPrChange w:id="1144" w:author="Nicole Wu" w:date="2024-01-08T11:26:00Z">
                  <w:rPr/>
                </w:rPrChange>
              </w:rPr>
              <w:t>KIA 3</w:t>
            </w:r>
          </w:p>
        </w:tc>
        <w:tc>
          <w:tcPr>
            <w:tcW w:w="1548" w:type="dxa"/>
            <w:tcBorders>
              <w:top w:val="nil"/>
              <w:left w:val="nil"/>
              <w:bottom w:val="nil"/>
              <w:right w:val="nil"/>
            </w:tcBorders>
          </w:tcPr>
          <w:p w14:paraId="4DEE6900" w14:textId="77777777" w:rsidR="00B92327" w:rsidRPr="00801E49" w:rsidRDefault="00332621">
            <w:pPr>
              <w:spacing w:after="0" w:line="259" w:lineRule="auto"/>
              <w:ind w:left="149" w:right="0" w:firstLine="0"/>
              <w:jc w:val="center"/>
              <w:rPr>
                <w:rFonts w:ascii="Open Sans" w:hAnsi="Open Sans" w:cs="Open Sans"/>
                <w:rPrChange w:id="1145" w:author="Nicole Wu" w:date="2024-01-08T11:26:00Z">
                  <w:rPr/>
                </w:rPrChange>
              </w:rPr>
            </w:pPr>
            <w:r w:rsidRPr="00801E49">
              <w:rPr>
                <w:rFonts w:ascii="Open Sans" w:hAnsi="Open Sans" w:cs="Open Sans"/>
                <w:rPrChange w:id="1146" w:author="Nicole Wu" w:date="2024-01-08T11:26:00Z">
                  <w:rPr/>
                </w:rPrChange>
              </w:rPr>
              <w:t>97 (6.7%)</w:t>
            </w:r>
          </w:p>
        </w:tc>
        <w:tc>
          <w:tcPr>
            <w:tcW w:w="1379" w:type="dxa"/>
            <w:tcBorders>
              <w:top w:val="nil"/>
              <w:left w:val="nil"/>
              <w:bottom w:val="nil"/>
              <w:right w:val="nil"/>
            </w:tcBorders>
          </w:tcPr>
          <w:p w14:paraId="4E3F1012" w14:textId="77777777" w:rsidR="00B92327" w:rsidRPr="00801E49" w:rsidRDefault="00332621">
            <w:pPr>
              <w:spacing w:after="0" w:line="259" w:lineRule="auto"/>
              <w:ind w:left="88" w:right="0" w:firstLine="0"/>
              <w:jc w:val="center"/>
              <w:rPr>
                <w:rFonts w:ascii="Open Sans" w:hAnsi="Open Sans" w:cs="Open Sans"/>
                <w:rPrChange w:id="1147" w:author="Nicole Wu" w:date="2024-01-08T11:26:00Z">
                  <w:rPr/>
                </w:rPrChange>
              </w:rPr>
            </w:pPr>
            <w:r w:rsidRPr="00801E49">
              <w:rPr>
                <w:rFonts w:ascii="Open Sans" w:hAnsi="Open Sans" w:cs="Open Sans"/>
                <w:rPrChange w:id="1148" w:author="Nicole Wu" w:date="2024-01-08T11:26:00Z">
                  <w:rPr/>
                </w:rPrChange>
              </w:rPr>
              <w:t>3 (0.5%)</w:t>
            </w:r>
          </w:p>
        </w:tc>
        <w:tc>
          <w:tcPr>
            <w:tcW w:w="1418" w:type="dxa"/>
            <w:tcBorders>
              <w:top w:val="nil"/>
              <w:left w:val="nil"/>
              <w:bottom w:val="nil"/>
              <w:right w:val="nil"/>
            </w:tcBorders>
          </w:tcPr>
          <w:p w14:paraId="64587208" w14:textId="77777777" w:rsidR="00B92327" w:rsidRPr="00801E49" w:rsidRDefault="00332621">
            <w:pPr>
              <w:spacing w:after="0" w:line="259" w:lineRule="auto"/>
              <w:ind w:left="0" w:right="0" w:firstLine="0"/>
              <w:jc w:val="right"/>
              <w:rPr>
                <w:rFonts w:ascii="Open Sans" w:hAnsi="Open Sans" w:cs="Open Sans"/>
                <w:rPrChange w:id="1149" w:author="Nicole Wu" w:date="2024-01-08T11:26:00Z">
                  <w:rPr/>
                </w:rPrChange>
              </w:rPr>
            </w:pPr>
            <w:r w:rsidRPr="00801E49">
              <w:rPr>
                <w:rFonts w:ascii="Open Sans" w:hAnsi="Open Sans" w:cs="Open Sans"/>
                <w:rPrChange w:id="1150" w:author="Nicole Wu" w:date="2024-01-08T11:26:00Z">
                  <w:rPr/>
                </w:rPrChange>
              </w:rPr>
              <w:t>100 (4.8%)</w:t>
            </w:r>
          </w:p>
        </w:tc>
      </w:tr>
      <w:tr w:rsidR="00B92327" w:rsidRPr="00801E49" w14:paraId="0054CA5C" w14:textId="77777777">
        <w:trPr>
          <w:trHeight w:val="271"/>
        </w:trPr>
        <w:tc>
          <w:tcPr>
            <w:tcW w:w="3131" w:type="dxa"/>
            <w:tcBorders>
              <w:top w:val="nil"/>
              <w:left w:val="nil"/>
              <w:bottom w:val="nil"/>
              <w:right w:val="nil"/>
            </w:tcBorders>
          </w:tcPr>
          <w:p w14:paraId="2A453C70" w14:textId="77777777" w:rsidR="00B92327" w:rsidRPr="00801E49" w:rsidRDefault="00332621">
            <w:pPr>
              <w:spacing w:after="0" w:line="259" w:lineRule="auto"/>
              <w:ind w:left="218" w:right="0" w:firstLine="0"/>
              <w:jc w:val="left"/>
              <w:rPr>
                <w:rFonts w:ascii="Open Sans" w:hAnsi="Open Sans" w:cs="Open Sans"/>
                <w:rPrChange w:id="1151" w:author="Nicole Wu" w:date="2024-01-08T11:26:00Z">
                  <w:rPr/>
                </w:rPrChange>
              </w:rPr>
            </w:pPr>
            <w:r w:rsidRPr="00801E49">
              <w:rPr>
                <w:rFonts w:ascii="Open Sans" w:hAnsi="Open Sans" w:cs="Open Sans"/>
                <w:rPrChange w:id="1152" w:author="Nicole Wu" w:date="2024-01-08T11:26:00Z">
                  <w:rPr/>
                </w:rPrChange>
              </w:rPr>
              <w:t>OUANDAGO 2</w:t>
            </w:r>
          </w:p>
        </w:tc>
        <w:tc>
          <w:tcPr>
            <w:tcW w:w="1548" w:type="dxa"/>
            <w:tcBorders>
              <w:top w:val="nil"/>
              <w:left w:val="nil"/>
              <w:bottom w:val="nil"/>
              <w:right w:val="nil"/>
            </w:tcBorders>
          </w:tcPr>
          <w:p w14:paraId="3D2C5C18" w14:textId="77777777" w:rsidR="00B92327" w:rsidRPr="00801E49" w:rsidRDefault="00332621">
            <w:pPr>
              <w:spacing w:after="0" w:line="259" w:lineRule="auto"/>
              <w:ind w:left="149" w:right="0" w:firstLine="0"/>
              <w:jc w:val="center"/>
              <w:rPr>
                <w:rFonts w:ascii="Open Sans" w:hAnsi="Open Sans" w:cs="Open Sans"/>
                <w:rPrChange w:id="1153" w:author="Nicole Wu" w:date="2024-01-08T11:26:00Z">
                  <w:rPr/>
                </w:rPrChange>
              </w:rPr>
            </w:pPr>
            <w:r w:rsidRPr="00801E49">
              <w:rPr>
                <w:rFonts w:ascii="Open Sans" w:hAnsi="Open Sans" w:cs="Open Sans"/>
                <w:rPrChange w:id="1154" w:author="Nicole Wu" w:date="2024-01-08T11:26:00Z">
                  <w:rPr/>
                </w:rPrChange>
              </w:rPr>
              <w:t>83 (5.7%)</w:t>
            </w:r>
          </w:p>
        </w:tc>
        <w:tc>
          <w:tcPr>
            <w:tcW w:w="1379" w:type="dxa"/>
            <w:tcBorders>
              <w:top w:val="nil"/>
              <w:left w:val="nil"/>
              <w:bottom w:val="nil"/>
              <w:right w:val="nil"/>
            </w:tcBorders>
          </w:tcPr>
          <w:p w14:paraId="69D5E287" w14:textId="77777777" w:rsidR="00B92327" w:rsidRPr="00801E49" w:rsidRDefault="00332621">
            <w:pPr>
              <w:spacing w:after="0" w:line="259" w:lineRule="auto"/>
              <w:ind w:left="0" w:right="21" w:firstLine="0"/>
              <w:jc w:val="center"/>
              <w:rPr>
                <w:rFonts w:ascii="Open Sans" w:hAnsi="Open Sans" w:cs="Open Sans"/>
                <w:rPrChange w:id="1155" w:author="Nicole Wu" w:date="2024-01-08T11:26:00Z">
                  <w:rPr/>
                </w:rPrChange>
              </w:rPr>
            </w:pPr>
            <w:r w:rsidRPr="00801E49">
              <w:rPr>
                <w:rFonts w:ascii="Open Sans" w:hAnsi="Open Sans" w:cs="Open Sans"/>
                <w:rPrChange w:id="1156" w:author="Nicole Wu" w:date="2024-01-08T11:26:00Z">
                  <w:rPr/>
                </w:rPrChange>
              </w:rPr>
              <w:t>15 (2.4%)</w:t>
            </w:r>
          </w:p>
        </w:tc>
        <w:tc>
          <w:tcPr>
            <w:tcW w:w="1418" w:type="dxa"/>
            <w:tcBorders>
              <w:top w:val="nil"/>
              <w:left w:val="nil"/>
              <w:bottom w:val="nil"/>
              <w:right w:val="nil"/>
            </w:tcBorders>
          </w:tcPr>
          <w:p w14:paraId="4D603EC4" w14:textId="77777777" w:rsidR="00B92327" w:rsidRPr="00801E49" w:rsidRDefault="00332621">
            <w:pPr>
              <w:spacing w:after="0" w:line="259" w:lineRule="auto"/>
              <w:ind w:left="0" w:right="0" w:firstLine="0"/>
              <w:jc w:val="right"/>
              <w:rPr>
                <w:rFonts w:ascii="Open Sans" w:hAnsi="Open Sans" w:cs="Open Sans"/>
                <w:rPrChange w:id="1157" w:author="Nicole Wu" w:date="2024-01-08T11:26:00Z">
                  <w:rPr/>
                </w:rPrChange>
              </w:rPr>
            </w:pPr>
            <w:r w:rsidRPr="00801E49">
              <w:rPr>
                <w:rFonts w:ascii="Open Sans" w:hAnsi="Open Sans" w:cs="Open Sans"/>
                <w:rPrChange w:id="1158" w:author="Nicole Wu" w:date="2024-01-08T11:26:00Z">
                  <w:rPr/>
                </w:rPrChange>
              </w:rPr>
              <w:t>98 (4.7%)</w:t>
            </w:r>
          </w:p>
        </w:tc>
      </w:tr>
      <w:tr w:rsidR="00B92327" w:rsidRPr="00801E49" w14:paraId="75BAA803" w14:textId="77777777">
        <w:trPr>
          <w:trHeight w:val="271"/>
        </w:trPr>
        <w:tc>
          <w:tcPr>
            <w:tcW w:w="3131" w:type="dxa"/>
            <w:tcBorders>
              <w:top w:val="nil"/>
              <w:left w:val="nil"/>
              <w:bottom w:val="nil"/>
              <w:right w:val="nil"/>
            </w:tcBorders>
          </w:tcPr>
          <w:p w14:paraId="4FE3E724" w14:textId="4660FA61" w:rsidR="00B92327" w:rsidRPr="00801E49" w:rsidRDefault="00332621">
            <w:pPr>
              <w:spacing w:after="0" w:line="259" w:lineRule="auto"/>
              <w:ind w:left="218" w:right="0" w:firstLine="0"/>
              <w:jc w:val="left"/>
              <w:rPr>
                <w:rFonts w:ascii="Open Sans" w:hAnsi="Open Sans" w:cs="Open Sans"/>
                <w:rPrChange w:id="1159" w:author="Nicole Wu" w:date="2024-01-08T11:26:00Z">
                  <w:rPr/>
                </w:rPrChange>
              </w:rPr>
            </w:pPr>
            <w:r w:rsidRPr="00801E49">
              <w:rPr>
                <w:rFonts w:ascii="Open Sans" w:hAnsi="Open Sans" w:cs="Open Sans"/>
                <w:rPrChange w:id="1160" w:author="Nicole Wu" w:date="2024-01-08T11:26:00Z">
                  <w:rPr/>
                </w:rPrChange>
              </w:rPr>
              <w:t xml:space="preserve">YAFARA </w:t>
            </w:r>
            <w:r w:rsidR="00801989" w:rsidRPr="00801E49">
              <w:rPr>
                <w:rFonts w:ascii="Open Sans" w:hAnsi="Open Sans" w:cs="Open Sans"/>
                <w:rPrChange w:id="1161" w:author="Nicole Wu" w:date="2024-01-08T11:26:00Z">
                  <w:rPr/>
                </w:rPrChange>
              </w:rPr>
              <w:t>–</w:t>
            </w:r>
            <w:r w:rsidRPr="00801E49">
              <w:rPr>
                <w:rFonts w:ascii="Open Sans" w:hAnsi="Open Sans" w:cs="Open Sans"/>
                <w:rPrChange w:id="1162" w:author="Nicole Wu" w:date="2024-01-08T11:26:00Z">
                  <w:rPr/>
                </w:rPrChange>
              </w:rPr>
              <w:t xml:space="preserve"> GOUVA</w:t>
            </w:r>
          </w:p>
        </w:tc>
        <w:tc>
          <w:tcPr>
            <w:tcW w:w="1548" w:type="dxa"/>
            <w:tcBorders>
              <w:top w:val="nil"/>
              <w:left w:val="nil"/>
              <w:bottom w:val="nil"/>
              <w:right w:val="nil"/>
            </w:tcBorders>
          </w:tcPr>
          <w:p w14:paraId="75272100" w14:textId="77777777" w:rsidR="00B92327" w:rsidRPr="00801E49" w:rsidRDefault="00332621">
            <w:pPr>
              <w:spacing w:after="0" w:line="259" w:lineRule="auto"/>
              <w:ind w:left="149" w:right="0" w:firstLine="0"/>
              <w:jc w:val="center"/>
              <w:rPr>
                <w:rFonts w:ascii="Open Sans" w:hAnsi="Open Sans" w:cs="Open Sans"/>
                <w:rPrChange w:id="1163" w:author="Nicole Wu" w:date="2024-01-08T11:26:00Z">
                  <w:rPr/>
                </w:rPrChange>
              </w:rPr>
            </w:pPr>
            <w:r w:rsidRPr="00801E49">
              <w:rPr>
                <w:rFonts w:ascii="Open Sans" w:hAnsi="Open Sans" w:cs="Open Sans"/>
                <w:rPrChange w:id="1164" w:author="Nicole Wu" w:date="2024-01-08T11:26:00Z">
                  <w:rPr/>
                </w:rPrChange>
              </w:rPr>
              <w:t>77 (5.3%)</w:t>
            </w:r>
          </w:p>
        </w:tc>
        <w:tc>
          <w:tcPr>
            <w:tcW w:w="1379" w:type="dxa"/>
            <w:tcBorders>
              <w:top w:val="nil"/>
              <w:left w:val="nil"/>
              <w:bottom w:val="nil"/>
              <w:right w:val="nil"/>
            </w:tcBorders>
          </w:tcPr>
          <w:p w14:paraId="7929EBD1" w14:textId="77777777" w:rsidR="00B92327" w:rsidRPr="00801E49" w:rsidRDefault="00332621">
            <w:pPr>
              <w:spacing w:after="0" w:line="259" w:lineRule="auto"/>
              <w:ind w:left="0" w:right="21" w:firstLine="0"/>
              <w:jc w:val="center"/>
              <w:rPr>
                <w:rFonts w:ascii="Open Sans" w:hAnsi="Open Sans" w:cs="Open Sans"/>
                <w:rPrChange w:id="1165" w:author="Nicole Wu" w:date="2024-01-08T11:26:00Z">
                  <w:rPr/>
                </w:rPrChange>
              </w:rPr>
            </w:pPr>
            <w:r w:rsidRPr="00801E49">
              <w:rPr>
                <w:rFonts w:ascii="Open Sans" w:hAnsi="Open Sans" w:cs="Open Sans"/>
                <w:rPrChange w:id="1166" w:author="Nicole Wu" w:date="2024-01-08T11:26:00Z">
                  <w:rPr/>
                </w:rPrChange>
              </w:rPr>
              <w:t>23 (3.7%)</w:t>
            </w:r>
          </w:p>
        </w:tc>
        <w:tc>
          <w:tcPr>
            <w:tcW w:w="1418" w:type="dxa"/>
            <w:tcBorders>
              <w:top w:val="nil"/>
              <w:left w:val="nil"/>
              <w:bottom w:val="nil"/>
              <w:right w:val="nil"/>
            </w:tcBorders>
          </w:tcPr>
          <w:p w14:paraId="5848A3A4" w14:textId="77777777" w:rsidR="00B92327" w:rsidRPr="00801E49" w:rsidRDefault="00332621">
            <w:pPr>
              <w:spacing w:after="0" w:line="259" w:lineRule="auto"/>
              <w:ind w:left="0" w:right="0" w:firstLine="0"/>
              <w:jc w:val="right"/>
              <w:rPr>
                <w:rFonts w:ascii="Open Sans" w:hAnsi="Open Sans" w:cs="Open Sans"/>
                <w:rPrChange w:id="1167" w:author="Nicole Wu" w:date="2024-01-08T11:26:00Z">
                  <w:rPr/>
                </w:rPrChange>
              </w:rPr>
            </w:pPr>
            <w:r w:rsidRPr="00801E49">
              <w:rPr>
                <w:rFonts w:ascii="Open Sans" w:hAnsi="Open Sans" w:cs="Open Sans"/>
                <w:rPrChange w:id="1168" w:author="Nicole Wu" w:date="2024-01-08T11:26:00Z">
                  <w:rPr/>
                </w:rPrChange>
              </w:rPr>
              <w:t>100 (4.8%)</w:t>
            </w:r>
          </w:p>
        </w:tc>
      </w:tr>
      <w:tr w:rsidR="00B92327" w:rsidRPr="00801E49" w14:paraId="7163F77A" w14:textId="77777777">
        <w:trPr>
          <w:trHeight w:val="271"/>
        </w:trPr>
        <w:tc>
          <w:tcPr>
            <w:tcW w:w="3131" w:type="dxa"/>
            <w:tcBorders>
              <w:top w:val="nil"/>
              <w:left w:val="nil"/>
              <w:bottom w:val="nil"/>
              <w:right w:val="nil"/>
            </w:tcBorders>
          </w:tcPr>
          <w:p w14:paraId="14CC6857" w14:textId="77777777" w:rsidR="00B92327" w:rsidRPr="00801E49" w:rsidRDefault="00332621">
            <w:pPr>
              <w:spacing w:after="0" w:line="259" w:lineRule="auto"/>
              <w:ind w:left="218" w:right="0" w:firstLine="0"/>
              <w:jc w:val="left"/>
              <w:rPr>
                <w:rFonts w:ascii="Open Sans" w:hAnsi="Open Sans" w:cs="Open Sans"/>
                <w:rPrChange w:id="1169" w:author="Nicole Wu" w:date="2024-01-08T11:26:00Z">
                  <w:rPr/>
                </w:rPrChange>
              </w:rPr>
            </w:pPr>
            <w:r w:rsidRPr="00801E49">
              <w:rPr>
                <w:rFonts w:ascii="Open Sans" w:hAnsi="Open Sans" w:cs="Open Sans"/>
                <w:rPrChange w:id="1170" w:author="Nicole Wu" w:date="2024-01-08T11:26:00Z">
                  <w:rPr/>
                </w:rPrChange>
              </w:rPr>
              <w:t>KONVI 1</w:t>
            </w:r>
          </w:p>
        </w:tc>
        <w:tc>
          <w:tcPr>
            <w:tcW w:w="1548" w:type="dxa"/>
            <w:tcBorders>
              <w:top w:val="nil"/>
              <w:left w:val="nil"/>
              <w:bottom w:val="nil"/>
              <w:right w:val="nil"/>
            </w:tcBorders>
          </w:tcPr>
          <w:p w14:paraId="00CB7ECB" w14:textId="77777777" w:rsidR="00B92327" w:rsidRPr="00801E49" w:rsidRDefault="00332621">
            <w:pPr>
              <w:spacing w:after="0" w:line="259" w:lineRule="auto"/>
              <w:ind w:left="149" w:right="0" w:firstLine="0"/>
              <w:jc w:val="center"/>
              <w:rPr>
                <w:rFonts w:ascii="Open Sans" w:hAnsi="Open Sans" w:cs="Open Sans"/>
                <w:rPrChange w:id="1171" w:author="Nicole Wu" w:date="2024-01-08T11:26:00Z">
                  <w:rPr/>
                </w:rPrChange>
              </w:rPr>
            </w:pPr>
            <w:r w:rsidRPr="00801E49">
              <w:rPr>
                <w:rFonts w:ascii="Open Sans" w:hAnsi="Open Sans" w:cs="Open Sans"/>
                <w:rPrChange w:id="1172" w:author="Nicole Wu" w:date="2024-01-08T11:26:00Z">
                  <w:rPr/>
                </w:rPrChange>
              </w:rPr>
              <w:t>92 (6.3%)</w:t>
            </w:r>
          </w:p>
        </w:tc>
        <w:tc>
          <w:tcPr>
            <w:tcW w:w="1379" w:type="dxa"/>
            <w:tcBorders>
              <w:top w:val="nil"/>
              <w:left w:val="nil"/>
              <w:bottom w:val="nil"/>
              <w:right w:val="nil"/>
            </w:tcBorders>
          </w:tcPr>
          <w:p w14:paraId="19CBD32B" w14:textId="77777777" w:rsidR="00B92327" w:rsidRPr="00801E49" w:rsidRDefault="00332621">
            <w:pPr>
              <w:spacing w:after="0" w:line="259" w:lineRule="auto"/>
              <w:ind w:left="88" w:right="0" w:firstLine="0"/>
              <w:jc w:val="center"/>
              <w:rPr>
                <w:rFonts w:ascii="Open Sans" w:hAnsi="Open Sans" w:cs="Open Sans"/>
                <w:rPrChange w:id="1173" w:author="Nicole Wu" w:date="2024-01-08T11:26:00Z">
                  <w:rPr/>
                </w:rPrChange>
              </w:rPr>
            </w:pPr>
            <w:r w:rsidRPr="00801E49">
              <w:rPr>
                <w:rFonts w:ascii="Open Sans" w:hAnsi="Open Sans" w:cs="Open Sans"/>
                <w:rPrChange w:id="1174" w:author="Nicole Wu" w:date="2024-01-08T11:26:00Z">
                  <w:rPr/>
                </w:rPrChange>
              </w:rPr>
              <w:t>7 (1.1%)</w:t>
            </w:r>
          </w:p>
        </w:tc>
        <w:tc>
          <w:tcPr>
            <w:tcW w:w="1418" w:type="dxa"/>
            <w:tcBorders>
              <w:top w:val="nil"/>
              <w:left w:val="nil"/>
              <w:bottom w:val="nil"/>
              <w:right w:val="nil"/>
            </w:tcBorders>
          </w:tcPr>
          <w:p w14:paraId="3B70CC8C" w14:textId="77777777" w:rsidR="00B92327" w:rsidRPr="00801E49" w:rsidRDefault="00332621">
            <w:pPr>
              <w:spacing w:after="0" w:line="259" w:lineRule="auto"/>
              <w:ind w:left="0" w:right="0" w:firstLine="0"/>
              <w:jc w:val="right"/>
              <w:rPr>
                <w:rFonts w:ascii="Open Sans" w:hAnsi="Open Sans" w:cs="Open Sans"/>
                <w:rPrChange w:id="1175" w:author="Nicole Wu" w:date="2024-01-08T11:26:00Z">
                  <w:rPr/>
                </w:rPrChange>
              </w:rPr>
            </w:pPr>
            <w:r w:rsidRPr="00801E49">
              <w:rPr>
                <w:rFonts w:ascii="Open Sans" w:hAnsi="Open Sans" w:cs="Open Sans"/>
                <w:rPrChange w:id="1176" w:author="Nicole Wu" w:date="2024-01-08T11:26:00Z">
                  <w:rPr/>
                </w:rPrChange>
              </w:rPr>
              <w:t>99 (4.8%)</w:t>
            </w:r>
          </w:p>
        </w:tc>
      </w:tr>
      <w:tr w:rsidR="00B92327" w:rsidRPr="00801E49" w14:paraId="63BE1A79" w14:textId="77777777">
        <w:trPr>
          <w:trHeight w:val="271"/>
        </w:trPr>
        <w:tc>
          <w:tcPr>
            <w:tcW w:w="3131" w:type="dxa"/>
            <w:tcBorders>
              <w:top w:val="nil"/>
              <w:left w:val="nil"/>
              <w:bottom w:val="nil"/>
              <w:right w:val="nil"/>
            </w:tcBorders>
          </w:tcPr>
          <w:p w14:paraId="2319F8F6" w14:textId="77777777" w:rsidR="00B92327" w:rsidRPr="00801E49" w:rsidRDefault="00332621">
            <w:pPr>
              <w:spacing w:after="0" w:line="259" w:lineRule="auto"/>
              <w:ind w:left="218" w:right="0" w:firstLine="0"/>
              <w:jc w:val="left"/>
              <w:rPr>
                <w:rFonts w:ascii="Open Sans" w:hAnsi="Open Sans" w:cs="Open Sans"/>
                <w:rPrChange w:id="1177" w:author="Nicole Wu" w:date="2024-01-08T11:26:00Z">
                  <w:rPr/>
                </w:rPrChange>
              </w:rPr>
            </w:pPr>
            <w:r w:rsidRPr="00801E49">
              <w:rPr>
                <w:rFonts w:ascii="Open Sans" w:hAnsi="Open Sans" w:cs="Open Sans"/>
                <w:rPrChange w:id="1178" w:author="Nicole Wu" w:date="2024-01-08T11:26:00Z">
                  <w:rPr/>
                </w:rPrChange>
              </w:rPr>
              <w:t>ZEFIO</w:t>
            </w:r>
          </w:p>
        </w:tc>
        <w:tc>
          <w:tcPr>
            <w:tcW w:w="1548" w:type="dxa"/>
            <w:tcBorders>
              <w:top w:val="nil"/>
              <w:left w:val="nil"/>
              <w:bottom w:val="nil"/>
              <w:right w:val="nil"/>
            </w:tcBorders>
          </w:tcPr>
          <w:p w14:paraId="3670AFBD" w14:textId="77777777" w:rsidR="00B92327" w:rsidRPr="00801E49" w:rsidRDefault="00332621">
            <w:pPr>
              <w:spacing w:after="0" w:line="259" w:lineRule="auto"/>
              <w:ind w:left="149" w:right="0" w:firstLine="0"/>
              <w:jc w:val="center"/>
              <w:rPr>
                <w:rFonts w:ascii="Open Sans" w:hAnsi="Open Sans" w:cs="Open Sans"/>
                <w:rPrChange w:id="1179" w:author="Nicole Wu" w:date="2024-01-08T11:26:00Z">
                  <w:rPr/>
                </w:rPrChange>
              </w:rPr>
            </w:pPr>
            <w:r w:rsidRPr="00801E49">
              <w:rPr>
                <w:rFonts w:ascii="Open Sans" w:hAnsi="Open Sans" w:cs="Open Sans"/>
                <w:rPrChange w:id="1180" w:author="Nicole Wu" w:date="2024-01-08T11:26:00Z">
                  <w:rPr/>
                </w:rPrChange>
              </w:rPr>
              <w:t>92 (6.3%)</w:t>
            </w:r>
          </w:p>
        </w:tc>
        <w:tc>
          <w:tcPr>
            <w:tcW w:w="1379" w:type="dxa"/>
            <w:tcBorders>
              <w:top w:val="nil"/>
              <w:left w:val="nil"/>
              <w:bottom w:val="nil"/>
              <w:right w:val="nil"/>
            </w:tcBorders>
          </w:tcPr>
          <w:p w14:paraId="1C12AC3F" w14:textId="77777777" w:rsidR="00B92327" w:rsidRPr="00801E49" w:rsidRDefault="00332621">
            <w:pPr>
              <w:spacing w:after="0" w:line="259" w:lineRule="auto"/>
              <w:ind w:left="88" w:right="0" w:firstLine="0"/>
              <w:jc w:val="center"/>
              <w:rPr>
                <w:rFonts w:ascii="Open Sans" w:hAnsi="Open Sans" w:cs="Open Sans"/>
                <w:rPrChange w:id="1181" w:author="Nicole Wu" w:date="2024-01-08T11:26:00Z">
                  <w:rPr/>
                </w:rPrChange>
              </w:rPr>
            </w:pPr>
            <w:r w:rsidRPr="00801E49">
              <w:rPr>
                <w:rFonts w:ascii="Open Sans" w:hAnsi="Open Sans" w:cs="Open Sans"/>
                <w:rPrChange w:id="1182" w:author="Nicole Wu" w:date="2024-01-08T11:26:00Z">
                  <w:rPr/>
                </w:rPrChange>
              </w:rPr>
              <w:t>4 (0.6%)</w:t>
            </w:r>
          </w:p>
        </w:tc>
        <w:tc>
          <w:tcPr>
            <w:tcW w:w="1418" w:type="dxa"/>
            <w:tcBorders>
              <w:top w:val="nil"/>
              <w:left w:val="nil"/>
              <w:bottom w:val="nil"/>
              <w:right w:val="nil"/>
            </w:tcBorders>
          </w:tcPr>
          <w:p w14:paraId="1366A469" w14:textId="77777777" w:rsidR="00B92327" w:rsidRPr="00801E49" w:rsidRDefault="00332621">
            <w:pPr>
              <w:spacing w:after="0" w:line="259" w:lineRule="auto"/>
              <w:ind w:left="0" w:right="0" w:firstLine="0"/>
              <w:jc w:val="right"/>
              <w:rPr>
                <w:rFonts w:ascii="Open Sans" w:hAnsi="Open Sans" w:cs="Open Sans"/>
                <w:rPrChange w:id="1183" w:author="Nicole Wu" w:date="2024-01-08T11:26:00Z">
                  <w:rPr/>
                </w:rPrChange>
              </w:rPr>
            </w:pPr>
            <w:r w:rsidRPr="00801E49">
              <w:rPr>
                <w:rFonts w:ascii="Open Sans" w:hAnsi="Open Sans" w:cs="Open Sans"/>
                <w:rPrChange w:id="1184" w:author="Nicole Wu" w:date="2024-01-08T11:26:00Z">
                  <w:rPr/>
                </w:rPrChange>
              </w:rPr>
              <w:t>96 (4.6%)</w:t>
            </w:r>
          </w:p>
        </w:tc>
      </w:tr>
      <w:tr w:rsidR="00B92327" w:rsidRPr="00801E49" w14:paraId="55D5C9AB" w14:textId="77777777">
        <w:trPr>
          <w:trHeight w:val="271"/>
        </w:trPr>
        <w:tc>
          <w:tcPr>
            <w:tcW w:w="3131" w:type="dxa"/>
            <w:tcBorders>
              <w:top w:val="nil"/>
              <w:left w:val="nil"/>
              <w:bottom w:val="nil"/>
              <w:right w:val="nil"/>
            </w:tcBorders>
          </w:tcPr>
          <w:p w14:paraId="0F0A74FE" w14:textId="77777777" w:rsidR="00B92327" w:rsidRPr="00801E49" w:rsidRDefault="00332621">
            <w:pPr>
              <w:spacing w:after="0" w:line="259" w:lineRule="auto"/>
              <w:ind w:left="218" w:right="0" w:firstLine="0"/>
              <w:jc w:val="left"/>
              <w:rPr>
                <w:rFonts w:ascii="Open Sans" w:hAnsi="Open Sans" w:cs="Open Sans"/>
                <w:rPrChange w:id="1185" w:author="Nicole Wu" w:date="2024-01-08T11:26:00Z">
                  <w:rPr/>
                </w:rPrChange>
              </w:rPr>
            </w:pPr>
            <w:r w:rsidRPr="00801E49">
              <w:rPr>
                <w:rFonts w:ascii="Open Sans" w:hAnsi="Open Sans" w:cs="Open Sans"/>
                <w:rPrChange w:id="1186" w:author="Nicole Wu" w:date="2024-01-08T11:26:00Z">
                  <w:rPr/>
                </w:rPrChange>
              </w:rPr>
              <w:t>BEGUEDE 2</w:t>
            </w:r>
          </w:p>
        </w:tc>
        <w:tc>
          <w:tcPr>
            <w:tcW w:w="1548" w:type="dxa"/>
            <w:tcBorders>
              <w:top w:val="nil"/>
              <w:left w:val="nil"/>
              <w:bottom w:val="nil"/>
              <w:right w:val="nil"/>
            </w:tcBorders>
          </w:tcPr>
          <w:p w14:paraId="1F36F05E" w14:textId="77777777" w:rsidR="00B92327" w:rsidRPr="00801E49" w:rsidRDefault="00332621">
            <w:pPr>
              <w:spacing w:after="0" w:line="259" w:lineRule="auto"/>
              <w:ind w:left="149" w:right="0" w:firstLine="0"/>
              <w:jc w:val="center"/>
              <w:rPr>
                <w:rFonts w:ascii="Open Sans" w:hAnsi="Open Sans" w:cs="Open Sans"/>
                <w:rPrChange w:id="1187" w:author="Nicole Wu" w:date="2024-01-08T11:26:00Z">
                  <w:rPr/>
                </w:rPrChange>
              </w:rPr>
            </w:pPr>
            <w:r w:rsidRPr="00801E49">
              <w:rPr>
                <w:rFonts w:ascii="Open Sans" w:hAnsi="Open Sans" w:cs="Open Sans"/>
                <w:rPrChange w:id="1188" w:author="Nicole Wu" w:date="2024-01-08T11:26:00Z">
                  <w:rPr/>
                </w:rPrChange>
              </w:rPr>
              <w:t>98 (6.7%)</w:t>
            </w:r>
          </w:p>
        </w:tc>
        <w:tc>
          <w:tcPr>
            <w:tcW w:w="1379" w:type="dxa"/>
            <w:tcBorders>
              <w:top w:val="nil"/>
              <w:left w:val="nil"/>
              <w:bottom w:val="nil"/>
              <w:right w:val="nil"/>
            </w:tcBorders>
          </w:tcPr>
          <w:p w14:paraId="19B0138D" w14:textId="77777777" w:rsidR="00B92327" w:rsidRPr="00801E49" w:rsidRDefault="00332621">
            <w:pPr>
              <w:spacing w:after="0" w:line="259" w:lineRule="auto"/>
              <w:ind w:left="88" w:right="0" w:firstLine="0"/>
              <w:jc w:val="center"/>
              <w:rPr>
                <w:rFonts w:ascii="Open Sans" w:hAnsi="Open Sans" w:cs="Open Sans"/>
                <w:rPrChange w:id="1189" w:author="Nicole Wu" w:date="2024-01-08T11:26:00Z">
                  <w:rPr/>
                </w:rPrChange>
              </w:rPr>
            </w:pPr>
            <w:r w:rsidRPr="00801E49">
              <w:rPr>
                <w:rFonts w:ascii="Open Sans" w:hAnsi="Open Sans" w:cs="Open Sans"/>
                <w:rPrChange w:id="1190" w:author="Nicole Wu" w:date="2024-01-08T11:26:00Z">
                  <w:rPr/>
                </w:rPrChange>
              </w:rPr>
              <w:t>2 (0.3%)</w:t>
            </w:r>
          </w:p>
        </w:tc>
        <w:tc>
          <w:tcPr>
            <w:tcW w:w="1418" w:type="dxa"/>
            <w:tcBorders>
              <w:top w:val="nil"/>
              <w:left w:val="nil"/>
              <w:bottom w:val="nil"/>
              <w:right w:val="nil"/>
            </w:tcBorders>
          </w:tcPr>
          <w:p w14:paraId="12EAD40E" w14:textId="77777777" w:rsidR="00B92327" w:rsidRPr="00801E49" w:rsidRDefault="00332621">
            <w:pPr>
              <w:spacing w:after="0" w:line="259" w:lineRule="auto"/>
              <w:ind w:left="0" w:right="0" w:firstLine="0"/>
              <w:jc w:val="right"/>
              <w:rPr>
                <w:rFonts w:ascii="Open Sans" w:hAnsi="Open Sans" w:cs="Open Sans"/>
                <w:rPrChange w:id="1191" w:author="Nicole Wu" w:date="2024-01-08T11:26:00Z">
                  <w:rPr/>
                </w:rPrChange>
              </w:rPr>
            </w:pPr>
            <w:r w:rsidRPr="00801E49">
              <w:rPr>
                <w:rFonts w:ascii="Open Sans" w:hAnsi="Open Sans" w:cs="Open Sans"/>
                <w:rPrChange w:id="1192" w:author="Nicole Wu" w:date="2024-01-08T11:26:00Z">
                  <w:rPr/>
                </w:rPrChange>
              </w:rPr>
              <w:t>100 (4.8%)</w:t>
            </w:r>
          </w:p>
        </w:tc>
      </w:tr>
      <w:tr w:rsidR="00B92327" w:rsidRPr="00801E49" w14:paraId="2697BEED" w14:textId="77777777">
        <w:trPr>
          <w:trHeight w:val="271"/>
        </w:trPr>
        <w:tc>
          <w:tcPr>
            <w:tcW w:w="3131" w:type="dxa"/>
            <w:tcBorders>
              <w:top w:val="nil"/>
              <w:left w:val="nil"/>
              <w:bottom w:val="nil"/>
              <w:right w:val="nil"/>
            </w:tcBorders>
          </w:tcPr>
          <w:p w14:paraId="05A681E3" w14:textId="77777777" w:rsidR="00B92327" w:rsidRPr="00801E49" w:rsidRDefault="00332621">
            <w:pPr>
              <w:spacing w:after="0" w:line="259" w:lineRule="auto"/>
              <w:ind w:left="218" w:right="0" w:firstLine="0"/>
              <w:jc w:val="left"/>
              <w:rPr>
                <w:rFonts w:ascii="Open Sans" w:hAnsi="Open Sans" w:cs="Open Sans"/>
                <w:rPrChange w:id="1193" w:author="Nicole Wu" w:date="2024-01-08T11:26:00Z">
                  <w:rPr/>
                </w:rPrChange>
              </w:rPr>
            </w:pPr>
            <w:r w:rsidRPr="00801E49">
              <w:rPr>
                <w:rFonts w:ascii="Open Sans" w:hAnsi="Open Sans" w:cs="Open Sans"/>
                <w:rPrChange w:id="1194" w:author="Nicole Wu" w:date="2024-01-08T11:26:00Z">
                  <w:rPr/>
                </w:rPrChange>
              </w:rPr>
              <w:t>BOLAFEI</w:t>
            </w:r>
          </w:p>
        </w:tc>
        <w:tc>
          <w:tcPr>
            <w:tcW w:w="1548" w:type="dxa"/>
            <w:tcBorders>
              <w:top w:val="nil"/>
              <w:left w:val="nil"/>
              <w:bottom w:val="nil"/>
              <w:right w:val="nil"/>
            </w:tcBorders>
          </w:tcPr>
          <w:p w14:paraId="5FD18FFE" w14:textId="77777777" w:rsidR="00B92327" w:rsidRPr="00801E49" w:rsidRDefault="00332621">
            <w:pPr>
              <w:spacing w:after="0" w:line="259" w:lineRule="auto"/>
              <w:ind w:left="149" w:right="0" w:firstLine="0"/>
              <w:jc w:val="center"/>
              <w:rPr>
                <w:rFonts w:ascii="Open Sans" w:hAnsi="Open Sans" w:cs="Open Sans"/>
                <w:rPrChange w:id="1195" w:author="Nicole Wu" w:date="2024-01-08T11:26:00Z">
                  <w:rPr/>
                </w:rPrChange>
              </w:rPr>
            </w:pPr>
            <w:r w:rsidRPr="00801E49">
              <w:rPr>
                <w:rFonts w:ascii="Open Sans" w:hAnsi="Open Sans" w:cs="Open Sans"/>
                <w:rPrChange w:id="1196" w:author="Nicole Wu" w:date="2024-01-08T11:26:00Z">
                  <w:rPr/>
                </w:rPrChange>
              </w:rPr>
              <w:t>78 (5.4%)</w:t>
            </w:r>
          </w:p>
        </w:tc>
        <w:tc>
          <w:tcPr>
            <w:tcW w:w="1379" w:type="dxa"/>
            <w:tcBorders>
              <w:top w:val="nil"/>
              <w:left w:val="nil"/>
              <w:bottom w:val="nil"/>
              <w:right w:val="nil"/>
            </w:tcBorders>
          </w:tcPr>
          <w:p w14:paraId="058DFBC3" w14:textId="77777777" w:rsidR="00B92327" w:rsidRPr="00801E49" w:rsidRDefault="00332621">
            <w:pPr>
              <w:spacing w:after="0" w:line="259" w:lineRule="auto"/>
              <w:ind w:left="88" w:right="0" w:firstLine="0"/>
              <w:jc w:val="center"/>
              <w:rPr>
                <w:rFonts w:ascii="Open Sans" w:hAnsi="Open Sans" w:cs="Open Sans"/>
                <w:rPrChange w:id="1197" w:author="Nicole Wu" w:date="2024-01-08T11:26:00Z">
                  <w:rPr/>
                </w:rPrChange>
              </w:rPr>
            </w:pPr>
            <w:r w:rsidRPr="00801E49">
              <w:rPr>
                <w:rFonts w:ascii="Open Sans" w:hAnsi="Open Sans" w:cs="Open Sans"/>
                <w:rPrChange w:id="1198" w:author="Nicole Wu" w:date="2024-01-08T11:26:00Z">
                  <w:rPr/>
                </w:rPrChange>
              </w:rPr>
              <w:t>0 (0.0%)</w:t>
            </w:r>
          </w:p>
        </w:tc>
        <w:tc>
          <w:tcPr>
            <w:tcW w:w="1418" w:type="dxa"/>
            <w:tcBorders>
              <w:top w:val="nil"/>
              <w:left w:val="nil"/>
              <w:bottom w:val="nil"/>
              <w:right w:val="nil"/>
            </w:tcBorders>
          </w:tcPr>
          <w:p w14:paraId="33001E50" w14:textId="77777777" w:rsidR="00B92327" w:rsidRPr="00801E49" w:rsidRDefault="00332621">
            <w:pPr>
              <w:spacing w:after="0" w:line="259" w:lineRule="auto"/>
              <w:ind w:left="0" w:right="0" w:firstLine="0"/>
              <w:jc w:val="right"/>
              <w:rPr>
                <w:rFonts w:ascii="Open Sans" w:hAnsi="Open Sans" w:cs="Open Sans"/>
                <w:rPrChange w:id="1199" w:author="Nicole Wu" w:date="2024-01-08T11:26:00Z">
                  <w:rPr/>
                </w:rPrChange>
              </w:rPr>
            </w:pPr>
            <w:r w:rsidRPr="00801E49">
              <w:rPr>
                <w:rFonts w:ascii="Open Sans" w:hAnsi="Open Sans" w:cs="Open Sans"/>
                <w:rPrChange w:id="1200" w:author="Nicole Wu" w:date="2024-01-08T11:26:00Z">
                  <w:rPr/>
                </w:rPrChange>
              </w:rPr>
              <w:t>78 (3.8%)</w:t>
            </w:r>
          </w:p>
        </w:tc>
      </w:tr>
      <w:tr w:rsidR="00B92327" w:rsidRPr="00801E49" w14:paraId="355A8956" w14:textId="77777777">
        <w:trPr>
          <w:trHeight w:val="271"/>
        </w:trPr>
        <w:tc>
          <w:tcPr>
            <w:tcW w:w="3131" w:type="dxa"/>
            <w:tcBorders>
              <w:top w:val="nil"/>
              <w:left w:val="nil"/>
              <w:bottom w:val="nil"/>
              <w:right w:val="nil"/>
            </w:tcBorders>
          </w:tcPr>
          <w:p w14:paraId="2684581A" w14:textId="77777777" w:rsidR="00B92327" w:rsidRPr="00801E49" w:rsidRDefault="00332621">
            <w:pPr>
              <w:spacing w:after="0" w:line="259" w:lineRule="auto"/>
              <w:ind w:left="218" w:right="0" w:firstLine="0"/>
              <w:jc w:val="left"/>
              <w:rPr>
                <w:rFonts w:ascii="Open Sans" w:hAnsi="Open Sans" w:cs="Open Sans"/>
                <w:rPrChange w:id="1201" w:author="Nicole Wu" w:date="2024-01-08T11:26:00Z">
                  <w:rPr/>
                </w:rPrChange>
              </w:rPr>
            </w:pPr>
            <w:r w:rsidRPr="00801E49">
              <w:rPr>
                <w:rFonts w:ascii="Open Sans" w:hAnsi="Open Sans" w:cs="Open Sans"/>
                <w:rPrChange w:id="1202" w:author="Nicole Wu" w:date="2024-01-08T11:26:00Z">
                  <w:rPr/>
                </w:rPrChange>
              </w:rPr>
              <w:t>KPOKPO 1</w:t>
            </w:r>
          </w:p>
        </w:tc>
        <w:tc>
          <w:tcPr>
            <w:tcW w:w="1548" w:type="dxa"/>
            <w:tcBorders>
              <w:top w:val="nil"/>
              <w:left w:val="nil"/>
              <w:bottom w:val="nil"/>
              <w:right w:val="nil"/>
            </w:tcBorders>
          </w:tcPr>
          <w:p w14:paraId="3E34944B" w14:textId="77777777" w:rsidR="00B92327" w:rsidRPr="00801E49" w:rsidRDefault="00332621">
            <w:pPr>
              <w:spacing w:after="0" w:line="259" w:lineRule="auto"/>
              <w:ind w:left="149" w:right="0" w:firstLine="0"/>
              <w:jc w:val="center"/>
              <w:rPr>
                <w:rFonts w:ascii="Open Sans" w:hAnsi="Open Sans" w:cs="Open Sans"/>
                <w:rPrChange w:id="1203" w:author="Nicole Wu" w:date="2024-01-08T11:26:00Z">
                  <w:rPr/>
                </w:rPrChange>
              </w:rPr>
            </w:pPr>
            <w:r w:rsidRPr="00801E49">
              <w:rPr>
                <w:rFonts w:ascii="Open Sans" w:hAnsi="Open Sans" w:cs="Open Sans"/>
                <w:rPrChange w:id="1204" w:author="Nicole Wu" w:date="2024-01-08T11:26:00Z">
                  <w:rPr/>
                </w:rPrChange>
              </w:rPr>
              <w:t>88 (6.1%)</w:t>
            </w:r>
          </w:p>
        </w:tc>
        <w:tc>
          <w:tcPr>
            <w:tcW w:w="1379" w:type="dxa"/>
            <w:tcBorders>
              <w:top w:val="nil"/>
              <w:left w:val="nil"/>
              <w:bottom w:val="nil"/>
              <w:right w:val="nil"/>
            </w:tcBorders>
          </w:tcPr>
          <w:p w14:paraId="0229D997" w14:textId="77777777" w:rsidR="00B92327" w:rsidRPr="00801E49" w:rsidRDefault="00332621">
            <w:pPr>
              <w:spacing w:after="0" w:line="259" w:lineRule="auto"/>
              <w:ind w:left="0" w:right="21" w:firstLine="0"/>
              <w:jc w:val="center"/>
              <w:rPr>
                <w:rFonts w:ascii="Open Sans" w:hAnsi="Open Sans" w:cs="Open Sans"/>
                <w:rPrChange w:id="1205" w:author="Nicole Wu" w:date="2024-01-08T11:26:00Z">
                  <w:rPr/>
                </w:rPrChange>
              </w:rPr>
            </w:pPr>
            <w:r w:rsidRPr="00801E49">
              <w:rPr>
                <w:rFonts w:ascii="Open Sans" w:hAnsi="Open Sans" w:cs="Open Sans"/>
                <w:rPrChange w:id="1206" w:author="Nicole Wu" w:date="2024-01-08T11:26:00Z">
                  <w:rPr/>
                </w:rPrChange>
              </w:rPr>
              <w:t>12 (1.9%)</w:t>
            </w:r>
          </w:p>
        </w:tc>
        <w:tc>
          <w:tcPr>
            <w:tcW w:w="1418" w:type="dxa"/>
            <w:tcBorders>
              <w:top w:val="nil"/>
              <w:left w:val="nil"/>
              <w:bottom w:val="nil"/>
              <w:right w:val="nil"/>
            </w:tcBorders>
          </w:tcPr>
          <w:p w14:paraId="1A8D2F41" w14:textId="77777777" w:rsidR="00B92327" w:rsidRPr="00801E49" w:rsidRDefault="00332621">
            <w:pPr>
              <w:spacing w:after="0" w:line="259" w:lineRule="auto"/>
              <w:ind w:left="0" w:right="0" w:firstLine="0"/>
              <w:jc w:val="right"/>
              <w:rPr>
                <w:rFonts w:ascii="Open Sans" w:hAnsi="Open Sans" w:cs="Open Sans"/>
                <w:rPrChange w:id="1207" w:author="Nicole Wu" w:date="2024-01-08T11:26:00Z">
                  <w:rPr/>
                </w:rPrChange>
              </w:rPr>
            </w:pPr>
            <w:r w:rsidRPr="00801E49">
              <w:rPr>
                <w:rFonts w:ascii="Open Sans" w:hAnsi="Open Sans" w:cs="Open Sans"/>
                <w:rPrChange w:id="1208" w:author="Nicole Wu" w:date="2024-01-08T11:26:00Z">
                  <w:rPr/>
                </w:rPrChange>
              </w:rPr>
              <w:t>100 (4.8%)</w:t>
            </w:r>
          </w:p>
        </w:tc>
      </w:tr>
      <w:tr w:rsidR="00B92327" w:rsidRPr="00801E49" w14:paraId="753087CF" w14:textId="77777777">
        <w:trPr>
          <w:trHeight w:val="271"/>
        </w:trPr>
        <w:tc>
          <w:tcPr>
            <w:tcW w:w="3131" w:type="dxa"/>
            <w:tcBorders>
              <w:top w:val="nil"/>
              <w:left w:val="nil"/>
              <w:bottom w:val="nil"/>
              <w:right w:val="nil"/>
            </w:tcBorders>
          </w:tcPr>
          <w:p w14:paraId="6D5385FA" w14:textId="77777777" w:rsidR="00B92327" w:rsidRPr="00801E49" w:rsidRDefault="00332621">
            <w:pPr>
              <w:spacing w:after="0" w:line="259" w:lineRule="auto"/>
              <w:ind w:left="218" w:right="0" w:firstLine="0"/>
              <w:jc w:val="left"/>
              <w:rPr>
                <w:rFonts w:ascii="Open Sans" w:hAnsi="Open Sans" w:cs="Open Sans"/>
                <w:rPrChange w:id="1209" w:author="Nicole Wu" w:date="2024-01-08T11:26:00Z">
                  <w:rPr/>
                </w:rPrChange>
              </w:rPr>
            </w:pPr>
            <w:r w:rsidRPr="00801E49">
              <w:rPr>
                <w:rFonts w:ascii="Open Sans" w:hAnsi="Open Sans" w:cs="Open Sans"/>
                <w:rPrChange w:id="1210" w:author="Nicole Wu" w:date="2024-01-08T11:26:00Z">
                  <w:rPr/>
                </w:rPrChange>
              </w:rPr>
              <w:t>MISSION CATHOLIQUE</w:t>
            </w:r>
          </w:p>
        </w:tc>
        <w:tc>
          <w:tcPr>
            <w:tcW w:w="1548" w:type="dxa"/>
            <w:tcBorders>
              <w:top w:val="nil"/>
              <w:left w:val="nil"/>
              <w:bottom w:val="nil"/>
              <w:right w:val="nil"/>
            </w:tcBorders>
          </w:tcPr>
          <w:p w14:paraId="3847AA94" w14:textId="77777777" w:rsidR="00B92327" w:rsidRPr="00801E49" w:rsidRDefault="00332621">
            <w:pPr>
              <w:spacing w:after="0" w:line="259" w:lineRule="auto"/>
              <w:ind w:left="149" w:right="0" w:firstLine="0"/>
              <w:jc w:val="center"/>
              <w:rPr>
                <w:rFonts w:ascii="Open Sans" w:hAnsi="Open Sans" w:cs="Open Sans"/>
                <w:rPrChange w:id="1211" w:author="Nicole Wu" w:date="2024-01-08T11:26:00Z">
                  <w:rPr/>
                </w:rPrChange>
              </w:rPr>
            </w:pPr>
            <w:r w:rsidRPr="00801E49">
              <w:rPr>
                <w:rFonts w:ascii="Open Sans" w:hAnsi="Open Sans" w:cs="Open Sans"/>
                <w:rPrChange w:id="1212" w:author="Nicole Wu" w:date="2024-01-08T11:26:00Z">
                  <w:rPr/>
                </w:rPrChange>
              </w:rPr>
              <w:t>30 (2.1%)</w:t>
            </w:r>
          </w:p>
        </w:tc>
        <w:tc>
          <w:tcPr>
            <w:tcW w:w="1379" w:type="dxa"/>
            <w:tcBorders>
              <w:top w:val="nil"/>
              <w:left w:val="nil"/>
              <w:bottom w:val="nil"/>
              <w:right w:val="nil"/>
            </w:tcBorders>
          </w:tcPr>
          <w:p w14:paraId="3067B2D4" w14:textId="77777777" w:rsidR="00B92327" w:rsidRPr="00801E49" w:rsidRDefault="00332621">
            <w:pPr>
              <w:spacing w:after="0" w:line="259" w:lineRule="auto"/>
              <w:ind w:left="109" w:right="0" w:firstLine="0"/>
              <w:jc w:val="left"/>
              <w:rPr>
                <w:rFonts w:ascii="Open Sans" w:hAnsi="Open Sans" w:cs="Open Sans"/>
                <w:rPrChange w:id="1213" w:author="Nicole Wu" w:date="2024-01-08T11:26:00Z">
                  <w:rPr/>
                </w:rPrChange>
              </w:rPr>
            </w:pPr>
            <w:r w:rsidRPr="00801E49">
              <w:rPr>
                <w:rFonts w:ascii="Open Sans" w:hAnsi="Open Sans" w:cs="Open Sans"/>
                <w:rPrChange w:id="1214" w:author="Nicole Wu" w:date="2024-01-08T11:26:00Z">
                  <w:rPr/>
                </w:rPrChange>
              </w:rPr>
              <w:t>67 (10.7%)</w:t>
            </w:r>
          </w:p>
        </w:tc>
        <w:tc>
          <w:tcPr>
            <w:tcW w:w="1418" w:type="dxa"/>
            <w:tcBorders>
              <w:top w:val="nil"/>
              <w:left w:val="nil"/>
              <w:bottom w:val="nil"/>
              <w:right w:val="nil"/>
            </w:tcBorders>
          </w:tcPr>
          <w:p w14:paraId="1544384C" w14:textId="77777777" w:rsidR="00B92327" w:rsidRPr="00801E49" w:rsidRDefault="00332621">
            <w:pPr>
              <w:spacing w:after="0" w:line="259" w:lineRule="auto"/>
              <w:ind w:left="0" w:right="0" w:firstLine="0"/>
              <w:jc w:val="right"/>
              <w:rPr>
                <w:rFonts w:ascii="Open Sans" w:hAnsi="Open Sans" w:cs="Open Sans"/>
                <w:rPrChange w:id="1215" w:author="Nicole Wu" w:date="2024-01-08T11:26:00Z">
                  <w:rPr/>
                </w:rPrChange>
              </w:rPr>
            </w:pPr>
            <w:r w:rsidRPr="00801E49">
              <w:rPr>
                <w:rFonts w:ascii="Open Sans" w:hAnsi="Open Sans" w:cs="Open Sans"/>
                <w:rPrChange w:id="1216" w:author="Nicole Wu" w:date="2024-01-08T11:26:00Z">
                  <w:rPr/>
                </w:rPrChange>
              </w:rPr>
              <w:t>97 (4.7%)</w:t>
            </w:r>
          </w:p>
        </w:tc>
      </w:tr>
      <w:tr w:rsidR="00B92327" w:rsidRPr="00801E49" w14:paraId="578D337F" w14:textId="77777777">
        <w:trPr>
          <w:trHeight w:val="271"/>
        </w:trPr>
        <w:tc>
          <w:tcPr>
            <w:tcW w:w="3131" w:type="dxa"/>
            <w:tcBorders>
              <w:top w:val="nil"/>
              <w:left w:val="nil"/>
              <w:bottom w:val="nil"/>
              <w:right w:val="nil"/>
            </w:tcBorders>
          </w:tcPr>
          <w:p w14:paraId="61D705FC" w14:textId="77777777" w:rsidR="00B92327" w:rsidRPr="00801E49" w:rsidRDefault="00332621">
            <w:pPr>
              <w:spacing w:after="0" w:line="259" w:lineRule="auto"/>
              <w:ind w:left="218" w:right="0" w:firstLine="0"/>
              <w:jc w:val="left"/>
              <w:rPr>
                <w:rFonts w:ascii="Open Sans" w:hAnsi="Open Sans" w:cs="Open Sans"/>
                <w:rPrChange w:id="1217" w:author="Nicole Wu" w:date="2024-01-08T11:26:00Z">
                  <w:rPr/>
                </w:rPrChange>
              </w:rPr>
            </w:pPr>
            <w:r w:rsidRPr="00801E49">
              <w:rPr>
                <w:rFonts w:ascii="Open Sans" w:hAnsi="Open Sans" w:cs="Open Sans"/>
                <w:rPrChange w:id="1218" w:author="Nicole Wu" w:date="2024-01-08T11:26:00Z">
                  <w:rPr/>
                </w:rPrChange>
              </w:rPr>
              <w:t>MBROUA 2</w:t>
            </w:r>
          </w:p>
        </w:tc>
        <w:tc>
          <w:tcPr>
            <w:tcW w:w="1548" w:type="dxa"/>
            <w:tcBorders>
              <w:top w:val="nil"/>
              <w:left w:val="nil"/>
              <w:bottom w:val="nil"/>
              <w:right w:val="nil"/>
            </w:tcBorders>
          </w:tcPr>
          <w:p w14:paraId="110D8312" w14:textId="77777777" w:rsidR="00B92327" w:rsidRPr="00801E49" w:rsidRDefault="00332621">
            <w:pPr>
              <w:spacing w:after="0" w:line="259" w:lineRule="auto"/>
              <w:ind w:left="149" w:right="0" w:firstLine="0"/>
              <w:jc w:val="center"/>
              <w:rPr>
                <w:rFonts w:ascii="Open Sans" w:hAnsi="Open Sans" w:cs="Open Sans"/>
                <w:rPrChange w:id="1219" w:author="Nicole Wu" w:date="2024-01-08T11:26:00Z">
                  <w:rPr/>
                </w:rPrChange>
              </w:rPr>
            </w:pPr>
            <w:r w:rsidRPr="00801E49">
              <w:rPr>
                <w:rFonts w:ascii="Open Sans" w:hAnsi="Open Sans" w:cs="Open Sans"/>
                <w:rPrChange w:id="1220" w:author="Nicole Wu" w:date="2024-01-08T11:26:00Z">
                  <w:rPr/>
                </w:rPrChange>
              </w:rPr>
              <w:t>70 (4.8%)</w:t>
            </w:r>
          </w:p>
        </w:tc>
        <w:tc>
          <w:tcPr>
            <w:tcW w:w="1379" w:type="dxa"/>
            <w:tcBorders>
              <w:top w:val="nil"/>
              <w:left w:val="nil"/>
              <w:bottom w:val="nil"/>
              <w:right w:val="nil"/>
            </w:tcBorders>
          </w:tcPr>
          <w:p w14:paraId="4E69F9F1" w14:textId="77777777" w:rsidR="00B92327" w:rsidRPr="00801E49" w:rsidRDefault="00332621">
            <w:pPr>
              <w:spacing w:after="0" w:line="259" w:lineRule="auto"/>
              <w:ind w:left="0" w:right="21" w:firstLine="0"/>
              <w:jc w:val="center"/>
              <w:rPr>
                <w:rFonts w:ascii="Open Sans" w:hAnsi="Open Sans" w:cs="Open Sans"/>
                <w:rPrChange w:id="1221" w:author="Nicole Wu" w:date="2024-01-08T11:26:00Z">
                  <w:rPr/>
                </w:rPrChange>
              </w:rPr>
            </w:pPr>
            <w:r w:rsidRPr="00801E49">
              <w:rPr>
                <w:rFonts w:ascii="Open Sans" w:hAnsi="Open Sans" w:cs="Open Sans"/>
                <w:rPrChange w:id="1222" w:author="Nicole Wu" w:date="2024-01-08T11:26:00Z">
                  <w:rPr/>
                </w:rPrChange>
              </w:rPr>
              <w:t>34 (5.4%)</w:t>
            </w:r>
          </w:p>
        </w:tc>
        <w:tc>
          <w:tcPr>
            <w:tcW w:w="1418" w:type="dxa"/>
            <w:tcBorders>
              <w:top w:val="nil"/>
              <w:left w:val="nil"/>
              <w:bottom w:val="nil"/>
              <w:right w:val="nil"/>
            </w:tcBorders>
          </w:tcPr>
          <w:p w14:paraId="52A6796D" w14:textId="77777777" w:rsidR="00B92327" w:rsidRPr="00801E49" w:rsidRDefault="00332621">
            <w:pPr>
              <w:spacing w:after="0" w:line="259" w:lineRule="auto"/>
              <w:ind w:left="0" w:right="0" w:firstLine="0"/>
              <w:jc w:val="right"/>
              <w:rPr>
                <w:rFonts w:ascii="Open Sans" w:hAnsi="Open Sans" w:cs="Open Sans"/>
                <w:rPrChange w:id="1223" w:author="Nicole Wu" w:date="2024-01-08T11:26:00Z">
                  <w:rPr/>
                </w:rPrChange>
              </w:rPr>
            </w:pPr>
            <w:r w:rsidRPr="00801E49">
              <w:rPr>
                <w:rFonts w:ascii="Open Sans" w:hAnsi="Open Sans" w:cs="Open Sans"/>
                <w:rPrChange w:id="1224" w:author="Nicole Wu" w:date="2024-01-08T11:26:00Z">
                  <w:rPr/>
                </w:rPrChange>
              </w:rPr>
              <w:t>104 (5.0%)</w:t>
            </w:r>
          </w:p>
        </w:tc>
      </w:tr>
      <w:tr w:rsidR="00B92327" w:rsidRPr="00801E49" w14:paraId="1E3378E4" w14:textId="77777777">
        <w:trPr>
          <w:trHeight w:val="271"/>
        </w:trPr>
        <w:tc>
          <w:tcPr>
            <w:tcW w:w="3131" w:type="dxa"/>
            <w:tcBorders>
              <w:top w:val="nil"/>
              <w:left w:val="nil"/>
              <w:bottom w:val="nil"/>
              <w:right w:val="nil"/>
            </w:tcBorders>
          </w:tcPr>
          <w:p w14:paraId="5EFD745D" w14:textId="77777777" w:rsidR="00B92327" w:rsidRPr="00801E49" w:rsidRDefault="00332621">
            <w:pPr>
              <w:spacing w:after="0" w:line="259" w:lineRule="auto"/>
              <w:ind w:left="218" w:right="0" w:firstLine="0"/>
              <w:jc w:val="left"/>
              <w:rPr>
                <w:rFonts w:ascii="Open Sans" w:hAnsi="Open Sans" w:cs="Open Sans"/>
                <w:rPrChange w:id="1225" w:author="Nicole Wu" w:date="2024-01-08T11:26:00Z">
                  <w:rPr/>
                </w:rPrChange>
              </w:rPr>
            </w:pPr>
            <w:r w:rsidRPr="00801E49">
              <w:rPr>
                <w:rFonts w:ascii="Open Sans" w:hAnsi="Open Sans" w:cs="Open Sans"/>
                <w:rPrChange w:id="1226" w:author="Nicole Wu" w:date="2024-01-08T11:26:00Z">
                  <w:rPr/>
                </w:rPrChange>
              </w:rPr>
              <w:t>GRIBINGUI 1</w:t>
            </w:r>
          </w:p>
        </w:tc>
        <w:tc>
          <w:tcPr>
            <w:tcW w:w="1548" w:type="dxa"/>
            <w:tcBorders>
              <w:top w:val="nil"/>
              <w:left w:val="nil"/>
              <w:bottom w:val="nil"/>
              <w:right w:val="nil"/>
            </w:tcBorders>
          </w:tcPr>
          <w:p w14:paraId="3C65FCD6" w14:textId="77777777" w:rsidR="00B92327" w:rsidRPr="00801E49" w:rsidRDefault="00332621">
            <w:pPr>
              <w:spacing w:after="0" w:line="259" w:lineRule="auto"/>
              <w:ind w:left="40" w:right="0" w:firstLine="0"/>
              <w:jc w:val="center"/>
              <w:rPr>
                <w:rFonts w:ascii="Open Sans" w:hAnsi="Open Sans" w:cs="Open Sans"/>
                <w:rPrChange w:id="1227" w:author="Nicole Wu" w:date="2024-01-08T11:26:00Z">
                  <w:rPr/>
                </w:rPrChange>
              </w:rPr>
            </w:pPr>
            <w:r w:rsidRPr="00801E49">
              <w:rPr>
                <w:rFonts w:ascii="Open Sans" w:hAnsi="Open Sans" w:cs="Open Sans"/>
                <w:rPrChange w:id="1228" w:author="Nicole Wu" w:date="2024-01-08T11:26:00Z">
                  <w:rPr/>
                </w:rPrChange>
              </w:rPr>
              <w:t>103 (7.1%)</w:t>
            </w:r>
          </w:p>
        </w:tc>
        <w:tc>
          <w:tcPr>
            <w:tcW w:w="1379" w:type="dxa"/>
            <w:tcBorders>
              <w:top w:val="nil"/>
              <w:left w:val="nil"/>
              <w:bottom w:val="nil"/>
              <w:right w:val="nil"/>
            </w:tcBorders>
          </w:tcPr>
          <w:p w14:paraId="2FA16A8C" w14:textId="77777777" w:rsidR="00B92327" w:rsidRPr="00801E49" w:rsidRDefault="00332621">
            <w:pPr>
              <w:spacing w:after="0" w:line="259" w:lineRule="auto"/>
              <w:ind w:left="88" w:right="0" w:firstLine="0"/>
              <w:jc w:val="center"/>
              <w:rPr>
                <w:rFonts w:ascii="Open Sans" w:hAnsi="Open Sans" w:cs="Open Sans"/>
                <w:rPrChange w:id="1229" w:author="Nicole Wu" w:date="2024-01-08T11:26:00Z">
                  <w:rPr/>
                </w:rPrChange>
              </w:rPr>
            </w:pPr>
            <w:r w:rsidRPr="00801E49">
              <w:rPr>
                <w:rFonts w:ascii="Open Sans" w:hAnsi="Open Sans" w:cs="Open Sans"/>
                <w:rPrChange w:id="1230" w:author="Nicole Wu" w:date="2024-01-08T11:26:00Z">
                  <w:rPr/>
                </w:rPrChange>
              </w:rPr>
              <w:t>8 (1.3%)</w:t>
            </w:r>
          </w:p>
        </w:tc>
        <w:tc>
          <w:tcPr>
            <w:tcW w:w="1418" w:type="dxa"/>
            <w:tcBorders>
              <w:top w:val="nil"/>
              <w:left w:val="nil"/>
              <w:bottom w:val="nil"/>
              <w:right w:val="nil"/>
            </w:tcBorders>
          </w:tcPr>
          <w:p w14:paraId="5E81374D" w14:textId="77777777" w:rsidR="00B92327" w:rsidRPr="00801E49" w:rsidRDefault="00332621">
            <w:pPr>
              <w:spacing w:after="0" w:line="259" w:lineRule="auto"/>
              <w:ind w:left="0" w:right="0" w:firstLine="0"/>
              <w:jc w:val="right"/>
              <w:rPr>
                <w:rFonts w:ascii="Open Sans" w:hAnsi="Open Sans" w:cs="Open Sans"/>
                <w:rPrChange w:id="1231" w:author="Nicole Wu" w:date="2024-01-08T11:26:00Z">
                  <w:rPr/>
                </w:rPrChange>
              </w:rPr>
            </w:pPr>
            <w:r w:rsidRPr="00801E49">
              <w:rPr>
                <w:rFonts w:ascii="Open Sans" w:hAnsi="Open Sans" w:cs="Open Sans"/>
                <w:rPrChange w:id="1232" w:author="Nicole Wu" w:date="2024-01-08T11:26:00Z">
                  <w:rPr/>
                </w:rPrChange>
              </w:rPr>
              <w:t>111 (5.3%)</w:t>
            </w:r>
          </w:p>
        </w:tc>
      </w:tr>
      <w:tr w:rsidR="00B92327" w:rsidRPr="00801E49" w14:paraId="38EE6F16" w14:textId="77777777">
        <w:trPr>
          <w:trHeight w:val="271"/>
        </w:trPr>
        <w:tc>
          <w:tcPr>
            <w:tcW w:w="3131" w:type="dxa"/>
            <w:tcBorders>
              <w:top w:val="nil"/>
              <w:left w:val="nil"/>
              <w:bottom w:val="nil"/>
              <w:right w:val="nil"/>
            </w:tcBorders>
          </w:tcPr>
          <w:p w14:paraId="37B1763B" w14:textId="77777777" w:rsidR="00B92327" w:rsidRPr="00801E49" w:rsidRDefault="00332621">
            <w:pPr>
              <w:spacing w:after="0" w:line="259" w:lineRule="auto"/>
              <w:ind w:left="218" w:right="0" w:firstLine="0"/>
              <w:jc w:val="left"/>
              <w:rPr>
                <w:rFonts w:ascii="Open Sans" w:hAnsi="Open Sans" w:cs="Open Sans"/>
                <w:rPrChange w:id="1233" w:author="Nicole Wu" w:date="2024-01-08T11:26:00Z">
                  <w:rPr/>
                </w:rPrChange>
              </w:rPr>
            </w:pPr>
            <w:r w:rsidRPr="00801E49">
              <w:rPr>
                <w:rFonts w:ascii="Open Sans" w:hAnsi="Open Sans" w:cs="Open Sans"/>
                <w:rPrChange w:id="1234" w:author="Nicole Wu" w:date="2024-01-08T11:26:00Z">
                  <w:rPr/>
                </w:rPrChange>
              </w:rPr>
              <w:t>KPOPO 2</w:t>
            </w:r>
          </w:p>
        </w:tc>
        <w:tc>
          <w:tcPr>
            <w:tcW w:w="1548" w:type="dxa"/>
            <w:tcBorders>
              <w:top w:val="nil"/>
              <w:left w:val="nil"/>
              <w:bottom w:val="nil"/>
              <w:right w:val="nil"/>
            </w:tcBorders>
          </w:tcPr>
          <w:p w14:paraId="2E118023" w14:textId="77777777" w:rsidR="00B92327" w:rsidRPr="00801E49" w:rsidRDefault="00332621">
            <w:pPr>
              <w:spacing w:after="0" w:line="259" w:lineRule="auto"/>
              <w:ind w:left="149" w:right="0" w:firstLine="0"/>
              <w:jc w:val="center"/>
              <w:rPr>
                <w:rFonts w:ascii="Open Sans" w:hAnsi="Open Sans" w:cs="Open Sans"/>
                <w:rPrChange w:id="1235" w:author="Nicole Wu" w:date="2024-01-08T11:26:00Z">
                  <w:rPr/>
                </w:rPrChange>
              </w:rPr>
            </w:pPr>
            <w:r w:rsidRPr="00801E49">
              <w:rPr>
                <w:rFonts w:ascii="Open Sans" w:hAnsi="Open Sans" w:cs="Open Sans"/>
                <w:rPrChange w:id="1236" w:author="Nicole Wu" w:date="2024-01-08T11:26:00Z">
                  <w:rPr/>
                </w:rPrChange>
              </w:rPr>
              <w:t>88 (6.1%)</w:t>
            </w:r>
          </w:p>
        </w:tc>
        <w:tc>
          <w:tcPr>
            <w:tcW w:w="1379" w:type="dxa"/>
            <w:tcBorders>
              <w:top w:val="nil"/>
              <w:left w:val="nil"/>
              <w:bottom w:val="nil"/>
              <w:right w:val="nil"/>
            </w:tcBorders>
          </w:tcPr>
          <w:p w14:paraId="706D9C39" w14:textId="77777777" w:rsidR="00B92327" w:rsidRPr="00801E49" w:rsidRDefault="00332621">
            <w:pPr>
              <w:spacing w:after="0" w:line="259" w:lineRule="auto"/>
              <w:ind w:left="0" w:right="21" w:firstLine="0"/>
              <w:jc w:val="center"/>
              <w:rPr>
                <w:rFonts w:ascii="Open Sans" w:hAnsi="Open Sans" w:cs="Open Sans"/>
                <w:rPrChange w:id="1237" w:author="Nicole Wu" w:date="2024-01-08T11:26:00Z">
                  <w:rPr/>
                </w:rPrChange>
              </w:rPr>
            </w:pPr>
            <w:r w:rsidRPr="00801E49">
              <w:rPr>
                <w:rFonts w:ascii="Open Sans" w:hAnsi="Open Sans" w:cs="Open Sans"/>
                <w:rPrChange w:id="1238" w:author="Nicole Wu" w:date="2024-01-08T11:26:00Z">
                  <w:rPr/>
                </w:rPrChange>
              </w:rPr>
              <w:t>12 (1.9%)</w:t>
            </w:r>
          </w:p>
        </w:tc>
        <w:tc>
          <w:tcPr>
            <w:tcW w:w="1418" w:type="dxa"/>
            <w:tcBorders>
              <w:top w:val="nil"/>
              <w:left w:val="nil"/>
              <w:bottom w:val="nil"/>
              <w:right w:val="nil"/>
            </w:tcBorders>
          </w:tcPr>
          <w:p w14:paraId="380F2AEC" w14:textId="77777777" w:rsidR="00B92327" w:rsidRPr="00801E49" w:rsidRDefault="00332621">
            <w:pPr>
              <w:spacing w:after="0" w:line="259" w:lineRule="auto"/>
              <w:ind w:left="0" w:right="0" w:firstLine="0"/>
              <w:jc w:val="right"/>
              <w:rPr>
                <w:rFonts w:ascii="Open Sans" w:hAnsi="Open Sans" w:cs="Open Sans"/>
                <w:rPrChange w:id="1239" w:author="Nicole Wu" w:date="2024-01-08T11:26:00Z">
                  <w:rPr/>
                </w:rPrChange>
              </w:rPr>
            </w:pPr>
            <w:r w:rsidRPr="00801E49">
              <w:rPr>
                <w:rFonts w:ascii="Open Sans" w:hAnsi="Open Sans" w:cs="Open Sans"/>
                <w:rPrChange w:id="1240" w:author="Nicole Wu" w:date="2024-01-08T11:26:00Z">
                  <w:rPr/>
                </w:rPrChange>
              </w:rPr>
              <w:t>100 (4.8%)</w:t>
            </w:r>
          </w:p>
        </w:tc>
      </w:tr>
      <w:tr w:rsidR="00B92327" w:rsidRPr="00801E49" w14:paraId="1067DF32" w14:textId="77777777">
        <w:trPr>
          <w:trHeight w:val="271"/>
        </w:trPr>
        <w:tc>
          <w:tcPr>
            <w:tcW w:w="3131" w:type="dxa"/>
            <w:tcBorders>
              <w:top w:val="nil"/>
              <w:left w:val="nil"/>
              <w:bottom w:val="nil"/>
              <w:right w:val="nil"/>
            </w:tcBorders>
          </w:tcPr>
          <w:p w14:paraId="2E28602E" w14:textId="77777777" w:rsidR="00B92327" w:rsidRPr="00801E49" w:rsidRDefault="00332621">
            <w:pPr>
              <w:spacing w:after="0" w:line="259" w:lineRule="auto"/>
              <w:ind w:left="218" w:right="0" w:firstLine="0"/>
              <w:jc w:val="left"/>
              <w:rPr>
                <w:rFonts w:ascii="Open Sans" w:hAnsi="Open Sans" w:cs="Open Sans"/>
                <w:rPrChange w:id="1241" w:author="Nicole Wu" w:date="2024-01-08T11:26:00Z">
                  <w:rPr/>
                </w:rPrChange>
              </w:rPr>
            </w:pPr>
            <w:r w:rsidRPr="00801E49">
              <w:rPr>
                <w:rFonts w:ascii="Open Sans" w:hAnsi="Open Sans" w:cs="Open Sans"/>
                <w:rPrChange w:id="1242" w:author="Nicole Wu" w:date="2024-01-08T11:26:00Z">
                  <w:rPr/>
                </w:rPrChange>
              </w:rPr>
              <w:t>GRIBINGUI 2</w:t>
            </w:r>
          </w:p>
        </w:tc>
        <w:tc>
          <w:tcPr>
            <w:tcW w:w="1548" w:type="dxa"/>
            <w:tcBorders>
              <w:top w:val="nil"/>
              <w:left w:val="nil"/>
              <w:bottom w:val="nil"/>
              <w:right w:val="nil"/>
            </w:tcBorders>
          </w:tcPr>
          <w:p w14:paraId="5DFE9F99" w14:textId="77777777" w:rsidR="00B92327" w:rsidRPr="00801E49" w:rsidRDefault="00332621">
            <w:pPr>
              <w:spacing w:after="0" w:line="259" w:lineRule="auto"/>
              <w:ind w:left="149" w:right="0" w:firstLine="0"/>
              <w:jc w:val="center"/>
              <w:rPr>
                <w:rFonts w:ascii="Open Sans" w:hAnsi="Open Sans" w:cs="Open Sans"/>
                <w:rPrChange w:id="1243" w:author="Nicole Wu" w:date="2024-01-08T11:26:00Z">
                  <w:rPr/>
                </w:rPrChange>
              </w:rPr>
            </w:pPr>
            <w:r w:rsidRPr="00801E49">
              <w:rPr>
                <w:rFonts w:ascii="Open Sans" w:hAnsi="Open Sans" w:cs="Open Sans"/>
                <w:rPrChange w:id="1244" w:author="Nicole Wu" w:date="2024-01-08T11:26:00Z">
                  <w:rPr/>
                </w:rPrChange>
              </w:rPr>
              <w:t>78 (5.4%)</w:t>
            </w:r>
          </w:p>
        </w:tc>
        <w:tc>
          <w:tcPr>
            <w:tcW w:w="1379" w:type="dxa"/>
            <w:tcBorders>
              <w:top w:val="nil"/>
              <w:left w:val="nil"/>
              <w:bottom w:val="nil"/>
              <w:right w:val="nil"/>
            </w:tcBorders>
          </w:tcPr>
          <w:p w14:paraId="0C3D9716" w14:textId="77777777" w:rsidR="00B92327" w:rsidRPr="00801E49" w:rsidRDefault="00332621">
            <w:pPr>
              <w:spacing w:after="0" w:line="259" w:lineRule="auto"/>
              <w:ind w:left="0" w:right="21" w:firstLine="0"/>
              <w:jc w:val="center"/>
              <w:rPr>
                <w:rFonts w:ascii="Open Sans" w:hAnsi="Open Sans" w:cs="Open Sans"/>
                <w:rPrChange w:id="1245" w:author="Nicole Wu" w:date="2024-01-08T11:26:00Z">
                  <w:rPr/>
                </w:rPrChange>
              </w:rPr>
            </w:pPr>
            <w:r w:rsidRPr="00801E49">
              <w:rPr>
                <w:rFonts w:ascii="Open Sans" w:hAnsi="Open Sans" w:cs="Open Sans"/>
                <w:rPrChange w:id="1246" w:author="Nicole Wu" w:date="2024-01-08T11:26:00Z">
                  <w:rPr/>
                </w:rPrChange>
              </w:rPr>
              <w:t>13 (2.1%)</w:t>
            </w:r>
          </w:p>
        </w:tc>
        <w:tc>
          <w:tcPr>
            <w:tcW w:w="1418" w:type="dxa"/>
            <w:tcBorders>
              <w:top w:val="nil"/>
              <w:left w:val="nil"/>
              <w:bottom w:val="nil"/>
              <w:right w:val="nil"/>
            </w:tcBorders>
          </w:tcPr>
          <w:p w14:paraId="31D9ED0D" w14:textId="77777777" w:rsidR="00B92327" w:rsidRPr="00801E49" w:rsidRDefault="00332621">
            <w:pPr>
              <w:spacing w:after="0" w:line="259" w:lineRule="auto"/>
              <w:ind w:left="0" w:right="0" w:firstLine="0"/>
              <w:jc w:val="right"/>
              <w:rPr>
                <w:rFonts w:ascii="Open Sans" w:hAnsi="Open Sans" w:cs="Open Sans"/>
                <w:rPrChange w:id="1247" w:author="Nicole Wu" w:date="2024-01-08T11:26:00Z">
                  <w:rPr/>
                </w:rPrChange>
              </w:rPr>
            </w:pPr>
            <w:r w:rsidRPr="00801E49">
              <w:rPr>
                <w:rFonts w:ascii="Open Sans" w:hAnsi="Open Sans" w:cs="Open Sans"/>
                <w:rPrChange w:id="1248" w:author="Nicole Wu" w:date="2024-01-08T11:26:00Z">
                  <w:rPr/>
                </w:rPrChange>
              </w:rPr>
              <w:t>91 (4.4%)</w:t>
            </w:r>
          </w:p>
        </w:tc>
      </w:tr>
      <w:tr w:rsidR="00B92327" w:rsidRPr="00801E49" w14:paraId="680D0444" w14:textId="77777777">
        <w:trPr>
          <w:trHeight w:val="271"/>
        </w:trPr>
        <w:tc>
          <w:tcPr>
            <w:tcW w:w="3131" w:type="dxa"/>
            <w:tcBorders>
              <w:top w:val="nil"/>
              <w:left w:val="nil"/>
              <w:bottom w:val="nil"/>
              <w:right w:val="nil"/>
            </w:tcBorders>
          </w:tcPr>
          <w:p w14:paraId="7BEA41F9" w14:textId="77777777" w:rsidR="00B92327" w:rsidRPr="00801E49" w:rsidRDefault="00332621">
            <w:pPr>
              <w:spacing w:after="0" w:line="259" w:lineRule="auto"/>
              <w:ind w:left="218" w:right="0" w:firstLine="0"/>
              <w:jc w:val="left"/>
              <w:rPr>
                <w:rFonts w:ascii="Open Sans" w:hAnsi="Open Sans" w:cs="Open Sans"/>
                <w:rPrChange w:id="1249" w:author="Nicole Wu" w:date="2024-01-08T11:26:00Z">
                  <w:rPr/>
                </w:rPrChange>
              </w:rPr>
            </w:pPr>
            <w:r w:rsidRPr="00801E49">
              <w:rPr>
                <w:rFonts w:ascii="Open Sans" w:hAnsi="Open Sans" w:cs="Open Sans"/>
                <w:rPrChange w:id="1250" w:author="Nicole Wu" w:date="2024-01-08T11:26:00Z">
                  <w:rPr/>
                </w:rPrChange>
              </w:rPr>
              <w:t>KOBO</w:t>
            </w:r>
          </w:p>
        </w:tc>
        <w:tc>
          <w:tcPr>
            <w:tcW w:w="1548" w:type="dxa"/>
            <w:tcBorders>
              <w:top w:val="nil"/>
              <w:left w:val="nil"/>
              <w:bottom w:val="nil"/>
              <w:right w:val="nil"/>
            </w:tcBorders>
          </w:tcPr>
          <w:p w14:paraId="64F1F23A" w14:textId="77777777" w:rsidR="00B92327" w:rsidRPr="00801E49" w:rsidRDefault="00332621">
            <w:pPr>
              <w:spacing w:after="0" w:line="259" w:lineRule="auto"/>
              <w:ind w:left="149" w:right="0" w:firstLine="0"/>
              <w:jc w:val="center"/>
              <w:rPr>
                <w:rFonts w:ascii="Open Sans" w:hAnsi="Open Sans" w:cs="Open Sans"/>
                <w:rPrChange w:id="1251" w:author="Nicole Wu" w:date="2024-01-08T11:26:00Z">
                  <w:rPr/>
                </w:rPrChange>
              </w:rPr>
            </w:pPr>
            <w:r w:rsidRPr="00801E49">
              <w:rPr>
                <w:rFonts w:ascii="Open Sans" w:hAnsi="Open Sans" w:cs="Open Sans"/>
                <w:rPrChange w:id="1252" w:author="Nicole Wu" w:date="2024-01-08T11:26:00Z">
                  <w:rPr/>
                </w:rPrChange>
              </w:rPr>
              <w:t>25 (1.7%)</w:t>
            </w:r>
          </w:p>
        </w:tc>
        <w:tc>
          <w:tcPr>
            <w:tcW w:w="1379" w:type="dxa"/>
            <w:tcBorders>
              <w:top w:val="nil"/>
              <w:left w:val="nil"/>
              <w:bottom w:val="nil"/>
              <w:right w:val="nil"/>
            </w:tcBorders>
          </w:tcPr>
          <w:p w14:paraId="30E6962E" w14:textId="77777777" w:rsidR="00B92327" w:rsidRPr="00801E49" w:rsidRDefault="00332621">
            <w:pPr>
              <w:spacing w:after="0" w:line="259" w:lineRule="auto"/>
              <w:ind w:left="0" w:right="21" w:firstLine="0"/>
              <w:jc w:val="center"/>
              <w:rPr>
                <w:rFonts w:ascii="Open Sans" w:hAnsi="Open Sans" w:cs="Open Sans"/>
                <w:rPrChange w:id="1253" w:author="Nicole Wu" w:date="2024-01-08T11:26:00Z">
                  <w:rPr/>
                </w:rPrChange>
              </w:rPr>
            </w:pPr>
            <w:r w:rsidRPr="00801E49">
              <w:rPr>
                <w:rFonts w:ascii="Open Sans" w:hAnsi="Open Sans" w:cs="Open Sans"/>
                <w:rPrChange w:id="1254" w:author="Nicole Wu" w:date="2024-01-08T11:26:00Z">
                  <w:rPr/>
                </w:rPrChange>
              </w:rPr>
              <w:t>54 (8.6%)</w:t>
            </w:r>
          </w:p>
        </w:tc>
        <w:tc>
          <w:tcPr>
            <w:tcW w:w="1418" w:type="dxa"/>
            <w:tcBorders>
              <w:top w:val="nil"/>
              <w:left w:val="nil"/>
              <w:bottom w:val="nil"/>
              <w:right w:val="nil"/>
            </w:tcBorders>
          </w:tcPr>
          <w:p w14:paraId="191C26E6" w14:textId="77777777" w:rsidR="00B92327" w:rsidRPr="00801E49" w:rsidRDefault="00332621">
            <w:pPr>
              <w:spacing w:after="0" w:line="259" w:lineRule="auto"/>
              <w:ind w:left="0" w:right="0" w:firstLine="0"/>
              <w:jc w:val="right"/>
              <w:rPr>
                <w:rFonts w:ascii="Open Sans" w:hAnsi="Open Sans" w:cs="Open Sans"/>
                <w:rPrChange w:id="1255" w:author="Nicole Wu" w:date="2024-01-08T11:26:00Z">
                  <w:rPr/>
                </w:rPrChange>
              </w:rPr>
            </w:pPr>
            <w:r w:rsidRPr="00801E49">
              <w:rPr>
                <w:rFonts w:ascii="Open Sans" w:hAnsi="Open Sans" w:cs="Open Sans"/>
                <w:rPrChange w:id="1256" w:author="Nicole Wu" w:date="2024-01-08T11:26:00Z">
                  <w:rPr/>
                </w:rPrChange>
              </w:rPr>
              <w:t>79 (3.8%)</w:t>
            </w:r>
          </w:p>
        </w:tc>
      </w:tr>
      <w:tr w:rsidR="00B92327" w:rsidRPr="00801E49" w14:paraId="6F9B9560" w14:textId="77777777">
        <w:trPr>
          <w:trHeight w:val="271"/>
        </w:trPr>
        <w:tc>
          <w:tcPr>
            <w:tcW w:w="3131" w:type="dxa"/>
            <w:tcBorders>
              <w:top w:val="nil"/>
              <w:left w:val="nil"/>
              <w:bottom w:val="nil"/>
              <w:right w:val="nil"/>
            </w:tcBorders>
          </w:tcPr>
          <w:p w14:paraId="5669A62E" w14:textId="77777777" w:rsidR="00B92327" w:rsidRPr="00801E49" w:rsidRDefault="00332621">
            <w:pPr>
              <w:spacing w:after="0" w:line="259" w:lineRule="auto"/>
              <w:ind w:left="218" w:right="0" w:firstLine="0"/>
              <w:jc w:val="left"/>
              <w:rPr>
                <w:rFonts w:ascii="Open Sans" w:hAnsi="Open Sans" w:cs="Open Sans"/>
                <w:rPrChange w:id="1257" w:author="Nicole Wu" w:date="2024-01-08T11:26:00Z">
                  <w:rPr/>
                </w:rPrChange>
              </w:rPr>
            </w:pPr>
            <w:r w:rsidRPr="00801E49">
              <w:rPr>
                <w:rFonts w:ascii="Open Sans" w:hAnsi="Open Sans" w:cs="Open Sans"/>
                <w:rPrChange w:id="1258" w:author="Nicole Wu" w:date="2024-01-08T11:26:00Z">
                  <w:rPr/>
                </w:rPrChange>
              </w:rPr>
              <w:t>GBIAKOTA</w:t>
            </w:r>
          </w:p>
        </w:tc>
        <w:tc>
          <w:tcPr>
            <w:tcW w:w="1548" w:type="dxa"/>
            <w:tcBorders>
              <w:top w:val="nil"/>
              <w:left w:val="nil"/>
              <w:bottom w:val="nil"/>
              <w:right w:val="nil"/>
            </w:tcBorders>
          </w:tcPr>
          <w:p w14:paraId="2E1907C2" w14:textId="77777777" w:rsidR="00B92327" w:rsidRPr="00801E49" w:rsidRDefault="00332621">
            <w:pPr>
              <w:spacing w:after="0" w:line="259" w:lineRule="auto"/>
              <w:ind w:left="149" w:right="0" w:firstLine="0"/>
              <w:jc w:val="center"/>
              <w:rPr>
                <w:rFonts w:ascii="Open Sans" w:hAnsi="Open Sans" w:cs="Open Sans"/>
                <w:rPrChange w:id="1259" w:author="Nicole Wu" w:date="2024-01-08T11:26:00Z">
                  <w:rPr/>
                </w:rPrChange>
              </w:rPr>
            </w:pPr>
            <w:r w:rsidRPr="00801E49">
              <w:rPr>
                <w:rFonts w:ascii="Open Sans" w:hAnsi="Open Sans" w:cs="Open Sans"/>
                <w:rPrChange w:id="1260" w:author="Nicole Wu" w:date="2024-01-08T11:26:00Z">
                  <w:rPr/>
                </w:rPrChange>
              </w:rPr>
              <w:t>22 (1.5%)</w:t>
            </w:r>
          </w:p>
        </w:tc>
        <w:tc>
          <w:tcPr>
            <w:tcW w:w="1379" w:type="dxa"/>
            <w:tcBorders>
              <w:top w:val="nil"/>
              <w:left w:val="nil"/>
              <w:bottom w:val="nil"/>
              <w:right w:val="nil"/>
            </w:tcBorders>
          </w:tcPr>
          <w:p w14:paraId="114B572D" w14:textId="77777777" w:rsidR="00B92327" w:rsidRPr="00801E49" w:rsidRDefault="00332621">
            <w:pPr>
              <w:spacing w:after="0" w:line="259" w:lineRule="auto"/>
              <w:ind w:left="0" w:right="21" w:firstLine="0"/>
              <w:jc w:val="center"/>
              <w:rPr>
                <w:rFonts w:ascii="Open Sans" w:hAnsi="Open Sans" w:cs="Open Sans"/>
                <w:rPrChange w:id="1261" w:author="Nicole Wu" w:date="2024-01-08T11:26:00Z">
                  <w:rPr/>
                </w:rPrChange>
              </w:rPr>
            </w:pPr>
            <w:r w:rsidRPr="00801E49">
              <w:rPr>
                <w:rFonts w:ascii="Open Sans" w:hAnsi="Open Sans" w:cs="Open Sans"/>
                <w:rPrChange w:id="1262" w:author="Nicole Wu" w:date="2024-01-08T11:26:00Z">
                  <w:rPr/>
                </w:rPrChange>
              </w:rPr>
              <w:t>44 (7.0%)</w:t>
            </w:r>
          </w:p>
        </w:tc>
        <w:tc>
          <w:tcPr>
            <w:tcW w:w="1418" w:type="dxa"/>
            <w:tcBorders>
              <w:top w:val="nil"/>
              <w:left w:val="nil"/>
              <w:bottom w:val="nil"/>
              <w:right w:val="nil"/>
            </w:tcBorders>
          </w:tcPr>
          <w:p w14:paraId="125C0795" w14:textId="77777777" w:rsidR="00B92327" w:rsidRPr="00801E49" w:rsidRDefault="00332621">
            <w:pPr>
              <w:spacing w:after="0" w:line="259" w:lineRule="auto"/>
              <w:ind w:left="0" w:right="0" w:firstLine="0"/>
              <w:jc w:val="right"/>
              <w:rPr>
                <w:rFonts w:ascii="Open Sans" w:hAnsi="Open Sans" w:cs="Open Sans"/>
                <w:rPrChange w:id="1263" w:author="Nicole Wu" w:date="2024-01-08T11:26:00Z">
                  <w:rPr/>
                </w:rPrChange>
              </w:rPr>
            </w:pPr>
            <w:r w:rsidRPr="00801E49">
              <w:rPr>
                <w:rFonts w:ascii="Open Sans" w:hAnsi="Open Sans" w:cs="Open Sans"/>
                <w:rPrChange w:id="1264" w:author="Nicole Wu" w:date="2024-01-08T11:26:00Z">
                  <w:rPr/>
                </w:rPrChange>
              </w:rPr>
              <w:t>66 (3.2%)</w:t>
            </w:r>
          </w:p>
        </w:tc>
      </w:tr>
      <w:tr w:rsidR="00B92327" w:rsidRPr="00801E49" w14:paraId="6A7A7E3D" w14:textId="77777777">
        <w:trPr>
          <w:trHeight w:val="271"/>
        </w:trPr>
        <w:tc>
          <w:tcPr>
            <w:tcW w:w="3131" w:type="dxa"/>
            <w:tcBorders>
              <w:top w:val="nil"/>
              <w:left w:val="nil"/>
              <w:bottom w:val="nil"/>
              <w:right w:val="nil"/>
            </w:tcBorders>
          </w:tcPr>
          <w:p w14:paraId="3EBE7132" w14:textId="77777777" w:rsidR="00B92327" w:rsidRPr="00801E49" w:rsidRDefault="00332621">
            <w:pPr>
              <w:spacing w:after="0" w:line="259" w:lineRule="auto"/>
              <w:ind w:left="218" w:right="0" w:firstLine="0"/>
              <w:jc w:val="left"/>
              <w:rPr>
                <w:rFonts w:ascii="Open Sans" w:hAnsi="Open Sans" w:cs="Open Sans"/>
                <w:rPrChange w:id="1265" w:author="Nicole Wu" w:date="2024-01-08T11:26:00Z">
                  <w:rPr/>
                </w:rPrChange>
              </w:rPr>
            </w:pPr>
            <w:r w:rsidRPr="00801E49">
              <w:rPr>
                <w:rFonts w:ascii="Open Sans" w:hAnsi="Open Sans" w:cs="Open Sans"/>
                <w:rPrChange w:id="1266" w:author="Nicole Wu" w:date="2024-01-08T11:26:00Z">
                  <w:rPr/>
                </w:rPrChange>
              </w:rPr>
              <w:t>MALIKO 2</w:t>
            </w:r>
          </w:p>
        </w:tc>
        <w:tc>
          <w:tcPr>
            <w:tcW w:w="1548" w:type="dxa"/>
            <w:tcBorders>
              <w:top w:val="nil"/>
              <w:left w:val="nil"/>
              <w:bottom w:val="nil"/>
              <w:right w:val="nil"/>
            </w:tcBorders>
          </w:tcPr>
          <w:p w14:paraId="2B09659B" w14:textId="77777777" w:rsidR="00B92327" w:rsidRPr="00801E49" w:rsidRDefault="00332621">
            <w:pPr>
              <w:spacing w:after="0" w:line="259" w:lineRule="auto"/>
              <w:ind w:left="149" w:right="0" w:firstLine="0"/>
              <w:jc w:val="center"/>
              <w:rPr>
                <w:rFonts w:ascii="Open Sans" w:hAnsi="Open Sans" w:cs="Open Sans"/>
                <w:rPrChange w:id="1267" w:author="Nicole Wu" w:date="2024-01-08T11:26:00Z">
                  <w:rPr/>
                </w:rPrChange>
              </w:rPr>
            </w:pPr>
            <w:r w:rsidRPr="00801E49">
              <w:rPr>
                <w:rFonts w:ascii="Open Sans" w:hAnsi="Open Sans" w:cs="Open Sans"/>
                <w:rPrChange w:id="1268" w:author="Nicole Wu" w:date="2024-01-08T11:26:00Z">
                  <w:rPr/>
                </w:rPrChange>
              </w:rPr>
              <w:t>30 (2.1%)</w:t>
            </w:r>
          </w:p>
        </w:tc>
        <w:tc>
          <w:tcPr>
            <w:tcW w:w="1379" w:type="dxa"/>
            <w:tcBorders>
              <w:top w:val="nil"/>
              <w:left w:val="nil"/>
              <w:bottom w:val="nil"/>
              <w:right w:val="nil"/>
            </w:tcBorders>
          </w:tcPr>
          <w:p w14:paraId="228BA801" w14:textId="77777777" w:rsidR="00B92327" w:rsidRPr="00801E49" w:rsidRDefault="00332621">
            <w:pPr>
              <w:spacing w:after="0" w:line="259" w:lineRule="auto"/>
              <w:ind w:left="0" w:right="21" w:firstLine="0"/>
              <w:jc w:val="center"/>
              <w:rPr>
                <w:rFonts w:ascii="Open Sans" w:hAnsi="Open Sans" w:cs="Open Sans"/>
                <w:rPrChange w:id="1269" w:author="Nicole Wu" w:date="2024-01-08T11:26:00Z">
                  <w:rPr/>
                </w:rPrChange>
              </w:rPr>
            </w:pPr>
            <w:r w:rsidRPr="00801E49">
              <w:rPr>
                <w:rFonts w:ascii="Open Sans" w:hAnsi="Open Sans" w:cs="Open Sans"/>
                <w:rPrChange w:id="1270" w:author="Nicole Wu" w:date="2024-01-08T11:26:00Z">
                  <w:rPr/>
                </w:rPrChange>
              </w:rPr>
              <w:t>45 (7.2%)</w:t>
            </w:r>
          </w:p>
        </w:tc>
        <w:tc>
          <w:tcPr>
            <w:tcW w:w="1418" w:type="dxa"/>
            <w:tcBorders>
              <w:top w:val="nil"/>
              <w:left w:val="nil"/>
              <w:bottom w:val="nil"/>
              <w:right w:val="nil"/>
            </w:tcBorders>
          </w:tcPr>
          <w:p w14:paraId="62B8E6C8" w14:textId="77777777" w:rsidR="00B92327" w:rsidRPr="00801E49" w:rsidRDefault="00332621">
            <w:pPr>
              <w:spacing w:after="0" w:line="259" w:lineRule="auto"/>
              <w:ind w:left="0" w:right="0" w:firstLine="0"/>
              <w:jc w:val="right"/>
              <w:rPr>
                <w:rFonts w:ascii="Open Sans" w:hAnsi="Open Sans" w:cs="Open Sans"/>
                <w:rPrChange w:id="1271" w:author="Nicole Wu" w:date="2024-01-08T11:26:00Z">
                  <w:rPr/>
                </w:rPrChange>
              </w:rPr>
            </w:pPr>
            <w:r w:rsidRPr="00801E49">
              <w:rPr>
                <w:rFonts w:ascii="Open Sans" w:hAnsi="Open Sans" w:cs="Open Sans"/>
                <w:rPrChange w:id="1272" w:author="Nicole Wu" w:date="2024-01-08T11:26:00Z">
                  <w:rPr/>
                </w:rPrChange>
              </w:rPr>
              <w:t>75 (3.6%)</w:t>
            </w:r>
          </w:p>
        </w:tc>
      </w:tr>
      <w:tr w:rsidR="00B92327" w:rsidRPr="00801E49" w14:paraId="47F92438" w14:textId="77777777">
        <w:trPr>
          <w:trHeight w:val="271"/>
        </w:trPr>
        <w:tc>
          <w:tcPr>
            <w:tcW w:w="3131" w:type="dxa"/>
            <w:tcBorders>
              <w:top w:val="nil"/>
              <w:left w:val="nil"/>
              <w:bottom w:val="nil"/>
              <w:right w:val="nil"/>
            </w:tcBorders>
          </w:tcPr>
          <w:p w14:paraId="7849E677" w14:textId="77777777" w:rsidR="00B92327" w:rsidRPr="00801E49" w:rsidRDefault="00332621">
            <w:pPr>
              <w:spacing w:after="0" w:line="259" w:lineRule="auto"/>
              <w:ind w:left="218" w:right="0" w:firstLine="0"/>
              <w:jc w:val="left"/>
              <w:rPr>
                <w:rFonts w:ascii="Open Sans" w:hAnsi="Open Sans" w:cs="Open Sans"/>
                <w:rPrChange w:id="1273" w:author="Nicole Wu" w:date="2024-01-08T11:26:00Z">
                  <w:rPr/>
                </w:rPrChange>
              </w:rPr>
            </w:pPr>
            <w:r w:rsidRPr="00801E49">
              <w:rPr>
                <w:rFonts w:ascii="Open Sans" w:hAnsi="Open Sans" w:cs="Open Sans"/>
                <w:rPrChange w:id="1274" w:author="Nicole Wu" w:date="2024-01-08T11:26:00Z">
                  <w:rPr/>
                </w:rPrChange>
              </w:rPr>
              <w:t>DAKPOUTOU</w:t>
            </w:r>
          </w:p>
        </w:tc>
        <w:tc>
          <w:tcPr>
            <w:tcW w:w="1548" w:type="dxa"/>
            <w:tcBorders>
              <w:top w:val="nil"/>
              <w:left w:val="nil"/>
              <w:bottom w:val="nil"/>
              <w:right w:val="nil"/>
            </w:tcBorders>
          </w:tcPr>
          <w:p w14:paraId="461B4A2F" w14:textId="77777777" w:rsidR="00B92327" w:rsidRPr="00801E49" w:rsidRDefault="00332621">
            <w:pPr>
              <w:spacing w:after="0" w:line="259" w:lineRule="auto"/>
              <w:ind w:left="149" w:right="0" w:firstLine="0"/>
              <w:jc w:val="center"/>
              <w:rPr>
                <w:rFonts w:ascii="Open Sans" w:hAnsi="Open Sans" w:cs="Open Sans"/>
                <w:rPrChange w:id="1275" w:author="Nicole Wu" w:date="2024-01-08T11:26:00Z">
                  <w:rPr/>
                </w:rPrChange>
              </w:rPr>
            </w:pPr>
            <w:r w:rsidRPr="00801E49">
              <w:rPr>
                <w:rFonts w:ascii="Open Sans" w:hAnsi="Open Sans" w:cs="Open Sans"/>
                <w:rPrChange w:id="1276" w:author="Nicole Wu" w:date="2024-01-08T11:26:00Z">
                  <w:rPr/>
                </w:rPrChange>
              </w:rPr>
              <w:t>30 (2.1%)</w:t>
            </w:r>
          </w:p>
        </w:tc>
        <w:tc>
          <w:tcPr>
            <w:tcW w:w="1379" w:type="dxa"/>
            <w:tcBorders>
              <w:top w:val="nil"/>
              <w:left w:val="nil"/>
              <w:bottom w:val="nil"/>
              <w:right w:val="nil"/>
            </w:tcBorders>
          </w:tcPr>
          <w:p w14:paraId="1FF9B6BB" w14:textId="77777777" w:rsidR="00B92327" w:rsidRPr="00801E49" w:rsidRDefault="00332621">
            <w:pPr>
              <w:spacing w:after="0" w:line="259" w:lineRule="auto"/>
              <w:ind w:left="0" w:right="21" w:firstLine="0"/>
              <w:jc w:val="center"/>
              <w:rPr>
                <w:rFonts w:ascii="Open Sans" w:hAnsi="Open Sans" w:cs="Open Sans"/>
                <w:rPrChange w:id="1277" w:author="Nicole Wu" w:date="2024-01-08T11:26:00Z">
                  <w:rPr/>
                </w:rPrChange>
              </w:rPr>
            </w:pPr>
            <w:r w:rsidRPr="00801E49">
              <w:rPr>
                <w:rFonts w:ascii="Open Sans" w:hAnsi="Open Sans" w:cs="Open Sans"/>
                <w:rPrChange w:id="1278" w:author="Nicole Wu" w:date="2024-01-08T11:26:00Z">
                  <w:rPr/>
                </w:rPrChange>
              </w:rPr>
              <w:t>50 (8.0%)</w:t>
            </w:r>
          </w:p>
        </w:tc>
        <w:tc>
          <w:tcPr>
            <w:tcW w:w="1418" w:type="dxa"/>
            <w:tcBorders>
              <w:top w:val="nil"/>
              <w:left w:val="nil"/>
              <w:bottom w:val="nil"/>
              <w:right w:val="nil"/>
            </w:tcBorders>
          </w:tcPr>
          <w:p w14:paraId="49E3EC9D" w14:textId="77777777" w:rsidR="00B92327" w:rsidRPr="00801E49" w:rsidRDefault="00332621">
            <w:pPr>
              <w:spacing w:after="0" w:line="259" w:lineRule="auto"/>
              <w:ind w:left="0" w:right="0" w:firstLine="0"/>
              <w:jc w:val="right"/>
              <w:rPr>
                <w:rFonts w:ascii="Open Sans" w:hAnsi="Open Sans" w:cs="Open Sans"/>
                <w:rPrChange w:id="1279" w:author="Nicole Wu" w:date="2024-01-08T11:26:00Z">
                  <w:rPr/>
                </w:rPrChange>
              </w:rPr>
            </w:pPr>
            <w:r w:rsidRPr="00801E49">
              <w:rPr>
                <w:rFonts w:ascii="Open Sans" w:hAnsi="Open Sans" w:cs="Open Sans"/>
                <w:rPrChange w:id="1280" w:author="Nicole Wu" w:date="2024-01-08T11:26:00Z">
                  <w:rPr/>
                </w:rPrChange>
              </w:rPr>
              <w:t>80 (3.8%)</w:t>
            </w:r>
          </w:p>
        </w:tc>
      </w:tr>
      <w:tr w:rsidR="00B92327" w:rsidRPr="00801E49" w14:paraId="2795CD4A" w14:textId="77777777">
        <w:trPr>
          <w:trHeight w:val="271"/>
        </w:trPr>
        <w:tc>
          <w:tcPr>
            <w:tcW w:w="3131" w:type="dxa"/>
            <w:tcBorders>
              <w:top w:val="nil"/>
              <w:left w:val="nil"/>
              <w:bottom w:val="nil"/>
              <w:right w:val="nil"/>
            </w:tcBorders>
          </w:tcPr>
          <w:p w14:paraId="3BEF4260" w14:textId="77777777" w:rsidR="00B92327" w:rsidRPr="00801E49" w:rsidRDefault="00332621">
            <w:pPr>
              <w:spacing w:after="0" w:line="259" w:lineRule="auto"/>
              <w:ind w:left="218" w:right="0" w:firstLine="0"/>
              <w:jc w:val="left"/>
              <w:rPr>
                <w:rFonts w:ascii="Open Sans" w:hAnsi="Open Sans" w:cs="Open Sans"/>
                <w:rPrChange w:id="1281" w:author="Nicole Wu" w:date="2024-01-08T11:26:00Z">
                  <w:rPr/>
                </w:rPrChange>
              </w:rPr>
            </w:pPr>
            <w:r w:rsidRPr="00801E49">
              <w:rPr>
                <w:rFonts w:ascii="Open Sans" w:hAnsi="Open Sans" w:cs="Open Sans"/>
                <w:rPrChange w:id="1282" w:author="Nicole Wu" w:date="2024-01-08T11:26:00Z">
                  <w:rPr/>
                </w:rPrChange>
              </w:rPr>
              <w:t>AOUYA</w:t>
            </w:r>
          </w:p>
        </w:tc>
        <w:tc>
          <w:tcPr>
            <w:tcW w:w="1548" w:type="dxa"/>
            <w:tcBorders>
              <w:top w:val="nil"/>
              <w:left w:val="nil"/>
              <w:bottom w:val="nil"/>
              <w:right w:val="nil"/>
            </w:tcBorders>
          </w:tcPr>
          <w:p w14:paraId="64D22208" w14:textId="77777777" w:rsidR="00B92327" w:rsidRPr="00801E49" w:rsidRDefault="00332621">
            <w:pPr>
              <w:spacing w:after="0" w:line="259" w:lineRule="auto"/>
              <w:ind w:left="149" w:right="0" w:firstLine="0"/>
              <w:jc w:val="center"/>
              <w:rPr>
                <w:rFonts w:ascii="Open Sans" w:hAnsi="Open Sans" w:cs="Open Sans"/>
                <w:rPrChange w:id="1283" w:author="Nicole Wu" w:date="2024-01-08T11:26:00Z">
                  <w:rPr/>
                </w:rPrChange>
              </w:rPr>
            </w:pPr>
            <w:r w:rsidRPr="00801E49">
              <w:rPr>
                <w:rFonts w:ascii="Open Sans" w:hAnsi="Open Sans" w:cs="Open Sans"/>
                <w:rPrChange w:id="1284" w:author="Nicole Wu" w:date="2024-01-08T11:26:00Z">
                  <w:rPr/>
                </w:rPrChange>
              </w:rPr>
              <w:t>17 (1.2%)</w:t>
            </w:r>
          </w:p>
        </w:tc>
        <w:tc>
          <w:tcPr>
            <w:tcW w:w="1379" w:type="dxa"/>
            <w:tcBorders>
              <w:top w:val="nil"/>
              <w:left w:val="nil"/>
              <w:bottom w:val="nil"/>
              <w:right w:val="nil"/>
            </w:tcBorders>
          </w:tcPr>
          <w:p w14:paraId="6C707FD8" w14:textId="77777777" w:rsidR="00B92327" w:rsidRPr="00801E49" w:rsidRDefault="00332621">
            <w:pPr>
              <w:spacing w:after="0" w:line="259" w:lineRule="auto"/>
              <w:ind w:left="0" w:right="21" w:firstLine="0"/>
              <w:jc w:val="center"/>
              <w:rPr>
                <w:rFonts w:ascii="Open Sans" w:hAnsi="Open Sans" w:cs="Open Sans"/>
                <w:rPrChange w:id="1285" w:author="Nicole Wu" w:date="2024-01-08T11:26:00Z">
                  <w:rPr/>
                </w:rPrChange>
              </w:rPr>
            </w:pPr>
            <w:r w:rsidRPr="00801E49">
              <w:rPr>
                <w:rFonts w:ascii="Open Sans" w:hAnsi="Open Sans" w:cs="Open Sans"/>
                <w:rPrChange w:id="1286" w:author="Nicole Wu" w:date="2024-01-08T11:26:00Z">
                  <w:rPr/>
                </w:rPrChange>
              </w:rPr>
              <w:t>53 (8.4%)</w:t>
            </w:r>
          </w:p>
        </w:tc>
        <w:tc>
          <w:tcPr>
            <w:tcW w:w="1418" w:type="dxa"/>
            <w:tcBorders>
              <w:top w:val="nil"/>
              <w:left w:val="nil"/>
              <w:bottom w:val="nil"/>
              <w:right w:val="nil"/>
            </w:tcBorders>
          </w:tcPr>
          <w:p w14:paraId="32E573BC" w14:textId="77777777" w:rsidR="00B92327" w:rsidRPr="00801E49" w:rsidRDefault="00332621">
            <w:pPr>
              <w:spacing w:after="0" w:line="259" w:lineRule="auto"/>
              <w:ind w:left="0" w:right="0" w:firstLine="0"/>
              <w:jc w:val="right"/>
              <w:rPr>
                <w:rFonts w:ascii="Open Sans" w:hAnsi="Open Sans" w:cs="Open Sans"/>
                <w:rPrChange w:id="1287" w:author="Nicole Wu" w:date="2024-01-08T11:26:00Z">
                  <w:rPr/>
                </w:rPrChange>
              </w:rPr>
            </w:pPr>
            <w:r w:rsidRPr="00801E49">
              <w:rPr>
                <w:rFonts w:ascii="Open Sans" w:hAnsi="Open Sans" w:cs="Open Sans"/>
                <w:rPrChange w:id="1288" w:author="Nicole Wu" w:date="2024-01-08T11:26:00Z">
                  <w:rPr/>
                </w:rPrChange>
              </w:rPr>
              <w:t>70 (3.4%)</w:t>
            </w:r>
          </w:p>
        </w:tc>
      </w:tr>
      <w:tr w:rsidR="00B92327" w:rsidRPr="00801E49" w14:paraId="67471838" w14:textId="77777777">
        <w:trPr>
          <w:trHeight w:val="271"/>
        </w:trPr>
        <w:tc>
          <w:tcPr>
            <w:tcW w:w="3131" w:type="dxa"/>
            <w:tcBorders>
              <w:top w:val="nil"/>
              <w:left w:val="nil"/>
              <w:bottom w:val="nil"/>
              <w:right w:val="nil"/>
            </w:tcBorders>
          </w:tcPr>
          <w:p w14:paraId="38F14921" w14:textId="77777777" w:rsidR="00B92327" w:rsidRPr="00801E49" w:rsidRDefault="00332621">
            <w:pPr>
              <w:spacing w:after="0" w:line="259" w:lineRule="auto"/>
              <w:ind w:left="218" w:right="0" w:firstLine="0"/>
              <w:jc w:val="left"/>
              <w:rPr>
                <w:rFonts w:ascii="Open Sans" w:hAnsi="Open Sans" w:cs="Open Sans"/>
                <w:rPrChange w:id="1289" w:author="Nicole Wu" w:date="2024-01-08T11:26:00Z">
                  <w:rPr/>
                </w:rPrChange>
              </w:rPr>
            </w:pPr>
            <w:r w:rsidRPr="00801E49">
              <w:rPr>
                <w:rFonts w:ascii="Open Sans" w:hAnsi="Open Sans" w:cs="Open Sans"/>
                <w:rPrChange w:id="1290" w:author="Nicole Wu" w:date="2024-01-08T11:26:00Z">
                  <w:rPr/>
                </w:rPrChange>
              </w:rPr>
              <w:t>BEREME</w:t>
            </w:r>
          </w:p>
        </w:tc>
        <w:tc>
          <w:tcPr>
            <w:tcW w:w="1548" w:type="dxa"/>
            <w:tcBorders>
              <w:top w:val="nil"/>
              <w:left w:val="nil"/>
              <w:bottom w:val="nil"/>
              <w:right w:val="nil"/>
            </w:tcBorders>
          </w:tcPr>
          <w:p w14:paraId="1B8F4823" w14:textId="77777777" w:rsidR="00B92327" w:rsidRPr="00801E49" w:rsidRDefault="00332621">
            <w:pPr>
              <w:spacing w:after="0" w:line="259" w:lineRule="auto"/>
              <w:ind w:left="149" w:right="0" w:firstLine="0"/>
              <w:jc w:val="center"/>
              <w:rPr>
                <w:rFonts w:ascii="Open Sans" w:hAnsi="Open Sans" w:cs="Open Sans"/>
                <w:rPrChange w:id="1291" w:author="Nicole Wu" w:date="2024-01-08T11:26:00Z">
                  <w:rPr/>
                </w:rPrChange>
              </w:rPr>
            </w:pPr>
            <w:r w:rsidRPr="00801E49">
              <w:rPr>
                <w:rFonts w:ascii="Open Sans" w:hAnsi="Open Sans" w:cs="Open Sans"/>
                <w:rPrChange w:id="1292" w:author="Nicole Wu" w:date="2024-01-08T11:26:00Z">
                  <w:rPr/>
                </w:rPrChange>
              </w:rPr>
              <w:t>21 (1.4%)</w:t>
            </w:r>
          </w:p>
        </w:tc>
        <w:tc>
          <w:tcPr>
            <w:tcW w:w="1379" w:type="dxa"/>
            <w:tcBorders>
              <w:top w:val="nil"/>
              <w:left w:val="nil"/>
              <w:bottom w:val="nil"/>
              <w:right w:val="nil"/>
            </w:tcBorders>
          </w:tcPr>
          <w:p w14:paraId="62CF35B0" w14:textId="77777777" w:rsidR="00B92327" w:rsidRPr="00801E49" w:rsidRDefault="00332621">
            <w:pPr>
              <w:spacing w:after="0" w:line="259" w:lineRule="auto"/>
              <w:ind w:left="88" w:right="0" w:firstLine="0"/>
              <w:jc w:val="center"/>
              <w:rPr>
                <w:rFonts w:ascii="Open Sans" w:hAnsi="Open Sans" w:cs="Open Sans"/>
                <w:rPrChange w:id="1293" w:author="Nicole Wu" w:date="2024-01-08T11:26:00Z">
                  <w:rPr/>
                </w:rPrChange>
              </w:rPr>
            </w:pPr>
            <w:r w:rsidRPr="00801E49">
              <w:rPr>
                <w:rFonts w:ascii="Open Sans" w:hAnsi="Open Sans" w:cs="Open Sans"/>
                <w:rPrChange w:id="1294" w:author="Nicole Wu" w:date="2024-01-08T11:26:00Z">
                  <w:rPr/>
                </w:rPrChange>
              </w:rPr>
              <w:t>7 (1.1%)</w:t>
            </w:r>
          </w:p>
        </w:tc>
        <w:tc>
          <w:tcPr>
            <w:tcW w:w="1418" w:type="dxa"/>
            <w:tcBorders>
              <w:top w:val="nil"/>
              <w:left w:val="nil"/>
              <w:bottom w:val="nil"/>
              <w:right w:val="nil"/>
            </w:tcBorders>
          </w:tcPr>
          <w:p w14:paraId="424B8C03" w14:textId="77777777" w:rsidR="00B92327" w:rsidRPr="00801E49" w:rsidRDefault="00332621">
            <w:pPr>
              <w:spacing w:after="0" w:line="259" w:lineRule="auto"/>
              <w:ind w:left="0" w:right="0" w:firstLine="0"/>
              <w:jc w:val="right"/>
              <w:rPr>
                <w:rFonts w:ascii="Open Sans" w:hAnsi="Open Sans" w:cs="Open Sans"/>
                <w:rPrChange w:id="1295" w:author="Nicole Wu" w:date="2024-01-08T11:26:00Z">
                  <w:rPr/>
                </w:rPrChange>
              </w:rPr>
            </w:pPr>
            <w:r w:rsidRPr="00801E49">
              <w:rPr>
                <w:rFonts w:ascii="Open Sans" w:hAnsi="Open Sans" w:cs="Open Sans"/>
                <w:rPrChange w:id="1296" w:author="Nicole Wu" w:date="2024-01-08T11:26:00Z">
                  <w:rPr/>
                </w:rPrChange>
              </w:rPr>
              <w:t>28 (1.3%)</w:t>
            </w:r>
          </w:p>
        </w:tc>
      </w:tr>
      <w:tr w:rsidR="00B92327" w:rsidRPr="00801E49" w14:paraId="6AFB5934" w14:textId="77777777">
        <w:trPr>
          <w:trHeight w:val="271"/>
        </w:trPr>
        <w:tc>
          <w:tcPr>
            <w:tcW w:w="3131" w:type="dxa"/>
            <w:tcBorders>
              <w:top w:val="nil"/>
              <w:left w:val="nil"/>
              <w:bottom w:val="nil"/>
              <w:right w:val="nil"/>
            </w:tcBorders>
          </w:tcPr>
          <w:p w14:paraId="2D7900F9" w14:textId="77777777" w:rsidR="00B92327" w:rsidRPr="00801E49" w:rsidRDefault="00332621">
            <w:pPr>
              <w:spacing w:after="0" w:line="259" w:lineRule="auto"/>
              <w:ind w:left="218" w:right="0" w:firstLine="0"/>
              <w:jc w:val="left"/>
              <w:rPr>
                <w:rFonts w:ascii="Open Sans" w:hAnsi="Open Sans" w:cs="Open Sans"/>
                <w:rPrChange w:id="1297" w:author="Nicole Wu" w:date="2024-01-08T11:26:00Z">
                  <w:rPr/>
                </w:rPrChange>
              </w:rPr>
            </w:pPr>
            <w:r w:rsidRPr="00801E49">
              <w:rPr>
                <w:rFonts w:ascii="Open Sans" w:hAnsi="Open Sans" w:cs="Open Sans"/>
                <w:rPrChange w:id="1298" w:author="Nicole Wu" w:date="2024-01-08T11:26:00Z">
                  <w:rPr/>
                </w:rPrChange>
              </w:rPr>
              <w:t>KEMBE-LIGNE</w:t>
            </w:r>
          </w:p>
        </w:tc>
        <w:tc>
          <w:tcPr>
            <w:tcW w:w="1548" w:type="dxa"/>
            <w:tcBorders>
              <w:top w:val="nil"/>
              <w:left w:val="nil"/>
              <w:bottom w:val="nil"/>
              <w:right w:val="nil"/>
            </w:tcBorders>
          </w:tcPr>
          <w:p w14:paraId="16272820" w14:textId="77777777" w:rsidR="00B92327" w:rsidRPr="00801E49" w:rsidRDefault="00332621">
            <w:pPr>
              <w:spacing w:after="0" w:line="259" w:lineRule="auto"/>
              <w:ind w:left="149" w:right="0" w:firstLine="0"/>
              <w:jc w:val="center"/>
              <w:rPr>
                <w:rFonts w:ascii="Open Sans" w:hAnsi="Open Sans" w:cs="Open Sans"/>
                <w:rPrChange w:id="1299" w:author="Nicole Wu" w:date="2024-01-08T11:26:00Z">
                  <w:rPr/>
                </w:rPrChange>
              </w:rPr>
            </w:pPr>
            <w:r w:rsidRPr="00801E49">
              <w:rPr>
                <w:rFonts w:ascii="Open Sans" w:hAnsi="Open Sans" w:cs="Open Sans"/>
                <w:rPrChange w:id="1300" w:author="Nicole Wu" w:date="2024-01-08T11:26:00Z">
                  <w:rPr/>
                </w:rPrChange>
              </w:rPr>
              <w:t>34 (2.3%)</w:t>
            </w:r>
          </w:p>
        </w:tc>
        <w:tc>
          <w:tcPr>
            <w:tcW w:w="1379" w:type="dxa"/>
            <w:tcBorders>
              <w:top w:val="nil"/>
              <w:left w:val="nil"/>
              <w:bottom w:val="nil"/>
              <w:right w:val="nil"/>
            </w:tcBorders>
          </w:tcPr>
          <w:p w14:paraId="773B1B07" w14:textId="77777777" w:rsidR="00B92327" w:rsidRPr="00801E49" w:rsidRDefault="00332621">
            <w:pPr>
              <w:spacing w:after="0" w:line="259" w:lineRule="auto"/>
              <w:ind w:left="0" w:right="21" w:firstLine="0"/>
              <w:jc w:val="center"/>
              <w:rPr>
                <w:rFonts w:ascii="Open Sans" w:hAnsi="Open Sans" w:cs="Open Sans"/>
                <w:rPrChange w:id="1301" w:author="Nicole Wu" w:date="2024-01-08T11:26:00Z">
                  <w:rPr/>
                </w:rPrChange>
              </w:rPr>
            </w:pPr>
            <w:r w:rsidRPr="00801E49">
              <w:rPr>
                <w:rFonts w:ascii="Open Sans" w:hAnsi="Open Sans" w:cs="Open Sans"/>
                <w:rPrChange w:id="1302" w:author="Nicole Wu" w:date="2024-01-08T11:26:00Z">
                  <w:rPr/>
                </w:rPrChange>
              </w:rPr>
              <w:t>31 (4.9%)</w:t>
            </w:r>
          </w:p>
        </w:tc>
        <w:tc>
          <w:tcPr>
            <w:tcW w:w="1418" w:type="dxa"/>
            <w:tcBorders>
              <w:top w:val="nil"/>
              <w:left w:val="nil"/>
              <w:bottom w:val="nil"/>
              <w:right w:val="nil"/>
            </w:tcBorders>
          </w:tcPr>
          <w:p w14:paraId="3188DFB8" w14:textId="77777777" w:rsidR="00B92327" w:rsidRPr="00801E49" w:rsidRDefault="00332621">
            <w:pPr>
              <w:spacing w:after="0" w:line="259" w:lineRule="auto"/>
              <w:ind w:left="0" w:right="0" w:firstLine="0"/>
              <w:jc w:val="right"/>
              <w:rPr>
                <w:rFonts w:ascii="Open Sans" w:hAnsi="Open Sans" w:cs="Open Sans"/>
                <w:rPrChange w:id="1303" w:author="Nicole Wu" w:date="2024-01-08T11:26:00Z">
                  <w:rPr/>
                </w:rPrChange>
              </w:rPr>
            </w:pPr>
            <w:r w:rsidRPr="00801E49">
              <w:rPr>
                <w:rFonts w:ascii="Open Sans" w:hAnsi="Open Sans" w:cs="Open Sans"/>
                <w:rPrChange w:id="1304" w:author="Nicole Wu" w:date="2024-01-08T11:26:00Z">
                  <w:rPr/>
                </w:rPrChange>
              </w:rPr>
              <w:t>65 (3.1%)</w:t>
            </w:r>
          </w:p>
        </w:tc>
      </w:tr>
      <w:tr w:rsidR="00B92327" w:rsidRPr="00801E49" w14:paraId="14E0D63C" w14:textId="77777777">
        <w:trPr>
          <w:trHeight w:val="271"/>
        </w:trPr>
        <w:tc>
          <w:tcPr>
            <w:tcW w:w="3131" w:type="dxa"/>
            <w:tcBorders>
              <w:top w:val="nil"/>
              <w:left w:val="nil"/>
              <w:bottom w:val="nil"/>
              <w:right w:val="nil"/>
            </w:tcBorders>
          </w:tcPr>
          <w:p w14:paraId="479A050B" w14:textId="77777777" w:rsidR="00B92327" w:rsidRPr="00801E49" w:rsidRDefault="00332621">
            <w:pPr>
              <w:spacing w:after="0" w:line="259" w:lineRule="auto"/>
              <w:ind w:left="218" w:right="0" w:firstLine="0"/>
              <w:jc w:val="left"/>
              <w:rPr>
                <w:rFonts w:ascii="Open Sans" w:hAnsi="Open Sans" w:cs="Open Sans"/>
                <w:rPrChange w:id="1305" w:author="Nicole Wu" w:date="2024-01-08T11:26:00Z">
                  <w:rPr/>
                </w:rPrChange>
              </w:rPr>
            </w:pPr>
            <w:r w:rsidRPr="00801E49">
              <w:rPr>
                <w:rFonts w:ascii="Open Sans" w:hAnsi="Open Sans" w:cs="Open Sans"/>
                <w:rPrChange w:id="1306" w:author="Nicole Wu" w:date="2024-01-08T11:26:00Z">
                  <w:rPr/>
                </w:rPrChange>
              </w:rPr>
              <w:t>SAOZANGANDOU</w:t>
            </w:r>
          </w:p>
        </w:tc>
        <w:tc>
          <w:tcPr>
            <w:tcW w:w="1548" w:type="dxa"/>
            <w:tcBorders>
              <w:top w:val="nil"/>
              <w:left w:val="nil"/>
              <w:bottom w:val="nil"/>
              <w:right w:val="nil"/>
            </w:tcBorders>
          </w:tcPr>
          <w:p w14:paraId="7AC05939" w14:textId="77777777" w:rsidR="00B92327" w:rsidRPr="00801E49" w:rsidRDefault="00332621">
            <w:pPr>
              <w:spacing w:after="0" w:line="259" w:lineRule="auto"/>
              <w:ind w:left="149" w:right="0" w:firstLine="0"/>
              <w:jc w:val="center"/>
              <w:rPr>
                <w:rFonts w:ascii="Open Sans" w:hAnsi="Open Sans" w:cs="Open Sans"/>
                <w:rPrChange w:id="1307" w:author="Nicole Wu" w:date="2024-01-08T11:26:00Z">
                  <w:rPr/>
                </w:rPrChange>
              </w:rPr>
            </w:pPr>
            <w:r w:rsidRPr="00801E49">
              <w:rPr>
                <w:rFonts w:ascii="Open Sans" w:hAnsi="Open Sans" w:cs="Open Sans"/>
                <w:rPrChange w:id="1308" w:author="Nicole Wu" w:date="2024-01-08T11:26:00Z">
                  <w:rPr/>
                </w:rPrChange>
              </w:rPr>
              <w:t>29 (2.0%)</w:t>
            </w:r>
          </w:p>
        </w:tc>
        <w:tc>
          <w:tcPr>
            <w:tcW w:w="1379" w:type="dxa"/>
            <w:tcBorders>
              <w:top w:val="nil"/>
              <w:left w:val="nil"/>
              <w:bottom w:val="nil"/>
              <w:right w:val="nil"/>
            </w:tcBorders>
          </w:tcPr>
          <w:p w14:paraId="402BE4EE" w14:textId="77777777" w:rsidR="00B92327" w:rsidRPr="00801E49" w:rsidRDefault="00332621">
            <w:pPr>
              <w:spacing w:after="0" w:line="259" w:lineRule="auto"/>
              <w:ind w:left="0" w:right="21" w:firstLine="0"/>
              <w:jc w:val="center"/>
              <w:rPr>
                <w:rFonts w:ascii="Open Sans" w:hAnsi="Open Sans" w:cs="Open Sans"/>
                <w:rPrChange w:id="1309" w:author="Nicole Wu" w:date="2024-01-08T11:26:00Z">
                  <w:rPr/>
                </w:rPrChange>
              </w:rPr>
            </w:pPr>
            <w:r w:rsidRPr="00801E49">
              <w:rPr>
                <w:rFonts w:ascii="Open Sans" w:hAnsi="Open Sans" w:cs="Open Sans"/>
                <w:rPrChange w:id="1310" w:author="Nicole Wu" w:date="2024-01-08T11:26:00Z">
                  <w:rPr/>
                </w:rPrChange>
              </w:rPr>
              <w:t>43 (6.8%)</w:t>
            </w:r>
          </w:p>
        </w:tc>
        <w:tc>
          <w:tcPr>
            <w:tcW w:w="1418" w:type="dxa"/>
            <w:tcBorders>
              <w:top w:val="nil"/>
              <w:left w:val="nil"/>
              <w:bottom w:val="nil"/>
              <w:right w:val="nil"/>
            </w:tcBorders>
          </w:tcPr>
          <w:p w14:paraId="6EFA56CD" w14:textId="77777777" w:rsidR="00B92327" w:rsidRPr="00801E49" w:rsidRDefault="00332621">
            <w:pPr>
              <w:spacing w:after="0" w:line="259" w:lineRule="auto"/>
              <w:ind w:left="0" w:right="0" w:firstLine="0"/>
              <w:jc w:val="right"/>
              <w:rPr>
                <w:rFonts w:ascii="Open Sans" w:hAnsi="Open Sans" w:cs="Open Sans"/>
                <w:rPrChange w:id="1311" w:author="Nicole Wu" w:date="2024-01-08T11:26:00Z">
                  <w:rPr/>
                </w:rPrChange>
              </w:rPr>
            </w:pPr>
            <w:r w:rsidRPr="00801E49">
              <w:rPr>
                <w:rFonts w:ascii="Open Sans" w:hAnsi="Open Sans" w:cs="Open Sans"/>
                <w:rPrChange w:id="1312" w:author="Nicole Wu" w:date="2024-01-08T11:26:00Z">
                  <w:rPr/>
                </w:rPrChange>
              </w:rPr>
              <w:t>72 (3.5%)</w:t>
            </w:r>
          </w:p>
        </w:tc>
      </w:tr>
      <w:tr w:rsidR="00B92327" w:rsidRPr="00801E49" w14:paraId="15A7E36B" w14:textId="77777777">
        <w:trPr>
          <w:trHeight w:val="271"/>
        </w:trPr>
        <w:tc>
          <w:tcPr>
            <w:tcW w:w="3131" w:type="dxa"/>
            <w:tcBorders>
              <w:top w:val="nil"/>
              <w:left w:val="nil"/>
              <w:bottom w:val="nil"/>
              <w:right w:val="nil"/>
            </w:tcBorders>
          </w:tcPr>
          <w:p w14:paraId="108774AC" w14:textId="77777777" w:rsidR="00B92327" w:rsidRPr="00801E49" w:rsidRDefault="00332621">
            <w:pPr>
              <w:spacing w:after="0" w:line="259" w:lineRule="auto"/>
              <w:ind w:left="218" w:right="0" w:firstLine="0"/>
              <w:jc w:val="left"/>
              <w:rPr>
                <w:rFonts w:ascii="Open Sans" w:hAnsi="Open Sans" w:cs="Open Sans"/>
                <w:rPrChange w:id="1313" w:author="Nicole Wu" w:date="2024-01-08T11:26:00Z">
                  <w:rPr/>
                </w:rPrChange>
              </w:rPr>
            </w:pPr>
            <w:r w:rsidRPr="00801E49">
              <w:rPr>
                <w:rFonts w:ascii="Open Sans" w:hAnsi="Open Sans" w:cs="Open Sans"/>
                <w:rPrChange w:id="1314" w:author="Nicole Wu" w:date="2024-01-08T11:26:00Z">
                  <w:rPr/>
                </w:rPrChange>
              </w:rPr>
              <w:t>LIOUANGO-TIRAILLEUR</w:t>
            </w:r>
          </w:p>
        </w:tc>
        <w:tc>
          <w:tcPr>
            <w:tcW w:w="1548" w:type="dxa"/>
            <w:tcBorders>
              <w:top w:val="nil"/>
              <w:left w:val="nil"/>
              <w:bottom w:val="nil"/>
              <w:right w:val="nil"/>
            </w:tcBorders>
          </w:tcPr>
          <w:p w14:paraId="379398CA" w14:textId="77777777" w:rsidR="00B92327" w:rsidRPr="00801E49" w:rsidRDefault="00332621">
            <w:pPr>
              <w:spacing w:after="0" w:line="259" w:lineRule="auto"/>
              <w:ind w:left="149" w:right="0" w:firstLine="0"/>
              <w:jc w:val="center"/>
              <w:rPr>
                <w:rFonts w:ascii="Open Sans" w:hAnsi="Open Sans" w:cs="Open Sans"/>
                <w:rPrChange w:id="1315" w:author="Nicole Wu" w:date="2024-01-08T11:26:00Z">
                  <w:rPr/>
                </w:rPrChange>
              </w:rPr>
            </w:pPr>
            <w:r w:rsidRPr="00801E49">
              <w:rPr>
                <w:rFonts w:ascii="Open Sans" w:hAnsi="Open Sans" w:cs="Open Sans"/>
                <w:rPrChange w:id="1316" w:author="Nicole Wu" w:date="2024-01-08T11:26:00Z">
                  <w:rPr/>
                </w:rPrChange>
              </w:rPr>
              <w:t>21 (1.4%)</w:t>
            </w:r>
          </w:p>
        </w:tc>
        <w:tc>
          <w:tcPr>
            <w:tcW w:w="1379" w:type="dxa"/>
            <w:tcBorders>
              <w:top w:val="nil"/>
              <w:left w:val="nil"/>
              <w:bottom w:val="nil"/>
              <w:right w:val="nil"/>
            </w:tcBorders>
          </w:tcPr>
          <w:p w14:paraId="345960F7" w14:textId="77777777" w:rsidR="00B92327" w:rsidRPr="00801E49" w:rsidRDefault="00332621">
            <w:pPr>
              <w:spacing w:after="0" w:line="259" w:lineRule="auto"/>
              <w:ind w:left="0" w:right="21" w:firstLine="0"/>
              <w:jc w:val="center"/>
              <w:rPr>
                <w:rFonts w:ascii="Open Sans" w:hAnsi="Open Sans" w:cs="Open Sans"/>
                <w:rPrChange w:id="1317" w:author="Nicole Wu" w:date="2024-01-08T11:26:00Z">
                  <w:rPr/>
                </w:rPrChange>
              </w:rPr>
            </w:pPr>
            <w:r w:rsidRPr="00801E49">
              <w:rPr>
                <w:rFonts w:ascii="Open Sans" w:hAnsi="Open Sans" w:cs="Open Sans"/>
                <w:rPrChange w:id="1318" w:author="Nicole Wu" w:date="2024-01-08T11:26:00Z">
                  <w:rPr/>
                </w:rPrChange>
              </w:rPr>
              <w:t>60 (9.6%)</w:t>
            </w:r>
          </w:p>
        </w:tc>
        <w:tc>
          <w:tcPr>
            <w:tcW w:w="1418" w:type="dxa"/>
            <w:tcBorders>
              <w:top w:val="nil"/>
              <w:left w:val="nil"/>
              <w:bottom w:val="nil"/>
              <w:right w:val="nil"/>
            </w:tcBorders>
          </w:tcPr>
          <w:p w14:paraId="63E9A691" w14:textId="77777777" w:rsidR="00B92327" w:rsidRPr="00801E49" w:rsidRDefault="00332621">
            <w:pPr>
              <w:spacing w:after="0" w:line="259" w:lineRule="auto"/>
              <w:ind w:left="0" w:right="0" w:firstLine="0"/>
              <w:jc w:val="right"/>
              <w:rPr>
                <w:rFonts w:ascii="Open Sans" w:hAnsi="Open Sans" w:cs="Open Sans"/>
                <w:rPrChange w:id="1319" w:author="Nicole Wu" w:date="2024-01-08T11:26:00Z">
                  <w:rPr/>
                </w:rPrChange>
              </w:rPr>
            </w:pPr>
            <w:r w:rsidRPr="00801E49">
              <w:rPr>
                <w:rFonts w:ascii="Open Sans" w:hAnsi="Open Sans" w:cs="Open Sans"/>
                <w:rPrChange w:id="1320" w:author="Nicole Wu" w:date="2024-01-08T11:26:00Z">
                  <w:rPr/>
                </w:rPrChange>
              </w:rPr>
              <w:t>81 (3.9%)</w:t>
            </w:r>
          </w:p>
        </w:tc>
      </w:tr>
      <w:tr w:rsidR="00B92327" w:rsidRPr="00801E49" w14:paraId="12A4BC2A" w14:textId="77777777">
        <w:trPr>
          <w:trHeight w:val="290"/>
        </w:trPr>
        <w:tc>
          <w:tcPr>
            <w:tcW w:w="3131" w:type="dxa"/>
            <w:tcBorders>
              <w:top w:val="nil"/>
              <w:left w:val="nil"/>
              <w:bottom w:val="nil"/>
              <w:right w:val="nil"/>
            </w:tcBorders>
          </w:tcPr>
          <w:p w14:paraId="64CC3212" w14:textId="77777777" w:rsidR="00B92327" w:rsidRPr="00801E49" w:rsidRDefault="00332621">
            <w:pPr>
              <w:spacing w:after="0" w:line="259" w:lineRule="auto"/>
              <w:ind w:left="218" w:right="0" w:firstLine="0"/>
              <w:jc w:val="left"/>
              <w:rPr>
                <w:rFonts w:ascii="Open Sans" w:hAnsi="Open Sans" w:cs="Open Sans"/>
                <w:rPrChange w:id="1321" w:author="Nicole Wu" w:date="2024-01-08T11:26:00Z">
                  <w:rPr/>
                </w:rPrChange>
              </w:rPr>
            </w:pPr>
            <w:r w:rsidRPr="00801E49">
              <w:rPr>
                <w:rFonts w:ascii="Open Sans" w:hAnsi="Open Sans" w:cs="Open Sans"/>
                <w:rPrChange w:id="1322" w:author="Nicole Wu" w:date="2024-01-08T11:26:00Z">
                  <w:rPr/>
                </w:rPrChange>
              </w:rPr>
              <w:t>SAMBA-GAMADE</w:t>
            </w:r>
          </w:p>
        </w:tc>
        <w:tc>
          <w:tcPr>
            <w:tcW w:w="1548" w:type="dxa"/>
            <w:tcBorders>
              <w:top w:val="nil"/>
              <w:left w:val="nil"/>
              <w:bottom w:val="nil"/>
              <w:right w:val="nil"/>
            </w:tcBorders>
          </w:tcPr>
          <w:p w14:paraId="08A9D135" w14:textId="77777777" w:rsidR="00B92327" w:rsidRPr="00801E49" w:rsidRDefault="00332621">
            <w:pPr>
              <w:spacing w:after="0" w:line="259" w:lineRule="auto"/>
              <w:ind w:left="149" w:right="0" w:firstLine="0"/>
              <w:jc w:val="center"/>
              <w:rPr>
                <w:rFonts w:ascii="Open Sans" w:hAnsi="Open Sans" w:cs="Open Sans"/>
                <w:rPrChange w:id="1323" w:author="Nicole Wu" w:date="2024-01-08T11:26:00Z">
                  <w:rPr/>
                </w:rPrChange>
              </w:rPr>
            </w:pPr>
            <w:r w:rsidRPr="00801E49">
              <w:rPr>
                <w:rFonts w:ascii="Open Sans" w:hAnsi="Open Sans" w:cs="Open Sans"/>
                <w:rPrChange w:id="1324" w:author="Nicole Wu" w:date="2024-01-08T11:26:00Z">
                  <w:rPr/>
                </w:rPrChange>
              </w:rPr>
              <w:t>31 (2.1%)</w:t>
            </w:r>
          </w:p>
        </w:tc>
        <w:tc>
          <w:tcPr>
            <w:tcW w:w="1379" w:type="dxa"/>
            <w:tcBorders>
              <w:top w:val="nil"/>
              <w:left w:val="nil"/>
              <w:bottom w:val="nil"/>
              <w:right w:val="nil"/>
            </w:tcBorders>
          </w:tcPr>
          <w:p w14:paraId="75CB8A9C" w14:textId="77777777" w:rsidR="00B92327" w:rsidRPr="00801E49" w:rsidRDefault="00332621">
            <w:pPr>
              <w:spacing w:after="0" w:line="259" w:lineRule="auto"/>
              <w:ind w:left="0" w:right="21" w:firstLine="0"/>
              <w:jc w:val="center"/>
              <w:rPr>
                <w:rFonts w:ascii="Open Sans" w:hAnsi="Open Sans" w:cs="Open Sans"/>
                <w:rPrChange w:id="1325" w:author="Nicole Wu" w:date="2024-01-08T11:26:00Z">
                  <w:rPr/>
                </w:rPrChange>
              </w:rPr>
            </w:pPr>
            <w:r w:rsidRPr="00801E49">
              <w:rPr>
                <w:rFonts w:ascii="Open Sans" w:hAnsi="Open Sans" w:cs="Open Sans"/>
                <w:rPrChange w:id="1326" w:author="Nicole Wu" w:date="2024-01-08T11:26:00Z">
                  <w:rPr/>
                </w:rPrChange>
              </w:rPr>
              <w:t>38 (6.1%)</w:t>
            </w:r>
          </w:p>
        </w:tc>
        <w:tc>
          <w:tcPr>
            <w:tcW w:w="1418" w:type="dxa"/>
            <w:tcBorders>
              <w:top w:val="nil"/>
              <w:left w:val="nil"/>
              <w:bottom w:val="nil"/>
              <w:right w:val="nil"/>
            </w:tcBorders>
          </w:tcPr>
          <w:p w14:paraId="1C9170E5" w14:textId="77777777" w:rsidR="00B92327" w:rsidRPr="00801E49" w:rsidRDefault="00332621">
            <w:pPr>
              <w:spacing w:after="0" w:line="259" w:lineRule="auto"/>
              <w:ind w:left="0" w:right="0" w:firstLine="0"/>
              <w:jc w:val="right"/>
              <w:rPr>
                <w:rFonts w:ascii="Open Sans" w:hAnsi="Open Sans" w:cs="Open Sans"/>
                <w:rPrChange w:id="1327" w:author="Nicole Wu" w:date="2024-01-08T11:26:00Z">
                  <w:rPr/>
                </w:rPrChange>
              </w:rPr>
            </w:pPr>
            <w:r w:rsidRPr="00801E49">
              <w:rPr>
                <w:rFonts w:ascii="Open Sans" w:hAnsi="Open Sans" w:cs="Open Sans"/>
                <w:rPrChange w:id="1328" w:author="Nicole Wu" w:date="2024-01-08T11:26:00Z">
                  <w:rPr/>
                </w:rPrChange>
              </w:rPr>
              <w:t>69 (3.3%)</w:t>
            </w:r>
          </w:p>
        </w:tc>
      </w:tr>
    </w:tbl>
    <w:p w14:paraId="54D348DC" w14:textId="15EDCD11" w:rsidR="00B92327" w:rsidRPr="00801E49" w:rsidRDefault="00B92327">
      <w:pPr>
        <w:spacing w:after="368" w:line="259" w:lineRule="auto"/>
        <w:ind w:left="822" w:right="0" w:firstLine="0"/>
        <w:jc w:val="left"/>
        <w:rPr>
          <w:rFonts w:ascii="Open Sans" w:hAnsi="Open Sans" w:cs="Open Sans"/>
          <w:rPrChange w:id="1329" w:author="Nicole Wu" w:date="2024-01-08T11:26:00Z">
            <w:rPr/>
          </w:rPrChange>
        </w:rPr>
      </w:pPr>
    </w:p>
    <w:p w14:paraId="174AAF38" w14:textId="2EC6D8B2" w:rsidR="00B92327" w:rsidRPr="00801E49" w:rsidRDefault="1D7FB02D">
      <w:pPr>
        <w:spacing w:after="0"/>
        <w:ind w:left="-5" w:right="446"/>
        <w:rPr>
          <w:rFonts w:ascii="Open Sans" w:hAnsi="Open Sans" w:cs="Open Sans"/>
          <w:rPrChange w:id="1330" w:author="Nicole Wu" w:date="2024-01-08T11:26:00Z">
            <w:rPr/>
          </w:rPrChange>
        </w:rPr>
      </w:pPr>
      <w:commentRangeStart w:id="1331"/>
      <w:r w:rsidRPr="00801E49">
        <w:rPr>
          <w:rFonts w:ascii="Open Sans" w:hAnsi="Open Sans" w:cs="Open Sans"/>
          <w:rPrChange w:id="1332" w:author="Nicole Wu" w:date="2024-01-08T11:26:00Z">
            <w:rPr/>
          </w:rPrChange>
        </w:rPr>
        <w:t xml:space="preserve">A number of strategies were put in place to ensure the phones distribution achieved high success. First, all phones were fully charged </w:t>
      </w:r>
      <w:ins w:id="1333" w:author="Alirah WEYORI" w:date="2023-12-18T16:19:00Z">
        <w:r w:rsidR="00C33FAC" w:rsidRPr="00801E49">
          <w:rPr>
            <w:rFonts w:ascii="Open Sans" w:hAnsi="Open Sans" w:cs="Open Sans"/>
            <w:rPrChange w:id="1334" w:author="Nicole Wu" w:date="2024-01-08T11:26:00Z">
              <w:rPr/>
            </w:rPrChange>
          </w:rPr>
          <w:t>and fixed with</w:t>
        </w:r>
      </w:ins>
      <w:ins w:id="1335" w:author="Alirah WEYORI" w:date="2023-12-18T16:20:00Z">
        <w:r w:rsidR="00884450" w:rsidRPr="00801E49">
          <w:rPr>
            <w:rFonts w:ascii="Open Sans" w:hAnsi="Open Sans" w:cs="Open Sans"/>
            <w:rPrChange w:id="1336" w:author="Nicole Wu" w:date="2024-01-08T11:26:00Z">
              <w:rPr/>
            </w:rPrChange>
          </w:rPr>
          <w:t xml:space="preserve"> </w:t>
        </w:r>
      </w:ins>
      <w:ins w:id="1337" w:author="Alirah WEYORI" w:date="2023-12-18T16:19:00Z">
        <w:r w:rsidR="00884450" w:rsidRPr="00801E49">
          <w:rPr>
            <w:rFonts w:ascii="Open Sans" w:hAnsi="Open Sans" w:cs="Open Sans"/>
            <w:rPrChange w:id="1338" w:author="Nicole Wu" w:date="2024-01-08T11:26:00Z">
              <w:rPr/>
            </w:rPrChange>
          </w:rPr>
          <w:t>operational</w:t>
        </w:r>
        <w:r w:rsidR="00C33FAC" w:rsidRPr="00801E49">
          <w:rPr>
            <w:rFonts w:ascii="Open Sans" w:hAnsi="Open Sans" w:cs="Open Sans"/>
            <w:rPrChange w:id="1339" w:author="Nicole Wu" w:date="2024-01-08T11:26:00Z">
              <w:rPr/>
            </w:rPrChange>
          </w:rPr>
          <w:t xml:space="preserve"> SIM cards </w:t>
        </w:r>
      </w:ins>
      <w:ins w:id="1340" w:author="Alirah WEYORI" w:date="2023-12-18T16:20:00Z">
        <w:r w:rsidR="002563F6" w:rsidRPr="00801E49">
          <w:rPr>
            <w:rFonts w:ascii="Open Sans" w:hAnsi="Open Sans" w:cs="Open Sans"/>
            <w:rPrChange w:id="1341" w:author="Nicole Wu" w:date="2024-01-08T11:26:00Z">
              <w:rPr/>
            </w:rPrChange>
          </w:rPr>
          <w:t xml:space="preserve">before </w:t>
        </w:r>
      </w:ins>
      <w:del w:id="1342" w:author="Alirah WEYORI" w:date="2023-12-18T16:20:00Z">
        <w:r w:rsidRPr="00801E49" w:rsidDel="002563F6">
          <w:rPr>
            <w:rFonts w:ascii="Open Sans" w:hAnsi="Open Sans" w:cs="Open Sans"/>
            <w:rPrChange w:id="1343" w:author="Nicole Wu" w:date="2024-01-08T11:26:00Z">
              <w:rPr/>
            </w:rPrChange>
          </w:rPr>
          <w:delText xml:space="preserve">prior to </w:delText>
        </w:r>
      </w:del>
      <w:r w:rsidRPr="00801E49">
        <w:rPr>
          <w:rFonts w:ascii="Open Sans" w:hAnsi="Open Sans" w:cs="Open Sans"/>
          <w:rPrChange w:id="1344" w:author="Nicole Wu" w:date="2024-01-08T11:26:00Z">
            <w:rPr/>
          </w:rPrChange>
        </w:rPr>
        <w:t xml:space="preserve">being distributed </w:t>
      </w:r>
      <w:ins w:id="1345" w:author="Alirah WEYORI" w:date="2023-12-18T16:20:00Z">
        <w:r w:rsidR="00AB4DEC" w:rsidRPr="00801E49">
          <w:rPr>
            <w:rFonts w:ascii="Open Sans" w:hAnsi="Open Sans" w:cs="Open Sans"/>
            <w:rPrChange w:id="1346" w:author="Nicole Wu" w:date="2024-01-08T11:26:00Z">
              <w:rPr/>
            </w:rPrChange>
          </w:rPr>
          <w:t>to</w:t>
        </w:r>
      </w:ins>
      <w:del w:id="1347" w:author="Alirah WEYORI" w:date="2023-12-18T16:20:00Z">
        <w:r w:rsidRPr="00801E49" w:rsidDel="00AB4DEC">
          <w:rPr>
            <w:rFonts w:ascii="Open Sans" w:hAnsi="Open Sans" w:cs="Open Sans"/>
            <w:rPrChange w:id="1348" w:author="Nicole Wu" w:date="2024-01-08T11:26:00Z">
              <w:rPr/>
            </w:rPrChange>
          </w:rPr>
          <w:delText>the</w:delText>
        </w:r>
      </w:del>
      <w:r w:rsidRPr="00801E49">
        <w:rPr>
          <w:rFonts w:ascii="Open Sans" w:hAnsi="Open Sans" w:cs="Open Sans"/>
          <w:rPrChange w:id="1349" w:author="Nicole Wu" w:date="2024-01-08T11:26:00Z">
            <w:rPr/>
          </w:rPrChange>
        </w:rPr>
        <w:t xml:space="preserve"> selected households/respondents (to factor access to electricity in rural areas</w:t>
      </w:r>
      <w:ins w:id="1350" w:author="Alirah WEYORI" w:date="2023-12-18T16:20:00Z">
        <w:r w:rsidR="009931D3" w:rsidRPr="00801E49">
          <w:rPr>
            <w:rFonts w:ascii="Open Sans" w:hAnsi="Open Sans" w:cs="Open Sans"/>
            <w:rPrChange w:id="1351" w:author="Nicole Wu" w:date="2024-01-08T11:26:00Z">
              <w:rPr/>
            </w:rPrChange>
          </w:rPr>
          <w:t xml:space="preserve"> and </w:t>
        </w:r>
        <w:r w:rsidR="00491E67" w:rsidRPr="00801E49">
          <w:rPr>
            <w:rFonts w:ascii="Open Sans" w:hAnsi="Open Sans" w:cs="Open Sans"/>
            <w:rPrChange w:id="1352" w:author="Nicole Wu" w:date="2024-01-08T11:26:00Z">
              <w:rPr/>
            </w:rPrChange>
          </w:rPr>
          <w:t>utilization chal</w:t>
        </w:r>
      </w:ins>
      <w:ins w:id="1353" w:author="Alirah WEYORI" w:date="2023-12-18T16:21:00Z">
        <w:r w:rsidR="0005057D" w:rsidRPr="00801E49">
          <w:rPr>
            <w:rFonts w:ascii="Open Sans" w:hAnsi="Open Sans" w:cs="Open Sans"/>
            <w:rPrChange w:id="1354" w:author="Nicole Wu" w:date="2024-01-08T11:26:00Z">
              <w:rPr/>
            </w:rPrChange>
          </w:rPr>
          <w:t>l</w:t>
        </w:r>
      </w:ins>
      <w:ins w:id="1355" w:author="Alirah WEYORI" w:date="2023-12-18T16:20:00Z">
        <w:r w:rsidR="00491E67" w:rsidRPr="00801E49">
          <w:rPr>
            <w:rFonts w:ascii="Open Sans" w:hAnsi="Open Sans" w:cs="Open Sans"/>
            <w:rPrChange w:id="1356" w:author="Nicole Wu" w:date="2024-01-08T11:26:00Z">
              <w:rPr/>
            </w:rPrChange>
          </w:rPr>
          <w:t>enges</w:t>
        </w:r>
      </w:ins>
      <w:ins w:id="1357" w:author="Alirah WEYORI" w:date="2023-12-18T16:28:00Z">
        <w:r w:rsidR="00A06302" w:rsidRPr="00801E49">
          <w:rPr>
            <w:rFonts w:ascii="Open Sans" w:hAnsi="Open Sans" w:cs="Open Sans"/>
            <w:rPrChange w:id="1358" w:author="Nicole Wu" w:date="2024-01-08T11:26:00Z">
              <w:rPr/>
            </w:rPrChange>
          </w:rPr>
          <w:t xml:space="preserve"> respectively</w:t>
        </w:r>
      </w:ins>
      <w:r w:rsidRPr="00801E49">
        <w:rPr>
          <w:rFonts w:ascii="Open Sans" w:hAnsi="Open Sans" w:cs="Open Sans"/>
          <w:rPrChange w:id="1359" w:author="Nicole Wu" w:date="2024-01-08T11:26:00Z">
            <w:rPr/>
          </w:rPrChange>
        </w:rPr>
        <w:t>). Second, there was coordination between the field team distributing the phones and the team conducting the phone interviews in Bangui to ensure that households/respondents were called immediately after receiving the phone from the field team.</w:t>
      </w:r>
      <w:commentRangeEnd w:id="1331"/>
      <w:r w:rsidR="00332621" w:rsidRPr="00801E49">
        <w:rPr>
          <w:rStyle w:val="CommentReference"/>
          <w:rFonts w:ascii="Open Sans" w:hAnsi="Open Sans" w:cs="Open Sans"/>
          <w:rPrChange w:id="1360" w:author="Nicole Wu" w:date="2024-01-08T11:26:00Z">
            <w:rPr>
              <w:rStyle w:val="CommentReference"/>
            </w:rPr>
          </w:rPrChange>
        </w:rPr>
        <w:commentReference w:id="1331"/>
      </w:r>
    </w:p>
    <w:p w14:paraId="2730BC34" w14:textId="77777777" w:rsidR="00B92327" w:rsidRPr="00801E49" w:rsidRDefault="00332621">
      <w:pPr>
        <w:spacing w:after="143" w:line="259" w:lineRule="auto"/>
        <w:ind w:left="501" w:right="0" w:firstLine="0"/>
        <w:jc w:val="left"/>
        <w:rPr>
          <w:rFonts w:ascii="Open Sans" w:hAnsi="Open Sans" w:cs="Open Sans"/>
          <w:rPrChange w:id="1361" w:author="Nicole Wu" w:date="2024-01-08T11:26:00Z">
            <w:rPr/>
          </w:rPrChange>
        </w:rPr>
      </w:pPr>
      <w:r w:rsidRPr="00801E49">
        <w:rPr>
          <w:rFonts w:ascii="Open Sans" w:hAnsi="Open Sans" w:cs="Open Sans"/>
          <w:rPrChange w:id="1362" w:author="Nicole Wu" w:date="2024-01-08T11:26:00Z">
            <w:rPr>
              <w:noProof/>
            </w:rPr>
          </w:rPrChange>
        </w:rPr>
        <w:drawing>
          <wp:inline distT="0" distB="0" distL="0" distR="0" wp14:anchorId="2958A40D" wp14:editId="489A4417">
            <wp:extent cx="5307330" cy="3680460"/>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16"/>
                    <a:stretch>
                      <a:fillRect/>
                    </a:stretch>
                  </pic:blipFill>
                  <pic:spPr>
                    <a:xfrm>
                      <a:off x="0" y="0"/>
                      <a:ext cx="5307330" cy="3680460"/>
                    </a:xfrm>
                    <a:prstGeom prst="rect">
                      <a:avLst/>
                    </a:prstGeom>
                  </pic:spPr>
                </pic:pic>
              </a:graphicData>
            </a:graphic>
          </wp:inline>
        </w:drawing>
      </w:r>
    </w:p>
    <w:p w14:paraId="13B0EDF6" w14:textId="77777777" w:rsidR="00B92327" w:rsidRPr="00801E49" w:rsidRDefault="00332621">
      <w:pPr>
        <w:spacing w:after="476" w:line="265" w:lineRule="auto"/>
        <w:jc w:val="center"/>
        <w:rPr>
          <w:rFonts w:ascii="Open Sans" w:hAnsi="Open Sans" w:cs="Open Sans"/>
          <w:rPrChange w:id="1363" w:author="Nicole Wu" w:date="2024-01-08T11:26:00Z">
            <w:rPr/>
          </w:rPrChange>
        </w:rPr>
      </w:pPr>
      <w:r w:rsidRPr="00801E49">
        <w:rPr>
          <w:rFonts w:ascii="Open Sans" w:hAnsi="Open Sans" w:cs="Open Sans"/>
          <w:rPrChange w:id="1364" w:author="Nicole Wu" w:date="2024-01-08T11:26:00Z">
            <w:rPr/>
          </w:rPrChange>
        </w:rPr>
        <w:t>Figure 2: Sample Randomization and Survey Completion</w:t>
      </w:r>
    </w:p>
    <w:p w14:paraId="05A5AC65" w14:textId="77777777" w:rsidR="00B92327" w:rsidRPr="00801E49" w:rsidRDefault="00332621">
      <w:pPr>
        <w:ind w:left="-5" w:right="446"/>
        <w:rPr>
          <w:rFonts w:ascii="Open Sans" w:hAnsi="Open Sans" w:cs="Open Sans"/>
          <w:rPrChange w:id="1365" w:author="Nicole Wu" w:date="2024-01-08T11:26:00Z">
            <w:rPr/>
          </w:rPrChange>
        </w:rPr>
      </w:pPr>
      <w:r w:rsidRPr="00801E49">
        <w:rPr>
          <w:rFonts w:ascii="Open Sans" w:hAnsi="Open Sans" w:cs="Open Sans"/>
          <w:rPrChange w:id="1366" w:author="Nicole Wu" w:date="2024-01-08T11:26:00Z">
            <w:rPr/>
          </w:rPrChange>
        </w:rPr>
        <w:t>In the next section, the baseline comparison of the different groups is presented using the observable characteristics collected during the household listing phase.</w:t>
      </w:r>
    </w:p>
    <w:p w14:paraId="3FD350BE" w14:textId="77777777" w:rsidR="00B92327" w:rsidRPr="00801E49" w:rsidRDefault="00332621">
      <w:pPr>
        <w:pStyle w:val="Heading1"/>
        <w:ind w:left="469" w:hanging="484"/>
        <w:rPr>
          <w:rFonts w:ascii="Open Sans" w:hAnsi="Open Sans" w:cs="Open Sans"/>
          <w:rPrChange w:id="1367" w:author="Nicole Wu" w:date="2024-01-08T11:26:00Z">
            <w:rPr/>
          </w:rPrChange>
        </w:rPr>
      </w:pPr>
      <w:bookmarkStart w:id="1368" w:name="_Toc135976"/>
      <w:r w:rsidRPr="00801E49">
        <w:rPr>
          <w:rFonts w:ascii="Open Sans" w:hAnsi="Open Sans" w:cs="Open Sans"/>
          <w:rPrChange w:id="1369" w:author="Nicole Wu" w:date="2024-01-08T11:26:00Z">
            <w:rPr/>
          </w:rPrChange>
        </w:rPr>
        <w:t>Descriptive statistics</w:t>
      </w:r>
      <w:bookmarkEnd w:id="1368"/>
    </w:p>
    <w:p w14:paraId="28CD6FC0" w14:textId="77777777" w:rsidR="00B92327" w:rsidRPr="00801E49" w:rsidRDefault="00332621">
      <w:pPr>
        <w:spacing w:after="333"/>
        <w:ind w:left="-5" w:right="446"/>
        <w:rPr>
          <w:rFonts w:ascii="Open Sans" w:hAnsi="Open Sans" w:cs="Open Sans"/>
          <w:rPrChange w:id="1370" w:author="Nicole Wu" w:date="2024-01-08T11:26:00Z">
            <w:rPr/>
          </w:rPrChange>
        </w:rPr>
      </w:pPr>
      <w:r w:rsidRPr="00801E49">
        <w:rPr>
          <w:rFonts w:ascii="Open Sans" w:hAnsi="Open Sans" w:cs="Open Sans"/>
          <w:rPrChange w:id="1371" w:author="Nicole Wu" w:date="2024-01-08T11:26:00Z">
            <w:rPr/>
          </w:rPrChange>
        </w:rPr>
        <w:t>In this section, the core descriptive statistics of the study sample is presented. Given the rather elaborate design that has been implemented, a number of statistics in the form of interview completion, balance tables and attrition statistics across the different level of implementation are presented.</w:t>
      </w:r>
    </w:p>
    <w:p w14:paraId="6C44F3B6" w14:textId="77777777" w:rsidR="00B92327" w:rsidRPr="00801E49" w:rsidRDefault="00332621">
      <w:pPr>
        <w:pStyle w:val="Heading2"/>
        <w:ind w:left="598" w:hanging="613"/>
        <w:rPr>
          <w:rFonts w:ascii="Open Sans" w:hAnsi="Open Sans" w:cs="Open Sans"/>
          <w:rPrChange w:id="1372" w:author="Nicole Wu" w:date="2024-01-08T11:26:00Z">
            <w:rPr/>
          </w:rPrChange>
        </w:rPr>
      </w:pPr>
      <w:bookmarkStart w:id="1373" w:name="_Toc135977"/>
      <w:r w:rsidRPr="00801E49">
        <w:rPr>
          <w:rFonts w:ascii="Open Sans" w:hAnsi="Open Sans" w:cs="Open Sans"/>
          <w:rPrChange w:id="1374" w:author="Nicole Wu" w:date="2024-01-08T11:26:00Z">
            <w:rPr/>
          </w:rPrChange>
        </w:rPr>
        <w:t>Survey completion</w:t>
      </w:r>
      <w:bookmarkEnd w:id="1373"/>
    </w:p>
    <w:p w14:paraId="2C467A97" w14:textId="714B3ACE" w:rsidR="00B92327" w:rsidRPr="00801E49" w:rsidRDefault="00332621">
      <w:pPr>
        <w:ind w:left="-5" w:right="446"/>
        <w:rPr>
          <w:rFonts w:ascii="Open Sans" w:hAnsi="Open Sans" w:cs="Open Sans"/>
          <w:rPrChange w:id="1375" w:author="Nicole Wu" w:date="2024-01-08T11:26:00Z">
            <w:rPr/>
          </w:rPrChange>
        </w:rPr>
      </w:pPr>
      <w:r w:rsidRPr="00801E49">
        <w:rPr>
          <w:rFonts w:ascii="Open Sans" w:hAnsi="Open Sans" w:cs="Open Sans"/>
          <w:rPrChange w:id="1376" w:author="Nicole Wu" w:date="2024-01-08T11:26:00Z">
            <w:rPr/>
          </w:rPrChange>
        </w:rPr>
        <w:t>Table 2 shows the interview completion rate between F2F and Remote modalities. In total, the survey was able to complete 60% (1,245 interviews) of the original sample with the overall completion rate higher in the F2F (92%) compared to the Remote modality (27%).</w:t>
      </w:r>
    </w:p>
    <w:p w14:paraId="6E1BDCBB" w14:textId="77777777" w:rsidR="006B0BF6" w:rsidRPr="00801E49" w:rsidRDefault="006B0BF6">
      <w:pPr>
        <w:ind w:left="-5" w:right="446"/>
        <w:rPr>
          <w:rFonts w:ascii="Open Sans" w:hAnsi="Open Sans" w:cs="Open Sans"/>
          <w:rPrChange w:id="1377" w:author="Nicole Wu" w:date="2024-01-08T11:26:00Z">
            <w:rPr/>
          </w:rPrChange>
        </w:rPr>
      </w:pPr>
    </w:p>
    <w:p w14:paraId="26D9B4DF" w14:textId="77777777" w:rsidR="00B92327" w:rsidRPr="00801E49" w:rsidRDefault="00332621">
      <w:pPr>
        <w:spacing w:after="0" w:line="265" w:lineRule="auto"/>
        <w:jc w:val="center"/>
        <w:rPr>
          <w:rFonts w:ascii="Open Sans" w:hAnsi="Open Sans" w:cs="Open Sans"/>
          <w:rPrChange w:id="1378" w:author="Nicole Wu" w:date="2024-01-08T11:26:00Z">
            <w:rPr/>
          </w:rPrChange>
        </w:rPr>
      </w:pPr>
      <w:r w:rsidRPr="00801E49">
        <w:rPr>
          <w:rFonts w:ascii="Open Sans" w:hAnsi="Open Sans" w:cs="Open Sans"/>
          <w:rPrChange w:id="1379" w:author="Nicole Wu" w:date="2024-01-08T11:26:00Z">
            <w:rPr/>
          </w:rPrChange>
        </w:rPr>
        <w:t>Table 2: Sample Completion: Face-to-Face vs. Remote</w:t>
      </w:r>
    </w:p>
    <w:tbl>
      <w:tblPr>
        <w:tblW w:w="6731" w:type="dxa"/>
        <w:tblInd w:w="1349" w:type="dxa"/>
        <w:tblCellMar>
          <w:top w:w="24" w:type="dxa"/>
          <w:bottom w:w="24" w:type="dxa"/>
          <w:right w:w="115" w:type="dxa"/>
        </w:tblCellMar>
        <w:tblLook w:val="04A0" w:firstRow="1" w:lastRow="0" w:firstColumn="1" w:lastColumn="0" w:noHBand="0" w:noVBand="1"/>
      </w:tblPr>
      <w:tblGrid>
        <w:gridCol w:w="1043"/>
        <w:gridCol w:w="1206"/>
        <w:gridCol w:w="866"/>
        <w:gridCol w:w="1150"/>
        <w:gridCol w:w="866"/>
        <w:gridCol w:w="734"/>
        <w:gridCol w:w="866"/>
      </w:tblGrid>
      <w:tr w:rsidR="00B92327" w:rsidRPr="00801E49" w14:paraId="1F2CA5E5" w14:textId="77777777" w:rsidTr="006B0BF6">
        <w:trPr>
          <w:trHeight w:val="600"/>
        </w:trPr>
        <w:tc>
          <w:tcPr>
            <w:tcW w:w="1285" w:type="dxa"/>
            <w:tcBorders>
              <w:top w:val="double" w:sz="3" w:space="0" w:color="000000"/>
              <w:left w:val="nil"/>
              <w:bottom w:val="single" w:sz="3" w:space="0" w:color="000000"/>
              <w:right w:val="nil"/>
            </w:tcBorders>
          </w:tcPr>
          <w:p w14:paraId="08FC8377" w14:textId="77777777" w:rsidR="00B92327" w:rsidRPr="00801E49" w:rsidRDefault="00B92327">
            <w:pPr>
              <w:spacing w:after="160" w:line="259" w:lineRule="auto"/>
              <w:ind w:left="0" w:right="0" w:firstLine="0"/>
              <w:jc w:val="left"/>
              <w:rPr>
                <w:rFonts w:ascii="Open Sans" w:hAnsi="Open Sans" w:cs="Open Sans"/>
                <w:b/>
                <w:sz w:val="18"/>
                <w:szCs w:val="24"/>
                <w:rPrChange w:id="1380" w:author="Nicole Wu" w:date="2024-01-08T11:26:00Z">
                  <w:rPr>
                    <w:b/>
                    <w:bCs/>
                    <w:sz w:val="18"/>
                    <w:szCs w:val="24"/>
                  </w:rPr>
                </w:rPrChange>
              </w:rPr>
            </w:pPr>
          </w:p>
        </w:tc>
        <w:tc>
          <w:tcPr>
            <w:tcW w:w="1373" w:type="dxa"/>
            <w:tcBorders>
              <w:top w:val="double" w:sz="3" w:space="0" w:color="000000"/>
              <w:left w:val="nil"/>
              <w:bottom w:val="single" w:sz="3" w:space="0" w:color="000000"/>
              <w:right w:val="nil"/>
            </w:tcBorders>
            <w:vAlign w:val="bottom"/>
          </w:tcPr>
          <w:p w14:paraId="5A4C2566" w14:textId="77777777" w:rsidR="00B92327" w:rsidRPr="00801E49" w:rsidRDefault="00332621" w:rsidP="00C76C85">
            <w:pPr>
              <w:spacing w:after="0" w:line="259" w:lineRule="auto"/>
              <w:ind w:left="0" w:right="0" w:firstLine="0"/>
              <w:jc w:val="center"/>
              <w:rPr>
                <w:rFonts w:ascii="Open Sans" w:hAnsi="Open Sans" w:cs="Open Sans"/>
                <w:b/>
                <w:sz w:val="18"/>
                <w:szCs w:val="24"/>
                <w:rPrChange w:id="1381" w:author="Nicole Wu" w:date="2024-01-08T11:26:00Z">
                  <w:rPr>
                    <w:b/>
                    <w:bCs/>
                    <w:sz w:val="18"/>
                    <w:szCs w:val="24"/>
                  </w:rPr>
                </w:rPrChange>
              </w:rPr>
              <w:pPrChange w:id="1382" w:author="Nicole Wu" w:date="2024-01-08T11:26:00Z">
                <w:pPr>
                  <w:spacing w:after="0" w:line="259" w:lineRule="auto"/>
                  <w:ind w:left="0" w:right="0" w:firstLine="0"/>
                  <w:jc w:val="left"/>
                </w:pPr>
              </w:pPrChange>
            </w:pPr>
            <w:r w:rsidRPr="00801E49">
              <w:rPr>
                <w:rFonts w:ascii="Open Sans" w:hAnsi="Open Sans" w:cs="Open Sans"/>
                <w:b/>
                <w:sz w:val="18"/>
                <w:szCs w:val="24"/>
                <w:rPrChange w:id="1383" w:author="Nicole Wu" w:date="2024-01-08T11:26:00Z">
                  <w:rPr>
                    <w:b/>
                    <w:bCs/>
                    <w:sz w:val="18"/>
                    <w:szCs w:val="24"/>
                  </w:rPr>
                </w:rPrChange>
              </w:rPr>
              <w:t>Not Completed</w:t>
            </w:r>
          </w:p>
          <w:p w14:paraId="3643AA99" w14:textId="77777777" w:rsidR="00B92327" w:rsidRPr="00801E49" w:rsidRDefault="00332621" w:rsidP="00C76C85">
            <w:pPr>
              <w:spacing w:after="0" w:line="259" w:lineRule="auto"/>
              <w:ind w:right="0"/>
              <w:jc w:val="center"/>
              <w:rPr>
                <w:rFonts w:ascii="Open Sans" w:hAnsi="Open Sans" w:cs="Open Sans"/>
                <w:b/>
                <w:sz w:val="18"/>
                <w:szCs w:val="24"/>
                <w:rPrChange w:id="1384" w:author="Nicole Wu" w:date="2024-01-08T11:26:00Z">
                  <w:rPr>
                    <w:b/>
                    <w:bCs/>
                    <w:sz w:val="18"/>
                    <w:szCs w:val="24"/>
                  </w:rPr>
                </w:rPrChange>
              </w:rPr>
              <w:pPrChange w:id="1385" w:author="Nicole Wu" w:date="2024-01-08T11:26:00Z">
                <w:pPr>
                  <w:spacing w:after="0" w:line="259" w:lineRule="auto"/>
                  <w:ind w:left="339" w:right="0" w:firstLine="0"/>
                  <w:jc w:val="left"/>
                </w:pPr>
              </w:pPrChange>
            </w:pPr>
            <w:r w:rsidRPr="00801E49">
              <w:rPr>
                <w:rFonts w:ascii="Open Sans" w:hAnsi="Open Sans" w:cs="Open Sans"/>
                <w:b/>
                <w:sz w:val="18"/>
                <w:szCs w:val="24"/>
                <w:rPrChange w:id="1386" w:author="Nicole Wu" w:date="2024-01-08T11:26:00Z">
                  <w:rPr>
                    <w:b/>
                    <w:bCs/>
                    <w:sz w:val="18"/>
                    <w:szCs w:val="24"/>
                  </w:rPr>
                </w:rPrChange>
              </w:rPr>
              <w:t>Count</w:t>
            </w:r>
          </w:p>
        </w:tc>
        <w:tc>
          <w:tcPr>
            <w:tcW w:w="797" w:type="dxa"/>
            <w:tcBorders>
              <w:top w:val="double" w:sz="3" w:space="0" w:color="000000"/>
              <w:left w:val="nil"/>
              <w:bottom w:val="single" w:sz="3" w:space="0" w:color="000000"/>
              <w:right w:val="nil"/>
            </w:tcBorders>
            <w:vAlign w:val="bottom"/>
          </w:tcPr>
          <w:p w14:paraId="5CF482AD" w14:textId="77777777" w:rsidR="00B92327" w:rsidRPr="00801E49" w:rsidRDefault="00332621" w:rsidP="00C76C85">
            <w:pPr>
              <w:spacing w:after="0" w:line="259" w:lineRule="auto"/>
              <w:ind w:left="0" w:right="0" w:firstLine="0"/>
              <w:jc w:val="center"/>
              <w:rPr>
                <w:rFonts w:ascii="Open Sans" w:hAnsi="Open Sans" w:cs="Open Sans"/>
                <w:b/>
                <w:sz w:val="18"/>
                <w:szCs w:val="24"/>
                <w:rPrChange w:id="1387" w:author="Nicole Wu" w:date="2024-01-08T11:26:00Z">
                  <w:rPr>
                    <w:b/>
                    <w:bCs/>
                    <w:sz w:val="18"/>
                    <w:szCs w:val="24"/>
                  </w:rPr>
                </w:rPrChange>
              </w:rPr>
              <w:pPrChange w:id="1388" w:author="Nicole Wu" w:date="2024-01-08T11:26:00Z">
                <w:pPr>
                  <w:spacing w:after="0" w:line="259" w:lineRule="auto"/>
                  <w:ind w:left="0" w:right="0" w:firstLine="0"/>
                  <w:jc w:val="left"/>
                </w:pPr>
              </w:pPrChange>
            </w:pPr>
            <w:r w:rsidRPr="00801E49">
              <w:rPr>
                <w:rFonts w:ascii="Open Sans" w:hAnsi="Open Sans" w:cs="Open Sans"/>
                <w:b/>
                <w:sz w:val="18"/>
                <w:szCs w:val="24"/>
                <w:rPrChange w:id="1389" w:author="Nicole Wu" w:date="2024-01-08T11:26:00Z">
                  <w:rPr>
                    <w:b/>
                    <w:bCs/>
                    <w:sz w:val="18"/>
                    <w:szCs w:val="24"/>
                  </w:rPr>
                </w:rPrChange>
              </w:rPr>
              <w:t>Percent</w:t>
            </w:r>
          </w:p>
        </w:tc>
        <w:tc>
          <w:tcPr>
            <w:tcW w:w="1039" w:type="dxa"/>
            <w:tcBorders>
              <w:top w:val="double" w:sz="3" w:space="0" w:color="000000"/>
              <w:left w:val="nil"/>
              <w:bottom w:val="single" w:sz="3" w:space="0" w:color="000000"/>
              <w:right w:val="nil"/>
            </w:tcBorders>
            <w:vAlign w:val="bottom"/>
          </w:tcPr>
          <w:p w14:paraId="2B46118C" w14:textId="77777777" w:rsidR="00B92327" w:rsidRPr="00801E49" w:rsidRDefault="00332621" w:rsidP="00C76C85">
            <w:pPr>
              <w:spacing w:after="0" w:line="259" w:lineRule="auto"/>
              <w:ind w:left="0" w:right="0" w:firstLine="0"/>
              <w:jc w:val="center"/>
              <w:rPr>
                <w:rFonts w:ascii="Open Sans" w:hAnsi="Open Sans" w:cs="Open Sans"/>
                <w:b/>
                <w:sz w:val="18"/>
                <w:szCs w:val="24"/>
                <w:rPrChange w:id="1390" w:author="Nicole Wu" w:date="2024-01-08T11:26:00Z">
                  <w:rPr>
                    <w:b/>
                    <w:bCs/>
                    <w:sz w:val="18"/>
                    <w:szCs w:val="24"/>
                  </w:rPr>
                </w:rPrChange>
              </w:rPr>
              <w:pPrChange w:id="1391" w:author="Nicole Wu" w:date="2024-01-08T11:26:00Z">
                <w:pPr>
                  <w:spacing w:after="0" w:line="259" w:lineRule="auto"/>
                  <w:ind w:left="0" w:right="0" w:firstLine="0"/>
                  <w:jc w:val="left"/>
                </w:pPr>
              </w:pPrChange>
            </w:pPr>
            <w:r w:rsidRPr="00801E49">
              <w:rPr>
                <w:rFonts w:ascii="Open Sans" w:hAnsi="Open Sans" w:cs="Open Sans"/>
                <w:b/>
                <w:sz w:val="18"/>
                <w:szCs w:val="24"/>
                <w:rPrChange w:id="1392" w:author="Nicole Wu" w:date="2024-01-08T11:26:00Z">
                  <w:rPr>
                    <w:b/>
                    <w:bCs/>
                    <w:sz w:val="18"/>
                    <w:szCs w:val="24"/>
                  </w:rPr>
                </w:rPrChange>
              </w:rPr>
              <w:t>Completed</w:t>
            </w:r>
          </w:p>
          <w:p w14:paraId="3A1BF483" w14:textId="77777777" w:rsidR="00B92327" w:rsidRPr="00801E49" w:rsidRDefault="00332621" w:rsidP="00C76C85">
            <w:pPr>
              <w:spacing w:after="0" w:line="259" w:lineRule="auto"/>
              <w:ind w:left="172" w:right="0" w:firstLine="0"/>
              <w:jc w:val="center"/>
              <w:rPr>
                <w:rFonts w:ascii="Open Sans" w:hAnsi="Open Sans" w:cs="Open Sans"/>
                <w:b/>
                <w:sz w:val="18"/>
                <w:szCs w:val="24"/>
                <w:rPrChange w:id="1393" w:author="Nicole Wu" w:date="2024-01-08T11:26:00Z">
                  <w:rPr>
                    <w:b/>
                    <w:bCs/>
                    <w:sz w:val="18"/>
                    <w:szCs w:val="24"/>
                  </w:rPr>
                </w:rPrChange>
              </w:rPr>
              <w:pPrChange w:id="1394" w:author="Nicole Wu" w:date="2024-01-08T11:26:00Z">
                <w:pPr>
                  <w:spacing w:after="0" w:line="259" w:lineRule="auto"/>
                  <w:ind w:left="172" w:right="0" w:firstLine="0"/>
                  <w:jc w:val="left"/>
                </w:pPr>
              </w:pPrChange>
            </w:pPr>
            <w:r w:rsidRPr="00801E49">
              <w:rPr>
                <w:rFonts w:ascii="Open Sans" w:hAnsi="Open Sans" w:cs="Open Sans"/>
                <w:b/>
                <w:sz w:val="18"/>
                <w:szCs w:val="24"/>
                <w:rPrChange w:id="1395" w:author="Nicole Wu" w:date="2024-01-08T11:26:00Z">
                  <w:rPr>
                    <w:b/>
                    <w:bCs/>
                    <w:sz w:val="18"/>
                    <w:szCs w:val="24"/>
                  </w:rPr>
                </w:rPrChange>
              </w:rPr>
              <w:t>Count</w:t>
            </w:r>
          </w:p>
        </w:tc>
        <w:tc>
          <w:tcPr>
            <w:tcW w:w="797" w:type="dxa"/>
            <w:tcBorders>
              <w:top w:val="double" w:sz="3" w:space="0" w:color="000000"/>
              <w:left w:val="nil"/>
              <w:bottom w:val="single" w:sz="3" w:space="0" w:color="000000"/>
              <w:right w:val="nil"/>
            </w:tcBorders>
            <w:vAlign w:val="bottom"/>
          </w:tcPr>
          <w:p w14:paraId="5D801876" w14:textId="77777777" w:rsidR="00B92327" w:rsidRPr="00801E49" w:rsidRDefault="00332621" w:rsidP="00C76C85">
            <w:pPr>
              <w:spacing w:after="0" w:line="259" w:lineRule="auto"/>
              <w:ind w:left="0" w:right="0" w:firstLine="0"/>
              <w:jc w:val="center"/>
              <w:rPr>
                <w:rFonts w:ascii="Open Sans" w:hAnsi="Open Sans" w:cs="Open Sans"/>
                <w:b/>
                <w:sz w:val="18"/>
                <w:szCs w:val="24"/>
                <w:rPrChange w:id="1396" w:author="Nicole Wu" w:date="2024-01-08T11:26:00Z">
                  <w:rPr>
                    <w:b/>
                    <w:bCs/>
                    <w:sz w:val="18"/>
                    <w:szCs w:val="24"/>
                  </w:rPr>
                </w:rPrChange>
              </w:rPr>
              <w:pPrChange w:id="1397" w:author="Nicole Wu" w:date="2024-01-08T11:26:00Z">
                <w:pPr>
                  <w:spacing w:after="0" w:line="259" w:lineRule="auto"/>
                  <w:ind w:left="0" w:right="0" w:firstLine="0"/>
                  <w:jc w:val="left"/>
                </w:pPr>
              </w:pPrChange>
            </w:pPr>
            <w:r w:rsidRPr="00801E49">
              <w:rPr>
                <w:rFonts w:ascii="Open Sans" w:hAnsi="Open Sans" w:cs="Open Sans"/>
                <w:b/>
                <w:sz w:val="18"/>
                <w:szCs w:val="24"/>
                <w:rPrChange w:id="1398" w:author="Nicole Wu" w:date="2024-01-08T11:26:00Z">
                  <w:rPr>
                    <w:b/>
                    <w:bCs/>
                    <w:sz w:val="18"/>
                    <w:szCs w:val="24"/>
                  </w:rPr>
                </w:rPrChange>
              </w:rPr>
              <w:t>Percent</w:t>
            </w:r>
          </w:p>
        </w:tc>
        <w:tc>
          <w:tcPr>
            <w:tcW w:w="695" w:type="dxa"/>
            <w:tcBorders>
              <w:top w:val="double" w:sz="3" w:space="0" w:color="000000"/>
              <w:left w:val="nil"/>
              <w:bottom w:val="single" w:sz="3" w:space="0" w:color="000000"/>
              <w:right w:val="nil"/>
            </w:tcBorders>
            <w:vAlign w:val="bottom"/>
          </w:tcPr>
          <w:p w14:paraId="16373CAA" w14:textId="77777777" w:rsidR="00B92327" w:rsidRPr="00801E49" w:rsidRDefault="00332621" w:rsidP="00C76C85">
            <w:pPr>
              <w:spacing w:after="0" w:line="259" w:lineRule="auto"/>
              <w:ind w:left="0" w:right="0" w:firstLine="33"/>
              <w:jc w:val="center"/>
              <w:rPr>
                <w:rFonts w:ascii="Open Sans" w:hAnsi="Open Sans" w:cs="Open Sans"/>
                <w:b/>
                <w:sz w:val="18"/>
                <w:szCs w:val="24"/>
                <w:rPrChange w:id="1399" w:author="Nicole Wu" w:date="2024-01-08T11:26:00Z">
                  <w:rPr>
                    <w:b/>
                    <w:bCs/>
                    <w:sz w:val="18"/>
                    <w:szCs w:val="24"/>
                  </w:rPr>
                </w:rPrChange>
              </w:rPr>
              <w:pPrChange w:id="1400" w:author="Nicole Wu" w:date="2024-01-08T11:26:00Z">
                <w:pPr>
                  <w:spacing w:after="0" w:line="259" w:lineRule="auto"/>
                  <w:ind w:left="0" w:right="0" w:firstLine="33"/>
                  <w:jc w:val="left"/>
                </w:pPr>
              </w:pPrChange>
            </w:pPr>
            <w:r w:rsidRPr="00801E49">
              <w:rPr>
                <w:rFonts w:ascii="Open Sans" w:hAnsi="Open Sans" w:cs="Open Sans"/>
                <w:b/>
                <w:sz w:val="18"/>
                <w:szCs w:val="24"/>
                <w:rPrChange w:id="1401" w:author="Nicole Wu" w:date="2024-01-08T11:26:00Z">
                  <w:rPr>
                    <w:b/>
                    <w:bCs/>
                    <w:sz w:val="18"/>
                    <w:szCs w:val="24"/>
                  </w:rPr>
                </w:rPrChange>
              </w:rPr>
              <w:t>Total Count</w:t>
            </w:r>
          </w:p>
        </w:tc>
        <w:tc>
          <w:tcPr>
            <w:tcW w:w="745" w:type="dxa"/>
            <w:tcBorders>
              <w:top w:val="double" w:sz="3" w:space="0" w:color="000000"/>
              <w:left w:val="nil"/>
              <w:bottom w:val="single" w:sz="3" w:space="0" w:color="000000"/>
              <w:right w:val="nil"/>
            </w:tcBorders>
            <w:vAlign w:val="bottom"/>
          </w:tcPr>
          <w:p w14:paraId="601EF868" w14:textId="77777777" w:rsidR="00B92327" w:rsidRPr="00801E49" w:rsidRDefault="00332621" w:rsidP="00C76C85">
            <w:pPr>
              <w:spacing w:after="0" w:line="259" w:lineRule="auto"/>
              <w:ind w:left="0" w:right="0" w:firstLine="0"/>
              <w:jc w:val="center"/>
              <w:rPr>
                <w:rFonts w:ascii="Open Sans" w:hAnsi="Open Sans" w:cs="Open Sans"/>
                <w:b/>
                <w:sz w:val="18"/>
                <w:szCs w:val="24"/>
                <w:rPrChange w:id="1402" w:author="Nicole Wu" w:date="2024-01-08T11:26:00Z">
                  <w:rPr>
                    <w:b/>
                    <w:bCs/>
                    <w:sz w:val="18"/>
                    <w:szCs w:val="24"/>
                  </w:rPr>
                </w:rPrChange>
              </w:rPr>
              <w:pPrChange w:id="1403" w:author="Nicole Wu" w:date="2024-01-08T11:26:00Z">
                <w:pPr>
                  <w:spacing w:after="0" w:line="259" w:lineRule="auto"/>
                  <w:ind w:left="0" w:right="0" w:firstLine="0"/>
                  <w:jc w:val="left"/>
                </w:pPr>
              </w:pPrChange>
            </w:pPr>
            <w:r w:rsidRPr="00801E49">
              <w:rPr>
                <w:rFonts w:ascii="Open Sans" w:hAnsi="Open Sans" w:cs="Open Sans"/>
                <w:b/>
                <w:sz w:val="18"/>
                <w:szCs w:val="24"/>
                <w:rPrChange w:id="1404" w:author="Nicole Wu" w:date="2024-01-08T11:26:00Z">
                  <w:rPr>
                    <w:b/>
                    <w:bCs/>
                    <w:sz w:val="18"/>
                    <w:szCs w:val="24"/>
                  </w:rPr>
                </w:rPrChange>
              </w:rPr>
              <w:t>Percent</w:t>
            </w:r>
          </w:p>
        </w:tc>
      </w:tr>
      <w:tr w:rsidR="00B92327" w:rsidRPr="00801E49" w14:paraId="69E00BFD" w14:textId="77777777" w:rsidTr="006B0BF6">
        <w:trPr>
          <w:trHeight w:val="192"/>
        </w:trPr>
        <w:tc>
          <w:tcPr>
            <w:tcW w:w="1285" w:type="dxa"/>
            <w:tcBorders>
              <w:top w:val="single" w:sz="3" w:space="0" w:color="000000"/>
              <w:left w:val="nil"/>
              <w:bottom w:val="nil"/>
              <w:right w:val="nil"/>
            </w:tcBorders>
          </w:tcPr>
          <w:p w14:paraId="0EE4FC30" w14:textId="77777777" w:rsidR="00B92327" w:rsidRPr="00801E49" w:rsidRDefault="00332621">
            <w:pPr>
              <w:spacing w:after="0" w:line="259" w:lineRule="auto"/>
              <w:ind w:left="120" w:right="0" w:firstLine="0"/>
              <w:jc w:val="left"/>
              <w:rPr>
                <w:rFonts w:ascii="Open Sans" w:hAnsi="Open Sans" w:cs="Open Sans"/>
                <w:sz w:val="18"/>
                <w:szCs w:val="24"/>
                <w:rPrChange w:id="1405" w:author="Nicole Wu" w:date="2024-01-08T11:26:00Z">
                  <w:rPr>
                    <w:sz w:val="18"/>
                    <w:szCs w:val="24"/>
                  </w:rPr>
                </w:rPrChange>
              </w:rPr>
            </w:pPr>
            <w:r w:rsidRPr="00801E49">
              <w:rPr>
                <w:rFonts w:ascii="Open Sans" w:hAnsi="Open Sans" w:cs="Open Sans"/>
                <w:sz w:val="18"/>
                <w:szCs w:val="24"/>
                <w:rPrChange w:id="1406" w:author="Nicole Wu" w:date="2024-01-08T11:26:00Z">
                  <w:rPr>
                    <w:sz w:val="18"/>
                    <w:szCs w:val="24"/>
                  </w:rPr>
                </w:rPrChange>
              </w:rPr>
              <w:t>Face-to-Face</w:t>
            </w:r>
          </w:p>
        </w:tc>
        <w:tc>
          <w:tcPr>
            <w:tcW w:w="1373" w:type="dxa"/>
            <w:tcBorders>
              <w:top w:val="single" w:sz="3" w:space="0" w:color="000000"/>
              <w:left w:val="nil"/>
              <w:bottom w:val="nil"/>
              <w:right w:val="nil"/>
            </w:tcBorders>
          </w:tcPr>
          <w:p w14:paraId="01AB878C" w14:textId="77777777" w:rsidR="00B92327" w:rsidRPr="00801E49" w:rsidRDefault="00332621">
            <w:pPr>
              <w:spacing w:after="0" w:line="259" w:lineRule="auto"/>
              <w:ind w:left="482" w:right="0" w:firstLine="0"/>
              <w:jc w:val="left"/>
              <w:rPr>
                <w:rFonts w:ascii="Open Sans" w:hAnsi="Open Sans" w:cs="Open Sans"/>
                <w:sz w:val="18"/>
                <w:szCs w:val="24"/>
                <w:rPrChange w:id="1407" w:author="Nicole Wu" w:date="2024-01-08T11:26:00Z">
                  <w:rPr>
                    <w:sz w:val="18"/>
                    <w:szCs w:val="24"/>
                  </w:rPr>
                </w:rPrChange>
              </w:rPr>
            </w:pPr>
            <w:r w:rsidRPr="00801E49">
              <w:rPr>
                <w:rFonts w:ascii="Open Sans" w:hAnsi="Open Sans" w:cs="Open Sans"/>
                <w:sz w:val="18"/>
                <w:szCs w:val="24"/>
                <w:rPrChange w:id="1408" w:author="Nicole Wu" w:date="2024-01-08T11:26:00Z">
                  <w:rPr>
                    <w:sz w:val="18"/>
                    <w:szCs w:val="24"/>
                  </w:rPr>
                </w:rPrChange>
              </w:rPr>
              <w:t>88</w:t>
            </w:r>
          </w:p>
        </w:tc>
        <w:tc>
          <w:tcPr>
            <w:tcW w:w="797" w:type="dxa"/>
            <w:tcBorders>
              <w:top w:val="single" w:sz="3" w:space="0" w:color="000000"/>
              <w:left w:val="nil"/>
              <w:bottom w:val="nil"/>
              <w:right w:val="nil"/>
            </w:tcBorders>
          </w:tcPr>
          <w:p w14:paraId="2C7BABA0" w14:textId="77777777" w:rsidR="00B92327" w:rsidRPr="00801E49" w:rsidRDefault="00332621">
            <w:pPr>
              <w:spacing w:after="0" w:line="259" w:lineRule="auto"/>
              <w:ind w:left="128" w:right="0" w:firstLine="0"/>
              <w:jc w:val="left"/>
              <w:rPr>
                <w:rFonts w:ascii="Open Sans" w:hAnsi="Open Sans" w:cs="Open Sans"/>
                <w:sz w:val="18"/>
                <w:szCs w:val="24"/>
                <w:rPrChange w:id="1409" w:author="Nicole Wu" w:date="2024-01-08T11:26:00Z">
                  <w:rPr>
                    <w:sz w:val="18"/>
                    <w:szCs w:val="24"/>
                  </w:rPr>
                </w:rPrChange>
              </w:rPr>
            </w:pPr>
            <w:r w:rsidRPr="00801E49">
              <w:rPr>
                <w:rFonts w:ascii="Open Sans" w:hAnsi="Open Sans" w:cs="Open Sans"/>
                <w:sz w:val="18"/>
                <w:szCs w:val="24"/>
                <w:rPrChange w:id="1410" w:author="Nicole Wu" w:date="2024-01-08T11:26:00Z">
                  <w:rPr>
                    <w:sz w:val="18"/>
                    <w:szCs w:val="24"/>
                  </w:rPr>
                </w:rPrChange>
              </w:rPr>
              <w:t>8.33</w:t>
            </w:r>
          </w:p>
        </w:tc>
        <w:tc>
          <w:tcPr>
            <w:tcW w:w="1039" w:type="dxa"/>
            <w:tcBorders>
              <w:top w:val="single" w:sz="3" w:space="0" w:color="000000"/>
              <w:left w:val="nil"/>
              <w:bottom w:val="nil"/>
              <w:right w:val="nil"/>
            </w:tcBorders>
          </w:tcPr>
          <w:p w14:paraId="1F73E196" w14:textId="77777777" w:rsidR="00B92327" w:rsidRPr="00801E49" w:rsidRDefault="00332621">
            <w:pPr>
              <w:spacing w:after="0" w:line="259" w:lineRule="auto"/>
              <w:ind w:left="273" w:right="0" w:firstLine="0"/>
              <w:jc w:val="left"/>
              <w:rPr>
                <w:rFonts w:ascii="Open Sans" w:hAnsi="Open Sans" w:cs="Open Sans"/>
                <w:sz w:val="18"/>
                <w:szCs w:val="24"/>
                <w:rPrChange w:id="1411" w:author="Nicole Wu" w:date="2024-01-08T11:26:00Z">
                  <w:rPr>
                    <w:sz w:val="18"/>
                    <w:szCs w:val="24"/>
                  </w:rPr>
                </w:rPrChange>
              </w:rPr>
            </w:pPr>
            <w:r w:rsidRPr="00801E49">
              <w:rPr>
                <w:rFonts w:ascii="Open Sans" w:hAnsi="Open Sans" w:cs="Open Sans"/>
                <w:sz w:val="18"/>
                <w:szCs w:val="24"/>
                <w:rPrChange w:id="1412" w:author="Nicole Wu" w:date="2024-01-08T11:26:00Z">
                  <w:rPr>
                    <w:sz w:val="18"/>
                    <w:szCs w:val="24"/>
                  </w:rPr>
                </w:rPrChange>
              </w:rPr>
              <w:t>969</w:t>
            </w:r>
          </w:p>
        </w:tc>
        <w:tc>
          <w:tcPr>
            <w:tcW w:w="797" w:type="dxa"/>
            <w:tcBorders>
              <w:top w:val="single" w:sz="3" w:space="0" w:color="000000"/>
              <w:left w:val="nil"/>
              <w:bottom w:val="nil"/>
              <w:right w:val="nil"/>
            </w:tcBorders>
          </w:tcPr>
          <w:p w14:paraId="3BA1F469" w14:textId="77777777" w:rsidR="00B92327" w:rsidRPr="00801E49" w:rsidRDefault="00332621">
            <w:pPr>
              <w:spacing w:after="0" w:line="259" w:lineRule="auto"/>
              <w:ind w:left="86" w:right="0" w:firstLine="0"/>
              <w:jc w:val="left"/>
              <w:rPr>
                <w:rFonts w:ascii="Open Sans" w:hAnsi="Open Sans" w:cs="Open Sans"/>
                <w:sz w:val="18"/>
                <w:szCs w:val="24"/>
                <w:rPrChange w:id="1413" w:author="Nicole Wu" w:date="2024-01-08T11:26:00Z">
                  <w:rPr>
                    <w:sz w:val="18"/>
                    <w:szCs w:val="24"/>
                  </w:rPr>
                </w:rPrChange>
              </w:rPr>
            </w:pPr>
            <w:r w:rsidRPr="00801E49">
              <w:rPr>
                <w:rFonts w:ascii="Open Sans" w:hAnsi="Open Sans" w:cs="Open Sans"/>
                <w:sz w:val="18"/>
                <w:szCs w:val="24"/>
                <w:rPrChange w:id="1414" w:author="Nicole Wu" w:date="2024-01-08T11:26:00Z">
                  <w:rPr>
                    <w:sz w:val="18"/>
                    <w:szCs w:val="24"/>
                  </w:rPr>
                </w:rPrChange>
              </w:rPr>
              <w:t>91.67</w:t>
            </w:r>
          </w:p>
        </w:tc>
        <w:tc>
          <w:tcPr>
            <w:tcW w:w="695" w:type="dxa"/>
            <w:tcBorders>
              <w:top w:val="single" w:sz="3" w:space="0" w:color="000000"/>
              <w:left w:val="nil"/>
              <w:bottom w:val="nil"/>
              <w:right w:val="nil"/>
            </w:tcBorders>
          </w:tcPr>
          <w:p w14:paraId="4F2A2D78" w14:textId="77777777" w:rsidR="00B92327" w:rsidRPr="00801E49" w:rsidRDefault="00332621">
            <w:pPr>
              <w:spacing w:after="0" w:line="259" w:lineRule="auto"/>
              <w:ind w:left="59" w:right="0" w:firstLine="0"/>
              <w:jc w:val="left"/>
              <w:rPr>
                <w:rFonts w:ascii="Open Sans" w:hAnsi="Open Sans" w:cs="Open Sans"/>
                <w:sz w:val="18"/>
                <w:szCs w:val="24"/>
                <w:rPrChange w:id="1415" w:author="Nicole Wu" w:date="2024-01-08T11:26:00Z">
                  <w:rPr>
                    <w:sz w:val="18"/>
                    <w:szCs w:val="24"/>
                  </w:rPr>
                </w:rPrChange>
              </w:rPr>
            </w:pPr>
            <w:r w:rsidRPr="00801E49">
              <w:rPr>
                <w:rFonts w:ascii="Open Sans" w:hAnsi="Open Sans" w:cs="Open Sans"/>
                <w:sz w:val="18"/>
                <w:szCs w:val="24"/>
                <w:rPrChange w:id="1416" w:author="Nicole Wu" w:date="2024-01-08T11:26:00Z">
                  <w:rPr>
                    <w:sz w:val="18"/>
                    <w:szCs w:val="24"/>
                  </w:rPr>
                </w:rPrChange>
              </w:rPr>
              <w:t>1057</w:t>
            </w:r>
          </w:p>
        </w:tc>
        <w:tc>
          <w:tcPr>
            <w:tcW w:w="745" w:type="dxa"/>
            <w:tcBorders>
              <w:top w:val="single" w:sz="3" w:space="0" w:color="000000"/>
              <w:left w:val="nil"/>
              <w:bottom w:val="nil"/>
              <w:right w:val="nil"/>
            </w:tcBorders>
          </w:tcPr>
          <w:p w14:paraId="201F3FD2" w14:textId="77777777" w:rsidR="00B92327" w:rsidRPr="00801E49" w:rsidRDefault="00332621">
            <w:pPr>
              <w:spacing w:after="0" w:line="259" w:lineRule="auto"/>
              <w:ind w:left="44" w:right="0" w:firstLine="0"/>
              <w:jc w:val="left"/>
              <w:rPr>
                <w:rFonts w:ascii="Open Sans" w:hAnsi="Open Sans" w:cs="Open Sans"/>
                <w:sz w:val="18"/>
                <w:szCs w:val="24"/>
                <w:rPrChange w:id="1417" w:author="Nicole Wu" w:date="2024-01-08T11:26:00Z">
                  <w:rPr>
                    <w:sz w:val="18"/>
                    <w:szCs w:val="24"/>
                  </w:rPr>
                </w:rPrChange>
              </w:rPr>
            </w:pPr>
            <w:r w:rsidRPr="00801E49">
              <w:rPr>
                <w:rFonts w:ascii="Open Sans" w:hAnsi="Open Sans" w:cs="Open Sans"/>
                <w:sz w:val="18"/>
                <w:szCs w:val="24"/>
                <w:rPrChange w:id="1418" w:author="Nicole Wu" w:date="2024-01-08T11:26:00Z">
                  <w:rPr>
                    <w:sz w:val="18"/>
                    <w:szCs w:val="24"/>
                  </w:rPr>
                </w:rPrChange>
              </w:rPr>
              <w:t>100.00</w:t>
            </w:r>
          </w:p>
        </w:tc>
      </w:tr>
      <w:tr w:rsidR="00B92327" w:rsidRPr="00801E49" w14:paraId="6920372B" w14:textId="77777777" w:rsidTr="006B0BF6">
        <w:trPr>
          <w:trHeight w:val="189"/>
        </w:trPr>
        <w:tc>
          <w:tcPr>
            <w:tcW w:w="1285" w:type="dxa"/>
            <w:tcBorders>
              <w:top w:val="nil"/>
              <w:left w:val="nil"/>
              <w:bottom w:val="nil"/>
              <w:right w:val="nil"/>
            </w:tcBorders>
          </w:tcPr>
          <w:p w14:paraId="5338EBA9" w14:textId="77777777" w:rsidR="00B92327" w:rsidRPr="00801E49" w:rsidRDefault="00332621">
            <w:pPr>
              <w:spacing w:after="0" w:line="259" w:lineRule="auto"/>
              <w:ind w:left="120" w:right="0" w:firstLine="0"/>
              <w:jc w:val="left"/>
              <w:rPr>
                <w:rFonts w:ascii="Open Sans" w:hAnsi="Open Sans" w:cs="Open Sans"/>
                <w:sz w:val="18"/>
                <w:szCs w:val="24"/>
                <w:rPrChange w:id="1419" w:author="Nicole Wu" w:date="2024-01-08T11:26:00Z">
                  <w:rPr>
                    <w:sz w:val="18"/>
                    <w:szCs w:val="24"/>
                  </w:rPr>
                </w:rPrChange>
              </w:rPr>
            </w:pPr>
            <w:r w:rsidRPr="00801E49">
              <w:rPr>
                <w:rFonts w:ascii="Open Sans" w:hAnsi="Open Sans" w:cs="Open Sans"/>
                <w:sz w:val="18"/>
                <w:szCs w:val="24"/>
                <w:rPrChange w:id="1420" w:author="Nicole Wu" w:date="2024-01-08T11:26:00Z">
                  <w:rPr>
                    <w:sz w:val="18"/>
                    <w:szCs w:val="24"/>
                  </w:rPr>
                </w:rPrChange>
              </w:rPr>
              <w:t>Remote</w:t>
            </w:r>
          </w:p>
        </w:tc>
        <w:tc>
          <w:tcPr>
            <w:tcW w:w="1373" w:type="dxa"/>
            <w:tcBorders>
              <w:top w:val="nil"/>
              <w:left w:val="nil"/>
              <w:bottom w:val="nil"/>
              <w:right w:val="nil"/>
            </w:tcBorders>
          </w:tcPr>
          <w:p w14:paraId="49B58ACF" w14:textId="77777777" w:rsidR="00B92327" w:rsidRPr="00801E49" w:rsidRDefault="00332621">
            <w:pPr>
              <w:spacing w:after="0" w:line="259" w:lineRule="auto"/>
              <w:ind w:left="440" w:right="0" w:firstLine="0"/>
              <w:jc w:val="left"/>
              <w:rPr>
                <w:rFonts w:ascii="Open Sans" w:hAnsi="Open Sans" w:cs="Open Sans"/>
                <w:sz w:val="18"/>
                <w:szCs w:val="24"/>
                <w:rPrChange w:id="1421" w:author="Nicole Wu" w:date="2024-01-08T11:26:00Z">
                  <w:rPr>
                    <w:sz w:val="18"/>
                    <w:szCs w:val="24"/>
                  </w:rPr>
                </w:rPrChange>
              </w:rPr>
            </w:pPr>
            <w:r w:rsidRPr="00801E49">
              <w:rPr>
                <w:rFonts w:ascii="Open Sans" w:hAnsi="Open Sans" w:cs="Open Sans"/>
                <w:sz w:val="18"/>
                <w:szCs w:val="24"/>
                <w:rPrChange w:id="1422" w:author="Nicole Wu" w:date="2024-01-08T11:26:00Z">
                  <w:rPr>
                    <w:sz w:val="18"/>
                    <w:szCs w:val="24"/>
                  </w:rPr>
                </w:rPrChange>
              </w:rPr>
              <w:t>747</w:t>
            </w:r>
          </w:p>
        </w:tc>
        <w:tc>
          <w:tcPr>
            <w:tcW w:w="797" w:type="dxa"/>
            <w:tcBorders>
              <w:top w:val="nil"/>
              <w:left w:val="nil"/>
              <w:bottom w:val="nil"/>
              <w:right w:val="nil"/>
            </w:tcBorders>
          </w:tcPr>
          <w:p w14:paraId="549B0DED" w14:textId="77777777" w:rsidR="00B92327" w:rsidRPr="00801E49" w:rsidRDefault="00332621">
            <w:pPr>
              <w:spacing w:after="0" w:line="259" w:lineRule="auto"/>
              <w:ind w:left="86" w:right="0" w:firstLine="0"/>
              <w:jc w:val="left"/>
              <w:rPr>
                <w:rFonts w:ascii="Open Sans" w:hAnsi="Open Sans" w:cs="Open Sans"/>
                <w:sz w:val="18"/>
                <w:szCs w:val="24"/>
                <w:rPrChange w:id="1423" w:author="Nicole Wu" w:date="2024-01-08T11:26:00Z">
                  <w:rPr>
                    <w:sz w:val="18"/>
                    <w:szCs w:val="24"/>
                  </w:rPr>
                </w:rPrChange>
              </w:rPr>
            </w:pPr>
            <w:r w:rsidRPr="00801E49">
              <w:rPr>
                <w:rFonts w:ascii="Open Sans" w:hAnsi="Open Sans" w:cs="Open Sans"/>
                <w:sz w:val="18"/>
                <w:szCs w:val="24"/>
                <w:rPrChange w:id="1424" w:author="Nicole Wu" w:date="2024-01-08T11:26:00Z">
                  <w:rPr>
                    <w:sz w:val="18"/>
                    <w:szCs w:val="24"/>
                  </w:rPr>
                </w:rPrChange>
              </w:rPr>
              <w:t>73.02</w:t>
            </w:r>
          </w:p>
        </w:tc>
        <w:tc>
          <w:tcPr>
            <w:tcW w:w="1039" w:type="dxa"/>
            <w:tcBorders>
              <w:top w:val="nil"/>
              <w:left w:val="nil"/>
              <w:bottom w:val="nil"/>
              <w:right w:val="nil"/>
            </w:tcBorders>
          </w:tcPr>
          <w:p w14:paraId="5B72180F" w14:textId="77777777" w:rsidR="00B92327" w:rsidRPr="00801E49" w:rsidRDefault="00332621">
            <w:pPr>
              <w:spacing w:after="0" w:line="259" w:lineRule="auto"/>
              <w:ind w:left="273" w:right="0" w:firstLine="0"/>
              <w:jc w:val="left"/>
              <w:rPr>
                <w:rFonts w:ascii="Open Sans" w:hAnsi="Open Sans" w:cs="Open Sans"/>
                <w:sz w:val="18"/>
                <w:szCs w:val="24"/>
                <w:rPrChange w:id="1425" w:author="Nicole Wu" w:date="2024-01-08T11:26:00Z">
                  <w:rPr>
                    <w:sz w:val="18"/>
                    <w:szCs w:val="24"/>
                  </w:rPr>
                </w:rPrChange>
              </w:rPr>
            </w:pPr>
            <w:r w:rsidRPr="00801E49">
              <w:rPr>
                <w:rFonts w:ascii="Open Sans" w:hAnsi="Open Sans" w:cs="Open Sans"/>
                <w:sz w:val="18"/>
                <w:szCs w:val="24"/>
                <w:rPrChange w:id="1426" w:author="Nicole Wu" w:date="2024-01-08T11:26:00Z">
                  <w:rPr>
                    <w:sz w:val="18"/>
                    <w:szCs w:val="24"/>
                  </w:rPr>
                </w:rPrChange>
              </w:rPr>
              <w:t>276</w:t>
            </w:r>
          </w:p>
        </w:tc>
        <w:tc>
          <w:tcPr>
            <w:tcW w:w="797" w:type="dxa"/>
            <w:tcBorders>
              <w:top w:val="nil"/>
              <w:left w:val="nil"/>
              <w:bottom w:val="nil"/>
              <w:right w:val="nil"/>
            </w:tcBorders>
          </w:tcPr>
          <w:p w14:paraId="4311E4EB" w14:textId="77777777" w:rsidR="00B92327" w:rsidRPr="00801E49" w:rsidRDefault="00332621">
            <w:pPr>
              <w:spacing w:after="0" w:line="259" w:lineRule="auto"/>
              <w:ind w:left="86" w:right="0" w:firstLine="0"/>
              <w:jc w:val="left"/>
              <w:rPr>
                <w:rFonts w:ascii="Open Sans" w:hAnsi="Open Sans" w:cs="Open Sans"/>
                <w:sz w:val="18"/>
                <w:szCs w:val="24"/>
                <w:rPrChange w:id="1427" w:author="Nicole Wu" w:date="2024-01-08T11:26:00Z">
                  <w:rPr>
                    <w:sz w:val="18"/>
                    <w:szCs w:val="24"/>
                  </w:rPr>
                </w:rPrChange>
              </w:rPr>
            </w:pPr>
            <w:r w:rsidRPr="00801E49">
              <w:rPr>
                <w:rFonts w:ascii="Open Sans" w:hAnsi="Open Sans" w:cs="Open Sans"/>
                <w:sz w:val="18"/>
                <w:szCs w:val="24"/>
                <w:rPrChange w:id="1428" w:author="Nicole Wu" w:date="2024-01-08T11:26:00Z">
                  <w:rPr>
                    <w:sz w:val="18"/>
                    <w:szCs w:val="24"/>
                  </w:rPr>
                </w:rPrChange>
              </w:rPr>
              <w:t>26.98</w:t>
            </w:r>
          </w:p>
        </w:tc>
        <w:tc>
          <w:tcPr>
            <w:tcW w:w="695" w:type="dxa"/>
            <w:tcBorders>
              <w:top w:val="nil"/>
              <w:left w:val="nil"/>
              <w:bottom w:val="nil"/>
              <w:right w:val="nil"/>
            </w:tcBorders>
          </w:tcPr>
          <w:p w14:paraId="2087F3AC" w14:textId="77777777" w:rsidR="00B92327" w:rsidRPr="00801E49" w:rsidRDefault="00332621">
            <w:pPr>
              <w:spacing w:after="0" w:line="259" w:lineRule="auto"/>
              <w:ind w:left="59" w:right="0" w:firstLine="0"/>
              <w:jc w:val="left"/>
              <w:rPr>
                <w:rFonts w:ascii="Open Sans" w:hAnsi="Open Sans" w:cs="Open Sans"/>
                <w:sz w:val="18"/>
                <w:szCs w:val="24"/>
                <w:rPrChange w:id="1429" w:author="Nicole Wu" w:date="2024-01-08T11:26:00Z">
                  <w:rPr>
                    <w:sz w:val="18"/>
                    <w:szCs w:val="24"/>
                  </w:rPr>
                </w:rPrChange>
              </w:rPr>
            </w:pPr>
            <w:r w:rsidRPr="00801E49">
              <w:rPr>
                <w:rFonts w:ascii="Open Sans" w:hAnsi="Open Sans" w:cs="Open Sans"/>
                <w:sz w:val="18"/>
                <w:szCs w:val="24"/>
                <w:rPrChange w:id="1430" w:author="Nicole Wu" w:date="2024-01-08T11:26:00Z">
                  <w:rPr>
                    <w:sz w:val="18"/>
                    <w:szCs w:val="24"/>
                  </w:rPr>
                </w:rPrChange>
              </w:rPr>
              <w:t>1023</w:t>
            </w:r>
          </w:p>
        </w:tc>
        <w:tc>
          <w:tcPr>
            <w:tcW w:w="745" w:type="dxa"/>
            <w:tcBorders>
              <w:top w:val="nil"/>
              <w:left w:val="nil"/>
              <w:bottom w:val="nil"/>
              <w:right w:val="nil"/>
            </w:tcBorders>
          </w:tcPr>
          <w:p w14:paraId="1A9BE155" w14:textId="77777777" w:rsidR="00B92327" w:rsidRPr="00801E49" w:rsidRDefault="00332621">
            <w:pPr>
              <w:spacing w:after="0" w:line="259" w:lineRule="auto"/>
              <w:ind w:left="44" w:right="0" w:firstLine="0"/>
              <w:jc w:val="left"/>
              <w:rPr>
                <w:rFonts w:ascii="Open Sans" w:hAnsi="Open Sans" w:cs="Open Sans"/>
                <w:sz w:val="18"/>
                <w:szCs w:val="24"/>
                <w:rPrChange w:id="1431" w:author="Nicole Wu" w:date="2024-01-08T11:26:00Z">
                  <w:rPr>
                    <w:sz w:val="18"/>
                    <w:szCs w:val="24"/>
                  </w:rPr>
                </w:rPrChange>
              </w:rPr>
            </w:pPr>
            <w:r w:rsidRPr="00801E49">
              <w:rPr>
                <w:rFonts w:ascii="Open Sans" w:hAnsi="Open Sans" w:cs="Open Sans"/>
                <w:sz w:val="18"/>
                <w:szCs w:val="24"/>
                <w:rPrChange w:id="1432" w:author="Nicole Wu" w:date="2024-01-08T11:26:00Z">
                  <w:rPr>
                    <w:sz w:val="18"/>
                    <w:szCs w:val="24"/>
                  </w:rPr>
                </w:rPrChange>
              </w:rPr>
              <w:t>100.00</w:t>
            </w:r>
          </w:p>
        </w:tc>
      </w:tr>
      <w:tr w:rsidR="00B92327" w:rsidRPr="00801E49" w14:paraId="72B8AA2B" w14:textId="77777777" w:rsidTr="006B0BF6">
        <w:trPr>
          <w:trHeight w:val="219"/>
        </w:trPr>
        <w:tc>
          <w:tcPr>
            <w:tcW w:w="1285" w:type="dxa"/>
            <w:tcBorders>
              <w:top w:val="nil"/>
              <w:left w:val="nil"/>
              <w:bottom w:val="double" w:sz="3" w:space="0" w:color="000000"/>
              <w:right w:val="nil"/>
            </w:tcBorders>
          </w:tcPr>
          <w:p w14:paraId="13F15CCB" w14:textId="77777777" w:rsidR="00B92327" w:rsidRPr="00801E49" w:rsidRDefault="00332621">
            <w:pPr>
              <w:spacing w:after="0" w:line="259" w:lineRule="auto"/>
              <w:ind w:left="120" w:right="0" w:firstLine="0"/>
              <w:jc w:val="left"/>
              <w:rPr>
                <w:rFonts w:ascii="Open Sans" w:hAnsi="Open Sans" w:cs="Open Sans"/>
                <w:b/>
                <w:sz w:val="18"/>
                <w:szCs w:val="24"/>
                <w:rPrChange w:id="1433" w:author="Nicole Wu" w:date="2024-01-08T11:26:00Z">
                  <w:rPr>
                    <w:b/>
                    <w:bCs/>
                    <w:sz w:val="18"/>
                    <w:szCs w:val="24"/>
                  </w:rPr>
                </w:rPrChange>
              </w:rPr>
            </w:pPr>
            <w:r w:rsidRPr="00801E49">
              <w:rPr>
                <w:rFonts w:ascii="Open Sans" w:hAnsi="Open Sans" w:cs="Open Sans"/>
                <w:b/>
                <w:sz w:val="18"/>
                <w:szCs w:val="24"/>
                <w:rPrChange w:id="1434" w:author="Nicole Wu" w:date="2024-01-08T11:26:00Z">
                  <w:rPr>
                    <w:b/>
                    <w:bCs/>
                    <w:sz w:val="18"/>
                    <w:szCs w:val="24"/>
                  </w:rPr>
                </w:rPrChange>
              </w:rPr>
              <w:t>Total</w:t>
            </w:r>
          </w:p>
        </w:tc>
        <w:tc>
          <w:tcPr>
            <w:tcW w:w="1373" w:type="dxa"/>
            <w:tcBorders>
              <w:top w:val="nil"/>
              <w:left w:val="nil"/>
              <w:bottom w:val="double" w:sz="3" w:space="0" w:color="000000"/>
              <w:right w:val="nil"/>
            </w:tcBorders>
          </w:tcPr>
          <w:p w14:paraId="2D818800" w14:textId="77777777" w:rsidR="00B92327" w:rsidRPr="00801E49" w:rsidRDefault="00332621">
            <w:pPr>
              <w:spacing w:after="0" w:line="259" w:lineRule="auto"/>
              <w:ind w:left="440" w:right="0" w:firstLine="0"/>
              <w:jc w:val="left"/>
              <w:rPr>
                <w:rFonts w:ascii="Open Sans" w:hAnsi="Open Sans" w:cs="Open Sans"/>
                <w:b/>
                <w:sz w:val="18"/>
                <w:szCs w:val="24"/>
                <w:rPrChange w:id="1435" w:author="Nicole Wu" w:date="2024-01-08T11:26:00Z">
                  <w:rPr>
                    <w:b/>
                    <w:bCs/>
                    <w:sz w:val="18"/>
                    <w:szCs w:val="24"/>
                  </w:rPr>
                </w:rPrChange>
              </w:rPr>
            </w:pPr>
            <w:r w:rsidRPr="00801E49">
              <w:rPr>
                <w:rFonts w:ascii="Open Sans" w:hAnsi="Open Sans" w:cs="Open Sans"/>
                <w:b/>
                <w:sz w:val="18"/>
                <w:szCs w:val="24"/>
                <w:rPrChange w:id="1436" w:author="Nicole Wu" w:date="2024-01-08T11:26:00Z">
                  <w:rPr>
                    <w:b/>
                    <w:bCs/>
                    <w:sz w:val="18"/>
                    <w:szCs w:val="24"/>
                  </w:rPr>
                </w:rPrChange>
              </w:rPr>
              <w:t>835</w:t>
            </w:r>
          </w:p>
        </w:tc>
        <w:tc>
          <w:tcPr>
            <w:tcW w:w="797" w:type="dxa"/>
            <w:tcBorders>
              <w:top w:val="nil"/>
              <w:left w:val="nil"/>
              <w:bottom w:val="double" w:sz="3" w:space="0" w:color="000000"/>
              <w:right w:val="nil"/>
            </w:tcBorders>
          </w:tcPr>
          <w:p w14:paraId="5D4B40F0" w14:textId="77777777" w:rsidR="00B92327" w:rsidRPr="00801E49" w:rsidRDefault="00332621">
            <w:pPr>
              <w:spacing w:after="0" w:line="259" w:lineRule="auto"/>
              <w:ind w:left="86" w:right="0" w:firstLine="0"/>
              <w:jc w:val="left"/>
              <w:rPr>
                <w:rFonts w:ascii="Open Sans" w:hAnsi="Open Sans" w:cs="Open Sans"/>
                <w:b/>
                <w:sz w:val="18"/>
                <w:szCs w:val="24"/>
                <w:rPrChange w:id="1437" w:author="Nicole Wu" w:date="2024-01-08T11:26:00Z">
                  <w:rPr>
                    <w:b/>
                    <w:bCs/>
                    <w:sz w:val="18"/>
                    <w:szCs w:val="24"/>
                  </w:rPr>
                </w:rPrChange>
              </w:rPr>
            </w:pPr>
            <w:r w:rsidRPr="00801E49">
              <w:rPr>
                <w:rFonts w:ascii="Open Sans" w:hAnsi="Open Sans" w:cs="Open Sans"/>
                <w:b/>
                <w:sz w:val="18"/>
                <w:szCs w:val="24"/>
                <w:rPrChange w:id="1438" w:author="Nicole Wu" w:date="2024-01-08T11:26:00Z">
                  <w:rPr>
                    <w:b/>
                    <w:bCs/>
                    <w:sz w:val="18"/>
                    <w:szCs w:val="24"/>
                  </w:rPr>
                </w:rPrChange>
              </w:rPr>
              <w:t>40.14</w:t>
            </w:r>
          </w:p>
        </w:tc>
        <w:tc>
          <w:tcPr>
            <w:tcW w:w="1039" w:type="dxa"/>
            <w:tcBorders>
              <w:top w:val="nil"/>
              <w:left w:val="nil"/>
              <w:bottom w:val="double" w:sz="3" w:space="0" w:color="000000"/>
              <w:right w:val="nil"/>
            </w:tcBorders>
          </w:tcPr>
          <w:p w14:paraId="2B072855" w14:textId="77777777" w:rsidR="00B92327" w:rsidRPr="00801E49" w:rsidRDefault="00332621">
            <w:pPr>
              <w:spacing w:after="0" w:line="259" w:lineRule="auto"/>
              <w:ind w:left="231" w:right="0" w:firstLine="0"/>
              <w:jc w:val="left"/>
              <w:rPr>
                <w:rFonts w:ascii="Open Sans" w:hAnsi="Open Sans" w:cs="Open Sans"/>
                <w:b/>
                <w:sz w:val="18"/>
                <w:szCs w:val="24"/>
                <w:rPrChange w:id="1439" w:author="Nicole Wu" w:date="2024-01-08T11:26:00Z">
                  <w:rPr>
                    <w:b/>
                    <w:bCs/>
                    <w:sz w:val="18"/>
                    <w:szCs w:val="24"/>
                  </w:rPr>
                </w:rPrChange>
              </w:rPr>
            </w:pPr>
            <w:r w:rsidRPr="00801E49">
              <w:rPr>
                <w:rFonts w:ascii="Open Sans" w:hAnsi="Open Sans" w:cs="Open Sans"/>
                <w:b/>
                <w:sz w:val="18"/>
                <w:szCs w:val="24"/>
                <w:rPrChange w:id="1440" w:author="Nicole Wu" w:date="2024-01-08T11:26:00Z">
                  <w:rPr>
                    <w:b/>
                    <w:bCs/>
                    <w:sz w:val="18"/>
                    <w:szCs w:val="24"/>
                  </w:rPr>
                </w:rPrChange>
              </w:rPr>
              <w:t>1245</w:t>
            </w:r>
          </w:p>
        </w:tc>
        <w:tc>
          <w:tcPr>
            <w:tcW w:w="797" w:type="dxa"/>
            <w:tcBorders>
              <w:top w:val="nil"/>
              <w:left w:val="nil"/>
              <w:bottom w:val="double" w:sz="3" w:space="0" w:color="000000"/>
              <w:right w:val="nil"/>
            </w:tcBorders>
          </w:tcPr>
          <w:p w14:paraId="4CA302FE" w14:textId="77777777" w:rsidR="00B92327" w:rsidRPr="00801E49" w:rsidRDefault="00332621">
            <w:pPr>
              <w:spacing w:after="0" w:line="259" w:lineRule="auto"/>
              <w:ind w:left="86" w:right="0" w:firstLine="0"/>
              <w:jc w:val="left"/>
              <w:rPr>
                <w:rFonts w:ascii="Open Sans" w:hAnsi="Open Sans" w:cs="Open Sans"/>
                <w:b/>
                <w:sz w:val="18"/>
                <w:szCs w:val="24"/>
                <w:rPrChange w:id="1441" w:author="Nicole Wu" w:date="2024-01-08T11:26:00Z">
                  <w:rPr>
                    <w:b/>
                    <w:bCs/>
                    <w:sz w:val="18"/>
                    <w:szCs w:val="24"/>
                  </w:rPr>
                </w:rPrChange>
              </w:rPr>
            </w:pPr>
            <w:r w:rsidRPr="00801E49">
              <w:rPr>
                <w:rFonts w:ascii="Open Sans" w:hAnsi="Open Sans" w:cs="Open Sans"/>
                <w:b/>
                <w:sz w:val="18"/>
                <w:szCs w:val="24"/>
                <w:rPrChange w:id="1442" w:author="Nicole Wu" w:date="2024-01-08T11:26:00Z">
                  <w:rPr>
                    <w:b/>
                    <w:bCs/>
                    <w:sz w:val="18"/>
                    <w:szCs w:val="24"/>
                  </w:rPr>
                </w:rPrChange>
              </w:rPr>
              <w:t>59.86</w:t>
            </w:r>
          </w:p>
        </w:tc>
        <w:tc>
          <w:tcPr>
            <w:tcW w:w="695" w:type="dxa"/>
            <w:tcBorders>
              <w:top w:val="nil"/>
              <w:left w:val="nil"/>
              <w:bottom w:val="double" w:sz="3" w:space="0" w:color="000000"/>
              <w:right w:val="nil"/>
            </w:tcBorders>
          </w:tcPr>
          <w:p w14:paraId="24B6BA5E" w14:textId="77777777" w:rsidR="00B92327" w:rsidRPr="00801E49" w:rsidRDefault="00332621">
            <w:pPr>
              <w:spacing w:after="0" w:line="259" w:lineRule="auto"/>
              <w:ind w:left="59" w:right="0" w:firstLine="0"/>
              <w:jc w:val="left"/>
              <w:rPr>
                <w:rFonts w:ascii="Open Sans" w:hAnsi="Open Sans" w:cs="Open Sans"/>
                <w:b/>
                <w:sz w:val="18"/>
                <w:szCs w:val="24"/>
                <w:rPrChange w:id="1443" w:author="Nicole Wu" w:date="2024-01-08T11:26:00Z">
                  <w:rPr>
                    <w:b/>
                    <w:bCs/>
                    <w:sz w:val="18"/>
                    <w:szCs w:val="24"/>
                  </w:rPr>
                </w:rPrChange>
              </w:rPr>
            </w:pPr>
            <w:r w:rsidRPr="00801E49">
              <w:rPr>
                <w:rFonts w:ascii="Open Sans" w:hAnsi="Open Sans" w:cs="Open Sans"/>
                <w:b/>
                <w:sz w:val="18"/>
                <w:szCs w:val="24"/>
                <w:rPrChange w:id="1444" w:author="Nicole Wu" w:date="2024-01-08T11:26:00Z">
                  <w:rPr>
                    <w:b/>
                    <w:bCs/>
                    <w:sz w:val="18"/>
                    <w:szCs w:val="24"/>
                  </w:rPr>
                </w:rPrChange>
              </w:rPr>
              <w:t>2080</w:t>
            </w:r>
          </w:p>
        </w:tc>
        <w:tc>
          <w:tcPr>
            <w:tcW w:w="745" w:type="dxa"/>
            <w:tcBorders>
              <w:top w:val="nil"/>
              <w:left w:val="nil"/>
              <w:bottom w:val="double" w:sz="3" w:space="0" w:color="000000"/>
              <w:right w:val="nil"/>
            </w:tcBorders>
          </w:tcPr>
          <w:p w14:paraId="111877CD" w14:textId="77777777" w:rsidR="00B92327" w:rsidRPr="00801E49" w:rsidRDefault="00332621">
            <w:pPr>
              <w:spacing w:after="0" w:line="259" w:lineRule="auto"/>
              <w:ind w:left="44" w:right="0" w:firstLine="0"/>
              <w:jc w:val="left"/>
              <w:rPr>
                <w:rFonts w:ascii="Open Sans" w:hAnsi="Open Sans" w:cs="Open Sans"/>
                <w:b/>
                <w:sz w:val="18"/>
                <w:szCs w:val="24"/>
                <w:rPrChange w:id="1445" w:author="Nicole Wu" w:date="2024-01-08T11:26:00Z">
                  <w:rPr>
                    <w:b/>
                    <w:bCs/>
                    <w:sz w:val="18"/>
                    <w:szCs w:val="24"/>
                  </w:rPr>
                </w:rPrChange>
              </w:rPr>
            </w:pPr>
            <w:r w:rsidRPr="00801E49">
              <w:rPr>
                <w:rFonts w:ascii="Open Sans" w:hAnsi="Open Sans" w:cs="Open Sans"/>
                <w:b/>
                <w:sz w:val="18"/>
                <w:szCs w:val="24"/>
                <w:rPrChange w:id="1446" w:author="Nicole Wu" w:date="2024-01-08T11:26:00Z">
                  <w:rPr>
                    <w:b/>
                    <w:bCs/>
                    <w:sz w:val="18"/>
                    <w:szCs w:val="24"/>
                  </w:rPr>
                </w:rPrChange>
              </w:rPr>
              <w:t>100.00</w:t>
            </w:r>
          </w:p>
        </w:tc>
      </w:tr>
    </w:tbl>
    <w:p w14:paraId="31652464" w14:textId="77777777" w:rsidR="00B92327" w:rsidRPr="00801E49" w:rsidRDefault="00332621">
      <w:pPr>
        <w:spacing w:after="333"/>
        <w:ind w:left="-5" w:right="446"/>
        <w:rPr>
          <w:rFonts w:ascii="Open Sans" w:hAnsi="Open Sans" w:cs="Open Sans"/>
          <w:rPrChange w:id="1447" w:author="Nicole Wu" w:date="2024-01-08T11:26:00Z">
            <w:rPr/>
          </w:rPrChange>
        </w:rPr>
      </w:pPr>
      <w:r w:rsidRPr="00801E49">
        <w:rPr>
          <w:rFonts w:ascii="Open Sans" w:hAnsi="Open Sans" w:cs="Open Sans"/>
          <w:rPrChange w:id="1448" w:author="Nicole Wu" w:date="2024-01-08T11:26:00Z">
            <w:rPr/>
          </w:rPrChange>
        </w:rPr>
        <w:t>The study sample was sub-categorized into phone-owners and non-phone-owners based on the study design to capture phone and network coverage.</w:t>
      </w:r>
    </w:p>
    <w:p w14:paraId="1031D20B" w14:textId="77777777" w:rsidR="00B92327" w:rsidRPr="00801E49" w:rsidRDefault="00332621">
      <w:pPr>
        <w:pStyle w:val="Heading2"/>
        <w:ind w:left="598" w:hanging="613"/>
        <w:rPr>
          <w:rFonts w:ascii="Open Sans" w:hAnsi="Open Sans" w:cs="Open Sans"/>
          <w:rPrChange w:id="1449" w:author="Nicole Wu" w:date="2024-01-08T11:26:00Z">
            <w:rPr/>
          </w:rPrChange>
        </w:rPr>
      </w:pPr>
      <w:bookmarkStart w:id="1450" w:name="_Toc135978"/>
      <w:commentRangeStart w:id="1451"/>
      <w:r w:rsidRPr="00801E49">
        <w:rPr>
          <w:rFonts w:ascii="Open Sans" w:hAnsi="Open Sans" w:cs="Open Sans"/>
          <w:rPrChange w:id="1452" w:author="Nicole Wu" w:date="2024-01-08T11:26:00Z">
            <w:rPr/>
          </w:rPrChange>
        </w:rPr>
        <w:t>Randomization quality check</w:t>
      </w:r>
      <w:bookmarkEnd w:id="1450"/>
      <w:commentRangeEnd w:id="1451"/>
      <w:r w:rsidR="00B42B87" w:rsidRPr="00801E49">
        <w:rPr>
          <w:rStyle w:val="CommentReference"/>
          <w:rFonts w:ascii="Open Sans" w:hAnsi="Open Sans" w:cs="Open Sans"/>
          <w:b w:val="0"/>
          <w:rPrChange w:id="1453" w:author="Nicole Wu" w:date="2024-01-08T11:26:00Z">
            <w:rPr>
              <w:rStyle w:val="CommentReference"/>
              <w:b w:val="0"/>
            </w:rPr>
          </w:rPrChange>
        </w:rPr>
        <w:commentReference w:id="1451"/>
      </w:r>
    </w:p>
    <w:p w14:paraId="6253AEEF" w14:textId="3E7A99FC" w:rsidR="00B92327" w:rsidRPr="00801E49" w:rsidRDefault="005A0F2A">
      <w:pPr>
        <w:spacing w:after="333"/>
        <w:ind w:left="-5" w:right="446"/>
        <w:rPr>
          <w:rFonts w:ascii="Open Sans" w:hAnsi="Open Sans" w:cs="Open Sans"/>
          <w:rPrChange w:id="1455" w:author="Nicole Wu" w:date="2024-01-08T11:26:00Z">
            <w:rPr/>
          </w:rPrChange>
        </w:rPr>
      </w:pPr>
      <w:ins w:id="1456" w:author="Alirah WEYORI" w:date="2023-12-18T14:17:00Z">
        <w:r w:rsidRPr="00801E49">
          <w:rPr>
            <w:rFonts w:ascii="Open Sans" w:hAnsi="Open Sans" w:cs="Open Sans"/>
            <w:rPrChange w:id="1457" w:author="Nicole Wu" w:date="2024-01-08T11:26:00Z">
              <w:rPr/>
            </w:rPrChange>
          </w:rPr>
          <w:t>One of the cardinal requirements of the study design is the statistical comparability of the two study groups at the time of data collection (balance test) based on observable characteristics. To assess the statistical comparability of the two study groups - F2F and Remote - various baseline demographics, and other observable characteristics collected during the listing phase have been compared using the appropriate statistical tools.</w:t>
        </w:r>
      </w:ins>
      <w:commentRangeStart w:id="1458"/>
      <w:del w:id="1459" w:author="Alirah WEYORI" w:date="2023-12-18T14:17:00Z">
        <w:r w:rsidR="1D7FB02D" w:rsidRPr="00801E49" w:rsidDel="005A0F2A">
          <w:rPr>
            <w:rFonts w:ascii="Open Sans" w:hAnsi="Open Sans" w:cs="Open Sans"/>
            <w:rPrChange w:id="1460" w:author="Nicole Wu" w:date="2024-01-08T11:26:00Z">
              <w:rPr/>
            </w:rPrChange>
          </w:rPr>
          <w:delText>One of the cardinal requirements of the study set-up for the study groups to be statistically similar at the time of data collection (balance test) based on observable characteristics before the introduction of the treatment in this case the phone interviews.</w:delText>
        </w:r>
        <w:commentRangeEnd w:id="1458"/>
        <w:r w:rsidR="00332621" w:rsidRPr="00801E49" w:rsidDel="005A0F2A">
          <w:rPr>
            <w:rStyle w:val="CommentReference"/>
            <w:rFonts w:ascii="Open Sans" w:hAnsi="Open Sans" w:cs="Open Sans"/>
            <w:rPrChange w:id="1461" w:author="Nicole Wu" w:date="2024-01-08T11:26:00Z">
              <w:rPr>
                <w:rStyle w:val="CommentReference"/>
              </w:rPr>
            </w:rPrChange>
          </w:rPr>
          <w:commentReference w:id="1458"/>
        </w:r>
        <w:r w:rsidR="1D7FB02D" w:rsidRPr="00801E49" w:rsidDel="005A0F2A">
          <w:rPr>
            <w:rFonts w:ascii="Open Sans" w:hAnsi="Open Sans" w:cs="Open Sans"/>
            <w:rPrChange w:id="1462" w:author="Nicole Wu" w:date="2024-01-08T11:26:00Z">
              <w:rPr/>
            </w:rPrChange>
          </w:rPr>
          <w:delText xml:space="preserve"> Thus, to assess the statistical balance of two study groups - F2F and Remote - various baseline demographics, and other observable characteristics collected during the listing phase have been compared using the appropriate statistical tools</w:delText>
        </w:r>
      </w:del>
      <w:r w:rsidR="1D7FB02D" w:rsidRPr="00801E49">
        <w:rPr>
          <w:rFonts w:ascii="Open Sans" w:hAnsi="Open Sans" w:cs="Open Sans"/>
          <w:rPrChange w:id="1463" w:author="Nicole Wu" w:date="2024-01-08T11:26:00Z">
            <w:rPr/>
          </w:rPrChange>
        </w:rPr>
        <w:t xml:space="preserve">. This </w:t>
      </w:r>
      <w:del w:id="1464" w:author="Alirah WEYORI" w:date="2023-12-18T14:17:00Z">
        <w:r w:rsidR="1D7FB02D" w:rsidRPr="00801E49" w:rsidDel="00D01F5D">
          <w:rPr>
            <w:rFonts w:ascii="Open Sans" w:hAnsi="Open Sans" w:cs="Open Sans"/>
            <w:rPrChange w:id="1465" w:author="Nicole Wu" w:date="2024-01-08T11:26:00Z">
              <w:rPr/>
            </w:rPrChange>
          </w:rPr>
          <w:delText xml:space="preserve">will </w:delText>
        </w:r>
      </w:del>
      <w:ins w:id="1466" w:author="Alirah WEYORI" w:date="2023-12-18T14:17:00Z">
        <w:r w:rsidR="00D01F5D" w:rsidRPr="00801E49">
          <w:rPr>
            <w:rFonts w:ascii="Open Sans" w:hAnsi="Open Sans" w:cs="Open Sans"/>
            <w:rPrChange w:id="1467" w:author="Nicole Wu" w:date="2024-01-08T11:26:00Z">
              <w:rPr/>
            </w:rPrChange>
          </w:rPr>
          <w:t>helped</w:t>
        </w:r>
      </w:ins>
      <w:del w:id="1468" w:author="Alirah WEYORI" w:date="2023-12-18T14:17:00Z">
        <w:r w:rsidR="1D7FB02D" w:rsidRPr="00801E49" w:rsidDel="00D01F5D">
          <w:rPr>
            <w:rFonts w:ascii="Open Sans" w:hAnsi="Open Sans" w:cs="Open Sans"/>
            <w:rPrChange w:id="1469" w:author="Nicole Wu" w:date="2024-01-08T11:26:00Z">
              <w:rPr/>
            </w:rPrChange>
          </w:rPr>
          <w:delText>allow</w:delText>
        </w:r>
      </w:del>
      <w:r w:rsidR="1D7FB02D" w:rsidRPr="00801E49">
        <w:rPr>
          <w:rFonts w:ascii="Open Sans" w:hAnsi="Open Sans" w:cs="Open Sans"/>
          <w:rPrChange w:id="1470" w:author="Nicole Wu" w:date="2024-01-08T11:26:00Z">
            <w:rPr/>
          </w:rPrChange>
        </w:rPr>
        <w:t xml:space="preserve"> to evaluate the equivalence of the different levels of randomization </w:t>
      </w:r>
      <w:del w:id="1471" w:author="Alirah WEYORI" w:date="2023-12-18T14:20:00Z">
        <w:r w:rsidR="1D7FB02D" w:rsidRPr="00801E49" w:rsidDel="00DB238B">
          <w:rPr>
            <w:rFonts w:ascii="Open Sans" w:hAnsi="Open Sans" w:cs="Open Sans"/>
            <w:rPrChange w:id="1472" w:author="Nicole Wu" w:date="2024-01-08T11:26:00Z">
              <w:rPr/>
            </w:rPrChange>
          </w:rPr>
          <w:delText xml:space="preserve">that has been </w:delText>
        </w:r>
      </w:del>
      <w:r w:rsidR="1D7FB02D" w:rsidRPr="00801E49">
        <w:rPr>
          <w:rFonts w:ascii="Open Sans" w:hAnsi="Open Sans" w:cs="Open Sans"/>
          <w:rPrChange w:id="1473" w:author="Nicole Wu" w:date="2024-01-08T11:26:00Z">
            <w:rPr/>
          </w:rPrChange>
        </w:rPr>
        <w:t>implemented</w:t>
      </w:r>
      <w:ins w:id="1474" w:author="Alirah WEYORI" w:date="2023-12-18T14:20:00Z">
        <w:r w:rsidR="00DB238B" w:rsidRPr="00801E49">
          <w:rPr>
            <w:rFonts w:ascii="Open Sans" w:hAnsi="Open Sans" w:cs="Open Sans"/>
            <w:rPrChange w:id="1475" w:author="Nicole Wu" w:date="2024-01-08T11:26:00Z">
              <w:rPr/>
            </w:rPrChange>
          </w:rPr>
          <w:t xml:space="preserve"> in the study</w:t>
        </w:r>
      </w:ins>
      <w:r w:rsidR="1D7FB02D" w:rsidRPr="00801E49">
        <w:rPr>
          <w:rFonts w:ascii="Open Sans" w:hAnsi="Open Sans" w:cs="Open Sans"/>
          <w:rPrChange w:id="1476" w:author="Nicole Wu" w:date="2024-01-08T11:26:00Z">
            <w:rPr/>
          </w:rPrChange>
        </w:rPr>
        <w:t xml:space="preserve">. Specifically, the balance test </w:t>
      </w:r>
      <w:del w:id="1477" w:author="Alirah WEYORI" w:date="2023-12-18T14:19:00Z">
        <w:r w:rsidR="1D7FB02D" w:rsidRPr="00801E49" w:rsidDel="009B451B">
          <w:rPr>
            <w:rFonts w:ascii="Open Sans" w:hAnsi="Open Sans" w:cs="Open Sans"/>
            <w:rPrChange w:id="1478" w:author="Nicole Wu" w:date="2024-01-08T11:26:00Z">
              <w:rPr/>
            </w:rPrChange>
          </w:rPr>
          <w:delText xml:space="preserve">is </w:delText>
        </w:r>
      </w:del>
      <w:ins w:id="1479" w:author="Alirah WEYORI" w:date="2023-12-18T14:19:00Z">
        <w:r w:rsidR="009B451B" w:rsidRPr="00801E49">
          <w:rPr>
            <w:rFonts w:ascii="Open Sans" w:hAnsi="Open Sans" w:cs="Open Sans"/>
            <w:rPrChange w:id="1480" w:author="Nicole Wu" w:date="2024-01-08T11:26:00Z">
              <w:rPr/>
            </w:rPrChange>
          </w:rPr>
          <w:t xml:space="preserve">was </w:t>
        </w:r>
      </w:ins>
      <w:r w:rsidR="1D7FB02D" w:rsidRPr="00801E49">
        <w:rPr>
          <w:rFonts w:ascii="Open Sans" w:hAnsi="Open Sans" w:cs="Open Sans"/>
          <w:rPrChange w:id="1481" w:author="Nicole Wu" w:date="2024-01-08T11:26:00Z">
            <w:rPr/>
          </w:rPrChange>
        </w:rPr>
        <w:t>done for the following</w:t>
      </w:r>
      <w:ins w:id="1482" w:author="Alirah WEYORI" w:date="2023-12-18T14:19:00Z">
        <w:r w:rsidR="009B451B" w:rsidRPr="00801E49">
          <w:rPr>
            <w:rFonts w:ascii="Open Sans" w:hAnsi="Open Sans" w:cs="Open Sans"/>
            <w:rPrChange w:id="1483" w:author="Nicole Wu" w:date="2024-01-08T11:26:00Z">
              <w:rPr/>
            </w:rPrChange>
          </w:rPr>
          <w:t xml:space="preserve"> </w:t>
        </w:r>
      </w:ins>
      <w:ins w:id="1484" w:author="Alirah WEYORI" w:date="2023-12-18T14:20:00Z">
        <w:r w:rsidR="009B451B" w:rsidRPr="00801E49">
          <w:rPr>
            <w:rFonts w:ascii="Open Sans" w:hAnsi="Open Sans" w:cs="Open Sans"/>
            <w:rPrChange w:id="1485" w:author="Nicole Wu" w:date="2024-01-08T11:26:00Z">
              <w:rPr/>
            </w:rPrChange>
          </w:rPr>
          <w:t>groups</w:t>
        </w:r>
      </w:ins>
      <w:r w:rsidR="1D7FB02D" w:rsidRPr="00801E49">
        <w:rPr>
          <w:rFonts w:ascii="Open Sans" w:hAnsi="Open Sans" w:cs="Open Sans"/>
          <w:rPrChange w:id="1486" w:author="Nicole Wu" w:date="2024-01-08T11:26:00Z">
            <w:rPr/>
          </w:rPrChange>
        </w:rPr>
        <w:t>: 1) modality assignment (F2F &amp; Remote), and 2) module length assignment (Long &amp; Short).</w:t>
      </w:r>
    </w:p>
    <w:p w14:paraId="3F6AF6D8" w14:textId="77777777" w:rsidR="00B92327" w:rsidRPr="00801E49" w:rsidRDefault="00332621">
      <w:pPr>
        <w:pStyle w:val="Heading2"/>
        <w:ind w:left="598" w:hanging="613"/>
        <w:rPr>
          <w:rFonts w:ascii="Open Sans" w:hAnsi="Open Sans" w:cs="Open Sans"/>
          <w:rPrChange w:id="1487" w:author="Nicole Wu" w:date="2024-01-08T11:26:00Z">
            <w:rPr/>
          </w:rPrChange>
        </w:rPr>
      </w:pPr>
      <w:bookmarkStart w:id="1488" w:name="_Toc135979"/>
      <w:r w:rsidRPr="00801E49">
        <w:rPr>
          <w:rFonts w:ascii="Open Sans" w:hAnsi="Open Sans" w:cs="Open Sans"/>
          <w:rPrChange w:id="1489" w:author="Nicole Wu" w:date="2024-01-08T11:26:00Z">
            <w:rPr/>
          </w:rPrChange>
        </w:rPr>
        <w:t>Modality randomization</w:t>
      </w:r>
      <w:bookmarkEnd w:id="1488"/>
    </w:p>
    <w:p w14:paraId="058C8527" w14:textId="1BCB88AA" w:rsidR="00B92327" w:rsidRPr="00801E49" w:rsidRDefault="00345F66">
      <w:pPr>
        <w:ind w:left="-5" w:right="446"/>
        <w:rPr>
          <w:rFonts w:ascii="Open Sans" w:hAnsi="Open Sans" w:cs="Open Sans"/>
          <w:rPrChange w:id="1490" w:author="Nicole Wu" w:date="2024-01-08T11:26:00Z">
            <w:rPr/>
          </w:rPrChange>
        </w:rPr>
      </w:pPr>
      <w:ins w:id="1491" w:author="Alirah WEYORI" w:date="2023-12-18T14:35:00Z">
        <w:r w:rsidRPr="00801E49">
          <w:rPr>
            <w:rFonts w:ascii="Open Sans" w:hAnsi="Open Sans" w:cs="Open Sans"/>
            <w:rPrChange w:id="1492" w:author="Nicole Wu" w:date="2024-01-08T11:26:00Z">
              <w:rPr/>
            </w:rPrChange>
          </w:rPr>
          <w:t>T</w:t>
        </w:r>
      </w:ins>
      <w:r w:rsidR="00332621" w:rsidRPr="00801E49">
        <w:rPr>
          <w:rFonts w:ascii="Open Sans" w:hAnsi="Open Sans" w:cs="Open Sans"/>
          <w:rPrChange w:id="1493" w:author="Nicole Wu" w:date="2024-01-08T11:26:00Z">
            <w:rPr/>
          </w:rPrChange>
        </w:rPr>
        <w:t xml:space="preserve">he statistical balance test for </w:t>
      </w:r>
      <w:del w:id="1494" w:author="Alirah WEYORI" w:date="2023-12-18T14:35:00Z">
        <w:r w:rsidR="00332621" w:rsidRPr="00801E49" w:rsidDel="00345F66">
          <w:rPr>
            <w:rFonts w:ascii="Open Sans" w:hAnsi="Open Sans" w:cs="Open Sans"/>
            <w:rPrChange w:id="1495" w:author="Nicole Wu" w:date="2024-01-08T11:26:00Z">
              <w:rPr/>
            </w:rPrChange>
          </w:rPr>
          <w:delText xml:space="preserve">the </w:delText>
        </w:r>
      </w:del>
      <w:r w:rsidR="00332621" w:rsidRPr="00801E49">
        <w:rPr>
          <w:rFonts w:ascii="Open Sans" w:hAnsi="Open Sans" w:cs="Open Sans"/>
          <w:rPrChange w:id="1496" w:author="Nicole Wu" w:date="2024-01-08T11:26:00Z">
            <w:rPr/>
          </w:rPrChange>
        </w:rPr>
        <w:t>modality assignment is presented</w:t>
      </w:r>
      <w:ins w:id="1497" w:author="Alirah WEYORI" w:date="2023-12-18T14:36:00Z">
        <w:r w:rsidR="00920C7B" w:rsidRPr="00801E49">
          <w:rPr>
            <w:rFonts w:ascii="Open Sans" w:hAnsi="Open Sans" w:cs="Open Sans"/>
            <w:rPrChange w:id="1498" w:author="Nicole Wu" w:date="2024-01-08T11:26:00Z">
              <w:rPr/>
            </w:rPrChange>
          </w:rPr>
          <w:t xml:space="preserve"> here</w:t>
        </w:r>
      </w:ins>
      <w:r w:rsidR="00332621" w:rsidRPr="00801E49">
        <w:rPr>
          <w:rFonts w:ascii="Open Sans" w:hAnsi="Open Sans" w:cs="Open Sans"/>
          <w:rPrChange w:id="1499" w:author="Nicole Wu" w:date="2024-01-08T11:26:00Z">
            <w:rPr/>
          </w:rPrChange>
        </w:rPr>
        <w:t xml:space="preserve">. The sample households are categorized into tree different sub-samples and tested for their statistical comparability based </w:t>
      </w:r>
      <w:del w:id="1500" w:author="Alirah WEYORI" w:date="2023-12-18T14:39:00Z">
        <w:r w:rsidR="00332621" w:rsidRPr="00801E49" w:rsidDel="009027A1">
          <w:rPr>
            <w:rFonts w:ascii="Open Sans" w:hAnsi="Open Sans" w:cs="Open Sans"/>
            <w:rPrChange w:id="1501" w:author="Nicole Wu" w:date="2024-01-08T11:26:00Z">
              <w:rPr/>
            </w:rPrChange>
          </w:rPr>
          <w:delText xml:space="preserve">the </w:delText>
        </w:r>
      </w:del>
      <w:r w:rsidR="00332621" w:rsidRPr="00801E49">
        <w:rPr>
          <w:rFonts w:ascii="Open Sans" w:hAnsi="Open Sans" w:cs="Open Sans"/>
          <w:rPrChange w:id="1502" w:author="Nicole Wu" w:date="2024-01-08T11:26:00Z">
            <w:rPr/>
          </w:rPrChange>
        </w:rPr>
        <w:t xml:space="preserve">random assignment to </w:t>
      </w:r>
      <w:ins w:id="1503" w:author="Alirah WEYORI" w:date="2023-12-18T14:39:00Z">
        <w:r w:rsidR="009027A1" w:rsidRPr="00801E49">
          <w:rPr>
            <w:rFonts w:ascii="Open Sans" w:hAnsi="Open Sans" w:cs="Open Sans"/>
            <w:rPrChange w:id="1504" w:author="Nicole Wu" w:date="2024-01-08T11:26:00Z">
              <w:rPr/>
            </w:rPrChange>
          </w:rPr>
          <w:t xml:space="preserve">receive </w:t>
        </w:r>
      </w:ins>
      <w:r w:rsidR="00332621" w:rsidRPr="00801E49">
        <w:rPr>
          <w:rFonts w:ascii="Open Sans" w:hAnsi="Open Sans" w:cs="Open Sans"/>
          <w:rPrChange w:id="1505" w:author="Nicole Wu" w:date="2024-01-08T11:26:00Z">
            <w:rPr/>
          </w:rPrChange>
        </w:rPr>
        <w:t xml:space="preserve">F2F or Remote </w:t>
      </w:r>
      <w:del w:id="1506" w:author="Alirah WEYORI" w:date="2023-12-18T14:39:00Z">
        <w:r w:rsidR="00332621" w:rsidRPr="00801E49" w:rsidDel="00C07EE5">
          <w:rPr>
            <w:rFonts w:ascii="Open Sans" w:hAnsi="Open Sans" w:cs="Open Sans"/>
            <w:rPrChange w:id="1507" w:author="Nicole Wu" w:date="2024-01-08T11:26:00Z">
              <w:rPr/>
            </w:rPrChange>
          </w:rPr>
          <w:delText>group</w:delText>
        </w:r>
      </w:del>
      <w:ins w:id="1508" w:author="Alirah WEYORI" w:date="2023-12-18T14:39:00Z">
        <w:r w:rsidR="00C07EE5" w:rsidRPr="00801E49">
          <w:rPr>
            <w:rFonts w:ascii="Open Sans" w:hAnsi="Open Sans" w:cs="Open Sans"/>
            <w:rPrChange w:id="1509" w:author="Nicole Wu" w:date="2024-01-08T11:26:00Z">
              <w:rPr/>
            </w:rPrChange>
          </w:rPr>
          <w:t>interviews</w:t>
        </w:r>
      </w:ins>
      <w:r w:rsidR="00332621" w:rsidRPr="00801E49">
        <w:rPr>
          <w:rFonts w:ascii="Open Sans" w:hAnsi="Open Sans" w:cs="Open Sans"/>
          <w:rPrChange w:id="1510" w:author="Nicole Wu" w:date="2024-01-08T11:26:00Z">
            <w:rPr/>
          </w:rPrChange>
        </w:rPr>
        <w:t xml:space="preserve">. The </w:t>
      </w:r>
      <w:ins w:id="1511" w:author="Alirah WEYORI" w:date="2023-12-18T14:39:00Z">
        <w:r w:rsidR="00AA169D" w:rsidRPr="00801E49">
          <w:rPr>
            <w:rFonts w:ascii="Open Sans" w:hAnsi="Open Sans" w:cs="Open Sans"/>
            <w:rPrChange w:id="1512" w:author="Nicole Wu" w:date="2024-01-08T11:26:00Z">
              <w:rPr/>
            </w:rPrChange>
          </w:rPr>
          <w:t xml:space="preserve">three </w:t>
        </w:r>
      </w:ins>
      <w:r w:rsidR="00332621" w:rsidRPr="00801E49">
        <w:rPr>
          <w:rFonts w:ascii="Open Sans" w:hAnsi="Open Sans" w:cs="Open Sans"/>
          <w:rPrChange w:id="1513" w:author="Nicole Wu" w:date="2024-01-08T11:26:00Z">
            <w:rPr/>
          </w:rPrChange>
        </w:rPr>
        <w:t>sub-sample are: 1) Phone-owners, 2) No phone sample, and 3) the full sample. The full description of these sub-samples is given in Figure 1.</w:t>
      </w:r>
    </w:p>
    <w:p w14:paraId="7ADCE3FC" w14:textId="081E6D66" w:rsidR="00B92327" w:rsidRPr="00801E49" w:rsidRDefault="1D7FB02D">
      <w:pPr>
        <w:ind w:left="-5" w:right="446"/>
        <w:rPr>
          <w:rFonts w:ascii="Open Sans" w:hAnsi="Open Sans" w:cs="Open Sans"/>
          <w:rPrChange w:id="1514" w:author="Nicole Wu" w:date="2024-01-08T11:26:00Z">
            <w:rPr/>
          </w:rPrChange>
        </w:rPr>
      </w:pPr>
      <w:r w:rsidRPr="00801E49">
        <w:rPr>
          <w:rFonts w:ascii="Open Sans" w:hAnsi="Open Sans" w:cs="Open Sans"/>
          <w:rPrChange w:id="1515" w:author="Nicole Wu" w:date="2024-01-08T11:26:00Z">
            <w:rPr/>
          </w:rPrChange>
        </w:rPr>
        <w:t xml:space="preserve">The balance test results show that based on the baseline characteristics, the </w:t>
      </w:r>
      <w:ins w:id="1516" w:author="Alirah WEYORI" w:date="2023-12-18T14:41:00Z">
        <w:r w:rsidR="00F960E7" w:rsidRPr="00801E49">
          <w:rPr>
            <w:rFonts w:ascii="Open Sans" w:hAnsi="Open Sans" w:cs="Open Sans"/>
            <w:rPrChange w:id="1517" w:author="Nicole Wu" w:date="2024-01-08T11:26:00Z">
              <w:rPr/>
            </w:rPrChange>
          </w:rPr>
          <w:t xml:space="preserve">randomization </w:t>
        </w:r>
      </w:ins>
      <w:del w:id="1518" w:author="Alirah WEYORI" w:date="2023-12-18T14:40:00Z">
        <w:r w:rsidRPr="00801E49" w:rsidDel="003C48A1">
          <w:rPr>
            <w:rFonts w:ascii="Open Sans" w:hAnsi="Open Sans" w:cs="Open Sans"/>
            <w:rPrChange w:id="1519" w:author="Nicole Wu" w:date="2024-01-08T11:26:00Z">
              <w:rPr/>
            </w:rPrChange>
          </w:rPr>
          <w:delText xml:space="preserve">study </w:delText>
        </w:r>
      </w:del>
      <w:r w:rsidRPr="00801E49">
        <w:rPr>
          <w:rFonts w:ascii="Open Sans" w:hAnsi="Open Sans" w:cs="Open Sans"/>
          <w:rPrChange w:id="1520" w:author="Nicole Wu" w:date="2024-01-08T11:26:00Z">
            <w:rPr/>
          </w:rPrChange>
        </w:rPr>
        <w:t xml:space="preserve">achieved a </w:t>
      </w:r>
      <w:commentRangeStart w:id="1521"/>
      <w:del w:id="1522" w:author="Alirah WEYORI" w:date="2023-12-18T14:43:00Z">
        <w:r w:rsidRPr="00801E49" w:rsidDel="00765071">
          <w:rPr>
            <w:rFonts w:ascii="Open Sans" w:hAnsi="Open Sans" w:cs="Open Sans"/>
            <w:rPrChange w:id="1523" w:author="Nicole Wu" w:date="2024-01-08T11:26:00Z">
              <w:rPr/>
            </w:rPrChange>
          </w:rPr>
          <w:delText>perfect</w:delText>
        </w:r>
      </w:del>
      <w:commentRangeEnd w:id="1521"/>
      <w:ins w:id="1524" w:author="Alirah WEYORI" w:date="2023-12-18T14:43:00Z">
        <w:r w:rsidR="00765071" w:rsidRPr="00801E49">
          <w:rPr>
            <w:rFonts w:ascii="Open Sans" w:hAnsi="Open Sans" w:cs="Open Sans"/>
            <w:rPrChange w:id="1525" w:author="Nicole Wu" w:date="2024-01-08T11:26:00Z">
              <w:rPr/>
            </w:rPrChange>
          </w:rPr>
          <w:t>good statistica</w:t>
        </w:r>
      </w:ins>
      <w:r w:rsidR="00332621" w:rsidRPr="00801E49">
        <w:rPr>
          <w:rStyle w:val="CommentReference"/>
          <w:rFonts w:ascii="Open Sans" w:hAnsi="Open Sans" w:cs="Open Sans"/>
          <w:rPrChange w:id="1526" w:author="Nicole Wu" w:date="2024-01-08T11:26:00Z">
            <w:rPr>
              <w:rStyle w:val="CommentReference"/>
            </w:rPr>
          </w:rPrChange>
        </w:rPr>
        <w:commentReference w:id="1521"/>
      </w:r>
      <w:ins w:id="1527" w:author="Alirah WEYORI" w:date="2023-12-18T14:43:00Z">
        <w:r w:rsidR="00612FCC" w:rsidRPr="00801E49">
          <w:rPr>
            <w:rFonts w:ascii="Open Sans" w:hAnsi="Open Sans" w:cs="Open Sans"/>
            <w:rPrChange w:id="1528" w:author="Nicole Wu" w:date="2024-01-08T11:26:00Z">
              <w:rPr/>
            </w:rPrChange>
          </w:rPr>
          <w:t>l</w:t>
        </w:r>
      </w:ins>
      <w:r w:rsidRPr="00801E49">
        <w:rPr>
          <w:rFonts w:ascii="Open Sans" w:hAnsi="Open Sans" w:cs="Open Sans"/>
          <w:rPrChange w:id="1529" w:author="Nicole Wu" w:date="2024-01-08T11:26:00Z">
            <w:rPr/>
          </w:rPrChange>
        </w:rPr>
        <w:t xml:space="preserve"> balance, i.e., </w:t>
      </w:r>
      <w:ins w:id="1530" w:author="Alirah WEYORI" w:date="2023-12-18T14:42:00Z">
        <w:r w:rsidR="00E55612" w:rsidRPr="00801E49">
          <w:rPr>
            <w:rFonts w:ascii="Open Sans" w:hAnsi="Open Sans" w:cs="Open Sans"/>
            <w:rPrChange w:id="1531" w:author="Nicole Wu" w:date="2024-01-08T11:26:00Z">
              <w:rPr/>
            </w:rPrChange>
          </w:rPr>
          <w:t xml:space="preserve">households randomly </w:t>
        </w:r>
        <w:r w:rsidR="001A52BD" w:rsidRPr="00801E49">
          <w:rPr>
            <w:rFonts w:ascii="Open Sans" w:hAnsi="Open Sans" w:cs="Open Sans"/>
            <w:rPrChange w:id="1532" w:author="Nicole Wu" w:date="2024-01-08T11:26:00Z">
              <w:rPr/>
            </w:rPrChange>
          </w:rPr>
          <w:t xml:space="preserve">assigned to the </w:t>
        </w:r>
      </w:ins>
      <w:ins w:id="1533" w:author="Alirah WEYORI" w:date="2023-12-18T14:41:00Z">
        <w:r w:rsidR="00AA5967" w:rsidRPr="00801E49">
          <w:rPr>
            <w:rFonts w:ascii="Open Sans" w:hAnsi="Open Sans" w:cs="Open Sans"/>
            <w:rPrChange w:id="1534" w:author="Nicole Wu" w:date="2024-01-08T11:26:00Z">
              <w:rPr/>
            </w:rPrChange>
          </w:rPr>
          <w:t>study groups</w:t>
        </w:r>
        <w:r w:rsidR="00C444A2" w:rsidRPr="00801E49">
          <w:rPr>
            <w:rFonts w:ascii="Open Sans" w:hAnsi="Open Sans" w:cs="Open Sans"/>
            <w:rPrChange w:id="1535" w:author="Nicole Wu" w:date="2024-01-08T11:26:00Z">
              <w:rPr/>
            </w:rPrChange>
          </w:rPr>
          <w:t xml:space="preserve"> w</w:t>
        </w:r>
      </w:ins>
      <w:ins w:id="1536" w:author="Alirah WEYORI" w:date="2023-12-18T14:43:00Z">
        <w:r w:rsidR="001A52BD" w:rsidRPr="00801E49">
          <w:rPr>
            <w:rFonts w:ascii="Open Sans" w:hAnsi="Open Sans" w:cs="Open Sans"/>
            <w:rPrChange w:id="1537" w:author="Nicole Wu" w:date="2024-01-08T11:26:00Z">
              <w:rPr/>
            </w:rPrChange>
          </w:rPr>
          <w:t xml:space="preserve">ere </w:t>
        </w:r>
      </w:ins>
      <w:r w:rsidRPr="00801E49">
        <w:rPr>
          <w:rFonts w:ascii="Open Sans" w:hAnsi="Open Sans" w:cs="Open Sans"/>
          <w:rPrChange w:id="1538" w:author="Nicole Wu" w:date="2024-01-08T11:26:00Z">
            <w:rPr/>
          </w:rPrChange>
        </w:rPr>
        <w:t>statistically similar</w:t>
      </w:r>
      <w:ins w:id="1539" w:author="Alirah WEYORI" w:date="2023-12-18T14:43:00Z">
        <w:r w:rsidR="00765071" w:rsidRPr="00801E49">
          <w:rPr>
            <w:rFonts w:ascii="Open Sans" w:hAnsi="Open Sans" w:cs="Open Sans"/>
            <w:rPrChange w:id="1540" w:author="Nicole Wu" w:date="2024-01-08T11:26:00Z">
              <w:rPr/>
            </w:rPrChange>
          </w:rPr>
          <w:t>/equivalent</w:t>
        </w:r>
      </w:ins>
      <w:r w:rsidRPr="00801E49">
        <w:rPr>
          <w:rFonts w:ascii="Open Sans" w:hAnsi="Open Sans" w:cs="Open Sans"/>
          <w:rPrChange w:id="1541" w:author="Nicole Wu" w:date="2024-01-08T11:26:00Z">
            <w:rPr/>
          </w:rPrChange>
        </w:rPr>
        <w:t>.</w:t>
      </w:r>
    </w:p>
    <w:p w14:paraId="2FFF842A" w14:textId="787DFBA6" w:rsidR="006B0BF6" w:rsidRPr="00801E49" w:rsidRDefault="006B0BF6">
      <w:pPr>
        <w:ind w:left="-5" w:right="446"/>
        <w:rPr>
          <w:rFonts w:ascii="Open Sans" w:hAnsi="Open Sans" w:cs="Open Sans"/>
          <w:rPrChange w:id="1542" w:author="Nicole Wu" w:date="2024-01-08T11:26:00Z">
            <w:rPr/>
          </w:rPrChange>
        </w:rPr>
      </w:pPr>
    </w:p>
    <w:p w14:paraId="142BF895" w14:textId="75EC278B" w:rsidR="006B0BF6" w:rsidRPr="00801E49" w:rsidRDefault="006B0BF6">
      <w:pPr>
        <w:ind w:left="-5" w:right="446"/>
        <w:rPr>
          <w:rFonts w:ascii="Open Sans" w:hAnsi="Open Sans" w:cs="Open Sans"/>
          <w:rPrChange w:id="1543" w:author="Nicole Wu" w:date="2024-01-08T11:26:00Z">
            <w:rPr/>
          </w:rPrChange>
        </w:rPr>
      </w:pPr>
    </w:p>
    <w:p w14:paraId="7FB60145" w14:textId="045BA4FD" w:rsidR="006B0BF6" w:rsidRPr="00801E49" w:rsidRDefault="006B0BF6">
      <w:pPr>
        <w:ind w:left="-5" w:right="446"/>
        <w:rPr>
          <w:rFonts w:ascii="Open Sans" w:hAnsi="Open Sans" w:cs="Open Sans"/>
          <w:rPrChange w:id="1544" w:author="Nicole Wu" w:date="2024-01-08T11:26:00Z">
            <w:rPr/>
          </w:rPrChange>
        </w:rPr>
      </w:pPr>
    </w:p>
    <w:p w14:paraId="4AD52732" w14:textId="6E4D8639" w:rsidR="006B0BF6" w:rsidRPr="00801E49" w:rsidRDefault="006B0BF6">
      <w:pPr>
        <w:ind w:left="-5" w:right="446"/>
        <w:rPr>
          <w:rFonts w:ascii="Open Sans" w:hAnsi="Open Sans" w:cs="Open Sans"/>
          <w:rPrChange w:id="1545" w:author="Nicole Wu" w:date="2024-01-08T11:26:00Z">
            <w:rPr/>
          </w:rPrChange>
        </w:rPr>
      </w:pPr>
    </w:p>
    <w:p w14:paraId="2F23297A" w14:textId="72FAEF08" w:rsidR="006B0BF6" w:rsidRPr="00801E49" w:rsidRDefault="006B0BF6">
      <w:pPr>
        <w:ind w:left="-5" w:right="446"/>
        <w:rPr>
          <w:rFonts w:ascii="Open Sans" w:hAnsi="Open Sans" w:cs="Open Sans"/>
          <w:rPrChange w:id="1546" w:author="Nicole Wu" w:date="2024-01-08T11:26:00Z">
            <w:rPr/>
          </w:rPrChange>
        </w:rPr>
      </w:pPr>
    </w:p>
    <w:p w14:paraId="1FB0EB36" w14:textId="613C4045" w:rsidR="006B0BF6" w:rsidRPr="00801E49" w:rsidRDefault="006B0BF6">
      <w:pPr>
        <w:ind w:left="-5" w:right="446"/>
        <w:rPr>
          <w:rFonts w:ascii="Open Sans" w:hAnsi="Open Sans" w:cs="Open Sans"/>
          <w:rPrChange w:id="1547" w:author="Nicole Wu" w:date="2024-01-08T11:26:00Z">
            <w:rPr/>
          </w:rPrChange>
        </w:rPr>
      </w:pPr>
    </w:p>
    <w:p w14:paraId="5F7A861C" w14:textId="7A77C15A" w:rsidR="006B0BF6" w:rsidRPr="00801E49" w:rsidRDefault="006B0BF6">
      <w:pPr>
        <w:ind w:left="-5" w:right="446"/>
        <w:rPr>
          <w:rFonts w:ascii="Open Sans" w:hAnsi="Open Sans" w:cs="Open Sans"/>
          <w:rPrChange w:id="1548" w:author="Nicole Wu" w:date="2024-01-08T11:26:00Z">
            <w:rPr/>
          </w:rPrChange>
        </w:rPr>
      </w:pPr>
    </w:p>
    <w:p w14:paraId="5F418A16" w14:textId="705B5983" w:rsidR="006B0BF6" w:rsidRPr="00801E49" w:rsidRDefault="006B0BF6">
      <w:pPr>
        <w:ind w:left="-5" w:right="446"/>
        <w:rPr>
          <w:rFonts w:ascii="Open Sans" w:hAnsi="Open Sans" w:cs="Open Sans"/>
          <w:rPrChange w:id="1549" w:author="Nicole Wu" w:date="2024-01-08T11:26:00Z">
            <w:rPr/>
          </w:rPrChange>
        </w:rPr>
      </w:pPr>
    </w:p>
    <w:p w14:paraId="1302BA6F" w14:textId="77777777" w:rsidR="006B0BF6" w:rsidRPr="00801E49" w:rsidRDefault="006B0BF6">
      <w:pPr>
        <w:spacing w:after="0" w:line="259" w:lineRule="auto"/>
        <w:jc w:val="center"/>
        <w:rPr>
          <w:rFonts w:ascii="Open Sans" w:hAnsi="Open Sans" w:cs="Open Sans"/>
          <w:sz w:val="19"/>
          <w:rPrChange w:id="1550" w:author="Nicole Wu" w:date="2024-01-08T11:26:00Z">
            <w:rPr>
              <w:sz w:val="19"/>
            </w:rPr>
          </w:rPrChange>
        </w:rPr>
      </w:pPr>
    </w:p>
    <w:p w14:paraId="07232AF1" w14:textId="5B5CD275" w:rsidR="00B92327" w:rsidRPr="00801E49" w:rsidRDefault="00332621">
      <w:pPr>
        <w:spacing w:after="0" w:line="259" w:lineRule="auto"/>
        <w:jc w:val="center"/>
        <w:rPr>
          <w:rFonts w:ascii="Open Sans" w:hAnsi="Open Sans" w:cs="Open Sans"/>
          <w:sz w:val="24"/>
          <w:szCs w:val="24"/>
          <w:rPrChange w:id="1551" w:author="Nicole Wu" w:date="2024-01-08T11:26:00Z">
            <w:rPr>
              <w:sz w:val="24"/>
              <w:szCs w:val="24"/>
            </w:rPr>
          </w:rPrChange>
        </w:rPr>
      </w:pPr>
      <w:r w:rsidRPr="00801E49">
        <w:rPr>
          <w:rFonts w:ascii="Open Sans" w:hAnsi="Open Sans" w:cs="Open Sans"/>
          <w:sz w:val="20"/>
          <w:szCs w:val="24"/>
          <w:rPrChange w:id="1552" w:author="Nicole Wu" w:date="2024-01-08T11:26:00Z">
            <w:rPr>
              <w:sz w:val="20"/>
              <w:szCs w:val="24"/>
            </w:rPr>
          </w:rPrChange>
        </w:rPr>
        <w:t>Table 3: Balance Table on Randomized Survey Modality Assignment: Face-to-Face vs. Remote</w:t>
      </w:r>
    </w:p>
    <w:tbl>
      <w:tblPr>
        <w:tblW w:w="9360" w:type="dxa"/>
        <w:tblCellMar>
          <w:top w:w="21" w:type="dxa"/>
          <w:right w:w="98" w:type="dxa"/>
        </w:tblCellMar>
        <w:tblLook w:val="04A0" w:firstRow="1" w:lastRow="0" w:firstColumn="1" w:lastColumn="0" w:noHBand="0" w:noVBand="1"/>
      </w:tblPr>
      <w:tblGrid>
        <w:gridCol w:w="3087"/>
        <w:gridCol w:w="683"/>
        <w:gridCol w:w="791"/>
        <w:gridCol w:w="596"/>
        <w:gridCol w:w="683"/>
        <w:gridCol w:w="810"/>
        <w:gridCol w:w="618"/>
        <w:gridCol w:w="683"/>
        <w:gridCol w:w="791"/>
        <w:gridCol w:w="618"/>
      </w:tblGrid>
      <w:tr w:rsidR="006B0BF6" w:rsidRPr="00801E49" w14:paraId="23A7A124" w14:textId="77777777" w:rsidTr="00C04D95">
        <w:trPr>
          <w:trHeight w:val="184"/>
        </w:trPr>
        <w:tc>
          <w:tcPr>
            <w:tcW w:w="3738" w:type="dxa"/>
            <w:tcBorders>
              <w:top w:val="double" w:sz="3" w:space="0" w:color="000000"/>
              <w:left w:val="nil"/>
              <w:bottom w:val="nil"/>
              <w:right w:val="nil"/>
            </w:tcBorders>
          </w:tcPr>
          <w:p w14:paraId="6B3324B5" w14:textId="77777777" w:rsidR="006B0BF6" w:rsidRPr="00801E49" w:rsidRDefault="006B0BF6" w:rsidP="006B0BF6">
            <w:pPr>
              <w:spacing w:after="0" w:line="259" w:lineRule="auto"/>
              <w:ind w:left="0" w:right="0" w:firstLine="0"/>
              <w:jc w:val="left"/>
              <w:rPr>
                <w:rFonts w:ascii="Open Sans" w:hAnsi="Open Sans" w:cs="Open Sans"/>
                <w:sz w:val="16"/>
                <w:szCs w:val="24"/>
                <w:rPrChange w:id="1553" w:author="Nicole Wu" w:date="2024-01-08T11:26:00Z">
                  <w:rPr>
                    <w:sz w:val="16"/>
                    <w:szCs w:val="24"/>
                  </w:rPr>
                </w:rPrChange>
              </w:rPr>
            </w:pPr>
          </w:p>
        </w:tc>
        <w:tc>
          <w:tcPr>
            <w:tcW w:w="1908" w:type="dxa"/>
            <w:gridSpan w:val="3"/>
            <w:tcBorders>
              <w:top w:val="double" w:sz="3" w:space="0" w:color="000000"/>
              <w:left w:val="nil"/>
              <w:bottom w:val="nil"/>
              <w:right w:val="nil"/>
            </w:tcBorders>
          </w:tcPr>
          <w:p w14:paraId="341D46B8" w14:textId="774C9CD7" w:rsidR="006B0BF6" w:rsidRPr="00801E49" w:rsidRDefault="006B0BF6" w:rsidP="006B0BF6">
            <w:pPr>
              <w:spacing w:after="0" w:line="259" w:lineRule="auto"/>
              <w:ind w:left="0" w:right="0" w:firstLine="0"/>
              <w:jc w:val="center"/>
              <w:rPr>
                <w:rFonts w:ascii="Open Sans" w:hAnsi="Open Sans" w:cs="Open Sans"/>
                <w:b/>
                <w:sz w:val="16"/>
                <w:szCs w:val="24"/>
                <w:rPrChange w:id="1554" w:author="Nicole Wu" w:date="2024-01-08T11:26:00Z">
                  <w:rPr>
                    <w:b/>
                    <w:bCs/>
                    <w:sz w:val="16"/>
                    <w:szCs w:val="24"/>
                  </w:rPr>
                </w:rPrChange>
              </w:rPr>
            </w:pPr>
            <w:r w:rsidRPr="00801E49">
              <w:rPr>
                <w:rFonts w:ascii="Open Sans" w:hAnsi="Open Sans" w:cs="Open Sans"/>
                <w:b/>
                <w:sz w:val="16"/>
                <w:szCs w:val="24"/>
                <w:rPrChange w:id="1555" w:author="Nicole Wu" w:date="2024-01-08T11:26:00Z">
                  <w:rPr>
                    <w:b/>
                    <w:bCs/>
                    <w:sz w:val="16"/>
                    <w:szCs w:val="24"/>
                  </w:rPr>
                </w:rPrChange>
              </w:rPr>
              <w:t>Own Phone</w:t>
            </w:r>
          </w:p>
        </w:tc>
        <w:tc>
          <w:tcPr>
            <w:tcW w:w="1908" w:type="dxa"/>
            <w:gridSpan w:val="3"/>
            <w:tcBorders>
              <w:top w:val="double" w:sz="3" w:space="0" w:color="000000"/>
              <w:left w:val="nil"/>
              <w:bottom w:val="nil"/>
              <w:right w:val="nil"/>
            </w:tcBorders>
          </w:tcPr>
          <w:p w14:paraId="183E04D0" w14:textId="4D9AD7F7" w:rsidR="006B0BF6" w:rsidRPr="00801E49" w:rsidRDefault="006B0BF6" w:rsidP="006B0BF6">
            <w:pPr>
              <w:spacing w:after="0" w:line="259" w:lineRule="auto"/>
              <w:ind w:left="0" w:right="0" w:firstLine="0"/>
              <w:jc w:val="center"/>
              <w:rPr>
                <w:rFonts w:ascii="Open Sans" w:hAnsi="Open Sans" w:cs="Open Sans"/>
                <w:b/>
                <w:sz w:val="16"/>
                <w:szCs w:val="24"/>
                <w:rPrChange w:id="1556" w:author="Nicole Wu" w:date="2024-01-08T11:26:00Z">
                  <w:rPr>
                    <w:b/>
                    <w:bCs/>
                    <w:sz w:val="16"/>
                    <w:szCs w:val="24"/>
                  </w:rPr>
                </w:rPrChange>
              </w:rPr>
            </w:pPr>
            <w:r w:rsidRPr="00801E49">
              <w:rPr>
                <w:rFonts w:ascii="Open Sans" w:hAnsi="Open Sans" w:cs="Open Sans"/>
                <w:b/>
                <w:sz w:val="16"/>
                <w:szCs w:val="24"/>
                <w:rPrChange w:id="1557" w:author="Nicole Wu" w:date="2024-01-08T11:26:00Z">
                  <w:rPr>
                    <w:b/>
                    <w:bCs/>
                    <w:sz w:val="16"/>
                    <w:szCs w:val="24"/>
                  </w:rPr>
                </w:rPrChange>
              </w:rPr>
              <w:t>No Phone</w:t>
            </w:r>
          </w:p>
        </w:tc>
        <w:tc>
          <w:tcPr>
            <w:tcW w:w="1806" w:type="dxa"/>
            <w:gridSpan w:val="3"/>
            <w:tcBorders>
              <w:top w:val="double" w:sz="3" w:space="0" w:color="000000"/>
              <w:left w:val="nil"/>
              <w:bottom w:val="nil"/>
              <w:right w:val="nil"/>
            </w:tcBorders>
          </w:tcPr>
          <w:p w14:paraId="5373FC6C" w14:textId="6DC6093E" w:rsidR="006B0BF6" w:rsidRPr="00801E49" w:rsidRDefault="006B0BF6" w:rsidP="006B0BF6">
            <w:pPr>
              <w:spacing w:after="0" w:line="259" w:lineRule="auto"/>
              <w:ind w:left="0" w:right="0" w:firstLine="0"/>
              <w:jc w:val="center"/>
              <w:rPr>
                <w:rFonts w:ascii="Open Sans" w:hAnsi="Open Sans" w:cs="Open Sans"/>
                <w:b/>
                <w:sz w:val="16"/>
                <w:szCs w:val="24"/>
                <w:rPrChange w:id="1558" w:author="Nicole Wu" w:date="2024-01-08T11:26:00Z">
                  <w:rPr>
                    <w:b/>
                    <w:bCs/>
                    <w:sz w:val="16"/>
                    <w:szCs w:val="24"/>
                  </w:rPr>
                </w:rPrChange>
              </w:rPr>
            </w:pPr>
            <w:r w:rsidRPr="00801E49">
              <w:rPr>
                <w:rFonts w:ascii="Open Sans" w:hAnsi="Open Sans" w:cs="Open Sans"/>
                <w:b/>
                <w:sz w:val="16"/>
                <w:szCs w:val="24"/>
                <w:rPrChange w:id="1559" w:author="Nicole Wu" w:date="2024-01-08T11:26:00Z">
                  <w:rPr>
                    <w:b/>
                    <w:bCs/>
                    <w:sz w:val="16"/>
                    <w:szCs w:val="24"/>
                  </w:rPr>
                </w:rPrChange>
              </w:rPr>
              <w:t>Total</w:t>
            </w:r>
          </w:p>
        </w:tc>
      </w:tr>
      <w:tr w:rsidR="00B92327" w:rsidRPr="00801E49" w14:paraId="406B4C11" w14:textId="77777777" w:rsidTr="006B0BF6">
        <w:trPr>
          <w:trHeight w:val="166"/>
        </w:trPr>
        <w:tc>
          <w:tcPr>
            <w:tcW w:w="3738" w:type="dxa"/>
            <w:tcBorders>
              <w:top w:val="nil"/>
              <w:left w:val="nil"/>
              <w:bottom w:val="single" w:sz="3" w:space="0" w:color="000000"/>
              <w:right w:val="nil"/>
            </w:tcBorders>
          </w:tcPr>
          <w:p w14:paraId="70DD96C0" w14:textId="77777777" w:rsidR="00B92327" w:rsidRPr="00801E49" w:rsidRDefault="00332621" w:rsidP="006B0BF6">
            <w:pPr>
              <w:spacing w:after="0" w:line="259" w:lineRule="auto"/>
              <w:ind w:left="0" w:right="0" w:firstLine="0"/>
              <w:jc w:val="left"/>
              <w:rPr>
                <w:rFonts w:ascii="Open Sans" w:hAnsi="Open Sans" w:cs="Open Sans"/>
                <w:b/>
                <w:sz w:val="16"/>
                <w:szCs w:val="24"/>
                <w:rPrChange w:id="1560" w:author="Nicole Wu" w:date="2024-01-08T11:26:00Z">
                  <w:rPr>
                    <w:b/>
                    <w:bCs/>
                    <w:sz w:val="16"/>
                    <w:szCs w:val="24"/>
                  </w:rPr>
                </w:rPrChange>
              </w:rPr>
            </w:pPr>
            <w:r w:rsidRPr="00801E49">
              <w:rPr>
                <w:rFonts w:ascii="Open Sans" w:hAnsi="Open Sans" w:cs="Open Sans"/>
                <w:b/>
                <w:sz w:val="16"/>
                <w:szCs w:val="24"/>
                <w:rPrChange w:id="1561" w:author="Nicole Wu" w:date="2024-01-08T11:26:00Z">
                  <w:rPr>
                    <w:b/>
                    <w:bCs/>
                    <w:sz w:val="16"/>
                    <w:szCs w:val="24"/>
                  </w:rPr>
                </w:rPrChange>
              </w:rPr>
              <w:t>Variable</w:t>
            </w:r>
          </w:p>
        </w:tc>
        <w:tc>
          <w:tcPr>
            <w:tcW w:w="646" w:type="dxa"/>
            <w:tcBorders>
              <w:top w:val="nil"/>
              <w:left w:val="nil"/>
              <w:bottom w:val="single" w:sz="3" w:space="0" w:color="000000"/>
              <w:right w:val="nil"/>
            </w:tcBorders>
          </w:tcPr>
          <w:p w14:paraId="7FED382F" w14:textId="77777777" w:rsidR="00B92327" w:rsidRPr="00801E49" w:rsidRDefault="00332621" w:rsidP="006B0BF6">
            <w:pPr>
              <w:spacing w:after="0" w:line="259" w:lineRule="auto"/>
              <w:ind w:left="0" w:right="0" w:firstLine="0"/>
              <w:jc w:val="left"/>
              <w:rPr>
                <w:rFonts w:ascii="Open Sans" w:hAnsi="Open Sans" w:cs="Open Sans"/>
                <w:b/>
                <w:sz w:val="16"/>
                <w:szCs w:val="24"/>
                <w:rPrChange w:id="1562" w:author="Nicole Wu" w:date="2024-01-08T11:26:00Z">
                  <w:rPr>
                    <w:b/>
                    <w:bCs/>
                    <w:sz w:val="16"/>
                    <w:szCs w:val="24"/>
                  </w:rPr>
                </w:rPrChange>
              </w:rPr>
            </w:pPr>
            <w:r w:rsidRPr="00801E49">
              <w:rPr>
                <w:rFonts w:ascii="Open Sans" w:hAnsi="Open Sans" w:cs="Open Sans"/>
                <w:b/>
                <w:sz w:val="16"/>
                <w:szCs w:val="24"/>
                <w:rPrChange w:id="1563" w:author="Nicole Wu" w:date="2024-01-08T11:26:00Z">
                  <w:rPr>
                    <w:b/>
                    <w:bCs/>
                    <w:sz w:val="16"/>
                    <w:szCs w:val="24"/>
                  </w:rPr>
                </w:rPrChange>
              </w:rPr>
              <w:t>F2F</w:t>
            </w:r>
          </w:p>
        </w:tc>
        <w:tc>
          <w:tcPr>
            <w:tcW w:w="688" w:type="dxa"/>
            <w:tcBorders>
              <w:top w:val="nil"/>
              <w:left w:val="nil"/>
              <w:bottom w:val="single" w:sz="3" w:space="0" w:color="000000"/>
              <w:right w:val="nil"/>
            </w:tcBorders>
          </w:tcPr>
          <w:p w14:paraId="4A916DC4" w14:textId="77777777" w:rsidR="00B92327" w:rsidRPr="00801E49" w:rsidRDefault="00332621" w:rsidP="006B0BF6">
            <w:pPr>
              <w:spacing w:after="0" w:line="259" w:lineRule="auto"/>
              <w:ind w:left="0" w:right="0" w:firstLine="0"/>
              <w:jc w:val="left"/>
              <w:rPr>
                <w:rFonts w:ascii="Open Sans" w:hAnsi="Open Sans" w:cs="Open Sans"/>
                <w:b/>
                <w:sz w:val="16"/>
                <w:szCs w:val="24"/>
                <w:rPrChange w:id="1564" w:author="Nicole Wu" w:date="2024-01-08T11:26:00Z">
                  <w:rPr>
                    <w:b/>
                    <w:bCs/>
                    <w:sz w:val="16"/>
                    <w:szCs w:val="24"/>
                  </w:rPr>
                </w:rPrChange>
              </w:rPr>
            </w:pPr>
            <w:r w:rsidRPr="00801E49">
              <w:rPr>
                <w:rFonts w:ascii="Open Sans" w:hAnsi="Open Sans" w:cs="Open Sans"/>
                <w:b/>
                <w:sz w:val="16"/>
                <w:szCs w:val="24"/>
                <w:rPrChange w:id="1565" w:author="Nicole Wu" w:date="2024-01-08T11:26:00Z">
                  <w:rPr>
                    <w:b/>
                    <w:bCs/>
                    <w:sz w:val="16"/>
                    <w:szCs w:val="24"/>
                  </w:rPr>
                </w:rPrChange>
              </w:rPr>
              <w:t>Remote</w:t>
            </w:r>
          </w:p>
        </w:tc>
        <w:tc>
          <w:tcPr>
            <w:tcW w:w="574" w:type="dxa"/>
            <w:tcBorders>
              <w:top w:val="nil"/>
              <w:left w:val="nil"/>
              <w:bottom w:val="single" w:sz="3" w:space="0" w:color="000000"/>
              <w:right w:val="nil"/>
            </w:tcBorders>
          </w:tcPr>
          <w:p w14:paraId="482CDA6F" w14:textId="77777777" w:rsidR="00B92327" w:rsidRPr="00801E49" w:rsidRDefault="00332621" w:rsidP="006B0BF6">
            <w:pPr>
              <w:spacing w:after="0" w:line="259" w:lineRule="auto"/>
              <w:ind w:left="0" w:right="0" w:firstLine="0"/>
              <w:jc w:val="left"/>
              <w:rPr>
                <w:rFonts w:ascii="Open Sans" w:hAnsi="Open Sans" w:cs="Open Sans"/>
                <w:b/>
                <w:sz w:val="16"/>
                <w:szCs w:val="24"/>
                <w:rPrChange w:id="1566" w:author="Nicole Wu" w:date="2024-01-08T11:26:00Z">
                  <w:rPr>
                    <w:b/>
                    <w:bCs/>
                    <w:sz w:val="16"/>
                    <w:szCs w:val="24"/>
                  </w:rPr>
                </w:rPrChange>
              </w:rPr>
            </w:pPr>
            <w:r w:rsidRPr="00801E49">
              <w:rPr>
                <w:rFonts w:ascii="Open Sans" w:hAnsi="Open Sans" w:cs="Open Sans"/>
                <w:b/>
                <w:sz w:val="16"/>
                <w:szCs w:val="24"/>
                <w:rPrChange w:id="1567" w:author="Nicole Wu" w:date="2024-01-08T11:26:00Z">
                  <w:rPr>
                    <w:b/>
                    <w:bCs/>
                    <w:sz w:val="16"/>
                    <w:szCs w:val="24"/>
                  </w:rPr>
                </w:rPrChange>
              </w:rPr>
              <w:t>Diff</w:t>
            </w:r>
          </w:p>
        </w:tc>
        <w:tc>
          <w:tcPr>
            <w:tcW w:w="540" w:type="dxa"/>
            <w:tcBorders>
              <w:top w:val="nil"/>
              <w:left w:val="nil"/>
              <w:bottom w:val="single" w:sz="3" w:space="0" w:color="000000"/>
              <w:right w:val="nil"/>
            </w:tcBorders>
          </w:tcPr>
          <w:p w14:paraId="7BC4B32E" w14:textId="77777777" w:rsidR="00B92327" w:rsidRPr="00801E49" w:rsidRDefault="00332621" w:rsidP="006B0BF6">
            <w:pPr>
              <w:spacing w:after="0" w:line="259" w:lineRule="auto"/>
              <w:ind w:left="0" w:right="0" w:firstLine="0"/>
              <w:jc w:val="left"/>
              <w:rPr>
                <w:rFonts w:ascii="Open Sans" w:hAnsi="Open Sans" w:cs="Open Sans"/>
                <w:b/>
                <w:sz w:val="16"/>
                <w:szCs w:val="24"/>
                <w:rPrChange w:id="1568" w:author="Nicole Wu" w:date="2024-01-08T11:26:00Z">
                  <w:rPr>
                    <w:b/>
                    <w:bCs/>
                    <w:sz w:val="16"/>
                    <w:szCs w:val="24"/>
                  </w:rPr>
                </w:rPrChange>
              </w:rPr>
            </w:pPr>
            <w:r w:rsidRPr="00801E49">
              <w:rPr>
                <w:rFonts w:ascii="Open Sans" w:hAnsi="Open Sans" w:cs="Open Sans"/>
                <w:b/>
                <w:sz w:val="16"/>
                <w:szCs w:val="24"/>
                <w:rPrChange w:id="1569" w:author="Nicole Wu" w:date="2024-01-08T11:26:00Z">
                  <w:rPr>
                    <w:b/>
                    <w:bCs/>
                    <w:sz w:val="16"/>
                    <w:szCs w:val="24"/>
                  </w:rPr>
                </w:rPrChange>
              </w:rPr>
              <w:t>F2F</w:t>
            </w:r>
          </w:p>
        </w:tc>
        <w:tc>
          <w:tcPr>
            <w:tcW w:w="794" w:type="dxa"/>
            <w:tcBorders>
              <w:top w:val="nil"/>
              <w:left w:val="nil"/>
              <w:bottom w:val="single" w:sz="3" w:space="0" w:color="000000"/>
              <w:right w:val="nil"/>
            </w:tcBorders>
          </w:tcPr>
          <w:p w14:paraId="441AEA44" w14:textId="77777777" w:rsidR="00B92327" w:rsidRPr="00801E49" w:rsidRDefault="00332621" w:rsidP="006B0BF6">
            <w:pPr>
              <w:spacing w:after="0" w:line="259" w:lineRule="auto"/>
              <w:ind w:left="0" w:right="0" w:firstLine="0"/>
              <w:jc w:val="left"/>
              <w:rPr>
                <w:rFonts w:ascii="Open Sans" w:hAnsi="Open Sans" w:cs="Open Sans"/>
                <w:b/>
                <w:sz w:val="16"/>
                <w:szCs w:val="24"/>
                <w:rPrChange w:id="1570" w:author="Nicole Wu" w:date="2024-01-08T11:26:00Z">
                  <w:rPr>
                    <w:b/>
                    <w:bCs/>
                    <w:sz w:val="16"/>
                    <w:szCs w:val="24"/>
                  </w:rPr>
                </w:rPrChange>
              </w:rPr>
            </w:pPr>
            <w:r w:rsidRPr="00801E49">
              <w:rPr>
                <w:rFonts w:ascii="Open Sans" w:hAnsi="Open Sans" w:cs="Open Sans"/>
                <w:b/>
                <w:sz w:val="16"/>
                <w:szCs w:val="24"/>
                <w:rPrChange w:id="1571" w:author="Nicole Wu" w:date="2024-01-08T11:26:00Z">
                  <w:rPr>
                    <w:b/>
                    <w:bCs/>
                    <w:sz w:val="16"/>
                    <w:szCs w:val="24"/>
                  </w:rPr>
                </w:rPrChange>
              </w:rPr>
              <w:t>Remote</w:t>
            </w:r>
          </w:p>
        </w:tc>
        <w:tc>
          <w:tcPr>
            <w:tcW w:w="574" w:type="dxa"/>
            <w:tcBorders>
              <w:top w:val="nil"/>
              <w:left w:val="nil"/>
              <w:bottom w:val="single" w:sz="3" w:space="0" w:color="000000"/>
              <w:right w:val="nil"/>
            </w:tcBorders>
          </w:tcPr>
          <w:p w14:paraId="579A0499" w14:textId="77777777" w:rsidR="00B92327" w:rsidRPr="00801E49" w:rsidRDefault="00332621" w:rsidP="006B0BF6">
            <w:pPr>
              <w:spacing w:after="0" w:line="259" w:lineRule="auto"/>
              <w:ind w:left="0" w:right="0" w:firstLine="0"/>
              <w:jc w:val="left"/>
              <w:rPr>
                <w:rFonts w:ascii="Open Sans" w:hAnsi="Open Sans" w:cs="Open Sans"/>
                <w:b/>
                <w:sz w:val="16"/>
                <w:szCs w:val="24"/>
                <w:rPrChange w:id="1572" w:author="Nicole Wu" w:date="2024-01-08T11:26:00Z">
                  <w:rPr>
                    <w:b/>
                    <w:bCs/>
                    <w:sz w:val="16"/>
                    <w:szCs w:val="24"/>
                  </w:rPr>
                </w:rPrChange>
              </w:rPr>
            </w:pPr>
            <w:r w:rsidRPr="00801E49">
              <w:rPr>
                <w:rFonts w:ascii="Open Sans" w:hAnsi="Open Sans" w:cs="Open Sans"/>
                <w:b/>
                <w:sz w:val="16"/>
                <w:szCs w:val="24"/>
                <w:rPrChange w:id="1573" w:author="Nicole Wu" w:date="2024-01-08T11:26:00Z">
                  <w:rPr>
                    <w:b/>
                    <w:bCs/>
                    <w:sz w:val="16"/>
                    <w:szCs w:val="24"/>
                  </w:rPr>
                </w:rPrChange>
              </w:rPr>
              <w:t>Diff</w:t>
            </w:r>
          </w:p>
        </w:tc>
        <w:tc>
          <w:tcPr>
            <w:tcW w:w="646" w:type="dxa"/>
            <w:tcBorders>
              <w:top w:val="nil"/>
              <w:left w:val="nil"/>
              <w:bottom w:val="single" w:sz="3" w:space="0" w:color="000000"/>
              <w:right w:val="nil"/>
            </w:tcBorders>
          </w:tcPr>
          <w:p w14:paraId="4AAF4FE0" w14:textId="77777777" w:rsidR="00B92327" w:rsidRPr="00801E49" w:rsidRDefault="00332621" w:rsidP="006B0BF6">
            <w:pPr>
              <w:spacing w:after="0" w:line="259" w:lineRule="auto"/>
              <w:ind w:left="0" w:right="0" w:firstLine="0"/>
              <w:jc w:val="left"/>
              <w:rPr>
                <w:rFonts w:ascii="Open Sans" w:hAnsi="Open Sans" w:cs="Open Sans"/>
                <w:b/>
                <w:sz w:val="16"/>
                <w:szCs w:val="24"/>
                <w:rPrChange w:id="1574" w:author="Nicole Wu" w:date="2024-01-08T11:26:00Z">
                  <w:rPr>
                    <w:b/>
                    <w:bCs/>
                    <w:sz w:val="16"/>
                    <w:szCs w:val="24"/>
                  </w:rPr>
                </w:rPrChange>
              </w:rPr>
            </w:pPr>
            <w:r w:rsidRPr="00801E49">
              <w:rPr>
                <w:rFonts w:ascii="Open Sans" w:hAnsi="Open Sans" w:cs="Open Sans"/>
                <w:b/>
                <w:sz w:val="16"/>
                <w:szCs w:val="24"/>
                <w:rPrChange w:id="1575" w:author="Nicole Wu" w:date="2024-01-08T11:26:00Z">
                  <w:rPr>
                    <w:b/>
                    <w:bCs/>
                    <w:sz w:val="16"/>
                    <w:szCs w:val="24"/>
                  </w:rPr>
                </w:rPrChange>
              </w:rPr>
              <w:t>F2F</w:t>
            </w:r>
          </w:p>
        </w:tc>
        <w:tc>
          <w:tcPr>
            <w:tcW w:w="688" w:type="dxa"/>
            <w:tcBorders>
              <w:top w:val="nil"/>
              <w:left w:val="nil"/>
              <w:bottom w:val="single" w:sz="3" w:space="0" w:color="000000"/>
              <w:right w:val="nil"/>
            </w:tcBorders>
          </w:tcPr>
          <w:p w14:paraId="42982C9A" w14:textId="77777777" w:rsidR="00B92327" w:rsidRPr="00801E49" w:rsidRDefault="00332621" w:rsidP="006B0BF6">
            <w:pPr>
              <w:spacing w:after="0" w:line="259" w:lineRule="auto"/>
              <w:ind w:left="0" w:right="0" w:firstLine="0"/>
              <w:jc w:val="left"/>
              <w:rPr>
                <w:rFonts w:ascii="Open Sans" w:hAnsi="Open Sans" w:cs="Open Sans"/>
                <w:b/>
                <w:sz w:val="16"/>
                <w:szCs w:val="24"/>
                <w:rPrChange w:id="1576" w:author="Nicole Wu" w:date="2024-01-08T11:26:00Z">
                  <w:rPr>
                    <w:b/>
                    <w:bCs/>
                    <w:sz w:val="16"/>
                    <w:szCs w:val="24"/>
                  </w:rPr>
                </w:rPrChange>
              </w:rPr>
            </w:pPr>
            <w:r w:rsidRPr="00801E49">
              <w:rPr>
                <w:rFonts w:ascii="Open Sans" w:hAnsi="Open Sans" w:cs="Open Sans"/>
                <w:b/>
                <w:sz w:val="16"/>
                <w:szCs w:val="24"/>
                <w:rPrChange w:id="1577" w:author="Nicole Wu" w:date="2024-01-08T11:26:00Z">
                  <w:rPr>
                    <w:b/>
                    <w:bCs/>
                    <w:sz w:val="16"/>
                    <w:szCs w:val="24"/>
                  </w:rPr>
                </w:rPrChange>
              </w:rPr>
              <w:t>Remote</w:t>
            </w:r>
          </w:p>
        </w:tc>
        <w:tc>
          <w:tcPr>
            <w:tcW w:w="472" w:type="dxa"/>
            <w:tcBorders>
              <w:top w:val="nil"/>
              <w:left w:val="nil"/>
              <w:bottom w:val="single" w:sz="3" w:space="0" w:color="000000"/>
              <w:right w:val="nil"/>
            </w:tcBorders>
          </w:tcPr>
          <w:p w14:paraId="62F3DCD2" w14:textId="77777777" w:rsidR="00B92327" w:rsidRPr="00801E49" w:rsidRDefault="00332621" w:rsidP="006B0BF6">
            <w:pPr>
              <w:spacing w:after="0" w:line="259" w:lineRule="auto"/>
              <w:ind w:left="0" w:right="0" w:firstLine="0"/>
              <w:jc w:val="left"/>
              <w:rPr>
                <w:rFonts w:ascii="Open Sans" w:hAnsi="Open Sans" w:cs="Open Sans"/>
                <w:b/>
                <w:sz w:val="16"/>
                <w:szCs w:val="24"/>
                <w:rPrChange w:id="1578" w:author="Nicole Wu" w:date="2024-01-08T11:26:00Z">
                  <w:rPr>
                    <w:b/>
                    <w:bCs/>
                    <w:sz w:val="16"/>
                    <w:szCs w:val="24"/>
                  </w:rPr>
                </w:rPrChange>
              </w:rPr>
            </w:pPr>
            <w:r w:rsidRPr="00801E49">
              <w:rPr>
                <w:rFonts w:ascii="Open Sans" w:hAnsi="Open Sans" w:cs="Open Sans"/>
                <w:b/>
                <w:sz w:val="16"/>
                <w:szCs w:val="24"/>
                <w:rPrChange w:id="1579" w:author="Nicole Wu" w:date="2024-01-08T11:26:00Z">
                  <w:rPr>
                    <w:b/>
                    <w:bCs/>
                    <w:sz w:val="16"/>
                    <w:szCs w:val="24"/>
                  </w:rPr>
                </w:rPrChange>
              </w:rPr>
              <w:t>Diff</w:t>
            </w:r>
          </w:p>
        </w:tc>
      </w:tr>
      <w:tr w:rsidR="00B92327" w:rsidRPr="00801E49" w14:paraId="7AFFC301" w14:textId="77777777" w:rsidTr="006B0BF6">
        <w:trPr>
          <w:trHeight w:val="164"/>
        </w:trPr>
        <w:tc>
          <w:tcPr>
            <w:tcW w:w="3738" w:type="dxa"/>
            <w:tcBorders>
              <w:top w:val="single" w:sz="3" w:space="0" w:color="000000"/>
              <w:left w:val="nil"/>
              <w:bottom w:val="nil"/>
              <w:right w:val="nil"/>
            </w:tcBorders>
          </w:tcPr>
          <w:p w14:paraId="6F51F19A" w14:textId="77777777" w:rsidR="00B92327" w:rsidRPr="00801E49" w:rsidRDefault="00332621" w:rsidP="006B0BF6">
            <w:pPr>
              <w:spacing w:after="0" w:line="259" w:lineRule="auto"/>
              <w:ind w:left="0" w:right="0" w:firstLine="0"/>
              <w:jc w:val="left"/>
              <w:rPr>
                <w:rFonts w:ascii="Open Sans" w:hAnsi="Open Sans" w:cs="Open Sans"/>
                <w:sz w:val="16"/>
                <w:szCs w:val="24"/>
                <w:rPrChange w:id="1580" w:author="Nicole Wu" w:date="2024-01-08T11:26:00Z">
                  <w:rPr>
                    <w:sz w:val="16"/>
                    <w:szCs w:val="24"/>
                  </w:rPr>
                </w:rPrChange>
              </w:rPr>
            </w:pPr>
            <w:r w:rsidRPr="00801E49">
              <w:rPr>
                <w:rFonts w:ascii="Open Sans" w:hAnsi="Open Sans" w:cs="Open Sans"/>
                <w:sz w:val="16"/>
                <w:szCs w:val="24"/>
                <w:rPrChange w:id="1581" w:author="Nicole Wu" w:date="2024-01-08T11:26:00Z">
                  <w:rPr>
                    <w:sz w:val="16"/>
                    <w:szCs w:val="24"/>
                  </w:rPr>
                </w:rPrChange>
              </w:rPr>
              <w:t>List respondent age</w:t>
            </w:r>
          </w:p>
        </w:tc>
        <w:tc>
          <w:tcPr>
            <w:tcW w:w="646" w:type="dxa"/>
            <w:tcBorders>
              <w:top w:val="single" w:sz="3" w:space="0" w:color="000000"/>
              <w:left w:val="nil"/>
              <w:bottom w:val="nil"/>
              <w:right w:val="nil"/>
            </w:tcBorders>
          </w:tcPr>
          <w:p w14:paraId="35AEA173" w14:textId="77777777" w:rsidR="00B92327" w:rsidRPr="00801E49" w:rsidRDefault="00332621" w:rsidP="006B0BF6">
            <w:pPr>
              <w:spacing w:after="0" w:line="259" w:lineRule="auto"/>
              <w:ind w:left="0" w:right="0" w:firstLine="0"/>
              <w:jc w:val="center"/>
              <w:rPr>
                <w:rFonts w:ascii="Open Sans" w:hAnsi="Open Sans" w:cs="Open Sans"/>
                <w:sz w:val="16"/>
                <w:szCs w:val="24"/>
                <w:rPrChange w:id="1582" w:author="Nicole Wu" w:date="2024-01-08T11:26:00Z">
                  <w:rPr>
                    <w:sz w:val="16"/>
                    <w:szCs w:val="24"/>
                  </w:rPr>
                </w:rPrChange>
              </w:rPr>
            </w:pPr>
            <w:r w:rsidRPr="00801E49">
              <w:rPr>
                <w:rFonts w:ascii="Open Sans" w:hAnsi="Open Sans" w:cs="Open Sans"/>
                <w:sz w:val="16"/>
                <w:szCs w:val="24"/>
                <w:rPrChange w:id="1583" w:author="Nicole Wu" w:date="2024-01-08T11:26:00Z">
                  <w:rPr>
                    <w:sz w:val="16"/>
                    <w:szCs w:val="24"/>
                  </w:rPr>
                </w:rPrChange>
              </w:rPr>
              <w:t>35.97</w:t>
            </w:r>
          </w:p>
        </w:tc>
        <w:tc>
          <w:tcPr>
            <w:tcW w:w="688" w:type="dxa"/>
            <w:tcBorders>
              <w:top w:val="single" w:sz="3" w:space="0" w:color="000000"/>
              <w:left w:val="nil"/>
              <w:bottom w:val="nil"/>
              <w:right w:val="nil"/>
            </w:tcBorders>
          </w:tcPr>
          <w:p w14:paraId="0774800A" w14:textId="77777777" w:rsidR="00B92327" w:rsidRPr="00801E49" w:rsidRDefault="00332621" w:rsidP="006B0BF6">
            <w:pPr>
              <w:spacing w:after="0" w:line="259" w:lineRule="auto"/>
              <w:ind w:left="0" w:right="0" w:firstLine="0"/>
              <w:jc w:val="center"/>
              <w:rPr>
                <w:rFonts w:ascii="Open Sans" w:hAnsi="Open Sans" w:cs="Open Sans"/>
                <w:sz w:val="16"/>
                <w:szCs w:val="24"/>
                <w:rPrChange w:id="1584" w:author="Nicole Wu" w:date="2024-01-08T11:26:00Z">
                  <w:rPr>
                    <w:sz w:val="16"/>
                    <w:szCs w:val="24"/>
                  </w:rPr>
                </w:rPrChange>
              </w:rPr>
            </w:pPr>
            <w:r w:rsidRPr="00801E49">
              <w:rPr>
                <w:rFonts w:ascii="Open Sans" w:hAnsi="Open Sans" w:cs="Open Sans"/>
                <w:sz w:val="16"/>
                <w:szCs w:val="24"/>
                <w:rPrChange w:id="1585" w:author="Nicole Wu" w:date="2024-01-08T11:26:00Z">
                  <w:rPr>
                    <w:sz w:val="16"/>
                    <w:szCs w:val="24"/>
                  </w:rPr>
                </w:rPrChange>
              </w:rPr>
              <w:t>37.59</w:t>
            </w:r>
          </w:p>
        </w:tc>
        <w:tc>
          <w:tcPr>
            <w:tcW w:w="574" w:type="dxa"/>
            <w:tcBorders>
              <w:top w:val="single" w:sz="3" w:space="0" w:color="000000"/>
              <w:left w:val="nil"/>
              <w:bottom w:val="nil"/>
              <w:right w:val="nil"/>
            </w:tcBorders>
          </w:tcPr>
          <w:p w14:paraId="1B60A925" w14:textId="77777777" w:rsidR="00B92327" w:rsidRPr="00801E49" w:rsidRDefault="00332621" w:rsidP="006B0BF6">
            <w:pPr>
              <w:spacing w:after="0" w:line="259" w:lineRule="auto"/>
              <w:ind w:left="0" w:right="0" w:firstLine="0"/>
              <w:jc w:val="center"/>
              <w:rPr>
                <w:rFonts w:ascii="Open Sans" w:hAnsi="Open Sans" w:cs="Open Sans"/>
                <w:sz w:val="16"/>
                <w:szCs w:val="24"/>
                <w:rPrChange w:id="1586" w:author="Nicole Wu" w:date="2024-01-08T11:26:00Z">
                  <w:rPr>
                    <w:sz w:val="16"/>
                    <w:szCs w:val="24"/>
                  </w:rPr>
                </w:rPrChange>
              </w:rPr>
            </w:pPr>
            <w:r w:rsidRPr="00801E49">
              <w:rPr>
                <w:rFonts w:ascii="Open Sans" w:hAnsi="Open Sans" w:cs="Open Sans"/>
                <w:sz w:val="16"/>
                <w:szCs w:val="24"/>
                <w:rPrChange w:id="1587" w:author="Nicole Wu" w:date="2024-01-08T11:26:00Z">
                  <w:rPr>
                    <w:sz w:val="16"/>
                    <w:szCs w:val="24"/>
                  </w:rPr>
                </w:rPrChange>
              </w:rPr>
              <w:t>1.61</w:t>
            </w:r>
          </w:p>
        </w:tc>
        <w:tc>
          <w:tcPr>
            <w:tcW w:w="540" w:type="dxa"/>
            <w:tcBorders>
              <w:top w:val="single" w:sz="3" w:space="0" w:color="000000"/>
              <w:left w:val="nil"/>
              <w:bottom w:val="nil"/>
              <w:right w:val="nil"/>
            </w:tcBorders>
          </w:tcPr>
          <w:p w14:paraId="6645BC0B" w14:textId="77777777" w:rsidR="00B92327" w:rsidRPr="00801E49" w:rsidRDefault="00332621" w:rsidP="006B0BF6">
            <w:pPr>
              <w:spacing w:after="0" w:line="259" w:lineRule="auto"/>
              <w:ind w:left="0" w:right="0" w:firstLine="0"/>
              <w:jc w:val="center"/>
              <w:rPr>
                <w:rFonts w:ascii="Open Sans" w:hAnsi="Open Sans" w:cs="Open Sans"/>
                <w:sz w:val="16"/>
                <w:szCs w:val="24"/>
                <w:rPrChange w:id="1588" w:author="Nicole Wu" w:date="2024-01-08T11:26:00Z">
                  <w:rPr>
                    <w:sz w:val="16"/>
                    <w:szCs w:val="24"/>
                  </w:rPr>
                </w:rPrChange>
              </w:rPr>
            </w:pPr>
            <w:r w:rsidRPr="00801E49">
              <w:rPr>
                <w:rFonts w:ascii="Open Sans" w:hAnsi="Open Sans" w:cs="Open Sans"/>
                <w:sz w:val="16"/>
                <w:szCs w:val="24"/>
                <w:rPrChange w:id="1589" w:author="Nicole Wu" w:date="2024-01-08T11:26:00Z">
                  <w:rPr>
                    <w:sz w:val="16"/>
                    <w:szCs w:val="24"/>
                  </w:rPr>
                </w:rPrChange>
              </w:rPr>
              <w:t>39.42</w:t>
            </w:r>
          </w:p>
        </w:tc>
        <w:tc>
          <w:tcPr>
            <w:tcW w:w="794" w:type="dxa"/>
            <w:tcBorders>
              <w:top w:val="single" w:sz="3" w:space="0" w:color="000000"/>
              <w:left w:val="nil"/>
              <w:bottom w:val="nil"/>
              <w:right w:val="nil"/>
            </w:tcBorders>
          </w:tcPr>
          <w:p w14:paraId="1C4BD667" w14:textId="77777777" w:rsidR="00B92327" w:rsidRPr="00801E49" w:rsidRDefault="00332621" w:rsidP="006B0BF6">
            <w:pPr>
              <w:spacing w:after="0" w:line="259" w:lineRule="auto"/>
              <w:ind w:left="0" w:right="0" w:firstLine="0"/>
              <w:jc w:val="center"/>
              <w:rPr>
                <w:rFonts w:ascii="Open Sans" w:hAnsi="Open Sans" w:cs="Open Sans"/>
                <w:sz w:val="16"/>
                <w:szCs w:val="24"/>
                <w:rPrChange w:id="1590" w:author="Nicole Wu" w:date="2024-01-08T11:26:00Z">
                  <w:rPr>
                    <w:sz w:val="16"/>
                    <w:szCs w:val="24"/>
                  </w:rPr>
                </w:rPrChange>
              </w:rPr>
            </w:pPr>
            <w:r w:rsidRPr="00801E49">
              <w:rPr>
                <w:rFonts w:ascii="Open Sans" w:hAnsi="Open Sans" w:cs="Open Sans"/>
                <w:sz w:val="16"/>
                <w:szCs w:val="24"/>
                <w:rPrChange w:id="1591" w:author="Nicole Wu" w:date="2024-01-08T11:26:00Z">
                  <w:rPr>
                    <w:sz w:val="16"/>
                    <w:szCs w:val="24"/>
                  </w:rPr>
                </w:rPrChange>
              </w:rPr>
              <w:t>39.35</w:t>
            </w:r>
          </w:p>
        </w:tc>
        <w:tc>
          <w:tcPr>
            <w:tcW w:w="574" w:type="dxa"/>
            <w:tcBorders>
              <w:top w:val="single" w:sz="3" w:space="0" w:color="000000"/>
              <w:left w:val="nil"/>
              <w:bottom w:val="nil"/>
              <w:right w:val="nil"/>
            </w:tcBorders>
          </w:tcPr>
          <w:p w14:paraId="246CF02E" w14:textId="77777777" w:rsidR="00B92327" w:rsidRPr="00801E49" w:rsidRDefault="00332621" w:rsidP="006B0BF6">
            <w:pPr>
              <w:spacing w:after="0" w:line="259" w:lineRule="auto"/>
              <w:ind w:left="0" w:right="0" w:firstLine="0"/>
              <w:jc w:val="center"/>
              <w:rPr>
                <w:rFonts w:ascii="Open Sans" w:hAnsi="Open Sans" w:cs="Open Sans"/>
                <w:sz w:val="16"/>
                <w:szCs w:val="24"/>
                <w:rPrChange w:id="1592" w:author="Nicole Wu" w:date="2024-01-08T11:26:00Z">
                  <w:rPr>
                    <w:sz w:val="16"/>
                    <w:szCs w:val="24"/>
                  </w:rPr>
                </w:rPrChange>
              </w:rPr>
            </w:pPr>
            <w:r w:rsidRPr="00801E49">
              <w:rPr>
                <w:rFonts w:ascii="Open Sans" w:hAnsi="Open Sans" w:cs="Open Sans"/>
                <w:sz w:val="16"/>
                <w:szCs w:val="24"/>
                <w:rPrChange w:id="1593" w:author="Nicole Wu" w:date="2024-01-08T11:26:00Z">
                  <w:rPr>
                    <w:sz w:val="16"/>
                    <w:szCs w:val="24"/>
                  </w:rPr>
                </w:rPrChange>
              </w:rPr>
              <w:t>-0.08</w:t>
            </w:r>
          </w:p>
        </w:tc>
        <w:tc>
          <w:tcPr>
            <w:tcW w:w="646" w:type="dxa"/>
            <w:tcBorders>
              <w:top w:val="single" w:sz="3" w:space="0" w:color="000000"/>
              <w:left w:val="nil"/>
              <w:bottom w:val="nil"/>
              <w:right w:val="nil"/>
            </w:tcBorders>
          </w:tcPr>
          <w:p w14:paraId="0246E87C" w14:textId="77777777" w:rsidR="00B92327" w:rsidRPr="00801E49" w:rsidRDefault="00332621" w:rsidP="006B0BF6">
            <w:pPr>
              <w:spacing w:after="0" w:line="259" w:lineRule="auto"/>
              <w:ind w:left="0" w:right="0" w:firstLine="0"/>
              <w:jc w:val="center"/>
              <w:rPr>
                <w:rFonts w:ascii="Open Sans" w:hAnsi="Open Sans" w:cs="Open Sans"/>
                <w:sz w:val="16"/>
                <w:szCs w:val="24"/>
                <w:rPrChange w:id="1594" w:author="Nicole Wu" w:date="2024-01-08T11:26:00Z">
                  <w:rPr>
                    <w:sz w:val="16"/>
                    <w:szCs w:val="24"/>
                  </w:rPr>
                </w:rPrChange>
              </w:rPr>
            </w:pPr>
            <w:r w:rsidRPr="00801E49">
              <w:rPr>
                <w:rFonts w:ascii="Open Sans" w:hAnsi="Open Sans" w:cs="Open Sans"/>
                <w:sz w:val="16"/>
                <w:szCs w:val="24"/>
                <w:rPrChange w:id="1595" w:author="Nicole Wu" w:date="2024-01-08T11:26:00Z">
                  <w:rPr>
                    <w:sz w:val="16"/>
                    <w:szCs w:val="24"/>
                  </w:rPr>
                </w:rPrChange>
              </w:rPr>
              <w:t>38.38</w:t>
            </w:r>
          </w:p>
        </w:tc>
        <w:tc>
          <w:tcPr>
            <w:tcW w:w="688" w:type="dxa"/>
            <w:tcBorders>
              <w:top w:val="single" w:sz="3" w:space="0" w:color="000000"/>
              <w:left w:val="nil"/>
              <w:bottom w:val="nil"/>
              <w:right w:val="nil"/>
            </w:tcBorders>
          </w:tcPr>
          <w:p w14:paraId="7551935E" w14:textId="77777777" w:rsidR="00B92327" w:rsidRPr="00801E49" w:rsidRDefault="00332621" w:rsidP="006B0BF6">
            <w:pPr>
              <w:spacing w:after="0" w:line="259" w:lineRule="auto"/>
              <w:ind w:left="0" w:right="0" w:firstLine="0"/>
              <w:jc w:val="center"/>
              <w:rPr>
                <w:rFonts w:ascii="Open Sans" w:hAnsi="Open Sans" w:cs="Open Sans"/>
                <w:sz w:val="16"/>
                <w:szCs w:val="24"/>
                <w:rPrChange w:id="1596" w:author="Nicole Wu" w:date="2024-01-08T11:26:00Z">
                  <w:rPr>
                    <w:sz w:val="16"/>
                    <w:szCs w:val="24"/>
                  </w:rPr>
                </w:rPrChange>
              </w:rPr>
            </w:pPr>
            <w:r w:rsidRPr="00801E49">
              <w:rPr>
                <w:rFonts w:ascii="Open Sans" w:hAnsi="Open Sans" w:cs="Open Sans"/>
                <w:sz w:val="16"/>
                <w:szCs w:val="24"/>
                <w:rPrChange w:id="1597" w:author="Nicole Wu" w:date="2024-01-08T11:26:00Z">
                  <w:rPr>
                    <w:sz w:val="16"/>
                    <w:szCs w:val="24"/>
                  </w:rPr>
                </w:rPrChange>
              </w:rPr>
              <w:t>38.82</w:t>
            </w:r>
          </w:p>
        </w:tc>
        <w:tc>
          <w:tcPr>
            <w:tcW w:w="472" w:type="dxa"/>
            <w:tcBorders>
              <w:top w:val="single" w:sz="3" w:space="0" w:color="000000"/>
              <w:left w:val="nil"/>
              <w:bottom w:val="nil"/>
              <w:right w:val="nil"/>
            </w:tcBorders>
          </w:tcPr>
          <w:p w14:paraId="558F7170" w14:textId="77777777" w:rsidR="00B92327" w:rsidRPr="00801E49" w:rsidRDefault="00332621" w:rsidP="006B0BF6">
            <w:pPr>
              <w:spacing w:after="0" w:line="259" w:lineRule="auto"/>
              <w:ind w:left="0" w:right="0" w:firstLine="0"/>
              <w:jc w:val="center"/>
              <w:rPr>
                <w:rFonts w:ascii="Open Sans" w:hAnsi="Open Sans" w:cs="Open Sans"/>
                <w:sz w:val="16"/>
                <w:szCs w:val="24"/>
                <w:rPrChange w:id="1598" w:author="Nicole Wu" w:date="2024-01-08T11:26:00Z">
                  <w:rPr>
                    <w:sz w:val="16"/>
                    <w:szCs w:val="24"/>
                  </w:rPr>
                </w:rPrChange>
              </w:rPr>
            </w:pPr>
            <w:r w:rsidRPr="00801E49">
              <w:rPr>
                <w:rFonts w:ascii="Open Sans" w:hAnsi="Open Sans" w:cs="Open Sans"/>
                <w:sz w:val="16"/>
                <w:szCs w:val="24"/>
                <w:rPrChange w:id="1599" w:author="Nicole Wu" w:date="2024-01-08T11:26:00Z">
                  <w:rPr>
                    <w:sz w:val="16"/>
                    <w:szCs w:val="24"/>
                  </w:rPr>
                </w:rPrChange>
              </w:rPr>
              <w:t>0.44</w:t>
            </w:r>
          </w:p>
        </w:tc>
      </w:tr>
      <w:tr w:rsidR="00B92327" w:rsidRPr="00801E49" w14:paraId="341AF64E" w14:textId="77777777" w:rsidTr="006B0BF6">
        <w:trPr>
          <w:trHeight w:val="121"/>
        </w:trPr>
        <w:tc>
          <w:tcPr>
            <w:tcW w:w="3738" w:type="dxa"/>
            <w:tcBorders>
              <w:top w:val="nil"/>
              <w:left w:val="nil"/>
              <w:bottom w:val="nil"/>
              <w:right w:val="nil"/>
            </w:tcBorders>
          </w:tcPr>
          <w:p w14:paraId="40E8FE17" w14:textId="77777777" w:rsidR="00B92327" w:rsidRPr="00801E49" w:rsidRDefault="00B92327" w:rsidP="006B0BF6">
            <w:pPr>
              <w:spacing w:after="0" w:line="259" w:lineRule="auto"/>
              <w:ind w:left="0" w:right="0" w:firstLine="0"/>
              <w:jc w:val="left"/>
              <w:rPr>
                <w:rFonts w:ascii="Open Sans" w:hAnsi="Open Sans" w:cs="Open Sans"/>
                <w:sz w:val="16"/>
                <w:szCs w:val="24"/>
                <w:rPrChange w:id="1600" w:author="Nicole Wu" w:date="2024-01-08T11:26:00Z">
                  <w:rPr>
                    <w:sz w:val="16"/>
                    <w:szCs w:val="24"/>
                  </w:rPr>
                </w:rPrChange>
              </w:rPr>
            </w:pPr>
          </w:p>
        </w:tc>
        <w:tc>
          <w:tcPr>
            <w:tcW w:w="646" w:type="dxa"/>
            <w:tcBorders>
              <w:top w:val="nil"/>
              <w:left w:val="nil"/>
              <w:bottom w:val="nil"/>
              <w:right w:val="nil"/>
            </w:tcBorders>
          </w:tcPr>
          <w:p w14:paraId="45689498" w14:textId="77777777" w:rsidR="00B92327" w:rsidRPr="00801E49" w:rsidRDefault="00332621" w:rsidP="006B0BF6">
            <w:pPr>
              <w:spacing w:after="0" w:line="259" w:lineRule="auto"/>
              <w:ind w:left="0" w:right="0" w:firstLine="0"/>
              <w:jc w:val="center"/>
              <w:rPr>
                <w:rFonts w:ascii="Open Sans" w:hAnsi="Open Sans" w:cs="Open Sans"/>
                <w:sz w:val="16"/>
                <w:szCs w:val="24"/>
                <w:rPrChange w:id="1601" w:author="Nicole Wu" w:date="2024-01-08T11:26:00Z">
                  <w:rPr>
                    <w:sz w:val="16"/>
                    <w:szCs w:val="24"/>
                  </w:rPr>
                </w:rPrChange>
              </w:rPr>
            </w:pPr>
            <w:r w:rsidRPr="00801E49">
              <w:rPr>
                <w:rFonts w:ascii="Open Sans" w:hAnsi="Open Sans" w:cs="Open Sans"/>
                <w:sz w:val="16"/>
                <w:szCs w:val="24"/>
                <w:rPrChange w:id="1602" w:author="Nicole Wu" w:date="2024-01-08T11:26:00Z">
                  <w:rPr>
                    <w:sz w:val="16"/>
                    <w:szCs w:val="24"/>
                  </w:rPr>
                </w:rPrChange>
              </w:rPr>
              <w:t>(12.42)</w:t>
            </w:r>
          </w:p>
        </w:tc>
        <w:tc>
          <w:tcPr>
            <w:tcW w:w="688" w:type="dxa"/>
            <w:tcBorders>
              <w:top w:val="nil"/>
              <w:left w:val="nil"/>
              <w:bottom w:val="nil"/>
              <w:right w:val="nil"/>
            </w:tcBorders>
          </w:tcPr>
          <w:p w14:paraId="581955B2" w14:textId="77777777" w:rsidR="00B92327" w:rsidRPr="00801E49" w:rsidRDefault="00332621" w:rsidP="006B0BF6">
            <w:pPr>
              <w:spacing w:after="0" w:line="259" w:lineRule="auto"/>
              <w:ind w:left="21" w:right="0" w:firstLine="0"/>
              <w:jc w:val="center"/>
              <w:rPr>
                <w:rFonts w:ascii="Open Sans" w:hAnsi="Open Sans" w:cs="Open Sans"/>
                <w:sz w:val="16"/>
                <w:szCs w:val="24"/>
                <w:rPrChange w:id="1603" w:author="Nicole Wu" w:date="2024-01-08T11:26:00Z">
                  <w:rPr>
                    <w:sz w:val="16"/>
                    <w:szCs w:val="24"/>
                  </w:rPr>
                </w:rPrChange>
              </w:rPr>
            </w:pPr>
            <w:r w:rsidRPr="00801E49">
              <w:rPr>
                <w:rFonts w:ascii="Open Sans" w:hAnsi="Open Sans" w:cs="Open Sans"/>
                <w:sz w:val="16"/>
                <w:szCs w:val="24"/>
                <w:rPrChange w:id="1604" w:author="Nicole Wu" w:date="2024-01-08T11:26:00Z">
                  <w:rPr>
                    <w:sz w:val="16"/>
                    <w:szCs w:val="24"/>
                  </w:rPr>
                </w:rPrChange>
              </w:rPr>
              <w:t>(12.76)</w:t>
            </w:r>
          </w:p>
        </w:tc>
        <w:tc>
          <w:tcPr>
            <w:tcW w:w="574" w:type="dxa"/>
            <w:tcBorders>
              <w:top w:val="nil"/>
              <w:left w:val="nil"/>
              <w:bottom w:val="nil"/>
              <w:right w:val="nil"/>
            </w:tcBorders>
          </w:tcPr>
          <w:p w14:paraId="5EF97CA2" w14:textId="77777777" w:rsidR="00B92327" w:rsidRPr="00801E49" w:rsidRDefault="00332621" w:rsidP="006B0BF6">
            <w:pPr>
              <w:spacing w:after="0" w:line="259" w:lineRule="auto"/>
              <w:ind w:left="0" w:right="0" w:firstLine="0"/>
              <w:jc w:val="center"/>
              <w:rPr>
                <w:rFonts w:ascii="Open Sans" w:hAnsi="Open Sans" w:cs="Open Sans"/>
                <w:sz w:val="16"/>
                <w:szCs w:val="24"/>
                <w:rPrChange w:id="1605" w:author="Nicole Wu" w:date="2024-01-08T11:26:00Z">
                  <w:rPr>
                    <w:sz w:val="16"/>
                    <w:szCs w:val="24"/>
                  </w:rPr>
                </w:rPrChange>
              </w:rPr>
            </w:pPr>
            <w:r w:rsidRPr="00801E49">
              <w:rPr>
                <w:rFonts w:ascii="Open Sans" w:hAnsi="Open Sans" w:cs="Open Sans"/>
                <w:sz w:val="16"/>
                <w:szCs w:val="24"/>
                <w:rPrChange w:id="1606" w:author="Nicole Wu" w:date="2024-01-08T11:26:00Z">
                  <w:rPr>
                    <w:sz w:val="16"/>
                    <w:szCs w:val="24"/>
                  </w:rPr>
                </w:rPrChange>
              </w:rPr>
              <w:t>(0.11)</w:t>
            </w:r>
          </w:p>
        </w:tc>
        <w:tc>
          <w:tcPr>
            <w:tcW w:w="540" w:type="dxa"/>
            <w:tcBorders>
              <w:top w:val="nil"/>
              <w:left w:val="nil"/>
              <w:bottom w:val="nil"/>
              <w:right w:val="nil"/>
            </w:tcBorders>
          </w:tcPr>
          <w:p w14:paraId="242F2D11" w14:textId="77777777" w:rsidR="00B92327" w:rsidRPr="00801E49" w:rsidRDefault="00332621" w:rsidP="006B0BF6">
            <w:pPr>
              <w:spacing w:after="0" w:line="259" w:lineRule="auto"/>
              <w:ind w:left="0" w:right="0" w:firstLine="0"/>
              <w:jc w:val="center"/>
              <w:rPr>
                <w:rFonts w:ascii="Open Sans" w:hAnsi="Open Sans" w:cs="Open Sans"/>
                <w:sz w:val="16"/>
                <w:szCs w:val="24"/>
                <w:rPrChange w:id="1607" w:author="Nicole Wu" w:date="2024-01-08T11:26:00Z">
                  <w:rPr>
                    <w:sz w:val="16"/>
                    <w:szCs w:val="24"/>
                  </w:rPr>
                </w:rPrChange>
              </w:rPr>
            </w:pPr>
            <w:r w:rsidRPr="00801E49">
              <w:rPr>
                <w:rFonts w:ascii="Open Sans" w:hAnsi="Open Sans" w:cs="Open Sans"/>
                <w:sz w:val="16"/>
                <w:szCs w:val="24"/>
                <w:rPrChange w:id="1608" w:author="Nicole Wu" w:date="2024-01-08T11:26:00Z">
                  <w:rPr>
                    <w:sz w:val="16"/>
                    <w:szCs w:val="24"/>
                  </w:rPr>
                </w:rPrChange>
              </w:rPr>
              <w:t>(13.95)</w:t>
            </w:r>
          </w:p>
        </w:tc>
        <w:tc>
          <w:tcPr>
            <w:tcW w:w="794" w:type="dxa"/>
            <w:tcBorders>
              <w:top w:val="nil"/>
              <w:left w:val="nil"/>
              <w:bottom w:val="nil"/>
              <w:right w:val="nil"/>
            </w:tcBorders>
          </w:tcPr>
          <w:p w14:paraId="40E0B354" w14:textId="77777777" w:rsidR="00B92327" w:rsidRPr="00801E49" w:rsidRDefault="00332621" w:rsidP="006B0BF6">
            <w:pPr>
              <w:spacing w:after="0" w:line="259" w:lineRule="auto"/>
              <w:ind w:left="127" w:right="0" w:firstLine="0"/>
              <w:jc w:val="center"/>
              <w:rPr>
                <w:rFonts w:ascii="Open Sans" w:hAnsi="Open Sans" w:cs="Open Sans"/>
                <w:sz w:val="16"/>
                <w:szCs w:val="24"/>
                <w:rPrChange w:id="1609" w:author="Nicole Wu" w:date="2024-01-08T11:26:00Z">
                  <w:rPr>
                    <w:sz w:val="16"/>
                    <w:szCs w:val="24"/>
                  </w:rPr>
                </w:rPrChange>
              </w:rPr>
            </w:pPr>
            <w:r w:rsidRPr="00801E49">
              <w:rPr>
                <w:rFonts w:ascii="Open Sans" w:hAnsi="Open Sans" w:cs="Open Sans"/>
                <w:sz w:val="16"/>
                <w:szCs w:val="24"/>
                <w:rPrChange w:id="1610" w:author="Nicole Wu" w:date="2024-01-08T11:26:00Z">
                  <w:rPr>
                    <w:sz w:val="16"/>
                    <w:szCs w:val="24"/>
                  </w:rPr>
                </w:rPrChange>
              </w:rPr>
              <w:t>(14.24)</w:t>
            </w:r>
          </w:p>
        </w:tc>
        <w:tc>
          <w:tcPr>
            <w:tcW w:w="574" w:type="dxa"/>
            <w:tcBorders>
              <w:top w:val="nil"/>
              <w:left w:val="nil"/>
              <w:bottom w:val="nil"/>
              <w:right w:val="nil"/>
            </w:tcBorders>
          </w:tcPr>
          <w:p w14:paraId="074C624E" w14:textId="77777777" w:rsidR="00B92327" w:rsidRPr="00801E49" w:rsidRDefault="00332621" w:rsidP="006B0BF6">
            <w:pPr>
              <w:spacing w:after="0" w:line="259" w:lineRule="auto"/>
              <w:ind w:left="0" w:right="0" w:firstLine="0"/>
              <w:jc w:val="center"/>
              <w:rPr>
                <w:rFonts w:ascii="Open Sans" w:hAnsi="Open Sans" w:cs="Open Sans"/>
                <w:sz w:val="16"/>
                <w:szCs w:val="24"/>
                <w:rPrChange w:id="1611" w:author="Nicole Wu" w:date="2024-01-08T11:26:00Z">
                  <w:rPr>
                    <w:sz w:val="16"/>
                    <w:szCs w:val="24"/>
                  </w:rPr>
                </w:rPrChange>
              </w:rPr>
            </w:pPr>
            <w:r w:rsidRPr="00801E49">
              <w:rPr>
                <w:rFonts w:ascii="Open Sans" w:hAnsi="Open Sans" w:cs="Open Sans"/>
                <w:sz w:val="16"/>
                <w:szCs w:val="24"/>
                <w:rPrChange w:id="1612" w:author="Nicole Wu" w:date="2024-01-08T11:26:00Z">
                  <w:rPr>
                    <w:sz w:val="16"/>
                    <w:szCs w:val="24"/>
                  </w:rPr>
                </w:rPrChange>
              </w:rPr>
              <w:t>(0.92)</w:t>
            </w:r>
          </w:p>
        </w:tc>
        <w:tc>
          <w:tcPr>
            <w:tcW w:w="646" w:type="dxa"/>
            <w:tcBorders>
              <w:top w:val="nil"/>
              <w:left w:val="nil"/>
              <w:bottom w:val="nil"/>
              <w:right w:val="nil"/>
            </w:tcBorders>
          </w:tcPr>
          <w:p w14:paraId="1863F413" w14:textId="77777777" w:rsidR="00B92327" w:rsidRPr="00801E49" w:rsidRDefault="00332621" w:rsidP="006B0BF6">
            <w:pPr>
              <w:spacing w:after="0" w:line="259" w:lineRule="auto"/>
              <w:ind w:left="0" w:right="0" w:firstLine="0"/>
              <w:jc w:val="center"/>
              <w:rPr>
                <w:rFonts w:ascii="Open Sans" w:hAnsi="Open Sans" w:cs="Open Sans"/>
                <w:sz w:val="16"/>
                <w:szCs w:val="24"/>
                <w:rPrChange w:id="1613" w:author="Nicole Wu" w:date="2024-01-08T11:26:00Z">
                  <w:rPr>
                    <w:sz w:val="16"/>
                    <w:szCs w:val="24"/>
                  </w:rPr>
                </w:rPrChange>
              </w:rPr>
            </w:pPr>
            <w:r w:rsidRPr="00801E49">
              <w:rPr>
                <w:rFonts w:ascii="Open Sans" w:hAnsi="Open Sans" w:cs="Open Sans"/>
                <w:sz w:val="16"/>
                <w:szCs w:val="24"/>
                <w:rPrChange w:id="1614" w:author="Nicole Wu" w:date="2024-01-08T11:26:00Z">
                  <w:rPr>
                    <w:sz w:val="16"/>
                    <w:szCs w:val="24"/>
                  </w:rPr>
                </w:rPrChange>
              </w:rPr>
              <w:t>(13.59)</w:t>
            </w:r>
          </w:p>
        </w:tc>
        <w:tc>
          <w:tcPr>
            <w:tcW w:w="688" w:type="dxa"/>
            <w:tcBorders>
              <w:top w:val="nil"/>
              <w:left w:val="nil"/>
              <w:bottom w:val="nil"/>
              <w:right w:val="nil"/>
            </w:tcBorders>
          </w:tcPr>
          <w:p w14:paraId="4D97370C" w14:textId="77777777" w:rsidR="00B92327" w:rsidRPr="00801E49" w:rsidRDefault="00332621" w:rsidP="006B0BF6">
            <w:pPr>
              <w:spacing w:after="0" w:line="259" w:lineRule="auto"/>
              <w:ind w:left="21" w:right="0" w:firstLine="0"/>
              <w:jc w:val="center"/>
              <w:rPr>
                <w:rFonts w:ascii="Open Sans" w:hAnsi="Open Sans" w:cs="Open Sans"/>
                <w:sz w:val="16"/>
                <w:szCs w:val="24"/>
                <w:rPrChange w:id="1615" w:author="Nicole Wu" w:date="2024-01-08T11:26:00Z">
                  <w:rPr>
                    <w:sz w:val="16"/>
                    <w:szCs w:val="24"/>
                  </w:rPr>
                </w:rPrChange>
              </w:rPr>
            </w:pPr>
            <w:r w:rsidRPr="00801E49">
              <w:rPr>
                <w:rFonts w:ascii="Open Sans" w:hAnsi="Open Sans" w:cs="Open Sans"/>
                <w:sz w:val="16"/>
                <w:szCs w:val="24"/>
                <w:rPrChange w:id="1616" w:author="Nicole Wu" w:date="2024-01-08T11:26:00Z">
                  <w:rPr>
                    <w:sz w:val="16"/>
                    <w:szCs w:val="24"/>
                  </w:rPr>
                </w:rPrChange>
              </w:rPr>
              <w:t>(13.83)</w:t>
            </w:r>
          </w:p>
        </w:tc>
        <w:tc>
          <w:tcPr>
            <w:tcW w:w="472" w:type="dxa"/>
            <w:tcBorders>
              <w:top w:val="nil"/>
              <w:left w:val="nil"/>
              <w:bottom w:val="nil"/>
              <w:right w:val="nil"/>
            </w:tcBorders>
          </w:tcPr>
          <w:p w14:paraId="3D279F67" w14:textId="77777777" w:rsidR="00B92327" w:rsidRPr="00801E49" w:rsidRDefault="00332621" w:rsidP="006B0BF6">
            <w:pPr>
              <w:spacing w:after="0" w:line="259" w:lineRule="auto"/>
              <w:ind w:left="0" w:right="0" w:firstLine="0"/>
              <w:jc w:val="center"/>
              <w:rPr>
                <w:rFonts w:ascii="Open Sans" w:hAnsi="Open Sans" w:cs="Open Sans"/>
                <w:sz w:val="16"/>
                <w:szCs w:val="24"/>
                <w:rPrChange w:id="1617" w:author="Nicole Wu" w:date="2024-01-08T11:26:00Z">
                  <w:rPr>
                    <w:sz w:val="16"/>
                    <w:szCs w:val="24"/>
                  </w:rPr>
                </w:rPrChange>
              </w:rPr>
            </w:pPr>
            <w:r w:rsidRPr="00801E49">
              <w:rPr>
                <w:rFonts w:ascii="Open Sans" w:hAnsi="Open Sans" w:cs="Open Sans"/>
                <w:sz w:val="16"/>
                <w:szCs w:val="24"/>
                <w:rPrChange w:id="1618" w:author="Nicole Wu" w:date="2024-01-08T11:26:00Z">
                  <w:rPr>
                    <w:sz w:val="16"/>
                    <w:szCs w:val="24"/>
                  </w:rPr>
                </w:rPrChange>
              </w:rPr>
              <w:t>(0.47)</w:t>
            </w:r>
          </w:p>
        </w:tc>
      </w:tr>
      <w:tr w:rsidR="00B92327" w:rsidRPr="00801E49" w14:paraId="2BE4B9DB" w14:textId="77777777" w:rsidTr="006B0BF6">
        <w:trPr>
          <w:trHeight w:val="162"/>
        </w:trPr>
        <w:tc>
          <w:tcPr>
            <w:tcW w:w="3738" w:type="dxa"/>
            <w:tcBorders>
              <w:top w:val="nil"/>
              <w:left w:val="nil"/>
              <w:bottom w:val="nil"/>
              <w:right w:val="nil"/>
            </w:tcBorders>
          </w:tcPr>
          <w:p w14:paraId="0967D78B" w14:textId="77777777" w:rsidR="00B92327" w:rsidRPr="00801E49" w:rsidRDefault="00332621" w:rsidP="006B0BF6">
            <w:pPr>
              <w:spacing w:after="0" w:line="259" w:lineRule="auto"/>
              <w:ind w:left="0" w:right="0" w:firstLine="0"/>
              <w:jc w:val="left"/>
              <w:rPr>
                <w:rFonts w:ascii="Open Sans" w:hAnsi="Open Sans" w:cs="Open Sans"/>
                <w:sz w:val="16"/>
                <w:szCs w:val="24"/>
                <w:rPrChange w:id="1619" w:author="Nicole Wu" w:date="2024-01-08T11:26:00Z">
                  <w:rPr>
                    <w:sz w:val="16"/>
                    <w:szCs w:val="24"/>
                  </w:rPr>
                </w:rPrChange>
              </w:rPr>
            </w:pPr>
            <w:r w:rsidRPr="00801E49">
              <w:rPr>
                <w:rFonts w:ascii="Open Sans" w:hAnsi="Open Sans" w:cs="Open Sans"/>
                <w:sz w:val="16"/>
                <w:szCs w:val="24"/>
                <w:rPrChange w:id="1620" w:author="Nicole Wu" w:date="2024-01-08T11:26:00Z">
                  <w:rPr>
                    <w:sz w:val="16"/>
                    <w:szCs w:val="24"/>
                  </w:rPr>
                </w:rPrChange>
              </w:rPr>
              <w:t>Household head is the respondent</w:t>
            </w:r>
          </w:p>
        </w:tc>
        <w:tc>
          <w:tcPr>
            <w:tcW w:w="646" w:type="dxa"/>
            <w:tcBorders>
              <w:top w:val="nil"/>
              <w:left w:val="nil"/>
              <w:bottom w:val="nil"/>
              <w:right w:val="nil"/>
            </w:tcBorders>
          </w:tcPr>
          <w:p w14:paraId="6FC4B4BA" w14:textId="77777777" w:rsidR="00B92327" w:rsidRPr="00801E49" w:rsidRDefault="00332621" w:rsidP="006B0BF6">
            <w:pPr>
              <w:spacing w:after="0" w:line="259" w:lineRule="auto"/>
              <w:ind w:left="0" w:right="0" w:firstLine="0"/>
              <w:jc w:val="center"/>
              <w:rPr>
                <w:rFonts w:ascii="Open Sans" w:hAnsi="Open Sans" w:cs="Open Sans"/>
                <w:sz w:val="16"/>
                <w:szCs w:val="24"/>
                <w:rPrChange w:id="1621" w:author="Nicole Wu" w:date="2024-01-08T11:26:00Z">
                  <w:rPr>
                    <w:sz w:val="16"/>
                    <w:szCs w:val="24"/>
                  </w:rPr>
                </w:rPrChange>
              </w:rPr>
            </w:pPr>
            <w:r w:rsidRPr="00801E49">
              <w:rPr>
                <w:rFonts w:ascii="Open Sans" w:hAnsi="Open Sans" w:cs="Open Sans"/>
                <w:sz w:val="16"/>
                <w:szCs w:val="24"/>
                <w:rPrChange w:id="1622" w:author="Nicole Wu" w:date="2024-01-08T11:26:00Z">
                  <w:rPr>
                    <w:sz w:val="16"/>
                    <w:szCs w:val="24"/>
                  </w:rPr>
                </w:rPrChange>
              </w:rPr>
              <w:t>0.72</w:t>
            </w:r>
          </w:p>
        </w:tc>
        <w:tc>
          <w:tcPr>
            <w:tcW w:w="688" w:type="dxa"/>
            <w:tcBorders>
              <w:top w:val="nil"/>
              <w:left w:val="nil"/>
              <w:bottom w:val="nil"/>
              <w:right w:val="nil"/>
            </w:tcBorders>
          </w:tcPr>
          <w:p w14:paraId="68563D7A" w14:textId="77777777" w:rsidR="00B92327" w:rsidRPr="00801E49" w:rsidRDefault="00332621" w:rsidP="006B0BF6">
            <w:pPr>
              <w:spacing w:after="0" w:line="259" w:lineRule="auto"/>
              <w:ind w:left="0" w:right="0" w:firstLine="0"/>
              <w:jc w:val="center"/>
              <w:rPr>
                <w:rFonts w:ascii="Open Sans" w:hAnsi="Open Sans" w:cs="Open Sans"/>
                <w:sz w:val="16"/>
                <w:szCs w:val="24"/>
                <w:rPrChange w:id="1623" w:author="Nicole Wu" w:date="2024-01-08T11:26:00Z">
                  <w:rPr>
                    <w:sz w:val="16"/>
                    <w:szCs w:val="24"/>
                  </w:rPr>
                </w:rPrChange>
              </w:rPr>
            </w:pPr>
            <w:r w:rsidRPr="00801E49">
              <w:rPr>
                <w:rFonts w:ascii="Open Sans" w:hAnsi="Open Sans" w:cs="Open Sans"/>
                <w:sz w:val="16"/>
                <w:szCs w:val="24"/>
                <w:rPrChange w:id="1624" w:author="Nicole Wu" w:date="2024-01-08T11:26:00Z">
                  <w:rPr>
                    <w:sz w:val="16"/>
                    <w:szCs w:val="24"/>
                  </w:rPr>
                </w:rPrChange>
              </w:rPr>
              <w:t>0.73</w:t>
            </w:r>
          </w:p>
        </w:tc>
        <w:tc>
          <w:tcPr>
            <w:tcW w:w="574" w:type="dxa"/>
            <w:tcBorders>
              <w:top w:val="nil"/>
              <w:left w:val="nil"/>
              <w:bottom w:val="nil"/>
              <w:right w:val="nil"/>
            </w:tcBorders>
          </w:tcPr>
          <w:p w14:paraId="4F815F8A" w14:textId="77777777" w:rsidR="00B92327" w:rsidRPr="00801E49" w:rsidRDefault="00332621" w:rsidP="006B0BF6">
            <w:pPr>
              <w:spacing w:after="0" w:line="259" w:lineRule="auto"/>
              <w:ind w:left="0" w:right="0" w:firstLine="0"/>
              <w:jc w:val="center"/>
              <w:rPr>
                <w:rFonts w:ascii="Open Sans" w:hAnsi="Open Sans" w:cs="Open Sans"/>
                <w:sz w:val="16"/>
                <w:szCs w:val="24"/>
                <w:rPrChange w:id="1625" w:author="Nicole Wu" w:date="2024-01-08T11:26:00Z">
                  <w:rPr>
                    <w:sz w:val="16"/>
                    <w:szCs w:val="24"/>
                  </w:rPr>
                </w:rPrChange>
              </w:rPr>
            </w:pPr>
            <w:r w:rsidRPr="00801E49">
              <w:rPr>
                <w:rFonts w:ascii="Open Sans" w:hAnsi="Open Sans" w:cs="Open Sans"/>
                <w:sz w:val="16"/>
                <w:szCs w:val="24"/>
                <w:rPrChange w:id="1626" w:author="Nicole Wu" w:date="2024-01-08T11:26:00Z">
                  <w:rPr>
                    <w:sz w:val="16"/>
                    <w:szCs w:val="24"/>
                  </w:rPr>
                </w:rPrChange>
              </w:rPr>
              <w:t>0.01</w:t>
            </w:r>
          </w:p>
        </w:tc>
        <w:tc>
          <w:tcPr>
            <w:tcW w:w="540" w:type="dxa"/>
            <w:tcBorders>
              <w:top w:val="nil"/>
              <w:left w:val="nil"/>
              <w:bottom w:val="nil"/>
              <w:right w:val="nil"/>
            </w:tcBorders>
          </w:tcPr>
          <w:p w14:paraId="313B1264" w14:textId="77777777" w:rsidR="00B92327" w:rsidRPr="00801E49" w:rsidRDefault="00332621" w:rsidP="006B0BF6">
            <w:pPr>
              <w:spacing w:after="0" w:line="259" w:lineRule="auto"/>
              <w:ind w:left="0" w:right="0" w:firstLine="0"/>
              <w:jc w:val="center"/>
              <w:rPr>
                <w:rFonts w:ascii="Open Sans" w:hAnsi="Open Sans" w:cs="Open Sans"/>
                <w:sz w:val="16"/>
                <w:szCs w:val="24"/>
                <w:rPrChange w:id="1627" w:author="Nicole Wu" w:date="2024-01-08T11:26:00Z">
                  <w:rPr>
                    <w:sz w:val="16"/>
                    <w:szCs w:val="24"/>
                  </w:rPr>
                </w:rPrChange>
              </w:rPr>
            </w:pPr>
            <w:r w:rsidRPr="00801E49">
              <w:rPr>
                <w:rFonts w:ascii="Open Sans" w:hAnsi="Open Sans" w:cs="Open Sans"/>
                <w:sz w:val="16"/>
                <w:szCs w:val="24"/>
                <w:rPrChange w:id="1628" w:author="Nicole Wu" w:date="2024-01-08T11:26:00Z">
                  <w:rPr>
                    <w:sz w:val="16"/>
                    <w:szCs w:val="24"/>
                  </w:rPr>
                </w:rPrChange>
              </w:rPr>
              <w:t>0.78</w:t>
            </w:r>
          </w:p>
        </w:tc>
        <w:tc>
          <w:tcPr>
            <w:tcW w:w="794" w:type="dxa"/>
            <w:tcBorders>
              <w:top w:val="nil"/>
              <w:left w:val="nil"/>
              <w:bottom w:val="nil"/>
              <w:right w:val="nil"/>
            </w:tcBorders>
          </w:tcPr>
          <w:p w14:paraId="423D5753" w14:textId="77777777" w:rsidR="00B92327" w:rsidRPr="00801E49" w:rsidRDefault="00332621" w:rsidP="006B0BF6">
            <w:pPr>
              <w:spacing w:after="0" w:line="259" w:lineRule="auto"/>
              <w:ind w:left="0" w:right="0" w:firstLine="0"/>
              <w:jc w:val="center"/>
              <w:rPr>
                <w:rFonts w:ascii="Open Sans" w:hAnsi="Open Sans" w:cs="Open Sans"/>
                <w:sz w:val="16"/>
                <w:szCs w:val="24"/>
                <w:rPrChange w:id="1629" w:author="Nicole Wu" w:date="2024-01-08T11:26:00Z">
                  <w:rPr>
                    <w:sz w:val="16"/>
                    <w:szCs w:val="24"/>
                  </w:rPr>
                </w:rPrChange>
              </w:rPr>
            </w:pPr>
            <w:r w:rsidRPr="00801E49">
              <w:rPr>
                <w:rFonts w:ascii="Open Sans" w:hAnsi="Open Sans" w:cs="Open Sans"/>
                <w:sz w:val="16"/>
                <w:szCs w:val="24"/>
                <w:rPrChange w:id="1630" w:author="Nicole Wu" w:date="2024-01-08T11:26:00Z">
                  <w:rPr>
                    <w:sz w:val="16"/>
                    <w:szCs w:val="24"/>
                  </w:rPr>
                </w:rPrChange>
              </w:rPr>
              <w:t>0.79</w:t>
            </w:r>
          </w:p>
        </w:tc>
        <w:tc>
          <w:tcPr>
            <w:tcW w:w="574" w:type="dxa"/>
            <w:tcBorders>
              <w:top w:val="nil"/>
              <w:left w:val="nil"/>
              <w:bottom w:val="nil"/>
              <w:right w:val="nil"/>
            </w:tcBorders>
          </w:tcPr>
          <w:p w14:paraId="464BF28E" w14:textId="77777777" w:rsidR="00B92327" w:rsidRPr="00801E49" w:rsidRDefault="00332621" w:rsidP="006B0BF6">
            <w:pPr>
              <w:spacing w:after="0" w:line="259" w:lineRule="auto"/>
              <w:ind w:left="0" w:right="0" w:firstLine="0"/>
              <w:jc w:val="center"/>
              <w:rPr>
                <w:rFonts w:ascii="Open Sans" w:hAnsi="Open Sans" w:cs="Open Sans"/>
                <w:sz w:val="16"/>
                <w:szCs w:val="24"/>
                <w:rPrChange w:id="1631" w:author="Nicole Wu" w:date="2024-01-08T11:26:00Z">
                  <w:rPr>
                    <w:sz w:val="16"/>
                    <w:szCs w:val="24"/>
                  </w:rPr>
                </w:rPrChange>
              </w:rPr>
            </w:pPr>
            <w:r w:rsidRPr="00801E49">
              <w:rPr>
                <w:rFonts w:ascii="Open Sans" w:hAnsi="Open Sans" w:cs="Open Sans"/>
                <w:sz w:val="16"/>
                <w:szCs w:val="24"/>
                <w:rPrChange w:id="1632" w:author="Nicole Wu" w:date="2024-01-08T11:26:00Z">
                  <w:rPr>
                    <w:sz w:val="16"/>
                    <w:szCs w:val="24"/>
                  </w:rPr>
                </w:rPrChange>
              </w:rPr>
              <w:t>0.02</w:t>
            </w:r>
          </w:p>
        </w:tc>
        <w:tc>
          <w:tcPr>
            <w:tcW w:w="646" w:type="dxa"/>
            <w:tcBorders>
              <w:top w:val="nil"/>
              <w:left w:val="nil"/>
              <w:bottom w:val="nil"/>
              <w:right w:val="nil"/>
            </w:tcBorders>
          </w:tcPr>
          <w:p w14:paraId="6AA4FE89" w14:textId="77777777" w:rsidR="00B92327" w:rsidRPr="00801E49" w:rsidRDefault="00332621" w:rsidP="006B0BF6">
            <w:pPr>
              <w:spacing w:after="0" w:line="259" w:lineRule="auto"/>
              <w:ind w:left="0" w:right="0" w:firstLine="0"/>
              <w:jc w:val="center"/>
              <w:rPr>
                <w:rFonts w:ascii="Open Sans" w:hAnsi="Open Sans" w:cs="Open Sans"/>
                <w:sz w:val="16"/>
                <w:szCs w:val="24"/>
                <w:rPrChange w:id="1633" w:author="Nicole Wu" w:date="2024-01-08T11:26:00Z">
                  <w:rPr>
                    <w:sz w:val="16"/>
                    <w:szCs w:val="24"/>
                  </w:rPr>
                </w:rPrChange>
              </w:rPr>
            </w:pPr>
            <w:r w:rsidRPr="00801E49">
              <w:rPr>
                <w:rFonts w:ascii="Open Sans" w:hAnsi="Open Sans" w:cs="Open Sans"/>
                <w:sz w:val="16"/>
                <w:szCs w:val="24"/>
                <w:rPrChange w:id="1634" w:author="Nicole Wu" w:date="2024-01-08T11:26:00Z">
                  <w:rPr>
                    <w:sz w:val="16"/>
                    <w:szCs w:val="24"/>
                  </w:rPr>
                </w:rPrChange>
              </w:rPr>
              <w:t>0.76</w:t>
            </w:r>
          </w:p>
        </w:tc>
        <w:tc>
          <w:tcPr>
            <w:tcW w:w="688" w:type="dxa"/>
            <w:tcBorders>
              <w:top w:val="nil"/>
              <w:left w:val="nil"/>
              <w:bottom w:val="nil"/>
              <w:right w:val="nil"/>
            </w:tcBorders>
          </w:tcPr>
          <w:p w14:paraId="56C5BC83" w14:textId="77777777" w:rsidR="00B92327" w:rsidRPr="00801E49" w:rsidRDefault="00332621" w:rsidP="006B0BF6">
            <w:pPr>
              <w:spacing w:after="0" w:line="259" w:lineRule="auto"/>
              <w:ind w:left="0" w:right="0" w:firstLine="0"/>
              <w:jc w:val="center"/>
              <w:rPr>
                <w:rFonts w:ascii="Open Sans" w:hAnsi="Open Sans" w:cs="Open Sans"/>
                <w:sz w:val="16"/>
                <w:szCs w:val="24"/>
                <w:rPrChange w:id="1635" w:author="Nicole Wu" w:date="2024-01-08T11:26:00Z">
                  <w:rPr>
                    <w:sz w:val="16"/>
                    <w:szCs w:val="24"/>
                  </w:rPr>
                </w:rPrChange>
              </w:rPr>
            </w:pPr>
            <w:r w:rsidRPr="00801E49">
              <w:rPr>
                <w:rFonts w:ascii="Open Sans" w:hAnsi="Open Sans" w:cs="Open Sans"/>
                <w:sz w:val="16"/>
                <w:szCs w:val="24"/>
                <w:rPrChange w:id="1636" w:author="Nicole Wu" w:date="2024-01-08T11:26:00Z">
                  <w:rPr>
                    <w:sz w:val="16"/>
                    <w:szCs w:val="24"/>
                  </w:rPr>
                </w:rPrChange>
              </w:rPr>
              <w:t>0.78</w:t>
            </w:r>
          </w:p>
        </w:tc>
        <w:tc>
          <w:tcPr>
            <w:tcW w:w="472" w:type="dxa"/>
            <w:tcBorders>
              <w:top w:val="nil"/>
              <w:left w:val="nil"/>
              <w:bottom w:val="nil"/>
              <w:right w:val="nil"/>
            </w:tcBorders>
          </w:tcPr>
          <w:p w14:paraId="7ADDD942" w14:textId="77777777" w:rsidR="00B92327" w:rsidRPr="00801E49" w:rsidRDefault="00332621" w:rsidP="006B0BF6">
            <w:pPr>
              <w:spacing w:after="0" w:line="259" w:lineRule="auto"/>
              <w:ind w:left="0" w:right="0" w:firstLine="0"/>
              <w:jc w:val="center"/>
              <w:rPr>
                <w:rFonts w:ascii="Open Sans" w:hAnsi="Open Sans" w:cs="Open Sans"/>
                <w:sz w:val="16"/>
                <w:szCs w:val="24"/>
                <w:rPrChange w:id="1637" w:author="Nicole Wu" w:date="2024-01-08T11:26:00Z">
                  <w:rPr>
                    <w:sz w:val="16"/>
                    <w:szCs w:val="24"/>
                  </w:rPr>
                </w:rPrChange>
              </w:rPr>
            </w:pPr>
            <w:r w:rsidRPr="00801E49">
              <w:rPr>
                <w:rFonts w:ascii="Open Sans" w:hAnsi="Open Sans" w:cs="Open Sans"/>
                <w:sz w:val="16"/>
                <w:szCs w:val="24"/>
                <w:rPrChange w:id="1638" w:author="Nicole Wu" w:date="2024-01-08T11:26:00Z">
                  <w:rPr>
                    <w:sz w:val="16"/>
                    <w:szCs w:val="24"/>
                  </w:rPr>
                </w:rPrChange>
              </w:rPr>
              <w:t>0.02</w:t>
            </w:r>
          </w:p>
        </w:tc>
      </w:tr>
      <w:tr w:rsidR="00B92327" w:rsidRPr="00801E49" w14:paraId="63D70C79" w14:textId="77777777" w:rsidTr="006B0BF6">
        <w:trPr>
          <w:trHeight w:val="162"/>
        </w:trPr>
        <w:tc>
          <w:tcPr>
            <w:tcW w:w="3738" w:type="dxa"/>
            <w:tcBorders>
              <w:top w:val="nil"/>
              <w:left w:val="nil"/>
              <w:bottom w:val="nil"/>
              <w:right w:val="nil"/>
            </w:tcBorders>
          </w:tcPr>
          <w:p w14:paraId="00BACA39" w14:textId="77777777" w:rsidR="00B92327" w:rsidRPr="00801E49" w:rsidRDefault="00B92327" w:rsidP="006B0BF6">
            <w:pPr>
              <w:spacing w:after="0" w:line="259" w:lineRule="auto"/>
              <w:ind w:left="0" w:right="0" w:firstLine="0"/>
              <w:jc w:val="left"/>
              <w:rPr>
                <w:rFonts w:ascii="Open Sans" w:hAnsi="Open Sans" w:cs="Open Sans"/>
                <w:sz w:val="16"/>
                <w:szCs w:val="24"/>
                <w:rPrChange w:id="1639" w:author="Nicole Wu" w:date="2024-01-08T11:26:00Z">
                  <w:rPr>
                    <w:sz w:val="16"/>
                    <w:szCs w:val="24"/>
                  </w:rPr>
                </w:rPrChange>
              </w:rPr>
            </w:pPr>
          </w:p>
        </w:tc>
        <w:tc>
          <w:tcPr>
            <w:tcW w:w="646" w:type="dxa"/>
            <w:tcBorders>
              <w:top w:val="nil"/>
              <w:left w:val="nil"/>
              <w:bottom w:val="nil"/>
              <w:right w:val="nil"/>
            </w:tcBorders>
          </w:tcPr>
          <w:p w14:paraId="18ECA102" w14:textId="77777777" w:rsidR="00B92327" w:rsidRPr="00801E49" w:rsidRDefault="00332621" w:rsidP="006B0BF6">
            <w:pPr>
              <w:spacing w:after="0" w:line="259" w:lineRule="auto"/>
              <w:ind w:left="36" w:right="0" w:firstLine="0"/>
              <w:jc w:val="center"/>
              <w:rPr>
                <w:rFonts w:ascii="Open Sans" w:hAnsi="Open Sans" w:cs="Open Sans"/>
                <w:sz w:val="16"/>
                <w:szCs w:val="24"/>
                <w:rPrChange w:id="1640" w:author="Nicole Wu" w:date="2024-01-08T11:26:00Z">
                  <w:rPr>
                    <w:sz w:val="16"/>
                    <w:szCs w:val="24"/>
                  </w:rPr>
                </w:rPrChange>
              </w:rPr>
            </w:pPr>
            <w:r w:rsidRPr="00801E49">
              <w:rPr>
                <w:rFonts w:ascii="Open Sans" w:hAnsi="Open Sans" w:cs="Open Sans"/>
                <w:sz w:val="16"/>
                <w:szCs w:val="24"/>
                <w:rPrChange w:id="1641" w:author="Nicole Wu" w:date="2024-01-08T11:26:00Z">
                  <w:rPr>
                    <w:sz w:val="16"/>
                    <w:szCs w:val="24"/>
                  </w:rPr>
                </w:rPrChange>
              </w:rPr>
              <w:t>(0.45)</w:t>
            </w:r>
          </w:p>
        </w:tc>
        <w:tc>
          <w:tcPr>
            <w:tcW w:w="688" w:type="dxa"/>
            <w:tcBorders>
              <w:top w:val="nil"/>
              <w:left w:val="nil"/>
              <w:bottom w:val="nil"/>
              <w:right w:val="nil"/>
            </w:tcBorders>
          </w:tcPr>
          <w:p w14:paraId="48E99B53" w14:textId="77777777" w:rsidR="00B92327" w:rsidRPr="00801E49" w:rsidRDefault="00332621" w:rsidP="006B0BF6">
            <w:pPr>
              <w:spacing w:after="0" w:line="259" w:lineRule="auto"/>
              <w:ind w:left="57" w:right="0" w:firstLine="0"/>
              <w:jc w:val="center"/>
              <w:rPr>
                <w:rFonts w:ascii="Open Sans" w:hAnsi="Open Sans" w:cs="Open Sans"/>
                <w:sz w:val="16"/>
                <w:szCs w:val="24"/>
                <w:rPrChange w:id="1642" w:author="Nicole Wu" w:date="2024-01-08T11:26:00Z">
                  <w:rPr>
                    <w:sz w:val="16"/>
                    <w:szCs w:val="24"/>
                  </w:rPr>
                </w:rPrChange>
              </w:rPr>
            </w:pPr>
            <w:r w:rsidRPr="00801E49">
              <w:rPr>
                <w:rFonts w:ascii="Open Sans" w:hAnsi="Open Sans" w:cs="Open Sans"/>
                <w:sz w:val="16"/>
                <w:szCs w:val="24"/>
                <w:rPrChange w:id="1643" w:author="Nicole Wu" w:date="2024-01-08T11:26:00Z">
                  <w:rPr>
                    <w:sz w:val="16"/>
                    <w:szCs w:val="24"/>
                  </w:rPr>
                </w:rPrChange>
              </w:rPr>
              <w:t>(0.44)</w:t>
            </w:r>
          </w:p>
        </w:tc>
        <w:tc>
          <w:tcPr>
            <w:tcW w:w="574" w:type="dxa"/>
            <w:tcBorders>
              <w:top w:val="nil"/>
              <w:left w:val="nil"/>
              <w:bottom w:val="nil"/>
              <w:right w:val="nil"/>
            </w:tcBorders>
          </w:tcPr>
          <w:p w14:paraId="44F89D13" w14:textId="77777777" w:rsidR="00B92327" w:rsidRPr="00801E49" w:rsidRDefault="00332621" w:rsidP="006B0BF6">
            <w:pPr>
              <w:spacing w:after="0" w:line="259" w:lineRule="auto"/>
              <w:ind w:left="0" w:right="0" w:firstLine="0"/>
              <w:jc w:val="center"/>
              <w:rPr>
                <w:rFonts w:ascii="Open Sans" w:hAnsi="Open Sans" w:cs="Open Sans"/>
                <w:sz w:val="16"/>
                <w:szCs w:val="24"/>
                <w:rPrChange w:id="1644" w:author="Nicole Wu" w:date="2024-01-08T11:26:00Z">
                  <w:rPr>
                    <w:sz w:val="16"/>
                    <w:szCs w:val="24"/>
                  </w:rPr>
                </w:rPrChange>
              </w:rPr>
            </w:pPr>
            <w:r w:rsidRPr="00801E49">
              <w:rPr>
                <w:rFonts w:ascii="Open Sans" w:hAnsi="Open Sans" w:cs="Open Sans"/>
                <w:sz w:val="16"/>
                <w:szCs w:val="24"/>
                <w:rPrChange w:id="1645" w:author="Nicole Wu" w:date="2024-01-08T11:26:00Z">
                  <w:rPr>
                    <w:sz w:val="16"/>
                    <w:szCs w:val="24"/>
                  </w:rPr>
                </w:rPrChange>
              </w:rPr>
              <w:t>(0.68)</w:t>
            </w:r>
          </w:p>
        </w:tc>
        <w:tc>
          <w:tcPr>
            <w:tcW w:w="540" w:type="dxa"/>
            <w:tcBorders>
              <w:top w:val="nil"/>
              <w:left w:val="nil"/>
              <w:bottom w:val="nil"/>
              <w:right w:val="nil"/>
            </w:tcBorders>
          </w:tcPr>
          <w:p w14:paraId="10AEC2DD" w14:textId="77777777" w:rsidR="00B92327" w:rsidRPr="00801E49" w:rsidRDefault="00332621" w:rsidP="006B0BF6">
            <w:pPr>
              <w:spacing w:after="0" w:line="259" w:lineRule="auto"/>
              <w:ind w:left="36" w:right="0" w:firstLine="0"/>
              <w:jc w:val="center"/>
              <w:rPr>
                <w:rFonts w:ascii="Open Sans" w:hAnsi="Open Sans" w:cs="Open Sans"/>
                <w:sz w:val="16"/>
                <w:szCs w:val="24"/>
                <w:rPrChange w:id="1646" w:author="Nicole Wu" w:date="2024-01-08T11:26:00Z">
                  <w:rPr>
                    <w:sz w:val="16"/>
                    <w:szCs w:val="24"/>
                  </w:rPr>
                </w:rPrChange>
              </w:rPr>
            </w:pPr>
            <w:r w:rsidRPr="00801E49">
              <w:rPr>
                <w:rFonts w:ascii="Open Sans" w:hAnsi="Open Sans" w:cs="Open Sans"/>
                <w:sz w:val="16"/>
                <w:szCs w:val="24"/>
                <w:rPrChange w:id="1647" w:author="Nicole Wu" w:date="2024-01-08T11:26:00Z">
                  <w:rPr>
                    <w:sz w:val="16"/>
                    <w:szCs w:val="24"/>
                  </w:rPr>
                </w:rPrChange>
              </w:rPr>
              <w:t>(0.42)</w:t>
            </w:r>
          </w:p>
        </w:tc>
        <w:tc>
          <w:tcPr>
            <w:tcW w:w="794" w:type="dxa"/>
            <w:tcBorders>
              <w:top w:val="nil"/>
              <w:left w:val="nil"/>
              <w:bottom w:val="nil"/>
              <w:right w:val="nil"/>
            </w:tcBorders>
          </w:tcPr>
          <w:p w14:paraId="1B764D69" w14:textId="77777777" w:rsidR="00B92327" w:rsidRPr="00801E49" w:rsidRDefault="00332621" w:rsidP="006B0BF6">
            <w:pPr>
              <w:spacing w:after="0" w:line="259" w:lineRule="auto"/>
              <w:ind w:left="164" w:right="0" w:firstLine="0"/>
              <w:jc w:val="center"/>
              <w:rPr>
                <w:rFonts w:ascii="Open Sans" w:hAnsi="Open Sans" w:cs="Open Sans"/>
                <w:sz w:val="16"/>
                <w:szCs w:val="24"/>
                <w:rPrChange w:id="1648" w:author="Nicole Wu" w:date="2024-01-08T11:26:00Z">
                  <w:rPr>
                    <w:sz w:val="16"/>
                    <w:szCs w:val="24"/>
                  </w:rPr>
                </w:rPrChange>
              </w:rPr>
            </w:pPr>
            <w:r w:rsidRPr="00801E49">
              <w:rPr>
                <w:rFonts w:ascii="Open Sans" w:hAnsi="Open Sans" w:cs="Open Sans"/>
                <w:sz w:val="16"/>
                <w:szCs w:val="24"/>
                <w:rPrChange w:id="1649" w:author="Nicole Wu" w:date="2024-01-08T11:26:00Z">
                  <w:rPr>
                    <w:sz w:val="16"/>
                    <w:szCs w:val="24"/>
                  </w:rPr>
                </w:rPrChange>
              </w:rPr>
              <w:t>(0.40)</w:t>
            </w:r>
          </w:p>
        </w:tc>
        <w:tc>
          <w:tcPr>
            <w:tcW w:w="574" w:type="dxa"/>
            <w:tcBorders>
              <w:top w:val="nil"/>
              <w:left w:val="nil"/>
              <w:bottom w:val="nil"/>
              <w:right w:val="nil"/>
            </w:tcBorders>
          </w:tcPr>
          <w:p w14:paraId="248486AB" w14:textId="77777777" w:rsidR="00B92327" w:rsidRPr="00801E49" w:rsidRDefault="00332621" w:rsidP="006B0BF6">
            <w:pPr>
              <w:spacing w:after="0" w:line="259" w:lineRule="auto"/>
              <w:ind w:left="0" w:right="0" w:firstLine="0"/>
              <w:jc w:val="center"/>
              <w:rPr>
                <w:rFonts w:ascii="Open Sans" w:hAnsi="Open Sans" w:cs="Open Sans"/>
                <w:sz w:val="16"/>
                <w:szCs w:val="24"/>
                <w:rPrChange w:id="1650" w:author="Nicole Wu" w:date="2024-01-08T11:26:00Z">
                  <w:rPr>
                    <w:sz w:val="16"/>
                    <w:szCs w:val="24"/>
                  </w:rPr>
                </w:rPrChange>
              </w:rPr>
            </w:pPr>
            <w:r w:rsidRPr="00801E49">
              <w:rPr>
                <w:rFonts w:ascii="Open Sans" w:hAnsi="Open Sans" w:cs="Open Sans"/>
                <w:sz w:val="16"/>
                <w:szCs w:val="24"/>
                <w:rPrChange w:id="1651" w:author="Nicole Wu" w:date="2024-01-08T11:26:00Z">
                  <w:rPr>
                    <w:sz w:val="16"/>
                    <w:szCs w:val="24"/>
                  </w:rPr>
                </w:rPrChange>
              </w:rPr>
              <w:t>(0.43)</w:t>
            </w:r>
          </w:p>
        </w:tc>
        <w:tc>
          <w:tcPr>
            <w:tcW w:w="646" w:type="dxa"/>
            <w:tcBorders>
              <w:top w:val="nil"/>
              <w:left w:val="nil"/>
              <w:bottom w:val="nil"/>
              <w:right w:val="nil"/>
            </w:tcBorders>
          </w:tcPr>
          <w:p w14:paraId="0B2F1994" w14:textId="77777777" w:rsidR="00B92327" w:rsidRPr="00801E49" w:rsidRDefault="00332621" w:rsidP="006B0BF6">
            <w:pPr>
              <w:spacing w:after="0" w:line="259" w:lineRule="auto"/>
              <w:ind w:left="36" w:right="0" w:firstLine="0"/>
              <w:jc w:val="center"/>
              <w:rPr>
                <w:rFonts w:ascii="Open Sans" w:hAnsi="Open Sans" w:cs="Open Sans"/>
                <w:sz w:val="16"/>
                <w:szCs w:val="24"/>
                <w:rPrChange w:id="1652" w:author="Nicole Wu" w:date="2024-01-08T11:26:00Z">
                  <w:rPr>
                    <w:sz w:val="16"/>
                    <w:szCs w:val="24"/>
                  </w:rPr>
                </w:rPrChange>
              </w:rPr>
            </w:pPr>
            <w:r w:rsidRPr="00801E49">
              <w:rPr>
                <w:rFonts w:ascii="Open Sans" w:hAnsi="Open Sans" w:cs="Open Sans"/>
                <w:sz w:val="16"/>
                <w:szCs w:val="24"/>
                <w:rPrChange w:id="1653" w:author="Nicole Wu" w:date="2024-01-08T11:26:00Z">
                  <w:rPr>
                    <w:sz w:val="16"/>
                    <w:szCs w:val="24"/>
                  </w:rPr>
                </w:rPrChange>
              </w:rPr>
              <w:t>(0.43)</w:t>
            </w:r>
          </w:p>
        </w:tc>
        <w:tc>
          <w:tcPr>
            <w:tcW w:w="688" w:type="dxa"/>
            <w:tcBorders>
              <w:top w:val="nil"/>
              <w:left w:val="nil"/>
              <w:bottom w:val="nil"/>
              <w:right w:val="nil"/>
            </w:tcBorders>
          </w:tcPr>
          <w:p w14:paraId="28F4F2DF" w14:textId="77777777" w:rsidR="00B92327" w:rsidRPr="00801E49" w:rsidRDefault="00332621" w:rsidP="006B0BF6">
            <w:pPr>
              <w:spacing w:after="0" w:line="259" w:lineRule="auto"/>
              <w:ind w:left="57" w:right="0" w:firstLine="0"/>
              <w:jc w:val="center"/>
              <w:rPr>
                <w:rFonts w:ascii="Open Sans" w:hAnsi="Open Sans" w:cs="Open Sans"/>
                <w:sz w:val="16"/>
                <w:szCs w:val="24"/>
                <w:rPrChange w:id="1654" w:author="Nicole Wu" w:date="2024-01-08T11:26:00Z">
                  <w:rPr>
                    <w:sz w:val="16"/>
                    <w:szCs w:val="24"/>
                  </w:rPr>
                </w:rPrChange>
              </w:rPr>
            </w:pPr>
            <w:r w:rsidRPr="00801E49">
              <w:rPr>
                <w:rFonts w:ascii="Open Sans" w:hAnsi="Open Sans" w:cs="Open Sans"/>
                <w:sz w:val="16"/>
                <w:szCs w:val="24"/>
                <w:rPrChange w:id="1655" w:author="Nicole Wu" w:date="2024-01-08T11:26:00Z">
                  <w:rPr>
                    <w:sz w:val="16"/>
                    <w:szCs w:val="24"/>
                  </w:rPr>
                </w:rPrChange>
              </w:rPr>
              <w:t>(0.42)</w:t>
            </w:r>
          </w:p>
        </w:tc>
        <w:tc>
          <w:tcPr>
            <w:tcW w:w="472" w:type="dxa"/>
            <w:tcBorders>
              <w:top w:val="nil"/>
              <w:left w:val="nil"/>
              <w:bottom w:val="nil"/>
              <w:right w:val="nil"/>
            </w:tcBorders>
          </w:tcPr>
          <w:p w14:paraId="58162004" w14:textId="77777777" w:rsidR="00B92327" w:rsidRPr="00801E49" w:rsidRDefault="00332621" w:rsidP="006B0BF6">
            <w:pPr>
              <w:spacing w:after="0" w:line="259" w:lineRule="auto"/>
              <w:ind w:left="0" w:right="0" w:firstLine="0"/>
              <w:jc w:val="center"/>
              <w:rPr>
                <w:rFonts w:ascii="Open Sans" w:hAnsi="Open Sans" w:cs="Open Sans"/>
                <w:sz w:val="16"/>
                <w:szCs w:val="24"/>
                <w:rPrChange w:id="1656" w:author="Nicole Wu" w:date="2024-01-08T11:26:00Z">
                  <w:rPr>
                    <w:sz w:val="16"/>
                    <w:szCs w:val="24"/>
                  </w:rPr>
                </w:rPrChange>
              </w:rPr>
            </w:pPr>
            <w:r w:rsidRPr="00801E49">
              <w:rPr>
                <w:rFonts w:ascii="Open Sans" w:hAnsi="Open Sans" w:cs="Open Sans"/>
                <w:sz w:val="16"/>
                <w:szCs w:val="24"/>
                <w:rPrChange w:id="1657" w:author="Nicole Wu" w:date="2024-01-08T11:26:00Z">
                  <w:rPr>
                    <w:sz w:val="16"/>
                    <w:szCs w:val="24"/>
                  </w:rPr>
                </w:rPrChange>
              </w:rPr>
              <w:t>(0.38)</w:t>
            </w:r>
          </w:p>
        </w:tc>
      </w:tr>
      <w:tr w:rsidR="00B92327" w:rsidRPr="00801E49" w14:paraId="3C2DD652" w14:textId="77777777" w:rsidTr="006B0BF6">
        <w:trPr>
          <w:trHeight w:val="162"/>
        </w:trPr>
        <w:tc>
          <w:tcPr>
            <w:tcW w:w="3738" w:type="dxa"/>
            <w:tcBorders>
              <w:top w:val="nil"/>
              <w:left w:val="nil"/>
              <w:bottom w:val="nil"/>
              <w:right w:val="nil"/>
            </w:tcBorders>
          </w:tcPr>
          <w:p w14:paraId="4C0661B0" w14:textId="77777777" w:rsidR="00B92327" w:rsidRPr="00801E49" w:rsidRDefault="00332621" w:rsidP="006B0BF6">
            <w:pPr>
              <w:spacing w:after="0" w:line="259" w:lineRule="auto"/>
              <w:ind w:left="0" w:right="0" w:firstLine="0"/>
              <w:jc w:val="left"/>
              <w:rPr>
                <w:rFonts w:ascii="Open Sans" w:hAnsi="Open Sans" w:cs="Open Sans"/>
                <w:sz w:val="16"/>
                <w:szCs w:val="24"/>
                <w:rPrChange w:id="1658" w:author="Nicole Wu" w:date="2024-01-08T11:26:00Z">
                  <w:rPr>
                    <w:sz w:val="16"/>
                    <w:szCs w:val="24"/>
                  </w:rPr>
                </w:rPrChange>
              </w:rPr>
            </w:pPr>
            <w:r w:rsidRPr="00801E49">
              <w:rPr>
                <w:rFonts w:ascii="Open Sans" w:hAnsi="Open Sans" w:cs="Open Sans"/>
                <w:sz w:val="16"/>
                <w:szCs w:val="24"/>
                <w:rPrChange w:id="1659" w:author="Nicole Wu" w:date="2024-01-08T11:26:00Z">
                  <w:rPr>
                    <w:sz w:val="16"/>
                    <w:szCs w:val="24"/>
                  </w:rPr>
                </w:rPrChange>
              </w:rPr>
              <w:t>Female Household Head</w:t>
            </w:r>
          </w:p>
        </w:tc>
        <w:tc>
          <w:tcPr>
            <w:tcW w:w="646" w:type="dxa"/>
            <w:tcBorders>
              <w:top w:val="nil"/>
              <w:left w:val="nil"/>
              <w:bottom w:val="nil"/>
              <w:right w:val="nil"/>
            </w:tcBorders>
          </w:tcPr>
          <w:p w14:paraId="2BDE6DB6" w14:textId="77777777" w:rsidR="00B92327" w:rsidRPr="00801E49" w:rsidRDefault="00332621" w:rsidP="006B0BF6">
            <w:pPr>
              <w:spacing w:after="0" w:line="259" w:lineRule="auto"/>
              <w:ind w:left="0" w:right="0" w:firstLine="0"/>
              <w:jc w:val="center"/>
              <w:rPr>
                <w:rFonts w:ascii="Open Sans" w:hAnsi="Open Sans" w:cs="Open Sans"/>
                <w:sz w:val="16"/>
                <w:szCs w:val="24"/>
                <w:rPrChange w:id="1660" w:author="Nicole Wu" w:date="2024-01-08T11:26:00Z">
                  <w:rPr>
                    <w:sz w:val="16"/>
                    <w:szCs w:val="24"/>
                  </w:rPr>
                </w:rPrChange>
              </w:rPr>
            </w:pPr>
            <w:r w:rsidRPr="00801E49">
              <w:rPr>
                <w:rFonts w:ascii="Open Sans" w:hAnsi="Open Sans" w:cs="Open Sans"/>
                <w:sz w:val="16"/>
                <w:szCs w:val="24"/>
                <w:rPrChange w:id="1661" w:author="Nicole Wu" w:date="2024-01-08T11:26:00Z">
                  <w:rPr>
                    <w:sz w:val="16"/>
                    <w:szCs w:val="24"/>
                  </w:rPr>
                </w:rPrChange>
              </w:rPr>
              <w:t>0.20</w:t>
            </w:r>
          </w:p>
        </w:tc>
        <w:tc>
          <w:tcPr>
            <w:tcW w:w="688" w:type="dxa"/>
            <w:tcBorders>
              <w:top w:val="nil"/>
              <w:left w:val="nil"/>
              <w:bottom w:val="nil"/>
              <w:right w:val="nil"/>
            </w:tcBorders>
          </w:tcPr>
          <w:p w14:paraId="0F23B19E" w14:textId="77777777" w:rsidR="00B92327" w:rsidRPr="00801E49" w:rsidRDefault="00332621" w:rsidP="006B0BF6">
            <w:pPr>
              <w:spacing w:after="0" w:line="259" w:lineRule="auto"/>
              <w:ind w:left="0" w:right="0" w:firstLine="0"/>
              <w:jc w:val="center"/>
              <w:rPr>
                <w:rFonts w:ascii="Open Sans" w:hAnsi="Open Sans" w:cs="Open Sans"/>
                <w:sz w:val="16"/>
                <w:szCs w:val="24"/>
                <w:rPrChange w:id="1662" w:author="Nicole Wu" w:date="2024-01-08T11:26:00Z">
                  <w:rPr>
                    <w:sz w:val="16"/>
                    <w:szCs w:val="24"/>
                  </w:rPr>
                </w:rPrChange>
              </w:rPr>
            </w:pPr>
            <w:r w:rsidRPr="00801E49">
              <w:rPr>
                <w:rFonts w:ascii="Open Sans" w:hAnsi="Open Sans" w:cs="Open Sans"/>
                <w:sz w:val="16"/>
                <w:szCs w:val="24"/>
                <w:rPrChange w:id="1663" w:author="Nicole Wu" w:date="2024-01-08T11:26:00Z">
                  <w:rPr>
                    <w:sz w:val="16"/>
                    <w:szCs w:val="24"/>
                  </w:rPr>
                </w:rPrChange>
              </w:rPr>
              <w:t>0.23</w:t>
            </w:r>
          </w:p>
        </w:tc>
        <w:tc>
          <w:tcPr>
            <w:tcW w:w="574" w:type="dxa"/>
            <w:tcBorders>
              <w:top w:val="nil"/>
              <w:left w:val="nil"/>
              <w:bottom w:val="nil"/>
              <w:right w:val="nil"/>
            </w:tcBorders>
          </w:tcPr>
          <w:p w14:paraId="6761AD59" w14:textId="77777777" w:rsidR="00B92327" w:rsidRPr="00801E49" w:rsidRDefault="00332621" w:rsidP="006B0BF6">
            <w:pPr>
              <w:spacing w:after="0" w:line="259" w:lineRule="auto"/>
              <w:ind w:left="0" w:right="0" w:firstLine="0"/>
              <w:jc w:val="center"/>
              <w:rPr>
                <w:rFonts w:ascii="Open Sans" w:hAnsi="Open Sans" w:cs="Open Sans"/>
                <w:sz w:val="16"/>
                <w:szCs w:val="24"/>
                <w:rPrChange w:id="1664" w:author="Nicole Wu" w:date="2024-01-08T11:26:00Z">
                  <w:rPr>
                    <w:sz w:val="16"/>
                    <w:szCs w:val="24"/>
                  </w:rPr>
                </w:rPrChange>
              </w:rPr>
            </w:pPr>
            <w:r w:rsidRPr="00801E49">
              <w:rPr>
                <w:rFonts w:ascii="Open Sans" w:hAnsi="Open Sans" w:cs="Open Sans"/>
                <w:sz w:val="16"/>
                <w:szCs w:val="24"/>
                <w:rPrChange w:id="1665" w:author="Nicole Wu" w:date="2024-01-08T11:26:00Z">
                  <w:rPr>
                    <w:sz w:val="16"/>
                    <w:szCs w:val="24"/>
                  </w:rPr>
                </w:rPrChange>
              </w:rPr>
              <w:t>0.03</w:t>
            </w:r>
          </w:p>
        </w:tc>
        <w:tc>
          <w:tcPr>
            <w:tcW w:w="540" w:type="dxa"/>
            <w:tcBorders>
              <w:top w:val="nil"/>
              <w:left w:val="nil"/>
              <w:bottom w:val="nil"/>
              <w:right w:val="nil"/>
            </w:tcBorders>
          </w:tcPr>
          <w:p w14:paraId="29441CF4" w14:textId="77777777" w:rsidR="00B92327" w:rsidRPr="00801E49" w:rsidRDefault="00332621" w:rsidP="006B0BF6">
            <w:pPr>
              <w:spacing w:after="0" w:line="259" w:lineRule="auto"/>
              <w:ind w:left="0" w:right="0" w:firstLine="0"/>
              <w:jc w:val="center"/>
              <w:rPr>
                <w:rFonts w:ascii="Open Sans" w:hAnsi="Open Sans" w:cs="Open Sans"/>
                <w:sz w:val="16"/>
                <w:szCs w:val="24"/>
                <w:rPrChange w:id="1666" w:author="Nicole Wu" w:date="2024-01-08T11:26:00Z">
                  <w:rPr>
                    <w:sz w:val="16"/>
                    <w:szCs w:val="24"/>
                  </w:rPr>
                </w:rPrChange>
              </w:rPr>
            </w:pPr>
            <w:r w:rsidRPr="00801E49">
              <w:rPr>
                <w:rFonts w:ascii="Open Sans" w:hAnsi="Open Sans" w:cs="Open Sans"/>
                <w:sz w:val="16"/>
                <w:szCs w:val="24"/>
                <w:rPrChange w:id="1667" w:author="Nicole Wu" w:date="2024-01-08T11:26:00Z">
                  <w:rPr>
                    <w:sz w:val="16"/>
                    <w:szCs w:val="24"/>
                  </w:rPr>
                </w:rPrChange>
              </w:rPr>
              <w:t>0.30</w:t>
            </w:r>
          </w:p>
        </w:tc>
        <w:tc>
          <w:tcPr>
            <w:tcW w:w="794" w:type="dxa"/>
            <w:tcBorders>
              <w:top w:val="nil"/>
              <w:left w:val="nil"/>
              <w:bottom w:val="nil"/>
              <w:right w:val="nil"/>
            </w:tcBorders>
          </w:tcPr>
          <w:p w14:paraId="35178C84" w14:textId="77777777" w:rsidR="00B92327" w:rsidRPr="00801E49" w:rsidRDefault="00332621" w:rsidP="006B0BF6">
            <w:pPr>
              <w:spacing w:after="0" w:line="259" w:lineRule="auto"/>
              <w:ind w:left="0" w:right="0" w:firstLine="0"/>
              <w:jc w:val="center"/>
              <w:rPr>
                <w:rFonts w:ascii="Open Sans" w:hAnsi="Open Sans" w:cs="Open Sans"/>
                <w:sz w:val="16"/>
                <w:szCs w:val="24"/>
                <w:rPrChange w:id="1668" w:author="Nicole Wu" w:date="2024-01-08T11:26:00Z">
                  <w:rPr>
                    <w:sz w:val="16"/>
                    <w:szCs w:val="24"/>
                  </w:rPr>
                </w:rPrChange>
              </w:rPr>
            </w:pPr>
            <w:r w:rsidRPr="00801E49">
              <w:rPr>
                <w:rFonts w:ascii="Open Sans" w:hAnsi="Open Sans" w:cs="Open Sans"/>
                <w:sz w:val="16"/>
                <w:szCs w:val="24"/>
                <w:rPrChange w:id="1669" w:author="Nicole Wu" w:date="2024-01-08T11:26:00Z">
                  <w:rPr>
                    <w:sz w:val="16"/>
                    <w:szCs w:val="24"/>
                  </w:rPr>
                </w:rPrChange>
              </w:rPr>
              <w:t>0.31</w:t>
            </w:r>
          </w:p>
        </w:tc>
        <w:tc>
          <w:tcPr>
            <w:tcW w:w="574" w:type="dxa"/>
            <w:tcBorders>
              <w:top w:val="nil"/>
              <w:left w:val="nil"/>
              <w:bottom w:val="nil"/>
              <w:right w:val="nil"/>
            </w:tcBorders>
          </w:tcPr>
          <w:p w14:paraId="63766F8E" w14:textId="77777777" w:rsidR="00B92327" w:rsidRPr="00801E49" w:rsidRDefault="00332621" w:rsidP="006B0BF6">
            <w:pPr>
              <w:spacing w:after="0" w:line="259" w:lineRule="auto"/>
              <w:ind w:left="0" w:right="0" w:firstLine="0"/>
              <w:jc w:val="center"/>
              <w:rPr>
                <w:rFonts w:ascii="Open Sans" w:hAnsi="Open Sans" w:cs="Open Sans"/>
                <w:sz w:val="16"/>
                <w:szCs w:val="24"/>
                <w:rPrChange w:id="1670" w:author="Nicole Wu" w:date="2024-01-08T11:26:00Z">
                  <w:rPr>
                    <w:sz w:val="16"/>
                    <w:szCs w:val="24"/>
                  </w:rPr>
                </w:rPrChange>
              </w:rPr>
            </w:pPr>
            <w:r w:rsidRPr="00801E49">
              <w:rPr>
                <w:rFonts w:ascii="Open Sans" w:hAnsi="Open Sans" w:cs="Open Sans"/>
                <w:sz w:val="16"/>
                <w:szCs w:val="24"/>
                <w:rPrChange w:id="1671" w:author="Nicole Wu" w:date="2024-01-08T11:26:00Z">
                  <w:rPr>
                    <w:sz w:val="16"/>
                    <w:szCs w:val="24"/>
                  </w:rPr>
                </w:rPrChange>
              </w:rPr>
              <w:t>0.01</w:t>
            </w:r>
          </w:p>
        </w:tc>
        <w:tc>
          <w:tcPr>
            <w:tcW w:w="646" w:type="dxa"/>
            <w:tcBorders>
              <w:top w:val="nil"/>
              <w:left w:val="nil"/>
              <w:bottom w:val="nil"/>
              <w:right w:val="nil"/>
            </w:tcBorders>
          </w:tcPr>
          <w:p w14:paraId="51A27EFD" w14:textId="77777777" w:rsidR="00B92327" w:rsidRPr="00801E49" w:rsidRDefault="00332621" w:rsidP="006B0BF6">
            <w:pPr>
              <w:spacing w:after="0" w:line="259" w:lineRule="auto"/>
              <w:ind w:left="0" w:right="0" w:firstLine="0"/>
              <w:jc w:val="center"/>
              <w:rPr>
                <w:rFonts w:ascii="Open Sans" w:hAnsi="Open Sans" w:cs="Open Sans"/>
                <w:sz w:val="16"/>
                <w:szCs w:val="24"/>
                <w:rPrChange w:id="1672" w:author="Nicole Wu" w:date="2024-01-08T11:26:00Z">
                  <w:rPr>
                    <w:sz w:val="16"/>
                    <w:szCs w:val="24"/>
                  </w:rPr>
                </w:rPrChange>
              </w:rPr>
            </w:pPr>
            <w:r w:rsidRPr="00801E49">
              <w:rPr>
                <w:rFonts w:ascii="Open Sans" w:hAnsi="Open Sans" w:cs="Open Sans"/>
                <w:sz w:val="16"/>
                <w:szCs w:val="24"/>
                <w:rPrChange w:id="1673" w:author="Nicole Wu" w:date="2024-01-08T11:26:00Z">
                  <w:rPr>
                    <w:sz w:val="16"/>
                    <w:szCs w:val="24"/>
                  </w:rPr>
                </w:rPrChange>
              </w:rPr>
              <w:t>0.27</w:t>
            </w:r>
          </w:p>
        </w:tc>
        <w:tc>
          <w:tcPr>
            <w:tcW w:w="688" w:type="dxa"/>
            <w:tcBorders>
              <w:top w:val="nil"/>
              <w:left w:val="nil"/>
              <w:bottom w:val="nil"/>
              <w:right w:val="nil"/>
            </w:tcBorders>
          </w:tcPr>
          <w:p w14:paraId="61EE9908" w14:textId="77777777" w:rsidR="00B92327" w:rsidRPr="00801E49" w:rsidRDefault="00332621" w:rsidP="006B0BF6">
            <w:pPr>
              <w:spacing w:after="0" w:line="259" w:lineRule="auto"/>
              <w:ind w:left="0" w:right="0" w:firstLine="0"/>
              <w:jc w:val="center"/>
              <w:rPr>
                <w:rFonts w:ascii="Open Sans" w:hAnsi="Open Sans" w:cs="Open Sans"/>
                <w:sz w:val="16"/>
                <w:szCs w:val="24"/>
                <w:rPrChange w:id="1674" w:author="Nicole Wu" w:date="2024-01-08T11:26:00Z">
                  <w:rPr>
                    <w:sz w:val="16"/>
                    <w:szCs w:val="24"/>
                  </w:rPr>
                </w:rPrChange>
              </w:rPr>
            </w:pPr>
            <w:r w:rsidRPr="00801E49">
              <w:rPr>
                <w:rFonts w:ascii="Open Sans" w:hAnsi="Open Sans" w:cs="Open Sans"/>
                <w:sz w:val="16"/>
                <w:szCs w:val="24"/>
                <w:rPrChange w:id="1675" w:author="Nicole Wu" w:date="2024-01-08T11:26:00Z">
                  <w:rPr>
                    <w:sz w:val="16"/>
                    <w:szCs w:val="24"/>
                  </w:rPr>
                </w:rPrChange>
              </w:rPr>
              <w:t>0.28</w:t>
            </w:r>
          </w:p>
        </w:tc>
        <w:tc>
          <w:tcPr>
            <w:tcW w:w="472" w:type="dxa"/>
            <w:tcBorders>
              <w:top w:val="nil"/>
              <w:left w:val="nil"/>
              <w:bottom w:val="nil"/>
              <w:right w:val="nil"/>
            </w:tcBorders>
          </w:tcPr>
          <w:p w14:paraId="1971C20B" w14:textId="77777777" w:rsidR="00B92327" w:rsidRPr="00801E49" w:rsidRDefault="00332621" w:rsidP="006B0BF6">
            <w:pPr>
              <w:spacing w:after="0" w:line="259" w:lineRule="auto"/>
              <w:ind w:left="0" w:right="0" w:firstLine="0"/>
              <w:jc w:val="center"/>
              <w:rPr>
                <w:rFonts w:ascii="Open Sans" w:hAnsi="Open Sans" w:cs="Open Sans"/>
                <w:sz w:val="16"/>
                <w:szCs w:val="24"/>
                <w:rPrChange w:id="1676" w:author="Nicole Wu" w:date="2024-01-08T11:26:00Z">
                  <w:rPr>
                    <w:sz w:val="16"/>
                    <w:szCs w:val="24"/>
                  </w:rPr>
                </w:rPrChange>
              </w:rPr>
            </w:pPr>
            <w:r w:rsidRPr="00801E49">
              <w:rPr>
                <w:rFonts w:ascii="Open Sans" w:hAnsi="Open Sans" w:cs="Open Sans"/>
                <w:sz w:val="16"/>
                <w:szCs w:val="24"/>
                <w:rPrChange w:id="1677" w:author="Nicole Wu" w:date="2024-01-08T11:26:00Z">
                  <w:rPr>
                    <w:sz w:val="16"/>
                    <w:szCs w:val="24"/>
                  </w:rPr>
                </w:rPrChange>
              </w:rPr>
              <w:t>0.02</w:t>
            </w:r>
          </w:p>
        </w:tc>
      </w:tr>
      <w:tr w:rsidR="00B92327" w:rsidRPr="00801E49" w14:paraId="615A921C" w14:textId="77777777" w:rsidTr="006B0BF6">
        <w:trPr>
          <w:trHeight w:val="162"/>
        </w:trPr>
        <w:tc>
          <w:tcPr>
            <w:tcW w:w="3738" w:type="dxa"/>
            <w:tcBorders>
              <w:top w:val="nil"/>
              <w:left w:val="nil"/>
              <w:bottom w:val="nil"/>
              <w:right w:val="nil"/>
            </w:tcBorders>
          </w:tcPr>
          <w:p w14:paraId="4583D5B7" w14:textId="77777777" w:rsidR="00B92327" w:rsidRPr="00801E49" w:rsidRDefault="00B92327" w:rsidP="006B0BF6">
            <w:pPr>
              <w:spacing w:after="0" w:line="259" w:lineRule="auto"/>
              <w:ind w:left="0" w:right="0" w:firstLine="0"/>
              <w:jc w:val="left"/>
              <w:rPr>
                <w:rFonts w:ascii="Open Sans" w:hAnsi="Open Sans" w:cs="Open Sans"/>
                <w:sz w:val="16"/>
                <w:szCs w:val="24"/>
                <w:rPrChange w:id="1678" w:author="Nicole Wu" w:date="2024-01-08T11:26:00Z">
                  <w:rPr>
                    <w:sz w:val="16"/>
                    <w:szCs w:val="24"/>
                  </w:rPr>
                </w:rPrChange>
              </w:rPr>
            </w:pPr>
          </w:p>
        </w:tc>
        <w:tc>
          <w:tcPr>
            <w:tcW w:w="646" w:type="dxa"/>
            <w:tcBorders>
              <w:top w:val="nil"/>
              <w:left w:val="nil"/>
              <w:bottom w:val="nil"/>
              <w:right w:val="nil"/>
            </w:tcBorders>
          </w:tcPr>
          <w:p w14:paraId="6DAAA3B8" w14:textId="77777777" w:rsidR="00B92327" w:rsidRPr="00801E49" w:rsidRDefault="00332621" w:rsidP="006B0BF6">
            <w:pPr>
              <w:spacing w:after="0" w:line="259" w:lineRule="auto"/>
              <w:ind w:left="36" w:right="0" w:firstLine="0"/>
              <w:jc w:val="center"/>
              <w:rPr>
                <w:rFonts w:ascii="Open Sans" w:hAnsi="Open Sans" w:cs="Open Sans"/>
                <w:sz w:val="16"/>
                <w:szCs w:val="24"/>
                <w:rPrChange w:id="1679" w:author="Nicole Wu" w:date="2024-01-08T11:26:00Z">
                  <w:rPr>
                    <w:sz w:val="16"/>
                    <w:szCs w:val="24"/>
                  </w:rPr>
                </w:rPrChange>
              </w:rPr>
            </w:pPr>
            <w:r w:rsidRPr="00801E49">
              <w:rPr>
                <w:rFonts w:ascii="Open Sans" w:hAnsi="Open Sans" w:cs="Open Sans"/>
                <w:sz w:val="16"/>
                <w:szCs w:val="24"/>
                <w:rPrChange w:id="1680" w:author="Nicole Wu" w:date="2024-01-08T11:26:00Z">
                  <w:rPr>
                    <w:sz w:val="16"/>
                    <w:szCs w:val="24"/>
                  </w:rPr>
                </w:rPrChange>
              </w:rPr>
              <w:t>(0.40)</w:t>
            </w:r>
          </w:p>
        </w:tc>
        <w:tc>
          <w:tcPr>
            <w:tcW w:w="688" w:type="dxa"/>
            <w:tcBorders>
              <w:top w:val="nil"/>
              <w:left w:val="nil"/>
              <w:bottom w:val="nil"/>
              <w:right w:val="nil"/>
            </w:tcBorders>
          </w:tcPr>
          <w:p w14:paraId="4657CCAB" w14:textId="77777777" w:rsidR="00B92327" w:rsidRPr="00801E49" w:rsidRDefault="00332621" w:rsidP="006B0BF6">
            <w:pPr>
              <w:spacing w:after="0" w:line="259" w:lineRule="auto"/>
              <w:ind w:left="57" w:right="0" w:firstLine="0"/>
              <w:jc w:val="center"/>
              <w:rPr>
                <w:rFonts w:ascii="Open Sans" w:hAnsi="Open Sans" w:cs="Open Sans"/>
                <w:sz w:val="16"/>
                <w:szCs w:val="24"/>
                <w:rPrChange w:id="1681" w:author="Nicole Wu" w:date="2024-01-08T11:26:00Z">
                  <w:rPr>
                    <w:sz w:val="16"/>
                    <w:szCs w:val="24"/>
                  </w:rPr>
                </w:rPrChange>
              </w:rPr>
            </w:pPr>
            <w:r w:rsidRPr="00801E49">
              <w:rPr>
                <w:rFonts w:ascii="Open Sans" w:hAnsi="Open Sans" w:cs="Open Sans"/>
                <w:sz w:val="16"/>
                <w:szCs w:val="24"/>
                <w:rPrChange w:id="1682" w:author="Nicole Wu" w:date="2024-01-08T11:26:00Z">
                  <w:rPr>
                    <w:sz w:val="16"/>
                    <w:szCs w:val="24"/>
                  </w:rPr>
                </w:rPrChange>
              </w:rPr>
              <w:t>(0.42)</w:t>
            </w:r>
          </w:p>
        </w:tc>
        <w:tc>
          <w:tcPr>
            <w:tcW w:w="574" w:type="dxa"/>
            <w:tcBorders>
              <w:top w:val="nil"/>
              <w:left w:val="nil"/>
              <w:bottom w:val="nil"/>
              <w:right w:val="nil"/>
            </w:tcBorders>
          </w:tcPr>
          <w:p w14:paraId="31539BA8" w14:textId="77777777" w:rsidR="00B92327" w:rsidRPr="00801E49" w:rsidRDefault="00332621" w:rsidP="006B0BF6">
            <w:pPr>
              <w:spacing w:after="0" w:line="259" w:lineRule="auto"/>
              <w:ind w:left="0" w:right="0" w:firstLine="0"/>
              <w:jc w:val="center"/>
              <w:rPr>
                <w:rFonts w:ascii="Open Sans" w:hAnsi="Open Sans" w:cs="Open Sans"/>
                <w:sz w:val="16"/>
                <w:szCs w:val="24"/>
                <w:rPrChange w:id="1683" w:author="Nicole Wu" w:date="2024-01-08T11:26:00Z">
                  <w:rPr>
                    <w:sz w:val="16"/>
                    <w:szCs w:val="24"/>
                  </w:rPr>
                </w:rPrChange>
              </w:rPr>
            </w:pPr>
            <w:r w:rsidRPr="00801E49">
              <w:rPr>
                <w:rFonts w:ascii="Open Sans" w:hAnsi="Open Sans" w:cs="Open Sans"/>
                <w:sz w:val="16"/>
                <w:szCs w:val="24"/>
                <w:rPrChange w:id="1684" w:author="Nicole Wu" w:date="2024-01-08T11:26:00Z">
                  <w:rPr>
                    <w:sz w:val="16"/>
                    <w:szCs w:val="24"/>
                  </w:rPr>
                </w:rPrChange>
              </w:rPr>
              <w:t>(0.30)</w:t>
            </w:r>
          </w:p>
        </w:tc>
        <w:tc>
          <w:tcPr>
            <w:tcW w:w="540" w:type="dxa"/>
            <w:tcBorders>
              <w:top w:val="nil"/>
              <w:left w:val="nil"/>
              <w:bottom w:val="nil"/>
              <w:right w:val="nil"/>
            </w:tcBorders>
          </w:tcPr>
          <w:p w14:paraId="6F874635" w14:textId="77777777" w:rsidR="00B92327" w:rsidRPr="00801E49" w:rsidRDefault="00332621" w:rsidP="006B0BF6">
            <w:pPr>
              <w:spacing w:after="0" w:line="259" w:lineRule="auto"/>
              <w:ind w:left="36" w:right="0" w:firstLine="0"/>
              <w:jc w:val="center"/>
              <w:rPr>
                <w:rFonts w:ascii="Open Sans" w:hAnsi="Open Sans" w:cs="Open Sans"/>
                <w:sz w:val="16"/>
                <w:szCs w:val="24"/>
                <w:rPrChange w:id="1685" w:author="Nicole Wu" w:date="2024-01-08T11:26:00Z">
                  <w:rPr>
                    <w:sz w:val="16"/>
                    <w:szCs w:val="24"/>
                  </w:rPr>
                </w:rPrChange>
              </w:rPr>
            </w:pPr>
            <w:r w:rsidRPr="00801E49">
              <w:rPr>
                <w:rFonts w:ascii="Open Sans" w:hAnsi="Open Sans" w:cs="Open Sans"/>
                <w:sz w:val="16"/>
                <w:szCs w:val="24"/>
                <w:rPrChange w:id="1686" w:author="Nicole Wu" w:date="2024-01-08T11:26:00Z">
                  <w:rPr>
                    <w:sz w:val="16"/>
                    <w:szCs w:val="24"/>
                  </w:rPr>
                </w:rPrChange>
              </w:rPr>
              <w:t>(0.46)</w:t>
            </w:r>
          </w:p>
        </w:tc>
        <w:tc>
          <w:tcPr>
            <w:tcW w:w="794" w:type="dxa"/>
            <w:tcBorders>
              <w:top w:val="nil"/>
              <w:left w:val="nil"/>
              <w:bottom w:val="nil"/>
              <w:right w:val="nil"/>
            </w:tcBorders>
          </w:tcPr>
          <w:p w14:paraId="339D58B7" w14:textId="77777777" w:rsidR="00B92327" w:rsidRPr="00801E49" w:rsidRDefault="00332621" w:rsidP="006B0BF6">
            <w:pPr>
              <w:spacing w:after="0" w:line="259" w:lineRule="auto"/>
              <w:ind w:left="164" w:right="0" w:firstLine="0"/>
              <w:jc w:val="center"/>
              <w:rPr>
                <w:rFonts w:ascii="Open Sans" w:hAnsi="Open Sans" w:cs="Open Sans"/>
                <w:sz w:val="16"/>
                <w:szCs w:val="24"/>
                <w:rPrChange w:id="1687" w:author="Nicole Wu" w:date="2024-01-08T11:26:00Z">
                  <w:rPr>
                    <w:sz w:val="16"/>
                    <w:szCs w:val="24"/>
                  </w:rPr>
                </w:rPrChange>
              </w:rPr>
            </w:pPr>
            <w:r w:rsidRPr="00801E49">
              <w:rPr>
                <w:rFonts w:ascii="Open Sans" w:hAnsi="Open Sans" w:cs="Open Sans"/>
                <w:sz w:val="16"/>
                <w:szCs w:val="24"/>
                <w:rPrChange w:id="1688" w:author="Nicole Wu" w:date="2024-01-08T11:26:00Z">
                  <w:rPr>
                    <w:sz w:val="16"/>
                    <w:szCs w:val="24"/>
                  </w:rPr>
                </w:rPrChange>
              </w:rPr>
              <w:t>(0.46)</w:t>
            </w:r>
          </w:p>
        </w:tc>
        <w:tc>
          <w:tcPr>
            <w:tcW w:w="574" w:type="dxa"/>
            <w:tcBorders>
              <w:top w:val="nil"/>
              <w:left w:val="nil"/>
              <w:bottom w:val="nil"/>
              <w:right w:val="nil"/>
            </w:tcBorders>
          </w:tcPr>
          <w:p w14:paraId="366128E4" w14:textId="77777777" w:rsidR="00B92327" w:rsidRPr="00801E49" w:rsidRDefault="00332621" w:rsidP="006B0BF6">
            <w:pPr>
              <w:spacing w:after="0" w:line="259" w:lineRule="auto"/>
              <w:ind w:left="0" w:right="0" w:firstLine="0"/>
              <w:jc w:val="center"/>
              <w:rPr>
                <w:rFonts w:ascii="Open Sans" w:hAnsi="Open Sans" w:cs="Open Sans"/>
                <w:sz w:val="16"/>
                <w:szCs w:val="24"/>
                <w:rPrChange w:id="1689" w:author="Nicole Wu" w:date="2024-01-08T11:26:00Z">
                  <w:rPr>
                    <w:sz w:val="16"/>
                    <w:szCs w:val="24"/>
                  </w:rPr>
                </w:rPrChange>
              </w:rPr>
            </w:pPr>
            <w:r w:rsidRPr="00801E49">
              <w:rPr>
                <w:rFonts w:ascii="Open Sans" w:hAnsi="Open Sans" w:cs="Open Sans"/>
                <w:sz w:val="16"/>
                <w:szCs w:val="24"/>
                <w:rPrChange w:id="1690" w:author="Nicole Wu" w:date="2024-01-08T11:26:00Z">
                  <w:rPr>
                    <w:sz w:val="16"/>
                    <w:szCs w:val="24"/>
                  </w:rPr>
                </w:rPrChange>
              </w:rPr>
              <w:t>(0.66)</w:t>
            </w:r>
          </w:p>
        </w:tc>
        <w:tc>
          <w:tcPr>
            <w:tcW w:w="646" w:type="dxa"/>
            <w:tcBorders>
              <w:top w:val="nil"/>
              <w:left w:val="nil"/>
              <w:bottom w:val="nil"/>
              <w:right w:val="nil"/>
            </w:tcBorders>
          </w:tcPr>
          <w:p w14:paraId="486A8673" w14:textId="77777777" w:rsidR="00B92327" w:rsidRPr="00801E49" w:rsidRDefault="00332621" w:rsidP="006B0BF6">
            <w:pPr>
              <w:spacing w:after="0" w:line="259" w:lineRule="auto"/>
              <w:ind w:left="36" w:right="0" w:firstLine="0"/>
              <w:jc w:val="center"/>
              <w:rPr>
                <w:rFonts w:ascii="Open Sans" w:hAnsi="Open Sans" w:cs="Open Sans"/>
                <w:sz w:val="16"/>
                <w:szCs w:val="24"/>
                <w:rPrChange w:id="1691" w:author="Nicole Wu" w:date="2024-01-08T11:26:00Z">
                  <w:rPr>
                    <w:sz w:val="16"/>
                    <w:szCs w:val="24"/>
                  </w:rPr>
                </w:rPrChange>
              </w:rPr>
            </w:pPr>
            <w:r w:rsidRPr="00801E49">
              <w:rPr>
                <w:rFonts w:ascii="Open Sans" w:hAnsi="Open Sans" w:cs="Open Sans"/>
                <w:sz w:val="16"/>
                <w:szCs w:val="24"/>
                <w:rPrChange w:id="1692" w:author="Nicole Wu" w:date="2024-01-08T11:26:00Z">
                  <w:rPr>
                    <w:sz w:val="16"/>
                    <w:szCs w:val="24"/>
                  </w:rPr>
                </w:rPrChange>
              </w:rPr>
              <w:t>(0.44)</w:t>
            </w:r>
          </w:p>
        </w:tc>
        <w:tc>
          <w:tcPr>
            <w:tcW w:w="688" w:type="dxa"/>
            <w:tcBorders>
              <w:top w:val="nil"/>
              <w:left w:val="nil"/>
              <w:bottom w:val="nil"/>
              <w:right w:val="nil"/>
            </w:tcBorders>
          </w:tcPr>
          <w:p w14:paraId="39B4B887" w14:textId="77777777" w:rsidR="00B92327" w:rsidRPr="00801E49" w:rsidRDefault="00332621" w:rsidP="006B0BF6">
            <w:pPr>
              <w:spacing w:after="0" w:line="259" w:lineRule="auto"/>
              <w:ind w:left="57" w:right="0" w:firstLine="0"/>
              <w:jc w:val="center"/>
              <w:rPr>
                <w:rFonts w:ascii="Open Sans" w:hAnsi="Open Sans" w:cs="Open Sans"/>
                <w:sz w:val="16"/>
                <w:szCs w:val="24"/>
                <w:rPrChange w:id="1693" w:author="Nicole Wu" w:date="2024-01-08T11:26:00Z">
                  <w:rPr>
                    <w:sz w:val="16"/>
                    <w:szCs w:val="24"/>
                  </w:rPr>
                </w:rPrChange>
              </w:rPr>
            </w:pPr>
            <w:r w:rsidRPr="00801E49">
              <w:rPr>
                <w:rFonts w:ascii="Open Sans" w:hAnsi="Open Sans" w:cs="Open Sans"/>
                <w:sz w:val="16"/>
                <w:szCs w:val="24"/>
                <w:rPrChange w:id="1694" w:author="Nicole Wu" w:date="2024-01-08T11:26:00Z">
                  <w:rPr>
                    <w:sz w:val="16"/>
                    <w:szCs w:val="24"/>
                  </w:rPr>
                </w:rPrChange>
              </w:rPr>
              <w:t>(0.45)</w:t>
            </w:r>
          </w:p>
        </w:tc>
        <w:tc>
          <w:tcPr>
            <w:tcW w:w="472" w:type="dxa"/>
            <w:tcBorders>
              <w:top w:val="nil"/>
              <w:left w:val="nil"/>
              <w:bottom w:val="nil"/>
              <w:right w:val="nil"/>
            </w:tcBorders>
          </w:tcPr>
          <w:p w14:paraId="6517E935" w14:textId="77777777" w:rsidR="00B92327" w:rsidRPr="00801E49" w:rsidRDefault="00332621" w:rsidP="006B0BF6">
            <w:pPr>
              <w:spacing w:after="0" w:line="259" w:lineRule="auto"/>
              <w:ind w:left="0" w:right="0" w:firstLine="0"/>
              <w:jc w:val="center"/>
              <w:rPr>
                <w:rFonts w:ascii="Open Sans" w:hAnsi="Open Sans" w:cs="Open Sans"/>
                <w:sz w:val="16"/>
                <w:szCs w:val="24"/>
                <w:rPrChange w:id="1695" w:author="Nicole Wu" w:date="2024-01-08T11:26:00Z">
                  <w:rPr>
                    <w:sz w:val="16"/>
                    <w:szCs w:val="24"/>
                  </w:rPr>
                </w:rPrChange>
              </w:rPr>
            </w:pPr>
            <w:r w:rsidRPr="00801E49">
              <w:rPr>
                <w:rFonts w:ascii="Open Sans" w:hAnsi="Open Sans" w:cs="Open Sans"/>
                <w:sz w:val="16"/>
                <w:szCs w:val="24"/>
                <w:rPrChange w:id="1696" w:author="Nicole Wu" w:date="2024-01-08T11:26:00Z">
                  <w:rPr>
                    <w:sz w:val="16"/>
                    <w:szCs w:val="24"/>
                  </w:rPr>
                </w:rPrChange>
              </w:rPr>
              <w:t>(0.37)</w:t>
            </w:r>
          </w:p>
        </w:tc>
      </w:tr>
      <w:tr w:rsidR="00B92327" w:rsidRPr="00801E49" w14:paraId="527D04DC" w14:textId="77777777" w:rsidTr="006B0BF6">
        <w:trPr>
          <w:trHeight w:val="162"/>
        </w:trPr>
        <w:tc>
          <w:tcPr>
            <w:tcW w:w="3738" w:type="dxa"/>
            <w:tcBorders>
              <w:top w:val="nil"/>
              <w:left w:val="nil"/>
              <w:bottom w:val="nil"/>
              <w:right w:val="nil"/>
            </w:tcBorders>
          </w:tcPr>
          <w:p w14:paraId="6AA41FAD" w14:textId="77777777" w:rsidR="00B92327" w:rsidRPr="00801E49" w:rsidRDefault="00332621" w:rsidP="006B0BF6">
            <w:pPr>
              <w:spacing w:after="0" w:line="259" w:lineRule="auto"/>
              <w:ind w:left="0" w:right="0" w:firstLine="0"/>
              <w:jc w:val="left"/>
              <w:rPr>
                <w:rFonts w:ascii="Open Sans" w:hAnsi="Open Sans" w:cs="Open Sans"/>
                <w:sz w:val="16"/>
                <w:szCs w:val="24"/>
                <w:rPrChange w:id="1697" w:author="Nicole Wu" w:date="2024-01-08T11:26:00Z">
                  <w:rPr>
                    <w:sz w:val="16"/>
                    <w:szCs w:val="24"/>
                  </w:rPr>
                </w:rPrChange>
              </w:rPr>
            </w:pPr>
            <w:r w:rsidRPr="00801E49">
              <w:rPr>
                <w:rFonts w:ascii="Open Sans" w:hAnsi="Open Sans" w:cs="Open Sans"/>
                <w:sz w:val="16"/>
                <w:szCs w:val="24"/>
                <w:rPrChange w:id="1698" w:author="Nicole Wu" w:date="2024-01-08T11:26:00Z">
                  <w:rPr>
                    <w:sz w:val="16"/>
                    <w:szCs w:val="24"/>
                  </w:rPr>
                </w:rPrChange>
              </w:rPr>
              <w:t>Married Household Head</w:t>
            </w:r>
          </w:p>
        </w:tc>
        <w:tc>
          <w:tcPr>
            <w:tcW w:w="646" w:type="dxa"/>
            <w:tcBorders>
              <w:top w:val="nil"/>
              <w:left w:val="nil"/>
              <w:bottom w:val="nil"/>
              <w:right w:val="nil"/>
            </w:tcBorders>
          </w:tcPr>
          <w:p w14:paraId="35601214" w14:textId="77777777" w:rsidR="00B92327" w:rsidRPr="00801E49" w:rsidRDefault="00332621" w:rsidP="006B0BF6">
            <w:pPr>
              <w:spacing w:after="0" w:line="259" w:lineRule="auto"/>
              <w:ind w:left="0" w:right="0" w:firstLine="0"/>
              <w:jc w:val="center"/>
              <w:rPr>
                <w:rFonts w:ascii="Open Sans" w:hAnsi="Open Sans" w:cs="Open Sans"/>
                <w:sz w:val="16"/>
                <w:szCs w:val="24"/>
                <w:rPrChange w:id="1699" w:author="Nicole Wu" w:date="2024-01-08T11:26:00Z">
                  <w:rPr>
                    <w:sz w:val="16"/>
                    <w:szCs w:val="24"/>
                  </w:rPr>
                </w:rPrChange>
              </w:rPr>
            </w:pPr>
            <w:r w:rsidRPr="00801E49">
              <w:rPr>
                <w:rFonts w:ascii="Open Sans" w:hAnsi="Open Sans" w:cs="Open Sans"/>
                <w:sz w:val="16"/>
                <w:szCs w:val="24"/>
                <w:rPrChange w:id="1700" w:author="Nicole Wu" w:date="2024-01-08T11:26:00Z">
                  <w:rPr>
                    <w:sz w:val="16"/>
                    <w:szCs w:val="24"/>
                  </w:rPr>
                </w:rPrChange>
              </w:rPr>
              <w:t>0.25</w:t>
            </w:r>
          </w:p>
        </w:tc>
        <w:tc>
          <w:tcPr>
            <w:tcW w:w="688" w:type="dxa"/>
            <w:tcBorders>
              <w:top w:val="nil"/>
              <w:left w:val="nil"/>
              <w:bottom w:val="nil"/>
              <w:right w:val="nil"/>
            </w:tcBorders>
          </w:tcPr>
          <w:p w14:paraId="41A26820" w14:textId="77777777" w:rsidR="00B92327" w:rsidRPr="00801E49" w:rsidRDefault="00332621" w:rsidP="006B0BF6">
            <w:pPr>
              <w:spacing w:after="0" w:line="259" w:lineRule="auto"/>
              <w:ind w:left="0" w:right="0" w:firstLine="0"/>
              <w:jc w:val="center"/>
              <w:rPr>
                <w:rFonts w:ascii="Open Sans" w:hAnsi="Open Sans" w:cs="Open Sans"/>
                <w:sz w:val="16"/>
                <w:szCs w:val="24"/>
                <w:rPrChange w:id="1701" w:author="Nicole Wu" w:date="2024-01-08T11:26:00Z">
                  <w:rPr>
                    <w:sz w:val="16"/>
                    <w:szCs w:val="24"/>
                  </w:rPr>
                </w:rPrChange>
              </w:rPr>
            </w:pPr>
            <w:r w:rsidRPr="00801E49">
              <w:rPr>
                <w:rFonts w:ascii="Open Sans" w:hAnsi="Open Sans" w:cs="Open Sans"/>
                <w:sz w:val="16"/>
                <w:szCs w:val="24"/>
                <w:rPrChange w:id="1702" w:author="Nicole Wu" w:date="2024-01-08T11:26:00Z">
                  <w:rPr>
                    <w:sz w:val="16"/>
                    <w:szCs w:val="24"/>
                  </w:rPr>
                </w:rPrChange>
              </w:rPr>
              <w:t>0.26</w:t>
            </w:r>
          </w:p>
        </w:tc>
        <w:tc>
          <w:tcPr>
            <w:tcW w:w="574" w:type="dxa"/>
            <w:tcBorders>
              <w:top w:val="nil"/>
              <w:left w:val="nil"/>
              <w:bottom w:val="nil"/>
              <w:right w:val="nil"/>
            </w:tcBorders>
          </w:tcPr>
          <w:p w14:paraId="0E816BD2" w14:textId="77777777" w:rsidR="00B92327" w:rsidRPr="00801E49" w:rsidRDefault="00332621" w:rsidP="006B0BF6">
            <w:pPr>
              <w:spacing w:after="0" w:line="259" w:lineRule="auto"/>
              <w:ind w:left="0" w:right="0" w:firstLine="0"/>
              <w:jc w:val="center"/>
              <w:rPr>
                <w:rFonts w:ascii="Open Sans" w:hAnsi="Open Sans" w:cs="Open Sans"/>
                <w:sz w:val="16"/>
                <w:szCs w:val="24"/>
                <w:rPrChange w:id="1703" w:author="Nicole Wu" w:date="2024-01-08T11:26:00Z">
                  <w:rPr>
                    <w:sz w:val="16"/>
                    <w:szCs w:val="24"/>
                  </w:rPr>
                </w:rPrChange>
              </w:rPr>
            </w:pPr>
            <w:r w:rsidRPr="00801E49">
              <w:rPr>
                <w:rFonts w:ascii="Open Sans" w:hAnsi="Open Sans" w:cs="Open Sans"/>
                <w:sz w:val="16"/>
                <w:szCs w:val="24"/>
                <w:rPrChange w:id="1704" w:author="Nicole Wu" w:date="2024-01-08T11:26:00Z">
                  <w:rPr>
                    <w:sz w:val="16"/>
                    <w:szCs w:val="24"/>
                  </w:rPr>
                </w:rPrChange>
              </w:rPr>
              <w:t>0.01</w:t>
            </w:r>
          </w:p>
        </w:tc>
        <w:tc>
          <w:tcPr>
            <w:tcW w:w="540" w:type="dxa"/>
            <w:tcBorders>
              <w:top w:val="nil"/>
              <w:left w:val="nil"/>
              <w:bottom w:val="nil"/>
              <w:right w:val="nil"/>
            </w:tcBorders>
          </w:tcPr>
          <w:p w14:paraId="161202C0" w14:textId="77777777" w:rsidR="00B92327" w:rsidRPr="00801E49" w:rsidRDefault="00332621" w:rsidP="006B0BF6">
            <w:pPr>
              <w:spacing w:after="0" w:line="259" w:lineRule="auto"/>
              <w:ind w:left="0" w:right="0" w:firstLine="0"/>
              <w:jc w:val="center"/>
              <w:rPr>
                <w:rFonts w:ascii="Open Sans" w:hAnsi="Open Sans" w:cs="Open Sans"/>
                <w:sz w:val="16"/>
                <w:szCs w:val="24"/>
                <w:rPrChange w:id="1705" w:author="Nicole Wu" w:date="2024-01-08T11:26:00Z">
                  <w:rPr>
                    <w:sz w:val="16"/>
                    <w:szCs w:val="24"/>
                  </w:rPr>
                </w:rPrChange>
              </w:rPr>
            </w:pPr>
            <w:r w:rsidRPr="00801E49">
              <w:rPr>
                <w:rFonts w:ascii="Open Sans" w:hAnsi="Open Sans" w:cs="Open Sans"/>
                <w:sz w:val="16"/>
                <w:szCs w:val="24"/>
                <w:rPrChange w:id="1706" w:author="Nicole Wu" w:date="2024-01-08T11:26:00Z">
                  <w:rPr>
                    <w:sz w:val="16"/>
                    <w:szCs w:val="24"/>
                  </w:rPr>
                </w:rPrChange>
              </w:rPr>
              <w:t>0.14</w:t>
            </w:r>
          </w:p>
        </w:tc>
        <w:tc>
          <w:tcPr>
            <w:tcW w:w="794" w:type="dxa"/>
            <w:tcBorders>
              <w:top w:val="nil"/>
              <w:left w:val="nil"/>
              <w:bottom w:val="nil"/>
              <w:right w:val="nil"/>
            </w:tcBorders>
          </w:tcPr>
          <w:p w14:paraId="4C0040B6" w14:textId="77777777" w:rsidR="00B92327" w:rsidRPr="00801E49" w:rsidRDefault="00332621" w:rsidP="006B0BF6">
            <w:pPr>
              <w:spacing w:after="0" w:line="259" w:lineRule="auto"/>
              <w:ind w:left="0" w:right="0" w:firstLine="0"/>
              <w:jc w:val="center"/>
              <w:rPr>
                <w:rFonts w:ascii="Open Sans" w:hAnsi="Open Sans" w:cs="Open Sans"/>
                <w:sz w:val="16"/>
                <w:szCs w:val="24"/>
                <w:rPrChange w:id="1707" w:author="Nicole Wu" w:date="2024-01-08T11:26:00Z">
                  <w:rPr>
                    <w:sz w:val="16"/>
                    <w:szCs w:val="24"/>
                  </w:rPr>
                </w:rPrChange>
              </w:rPr>
            </w:pPr>
            <w:r w:rsidRPr="00801E49">
              <w:rPr>
                <w:rFonts w:ascii="Open Sans" w:hAnsi="Open Sans" w:cs="Open Sans"/>
                <w:sz w:val="16"/>
                <w:szCs w:val="24"/>
                <w:rPrChange w:id="1708" w:author="Nicole Wu" w:date="2024-01-08T11:26:00Z">
                  <w:rPr>
                    <w:sz w:val="16"/>
                    <w:szCs w:val="24"/>
                  </w:rPr>
                </w:rPrChange>
              </w:rPr>
              <w:t>0.11</w:t>
            </w:r>
          </w:p>
        </w:tc>
        <w:tc>
          <w:tcPr>
            <w:tcW w:w="574" w:type="dxa"/>
            <w:tcBorders>
              <w:top w:val="nil"/>
              <w:left w:val="nil"/>
              <w:bottom w:val="nil"/>
              <w:right w:val="nil"/>
            </w:tcBorders>
          </w:tcPr>
          <w:p w14:paraId="40BF7277" w14:textId="77777777" w:rsidR="00B92327" w:rsidRPr="00801E49" w:rsidRDefault="00332621" w:rsidP="006B0BF6">
            <w:pPr>
              <w:spacing w:after="0" w:line="259" w:lineRule="auto"/>
              <w:ind w:left="0" w:right="0" w:firstLine="0"/>
              <w:jc w:val="center"/>
              <w:rPr>
                <w:rFonts w:ascii="Open Sans" w:hAnsi="Open Sans" w:cs="Open Sans"/>
                <w:sz w:val="16"/>
                <w:szCs w:val="24"/>
                <w:rPrChange w:id="1709" w:author="Nicole Wu" w:date="2024-01-08T11:26:00Z">
                  <w:rPr>
                    <w:sz w:val="16"/>
                    <w:szCs w:val="24"/>
                  </w:rPr>
                </w:rPrChange>
              </w:rPr>
            </w:pPr>
            <w:r w:rsidRPr="00801E49">
              <w:rPr>
                <w:rFonts w:ascii="Open Sans" w:hAnsi="Open Sans" w:cs="Open Sans"/>
                <w:sz w:val="16"/>
                <w:szCs w:val="24"/>
                <w:rPrChange w:id="1710" w:author="Nicole Wu" w:date="2024-01-08T11:26:00Z">
                  <w:rPr>
                    <w:sz w:val="16"/>
                    <w:szCs w:val="24"/>
                  </w:rPr>
                </w:rPrChange>
              </w:rPr>
              <w:t>-0.03</w:t>
            </w:r>
          </w:p>
        </w:tc>
        <w:tc>
          <w:tcPr>
            <w:tcW w:w="646" w:type="dxa"/>
            <w:tcBorders>
              <w:top w:val="nil"/>
              <w:left w:val="nil"/>
              <w:bottom w:val="nil"/>
              <w:right w:val="nil"/>
            </w:tcBorders>
          </w:tcPr>
          <w:p w14:paraId="0B970BBC" w14:textId="77777777" w:rsidR="00B92327" w:rsidRPr="00801E49" w:rsidRDefault="00332621" w:rsidP="006B0BF6">
            <w:pPr>
              <w:spacing w:after="0" w:line="259" w:lineRule="auto"/>
              <w:ind w:left="0" w:right="0" w:firstLine="0"/>
              <w:jc w:val="center"/>
              <w:rPr>
                <w:rFonts w:ascii="Open Sans" w:hAnsi="Open Sans" w:cs="Open Sans"/>
                <w:sz w:val="16"/>
                <w:szCs w:val="24"/>
                <w:rPrChange w:id="1711" w:author="Nicole Wu" w:date="2024-01-08T11:26:00Z">
                  <w:rPr>
                    <w:sz w:val="16"/>
                    <w:szCs w:val="24"/>
                  </w:rPr>
                </w:rPrChange>
              </w:rPr>
            </w:pPr>
            <w:r w:rsidRPr="00801E49">
              <w:rPr>
                <w:rFonts w:ascii="Open Sans" w:hAnsi="Open Sans" w:cs="Open Sans"/>
                <w:sz w:val="16"/>
                <w:szCs w:val="24"/>
                <w:rPrChange w:id="1712" w:author="Nicole Wu" w:date="2024-01-08T11:26:00Z">
                  <w:rPr>
                    <w:sz w:val="16"/>
                    <w:szCs w:val="24"/>
                  </w:rPr>
                </w:rPrChange>
              </w:rPr>
              <w:t>0.17</w:t>
            </w:r>
          </w:p>
        </w:tc>
        <w:tc>
          <w:tcPr>
            <w:tcW w:w="688" w:type="dxa"/>
            <w:tcBorders>
              <w:top w:val="nil"/>
              <w:left w:val="nil"/>
              <w:bottom w:val="nil"/>
              <w:right w:val="nil"/>
            </w:tcBorders>
          </w:tcPr>
          <w:p w14:paraId="3CA9F03B" w14:textId="77777777" w:rsidR="00B92327" w:rsidRPr="00801E49" w:rsidRDefault="00332621" w:rsidP="006B0BF6">
            <w:pPr>
              <w:spacing w:after="0" w:line="259" w:lineRule="auto"/>
              <w:ind w:left="0" w:right="0" w:firstLine="0"/>
              <w:jc w:val="center"/>
              <w:rPr>
                <w:rFonts w:ascii="Open Sans" w:hAnsi="Open Sans" w:cs="Open Sans"/>
                <w:sz w:val="16"/>
                <w:szCs w:val="24"/>
                <w:rPrChange w:id="1713" w:author="Nicole Wu" w:date="2024-01-08T11:26:00Z">
                  <w:rPr>
                    <w:sz w:val="16"/>
                    <w:szCs w:val="24"/>
                  </w:rPr>
                </w:rPrChange>
              </w:rPr>
            </w:pPr>
            <w:r w:rsidRPr="00801E49">
              <w:rPr>
                <w:rFonts w:ascii="Open Sans" w:hAnsi="Open Sans" w:cs="Open Sans"/>
                <w:sz w:val="16"/>
                <w:szCs w:val="24"/>
                <w:rPrChange w:id="1714" w:author="Nicole Wu" w:date="2024-01-08T11:26:00Z">
                  <w:rPr>
                    <w:sz w:val="16"/>
                    <w:szCs w:val="24"/>
                  </w:rPr>
                </w:rPrChange>
              </w:rPr>
              <w:t>0.16</w:t>
            </w:r>
          </w:p>
        </w:tc>
        <w:tc>
          <w:tcPr>
            <w:tcW w:w="472" w:type="dxa"/>
            <w:tcBorders>
              <w:top w:val="nil"/>
              <w:left w:val="nil"/>
              <w:bottom w:val="nil"/>
              <w:right w:val="nil"/>
            </w:tcBorders>
          </w:tcPr>
          <w:p w14:paraId="5E71E578" w14:textId="77777777" w:rsidR="00B92327" w:rsidRPr="00801E49" w:rsidRDefault="00332621" w:rsidP="006B0BF6">
            <w:pPr>
              <w:spacing w:after="0" w:line="259" w:lineRule="auto"/>
              <w:ind w:left="0" w:right="0" w:firstLine="0"/>
              <w:jc w:val="center"/>
              <w:rPr>
                <w:rFonts w:ascii="Open Sans" w:hAnsi="Open Sans" w:cs="Open Sans"/>
                <w:sz w:val="16"/>
                <w:szCs w:val="24"/>
                <w:rPrChange w:id="1715" w:author="Nicole Wu" w:date="2024-01-08T11:26:00Z">
                  <w:rPr>
                    <w:sz w:val="16"/>
                    <w:szCs w:val="24"/>
                  </w:rPr>
                </w:rPrChange>
              </w:rPr>
            </w:pPr>
            <w:r w:rsidRPr="00801E49">
              <w:rPr>
                <w:rFonts w:ascii="Open Sans" w:hAnsi="Open Sans" w:cs="Open Sans"/>
                <w:sz w:val="16"/>
                <w:szCs w:val="24"/>
                <w:rPrChange w:id="1716" w:author="Nicole Wu" w:date="2024-01-08T11:26:00Z">
                  <w:rPr>
                    <w:sz w:val="16"/>
                    <w:szCs w:val="24"/>
                  </w:rPr>
                </w:rPrChange>
              </w:rPr>
              <w:t>-0.02</w:t>
            </w:r>
          </w:p>
        </w:tc>
      </w:tr>
      <w:tr w:rsidR="00B92327" w:rsidRPr="00801E49" w14:paraId="284DFDB8" w14:textId="77777777" w:rsidTr="006B0BF6">
        <w:trPr>
          <w:trHeight w:val="162"/>
        </w:trPr>
        <w:tc>
          <w:tcPr>
            <w:tcW w:w="3738" w:type="dxa"/>
            <w:tcBorders>
              <w:top w:val="nil"/>
              <w:left w:val="nil"/>
              <w:bottom w:val="nil"/>
              <w:right w:val="nil"/>
            </w:tcBorders>
          </w:tcPr>
          <w:p w14:paraId="213044B7" w14:textId="77777777" w:rsidR="00B92327" w:rsidRPr="00801E49" w:rsidRDefault="00B92327" w:rsidP="006B0BF6">
            <w:pPr>
              <w:spacing w:after="0" w:line="259" w:lineRule="auto"/>
              <w:ind w:left="0" w:right="0" w:firstLine="0"/>
              <w:jc w:val="left"/>
              <w:rPr>
                <w:rFonts w:ascii="Open Sans" w:hAnsi="Open Sans" w:cs="Open Sans"/>
                <w:sz w:val="16"/>
                <w:szCs w:val="24"/>
                <w:rPrChange w:id="1717" w:author="Nicole Wu" w:date="2024-01-08T11:26:00Z">
                  <w:rPr>
                    <w:sz w:val="16"/>
                    <w:szCs w:val="24"/>
                  </w:rPr>
                </w:rPrChange>
              </w:rPr>
            </w:pPr>
          </w:p>
        </w:tc>
        <w:tc>
          <w:tcPr>
            <w:tcW w:w="646" w:type="dxa"/>
            <w:tcBorders>
              <w:top w:val="nil"/>
              <w:left w:val="nil"/>
              <w:bottom w:val="nil"/>
              <w:right w:val="nil"/>
            </w:tcBorders>
          </w:tcPr>
          <w:p w14:paraId="53C8DD52" w14:textId="77777777" w:rsidR="00B92327" w:rsidRPr="00801E49" w:rsidRDefault="00332621" w:rsidP="006B0BF6">
            <w:pPr>
              <w:spacing w:after="0" w:line="259" w:lineRule="auto"/>
              <w:ind w:left="36" w:right="0" w:firstLine="0"/>
              <w:jc w:val="center"/>
              <w:rPr>
                <w:rFonts w:ascii="Open Sans" w:hAnsi="Open Sans" w:cs="Open Sans"/>
                <w:sz w:val="16"/>
                <w:szCs w:val="24"/>
                <w:rPrChange w:id="1718" w:author="Nicole Wu" w:date="2024-01-08T11:26:00Z">
                  <w:rPr>
                    <w:sz w:val="16"/>
                    <w:szCs w:val="24"/>
                  </w:rPr>
                </w:rPrChange>
              </w:rPr>
            </w:pPr>
            <w:r w:rsidRPr="00801E49">
              <w:rPr>
                <w:rFonts w:ascii="Open Sans" w:hAnsi="Open Sans" w:cs="Open Sans"/>
                <w:sz w:val="16"/>
                <w:szCs w:val="24"/>
                <w:rPrChange w:id="1719" w:author="Nicole Wu" w:date="2024-01-08T11:26:00Z">
                  <w:rPr>
                    <w:sz w:val="16"/>
                    <w:szCs w:val="24"/>
                  </w:rPr>
                </w:rPrChange>
              </w:rPr>
              <w:t>(0.44)</w:t>
            </w:r>
          </w:p>
        </w:tc>
        <w:tc>
          <w:tcPr>
            <w:tcW w:w="688" w:type="dxa"/>
            <w:tcBorders>
              <w:top w:val="nil"/>
              <w:left w:val="nil"/>
              <w:bottom w:val="nil"/>
              <w:right w:val="nil"/>
            </w:tcBorders>
          </w:tcPr>
          <w:p w14:paraId="5BDF7F82" w14:textId="77777777" w:rsidR="00B92327" w:rsidRPr="00801E49" w:rsidRDefault="00332621" w:rsidP="006B0BF6">
            <w:pPr>
              <w:spacing w:after="0" w:line="259" w:lineRule="auto"/>
              <w:ind w:left="57" w:right="0" w:firstLine="0"/>
              <w:jc w:val="center"/>
              <w:rPr>
                <w:rFonts w:ascii="Open Sans" w:hAnsi="Open Sans" w:cs="Open Sans"/>
                <w:sz w:val="16"/>
                <w:szCs w:val="24"/>
                <w:rPrChange w:id="1720" w:author="Nicole Wu" w:date="2024-01-08T11:26:00Z">
                  <w:rPr>
                    <w:sz w:val="16"/>
                    <w:szCs w:val="24"/>
                  </w:rPr>
                </w:rPrChange>
              </w:rPr>
            </w:pPr>
            <w:r w:rsidRPr="00801E49">
              <w:rPr>
                <w:rFonts w:ascii="Open Sans" w:hAnsi="Open Sans" w:cs="Open Sans"/>
                <w:sz w:val="16"/>
                <w:szCs w:val="24"/>
                <w:rPrChange w:id="1721" w:author="Nicole Wu" w:date="2024-01-08T11:26:00Z">
                  <w:rPr>
                    <w:sz w:val="16"/>
                    <w:szCs w:val="24"/>
                  </w:rPr>
                </w:rPrChange>
              </w:rPr>
              <w:t>(0.44)</w:t>
            </w:r>
          </w:p>
        </w:tc>
        <w:tc>
          <w:tcPr>
            <w:tcW w:w="574" w:type="dxa"/>
            <w:tcBorders>
              <w:top w:val="nil"/>
              <w:left w:val="nil"/>
              <w:bottom w:val="nil"/>
              <w:right w:val="nil"/>
            </w:tcBorders>
          </w:tcPr>
          <w:p w14:paraId="282B8D92" w14:textId="77777777" w:rsidR="00B92327" w:rsidRPr="00801E49" w:rsidRDefault="00332621" w:rsidP="006B0BF6">
            <w:pPr>
              <w:spacing w:after="0" w:line="259" w:lineRule="auto"/>
              <w:ind w:left="0" w:right="0" w:firstLine="0"/>
              <w:jc w:val="center"/>
              <w:rPr>
                <w:rFonts w:ascii="Open Sans" w:hAnsi="Open Sans" w:cs="Open Sans"/>
                <w:sz w:val="16"/>
                <w:szCs w:val="24"/>
                <w:rPrChange w:id="1722" w:author="Nicole Wu" w:date="2024-01-08T11:26:00Z">
                  <w:rPr>
                    <w:sz w:val="16"/>
                    <w:szCs w:val="24"/>
                  </w:rPr>
                </w:rPrChange>
              </w:rPr>
            </w:pPr>
            <w:r w:rsidRPr="00801E49">
              <w:rPr>
                <w:rFonts w:ascii="Open Sans" w:hAnsi="Open Sans" w:cs="Open Sans"/>
                <w:sz w:val="16"/>
                <w:szCs w:val="24"/>
                <w:rPrChange w:id="1723" w:author="Nicole Wu" w:date="2024-01-08T11:26:00Z">
                  <w:rPr>
                    <w:sz w:val="16"/>
                    <w:szCs w:val="24"/>
                  </w:rPr>
                </w:rPrChange>
              </w:rPr>
              <w:t>(0.85)</w:t>
            </w:r>
          </w:p>
        </w:tc>
        <w:tc>
          <w:tcPr>
            <w:tcW w:w="540" w:type="dxa"/>
            <w:tcBorders>
              <w:top w:val="nil"/>
              <w:left w:val="nil"/>
              <w:bottom w:val="nil"/>
              <w:right w:val="nil"/>
            </w:tcBorders>
          </w:tcPr>
          <w:p w14:paraId="29E2F0BC" w14:textId="77777777" w:rsidR="00B92327" w:rsidRPr="00801E49" w:rsidRDefault="00332621" w:rsidP="006B0BF6">
            <w:pPr>
              <w:spacing w:after="0" w:line="259" w:lineRule="auto"/>
              <w:ind w:left="36" w:right="0" w:firstLine="0"/>
              <w:jc w:val="center"/>
              <w:rPr>
                <w:rFonts w:ascii="Open Sans" w:hAnsi="Open Sans" w:cs="Open Sans"/>
                <w:sz w:val="16"/>
                <w:szCs w:val="24"/>
                <w:rPrChange w:id="1724" w:author="Nicole Wu" w:date="2024-01-08T11:26:00Z">
                  <w:rPr>
                    <w:sz w:val="16"/>
                    <w:szCs w:val="24"/>
                  </w:rPr>
                </w:rPrChange>
              </w:rPr>
            </w:pPr>
            <w:r w:rsidRPr="00801E49">
              <w:rPr>
                <w:rFonts w:ascii="Open Sans" w:hAnsi="Open Sans" w:cs="Open Sans"/>
                <w:sz w:val="16"/>
                <w:szCs w:val="24"/>
                <w:rPrChange w:id="1725" w:author="Nicole Wu" w:date="2024-01-08T11:26:00Z">
                  <w:rPr>
                    <w:sz w:val="16"/>
                    <w:szCs w:val="24"/>
                  </w:rPr>
                </w:rPrChange>
              </w:rPr>
              <w:t>(0.35)</w:t>
            </w:r>
          </w:p>
        </w:tc>
        <w:tc>
          <w:tcPr>
            <w:tcW w:w="794" w:type="dxa"/>
            <w:tcBorders>
              <w:top w:val="nil"/>
              <w:left w:val="nil"/>
              <w:bottom w:val="nil"/>
              <w:right w:val="nil"/>
            </w:tcBorders>
          </w:tcPr>
          <w:p w14:paraId="023A15D9" w14:textId="77777777" w:rsidR="00B92327" w:rsidRPr="00801E49" w:rsidRDefault="00332621" w:rsidP="006B0BF6">
            <w:pPr>
              <w:spacing w:after="0" w:line="259" w:lineRule="auto"/>
              <w:ind w:left="164" w:right="0" w:firstLine="0"/>
              <w:jc w:val="center"/>
              <w:rPr>
                <w:rFonts w:ascii="Open Sans" w:hAnsi="Open Sans" w:cs="Open Sans"/>
                <w:sz w:val="16"/>
                <w:szCs w:val="24"/>
                <w:rPrChange w:id="1726" w:author="Nicole Wu" w:date="2024-01-08T11:26:00Z">
                  <w:rPr>
                    <w:sz w:val="16"/>
                    <w:szCs w:val="24"/>
                  </w:rPr>
                </w:rPrChange>
              </w:rPr>
            </w:pPr>
            <w:r w:rsidRPr="00801E49">
              <w:rPr>
                <w:rFonts w:ascii="Open Sans" w:hAnsi="Open Sans" w:cs="Open Sans"/>
                <w:sz w:val="16"/>
                <w:szCs w:val="24"/>
                <w:rPrChange w:id="1727" w:author="Nicole Wu" w:date="2024-01-08T11:26:00Z">
                  <w:rPr>
                    <w:sz w:val="16"/>
                    <w:szCs w:val="24"/>
                  </w:rPr>
                </w:rPrChange>
              </w:rPr>
              <w:t>(0.31)</w:t>
            </w:r>
          </w:p>
        </w:tc>
        <w:tc>
          <w:tcPr>
            <w:tcW w:w="574" w:type="dxa"/>
            <w:tcBorders>
              <w:top w:val="nil"/>
              <w:left w:val="nil"/>
              <w:bottom w:val="nil"/>
              <w:right w:val="nil"/>
            </w:tcBorders>
          </w:tcPr>
          <w:p w14:paraId="0964C621" w14:textId="77777777" w:rsidR="00B92327" w:rsidRPr="00801E49" w:rsidRDefault="00332621" w:rsidP="006B0BF6">
            <w:pPr>
              <w:spacing w:after="0" w:line="259" w:lineRule="auto"/>
              <w:ind w:left="0" w:right="0" w:firstLine="0"/>
              <w:jc w:val="center"/>
              <w:rPr>
                <w:rFonts w:ascii="Open Sans" w:hAnsi="Open Sans" w:cs="Open Sans"/>
                <w:sz w:val="16"/>
                <w:szCs w:val="24"/>
                <w:rPrChange w:id="1728" w:author="Nicole Wu" w:date="2024-01-08T11:26:00Z">
                  <w:rPr>
                    <w:sz w:val="16"/>
                    <w:szCs w:val="24"/>
                  </w:rPr>
                </w:rPrChange>
              </w:rPr>
            </w:pPr>
            <w:r w:rsidRPr="00801E49">
              <w:rPr>
                <w:rFonts w:ascii="Open Sans" w:hAnsi="Open Sans" w:cs="Open Sans"/>
                <w:sz w:val="16"/>
                <w:szCs w:val="24"/>
                <w:rPrChange w:id="1729" w:author="Nicole Wu" w:date="2024-01-08T11:26:00Z">
                  <w:rPr>
                    <w:sz w:val="16"/>
                    <w:szCs w:val="24"/>
                  </w:rPr>
                </w:rPrChange>
              </w:rPr>
              <w:t>(0.09)</w:t>
            </w:r>
          </w:p>
        </w:tc>
        <w:tc>
          <w:tcPr>
            <w:tcW w:w="646" w:type="dxa"/>
            <w:tcBorders>
              <w:top w:val="nil"/>
              <w:left w:val="nil"/>
              <w:bottom w:val="nil"/>
              <w:right w:val="nil"/>
            </w:tcBorders>
          </w:tcPr>
          <w:p w14:paraId="7A119E7A" w14:textId="77777777" w:rsidR="00B92327" w:rsidRPr="00801E49" w:rsidRDefault="00332621" w:rsidP="006B0BF6">
            <w:pPr>
              <w:spacing w:after="0" w:line="259" w:lineRule="auto"/>
              <w:ind w:left="36" w:right="0" w:firstLine="0"/>
              <w:jc w:val="center"/>
              <w:rPr>
                <w:rFonts w:ascii="Open Sans" w:hAnsi="Open Sans" w:cs="Open Sans"/>
                <w:sz w:val="16"/>
                <w:szCs w:val="24"/>
                <w:rPrChange w:id="1730" w:author="Nicole Wu" w:date="2024-01-08T11:26:00Z">
                  <w:rPr>
                    <w:sz w:val="16"/>
                    <w:szCs w:val="24"/>
                  </w:rPr>
                </w:rPrChange>
              </w:rPr>
            </w:pPr>
            <w:r w:rsidRPr="00801E49">
              <w:rPr>
                <w:rFonts w:ascii="Open Sans" w:hAnsi="Open Sans" w:cs="Open Sans"/>
                <w:sz w:val="16"/>
                <w:szCs w:val="24"/>
                <w:rPrChange w:id="1731" w:author="Nicole Wu" w:date="2024-01-08T11:26:00Z">
                  <w:rPr>
                    <w:sz w:val="16"/>
                    <w:szCs w:val="24"/>
                  </w:rPr>
                </w:rPrChange>
              </w:rPr>
              <w:t>(0.38)</w:t>
            </w:r>
          </w:p>
        </w:tc>
        <w:tc>
          <w:tcPr>
            <w:tcW w:w="688" w:type="dxa"/>
            <w:tcBorders>
              <w:top w:val="nil"/>
              <w:left w:val="nil"/>
              <w:bottom w:val="nil"/>
              <w:right w:val="nil"/>
            </w:tcBorders>
          </w:tcPr>
          <w:p w14:paraId="10F9B1E3" w14:textId="77777777" w:rsidR="00B92327" w:rsidRPr="00801E49" w:rsidRDefault="00332621" w:rsidP="006B0BF6">
            <w:pPr>
              <w:spacing w:after="0" w:line="259" w:lineRule="auto"/>
              <w:ind w:left="57" w:right="0" w:firstLine="0"/>
              <w:jc w:val="center"/>
              <w:rPr>
                <w:rFonts w:ascii="Open Sans" w:hAnsi="Open Sans" w:cs="Open Sans"/>
                <w:sz w:val="16"/>
                <w:szCs w:val="24"/>
                <w:rPrChange w:id="1732" w:author="Nicole Wu" w:date="2024-01-08T11:26:00Z">
                  <w:rPr>
                    <w:sz w:val="16"/>
                    <w:szCs w:val="24"/>
                  </w:rPr>
                </w:rPrChange>
              </w:rPr>
            </w:pPr>
            <w:r w:rsidRPr="00801E49">
              <w:rPr>
                <w:rFonts w:ascii="Open Sans" w:hAnsi="Open Sans" w:cs="Open Sans"/>
                <w:sz w:val="16"/>
                <w:szCs w:val="24"/>
                <w:rPrChange w:id="1733" w:author="Nicole Wu" w:date="2024-01-08T11:26:00Z">
                  <w:rPr>
                    <w:sz w:val="16"/>
                    <w:szCs w:val="24"/>
                  </w:rPr>
                </w:rPrChange>
              </w:rPr>
              <w:t>(0.36)</w:t>
            </w:r>
          </w:p>
        </w:tc>
        <w:tc>
          <w:tcPr>
            <w:tcW w:w="472" w:type="dxa"/>
            <w:tcBorders>
              <w:top w:val="nil"/>
              <w:left w:val="nil"/>
              <w:bottom w:val="nil"/>
              <w:right w:val="nil"/>
            </w:tcBorders>
          </w:tcPr>
          <w:p w14:paraId="562A1AAB" w14:textId="77777777" w:rsidR="00B92327" w:rsidRPr="00801E49" w:rsidRDefault="00332621" w:rsidP="006B0BF6">
            <w:pPr>
              <w:spacing w:after="0" w:line="259" w:lineRule="auto"/>
              <w:ind w:left="0" w:right="0" w:firstLine="0"/>
              <w:jc w:val="center"/>
              <w:rPr>
                <w:rFonts w:ascii="Open Sans" w:hAnsi="Open Sans" w:cs="Open Sans"/>
                <w:sz w:val="16"/>
                <w:szCs w:val="24"/>
                <w:rPrChange w:id="1734" w:author="Nicole Wu" w:date="2024-01-08T11:26:00Z">
                  <w:rPr>
                    <w:sz w:val="16"/>
                    <w:szCs w:val="24"/>
                  </w:rPr>
                </w:rPrChange>
              </w:rPr>
            </w:pPr>
            <w:r w:rsidRPr="00801E49">
              <w:rPr>
                <w:rFonts w:ascii="Open Sans" w:hAnsi="Open Sans" w:cs="Open Sans"/>
                <w:sz w:val="16"/>
                <w:szCs w:val="24"/>
                <w:rPrChange w:id="1735" w:author="Nicole Wu" w:date="2024-01-08T11:26:00Z">
                  <w:rPr>
                    <w:sz w:val="16"/>
                    <w:szCs w:val="24"/>
                  </w:rPr>
                </w:rPrChange>
              </w:rPr>
              <w:t>(0.25)</w:t>
            </w:r>
          </w:p>
        </w:tc>
      </w:tr>
      <w:tr w:rsidR="00B92327" w:rsidRPr="00801E49" w14:paraId="15BD0519" w14:textId="77777777" w:rsidTr="006B0BF6">
        <w:trPr>
          <w:trHeight w:val="162"/>
        </w:trPr>
        <w:tc>
          <w:tcPr>
            <w:tcW w:w="3738" w:type="dxa"/>
            <w:tcBorders>
              <w:top w:val="nil"/>
              <w:left w:val="nil"/>
              <w:bottom w:val="nil"/>
              <w:right w:val="nil"/>
            </w:tcBorders>
          </w:tcPr>
          <w:p w14:paraId="530B4F63" w14:textId="77777777" w:rsidR="00B92327" w:rsidRPr="00801E49" w:rsidRDefault="00332621" w:rsidP="006B0BF6">
            <w:pPr>
              <w:spacing w:after="0" w:line="259" w:lineRule="auto"/>
              <w:ind w:left="0" w:right="0" w:firstLine="0"/>
              <w:jc w:val="left"/>
              <w:rPr>
                <w:rFonts w:ascii="Open Sans" w:hAnsi="Open Sans" w:cs="Open Sans"/>
                <w:sz w:val="16"/>
                <w:szCs w:val="24"/>
                <w:rPrChange w:id="1736" w:author="Nicole Wu" w:date="2024-01-08T11:26:00Z">
                  <w:rPr>
                    <w:sz w:val="16"/>
                    <w:szCs w:val="24"/>
                  </w:rPr>
                </w:rPrChange>
              </w:rPr>
            </w:pPr>
            <w:r w:rsidRPr="00801E49">
              <w:rPr>
                <w:rFonts w:ascii="Open Sans" w:hAnsi="Open Sans" w:cs="Open Sans"/>
                <w:sz w:val="16"/>
                <w:szCs w:val="24"/>
                <w:rPrChange w:id="1737" w:author="Nicole Wu" w:date="2024-01-08T11:26:00Z">
                  <w:rPr>
                    <w:sz w:val="16"/>
                    <w:szCs w:val="24"/>
                  </w:rPr>
                </w:rPrChange>
              </w:rPr>
              <w:t>Household head years of education</w:t>
            </w:r>
          </w:p>
        </w:tc>
        <w:tc>
          <w:tcPr>
            <w:tcW w:w="646" w:type="dxa"/>
            <w:tcBorders>
              <w:top w:val="nil"/>
              <w:left w:val="nil"/>
              <w:bottom w:val="nil"/>
              <w:right w:val="nil"/>
            </w:tcBorders>
          </w:tcPr>
          <w:p w14:paraId="73F1771B" w14:textId="77777777" w:rsidR="00B92327" w:rsidRPr="00801E49" w:rsidRDefault="00332621" w:rsidP="006B0BF6">
            <w:pPr>
              <w:spacing w:after="0" w:line="259" w:lineRule="auto"/>
              <w:ind w:left="0" w:right="0" w:firstLine="0"/>
              <w:jc w:val="center"/>
              <w:rPr>
                <w:rFonts w:ascii="Open Sans" w:hAnsi="Open Sans" w:cs="Open Sans"/>
                <w:sz w:val="16"/>
                <w:szCs w:val="24"/>
                <w:rPrChange w:id="1738" w:author="Nicole Wu" w:date="2024-01-08T11:26:00Z">
                  <w:rPr>
                    <w:sz w:val="16"/>
                    <w:szCs w:val="24"/>
                  </w:rPr>
                </w:rPrChange>
              </w:rPr>
            </w:pPr>
            <w:r w:rsidRPr="00801E49">
              <w:rPr>
                <w:rFonts w:ascii="Open Sans" w:hAnsi="Open Sans" w:cs="Open Sans"/>
                <w:sz w:val="16"/>
                <w:szCs w:val="24"/>
                <w:rPrChange w:id="1739" w:author="Nicole Wu" w:date="2024-01-08T11:26:00Z">
                  <w:rPr>
                    <w:sz w:val="16"/>
                    <w:szCs w:val="24"/>
                  </w:rPr>
                </w:rPrChange>
              </w:rPr>
              <w:t>7.50</w:t>
            </w:r>
          </w:p>
        </w:tc>
        <w:tc>
          <w:tcPr>
            <w:tcW w:w="688" w:type="dxa"/>
            <w:tcBorders>
              <w:top w:val="nil"/>
              <w:left w:val="nil"/>
              <w:bottom w:val="nil"/>
              <w:right w:val="nil"/>
            </w:tcBorders>
          </w:tcPr>
          <w:p w14:paraId="11734777" w14:textId="77777777" w:rsidR="00B92327" w:rsidRPr="00801E49" w:rsidRDefault="00332621" w:rsidP="006B0BF6">
            <w:pPr>
              <w:spacing w:after="0" w:line="259" w:lineRule="auto"/>
              <w:ind w:left="0" w:right="0" w:firstLine="0"/>
              <w:jc w:val="center"/>
              <w:rPr>
                <w:rFonts w:ascii="Open Sans" w:hAnsi="Open Sans" w:cs="Open Sans"/>
                <w:sz w:val="16"/>
                <w:szCs w:val="24"/>
                <w:rPrChange w:id="1740" w:author="Nicole Wu" w:date="2024-01-08T11:26:00Z">
                  <w:rPr>
                    <w:sz w:val="16"/>
                    <w:szCs w:val="24"/>
                  </w:rPr>
                </w:rPrChange>
              </w:rPr>
            </w:pPr>
            <w:r w:rsidRPr="00801E49">
              <w:rPr>
                <w:rFonts w:ascii="Open Sans" w:hAnsi="Open Sans" w:cs="Open Sans"/>
                <w:sz w:val="16"/>
                <w:szCs w:val="24"/>
                <w:rPrChange w:id="1741" w:author="Nicole Wu" w:date="2024-01-08T11:26:00Z">
                  <w:rPr>
                    <w:sz w:val="16"/>
                    <w:szCs w:val="24"/>
                  </w:rPr>
                </w:rPrChange>
              </w:rPr>
              <w:t>7.49</w:t>
            </w:r>
          </w:p>
        </w:tc>
        <w:tc>
          <w:tcPr>
            <w:tcW w:w="574" w:type="dxa"/>
            <w:tcBorders>
              <w:top w:val="nil"/>
              <w:left w:val="nil"/>
              <w:bottom w:val="nil"/>
              <w:right w:val="nil"/>
            </w:tcBorders>
          </w:tcPr>
          <w:p w14:paraId="0E894F10" w14:textId="77777777" w:rsidR="00B92327" w:rsidRPr="00801E49" w:rsidRDefault="00332621" w:rsidP="006B0BF6">
            <w:pPr>
              <w:spacing w:after="0" w:line="259" w:lineRule="auto"/>
              <w:ind w:left="0" w:right="0" w:firstLine="0"/>
              <w:jc w:val="center"/>
              <w:rPr>
                <w:rFonts w:ascii="Open Sans" w:hAnsi="Open Sans" w:cs="Open Sans"/>
                <w:sz w:val="16"/>
                <w:szCs w:val="24"/>
                <w:rPrChange w:id="1742" w:author="Nicole Wu" w:date="2024-01-08T11:26:00Z">
                  <w:rPr>
                    <w:sz w:val="16"/>
                    <w:szCs w:val="24"/>
                  </w:rPr>
                </w:rPrChange>
              </w:rPr>
            </w:pPr>
            <w:r w:rsidRPr="00801E49">
              <w:rPr>
                <w:rFonts w:ascii="Open Sans" w:hAnsi="Open Sans" w:cs="Open Sans"/>
                <w:sz w:val="16"/>
                <w:szCs w:val="24"/>
                <w:rPrChange w:id="1743" w:author="Nicole Wu" w:date="2024-01-08T11:26:00Z">
                  <w:rPr>
                    <w:sz w:val="16"/>
                    <w:szCs w:val="24"/>
                  </w:rPr>
                </w:rPrChange>
              </w:rPr>
              <w:t>-0.02</w:t>
            </w:r>
          </w:p>
        </w:tc>
        <w:tc>
          <w:tcPr>
            <w:tcW w:w="540" w:type="dxa"/>
            <w:tcBorders>
              <w:top w:val="nil"/>
              <w:left w:val="nil"/>
              <w:bottom w:val="nil"/>
              <w:right w:val="nil"/>
            </w:tcBorders>
          </w:tcPr>
          <w:p w14:paraId="44AAE072" w14:textId="77777777" w:rsidR="00B92327" w:rsidRPr="00801E49" w:rsidRDefault="00332621" w:rsidP="006B0BF6">
            <w:pPr>
              <w:spacing w:after="0" w:line="259" w:lineRule="auto"/>
              <w:ind w:left="0" w:right="0" w:firstLine="0"/>
              <w:jc w:val="center"/>
              <w:rPr>
                <w:rFonts w:ascii="Open Sans" w:hAnsi="Open Sans" w:cs="Open Sans"/>
                <w:sz w:val="16"/>
                <w:szCs w:val="24"/>
                <w:rPrChange w:id="1744" w:author="Nicole Wu" w:date="2024-01-08T11:26:00Z">
                  <w:rPr>
                    <w:sz w:val="16"/>
                    <w:szCs w:val="24"/>
                  </w:rPr>
                </w:rPrChange>
              </w:rPr>
            </w:pPr>
            <w:r w:rsidRPr="00801E49">
              <w:rPr>
                <w:rFonts w:ascii="Open Sans" w:hAnsi="Open Sans" w:cs="Open Sans"/>
                <w:sz w:val="16"/>
                <w:szCs w:val="24"/>
                <w:rPrChange w:id="1745" w:author="Nicole Wu" w:date="2024-01-08T11:26:00Z">
                  <w:rPr>
                    <w:sz w:val="16"/>
                    <w:szCs w:val="24"/>
                  </w:rPr>
                </w:rPrChange>
              </w:rPr>
              <w:t>3.39</w:t>
            </w:r>
          </w:p>
        </w:tc>
        <w:tc>
          <w:tcPr>
            <w:tcW w:w="794" w:type="dxa"/>
            <w:tcBorders>
              <w:top w:val="nil"/>
              <w:left w:val="nil"/>
              <w:bottom w:val="nil"/>
              <w:right w:val="nil"/>
            </w:tcBorders>
          </w:tcPr>
          <w:p w14:paraId="6A7141C4" w14:textId="77777777" w:rsidR="00B92327" w:rsidRPr="00801E49" w:rsidRDefault="00332621" w:rsidP="006B0BF6">
            <w:pPr>
              <w:spacing w:after="0" w:line="259" w:lineRule="auto"/>
              <w:ind w:left="0" w:right="0" w:firstLine="0"/>
              <w:jc w:val="center"/>
              <w:rPr>
                <w:rFonts w:ascii="Open Sans" w:hAnsi="Open Sans" w:cs="Open Sans"/>
                <w:sz w:val="16"/>
                <w:szCs w:val="24"/>
                <w:rPrChange w:id="1746" w:author="Nicole Wu" w:date="2024-01-08T11:26:00Z">
                  <w:rPr>
                    <w:sz w:val="16"/>
                    <w:szCs w:val="24"/>
                  </w:rPr>
                </w:rPrChange>
              </w:rPr>
            </w:pPr>
            <w:r w:rsidRPr="00801E49">
              <w:rPr>
                <w:rFonts w:ascii="Open Sans" w:hAnsi="Open Sans" w:cs="Open Sans"/>
                <w:sz w:val="16"/>
                <w:szCs w:val="24"/>
                <w:rPrChange w:id="1747" w:author="Nicole Wu" w:date="2024-01-08T11:26:00Z">
                  <w:rPr>
                    <w:sz w:val="16"/>
                    <w:szCs w:val="24"/>
                  </w:rPr>
                </w:rPrChange>
              </w:rPr>
              <w:t>3.30</w:t>
            </w:r>
          </w:p>
        </w:tc>
        <w:tc>
          <w:tcPr>
            <w:tcW w:w="574" w:type="dxa"/>
            <w:tcBorders>
              <w:top w:val="nil"/>
              <w:left w:val="nil"/>
              <w:bottom w:val="nil"/>
              <w:right w:val="nil"/>
            </w:tcBorders>
          </w:tcPr>
          <w:p w14:paraId="15F4D991" w14:textId="77777777" w:rsidR="00B92327" w:rsidRPr="00801E49" w:rsidRDefault="00332621" w:rsidP="006B0BF6">
            <w:pPr>
              <w:spacing w:after="0" w:line="259" w:lineRule="auto"/>
              <w:ind w:left="0" w:right="0" w:firstLine="0"/>
              <w:jc w:val="center"/>
              <w:rPr>
                <w:rFonts w:ascii="Open Sans" w:hAnsi="Open Sans" w:cs="Open Sans"/>
                <w:sz w:val="16"/>
                <w:szCs w:val="24"/>
                <w:rPrChange w:id="1748" w:author="Nicole Wu" w:date="2024-01-08T11:26:00Z">
                  <w:rPr>
                    <w:sz w:val="16"/>
                    <w:szCs w:val="24"/>
                  </w:rPr>
                </w:rPrChange>
              </w:rPr>
            </w:pPr>
            <w:r w:rsidRPr="00801E49">
              <w:rPr>
                <w:rFonts w:ascii="Open Sans" w:hAnsi="Open Sans" w:cs="Open Sans"/>
                <w:sz w:val="16"/>
                <w:szCs w:val="24"/>
                <w:rPrChange w:id="1749" w:author="Nicole Wu" w:date="2024-01-08T11:26:00Z">
                  <w:rPr>
                    <w:sz w:val="16"/>
                    <w:szCs w:val="24"/>
                  </w:rPr>
                </w:rPrChange>
              </w:rPr>
              <w:t>-0.08</w:t>
            </w:r>
          </w:p>
        </w:tc>
        <w:tc>
          <w:tcPr>
            <w:tcW w:w="646" w:type="dxa"/>
            <w:tcBorders>
              <w:top w:val="nil"/>
              <w:left w:val="nil"/>
              <w:bottom w:val="nil"/>
              <w:right w:val="nil"/>
            </w:tcBorders>
          </w:tcPr>
          <w:p w14:paraId="6D4B4F96" w14:textId="77777777" w:rsidR="00B92327" w:rsidRPr="00801E49" w:rsidRDefault="00332621" w:rsidP="006B0BF6">
            <w:pPr>
              <w:spacing w:after="0" w:line="259" w:lineRule="auto"/>
              <w:ind w:left="0" w:right="0" w:firstLine="0"/>
              <w:jc w:val="center"/>
              <w:rPr>
                <w:rFonts w:ascii="Open Sans" w:hAnsi="Open Sans" w:cs="Open Sans"/>
                <w:sz w:val="16"/>
                <w:szCs w:val="24"/>
                <w:rPrChange w:id="1750" w:author="Nicole Wu" w:date="2024-01-08T11:26:00Z">
                  <w:rPr>
                    <w:sz w:val="16"/>
                    <w:szCs w:val="24"/>
                  </w:rPr>
                </w:rPrChange>
              </w:rPr>
            </w:pPr>
            <w:r w:rsidRPr="00801E49">
              <w:rPr>
                <w:rFonts w:ascii="Open Sans" w:hAnsi="Open Sans" w:cs="Open Sans"/>
                <w:sz w:val="16"/>
                <w:szCs w:val="24"/>
                <w:rPrChange w:id="1751" w:author="Nicole Wu" w:date="2024-01-08T11:26:00Z">
                  <w:rPr>
                    <w:sz w:val="16"/>
                    <w:szCs w:val="24"/>
                  </w:rPr>
                </w:rPrChange>
              </w:rPr>
              <w:t>4.63</w:t>
            </w:r>
          </w:p>
        </w:tc>
        <w:tc>
          <w:tcPr>
            <w:tcW w:w="688" w:type="dxa"/>
            <w:tcBorders>
              <w:top w:val="nil"/>
              <w:left w:val="nil"/>
              <w:bottom w:val="nil"/>
              <w:right w:val="nil"/>
            </w:tcBorders>
          </w:tcPr>
          <w:p w14:paraId="7D392B5E" w14:textId="77777777" w:rsidR="00B92327" w:rsidRPr="00801E49" w:rsidRDefault="00332621" w:rsidP="006B0BF6">
            <w:pPr>
              <w:spacing w:after="0" w:line="259" w:lineRule="auto"/>
              <w:ind w:left="0" w:right="0" w:firstLine="0"/>
              <w:jc w:val="center"/>
              <w:rPr>
                <w:rFonts w:ascii="Open Sans" w:hAnsi="Open Sans" w:cs="Open Sans"/>
                <w:sz w:val="16"/>
                <w:szCs w:val="24"/>
                <w:rPrChange w:id="1752" w:author="Nicole Wu" w:date="2024-01-08T11:26:00Z">
                  <w:rPr>
                    <w:sz w:val="16"/>
                    <w:szCs w:val="24"/>
                  </w:rPr>
                </w:rPrChange>
              </w:rPr>
            </w:pPr>
            <w:r w:rsidRPr="00801E49">
              <w:rPr>
                <w:rFonts w:ascii="Open Sans" w:hAnsi="Open Sans" w:cs="Open Sans"/>
                <w:sz w:val="16"/>
                <w:szCs w:val="24"/>
                <w:rPrChange w:id="1753" w:author="Nicole Wu" w:date="2024-01-08T11:26:00Z">
                  <w:rPr>
                    <w:sz w:val="16"/>
                    <w:szCs w:val="24"/>
                  </w:rPr>
                </w:rPrChange>
              </w:rPr>
              <w:t>4.56</w:t>
            </w:r>
          </w:p>
        </w:tc>
        <w:tc>
          <w:tcPr>
            <w:tcW w:w="472" w:type="dxa"/>
            <w:tcBorders>
              <w:top w:val="nil"/>
              <w:left w:val="nil"/>
              <w:bottom w:val="nil"/>
              <w:right w:val="nil"/>
            </w:tcBorders>
          </w:tcPr>
          <w:p w14:paraId="1541BB59" w14:textId="77777777" w:rsidR="00B92327" w:rsidRPr="00801E49" w:rsidRDefault="00332621" w:rsidP="006B0BF6">
            <w:pPr>
              <w:spacing w:after="0" w:line="259" w:lineRule="auto"/>
              <w:ind w:left="0" w:right="0" w:firstLine="0"/>
              <w:jc w:val="center"/>
              <w:rPr>
                <w:rFonts w:ascii="Open Sans" w:hAnsi="Open Sans" w:cs="Open Sans"/>
                <w:sz w:val="16"/>
                <w:szCs w:val="24"/>
                <w:rPrChange w:id="1754" w:author="Nicole Wu" w:date="2024-01-08T11:26:00Z">
                  <w:rPr>
                    <w:sz w:val="16"/>
                    <w:szCs w:val="24"/>
                  </w:rPr>
                </w:rPrChange>
              </w:rPr>
            </w:pPr>
            <w:r w:rsidRPr="00801E49">
              <w:rPr>
                <w:rFonts w:ascii="Open Sans" w:hAnsi="Open Sans" w:cs="Open Sans"/>
                <w:sz w:val="16"/>
                <w:szCs w:val="24"/>
                <w:rPrChange w:id="1755" w:author="Nicole Wu" w:date="2024-01-08T11:26:00Z">
                  <w:rPr>
                    <w:sz w:val="16"/>
                    <w:szCs w:val="24"/>
                  </w:rPr>
                </w:rPrChange>
              </w:rPr>
              <w:t>-0.07</w:t>
            </w:r>
          </w:p>
        </w:tc>
      </w:tr>
      <w:tr w:rsidR="00B92327" w:rsidRPr="00801E49" w14:paraId="52944E4D" w14:textId="77777777" w:rsidTr="006B0BF6">
        <w:trPr>
          <w:trHeight w:val="162"/>
        </w:trPr>
        <w:tc>
          <w:tcPr>
            <w:tcW w:w="3738" w:type="dxa"/>
            <w:tcBorders>
              <w:top w:val="nil"/>
              <w:left w:val="nil"/>
              <w:bottom w:val="nil"/>
              <w:right w:val="nil"/>
            </w:tcBorders>
          </w:tcPr>
          <w:p w14:paraId="0F7959AA" w14:textId="77777777" w:rsidR="00B92327" w:rsidRPr="00801E49" w:rsidRDefault="00B92327" w:rsidP="006B0BF6">
            <w:pPr>
              <w:spacing w:after="0" w:line="259" w:lineRule="auto"/>
              <w:ind w:left="0" w:right="0" w:firstLine="0"/>
              <w:jc w:val="left"/>
              <w:rPr>
                <w:rFonts w:ascii="Open Sans" w:hAnsi="Open Sans" w:cs="Open Sans"/>
                <w:sz w:val="16"/>
                <w:szCs w:val="24"/>
                <w:rPrChange w:id="1756" w:author="Nicole Wu" w:date="2024-01-08T11:26:00Z">
                  <w:rPr>
                    <w:sz w:val="16"/>
                    <w:szCs w:val="24"/>
                  </w:rPr>
                </w:rPrChange>
              </w:rPr>
            </w:pPr>
          </w:p>
        </w:tc>
        <w:tc>
          <w:tcPr>
            <w:tcW w:w="646" w:type="dxa"/>
            <w:tcBorders>
              <w:top w:val="nil"/>
              <w:left w:val="nil"/>
              <w:bottom w:val="nil"/>
              <w:right w:val="nil"/>
            </w:tcBorders>
          </w:tcPr>
          <w:p w14:paraId="3D719078" w14:textId="77777777" w:rsidR="00B92327" w:rsidRPr="00801E49" w:rsidRDefault="00332621" w:rsidP="006B0BF6">
            <w:pPr>
              <w:spacing w:after="0" w:line="259" w:lineRule="auto"/>
              <w:ind w:left="36" w:right="0" w:firstLine="0"/>
              <w:jc w:val="center"/>
              <w:rPr>
                <w:rFonts w:ascii="Open Sans" w:hAnsi="Open Sans" w:cs="Open Sans"/>
                <w:sz w:val="16"/>
                <w:szCs w:val="24"/>
                <w:rPrChange w:id="1757" w:author="Nicole Wu" w:date="2024-01-08T11:26:00Z">
                  <w:rPr>
                    <w:sz w:val="16"/>
                    <w:szCs w:val="24"/>
                  </w:rPr>
                </w:rPrChange>
              </w:rPr>
            </w:pPr>
            <w:r w:rsidRPr="00801E49">
              <w:rPr>
                <w:rFonts w:ascii="Open Sans" w:hAnsi="Open Sans" w:cs="Open Sans"/>
                <w:sz w:val="16"/>
                <w:szCs w:val="24"/>
                <w:rPrChange w:id="1758" w:author="Nicole Wu" w:date="2024-01-08T11:26:00Z">
                  <w:rPr>
                    <w:sz w:val="16"/>
                    <w:szCs w:val="24"/>
                  </w:rPr>
                </w:rPrChange>
              </w:rPr>
              <w:t>(4.10)</w:t>
            </w:r>
          </w:p>
        </w:tc>
        <w:tc>
          <w:tcPr>
            <w:tcW w:w="688" w:type="dxa"/>
            <w:tcBorders>
              <w:top w:val="nil"/>
              <w:left w:val="nil"/>
              <w:bottom w:val="nil"/>
              <w:right w:val="nil"/>
            </w:tcBorders>
          </w:tcPr>
          <w:p w14:paraId="48C030E6" w14:textId="77777777" w:rsidR="00B92327" w:rsidRPr="00801E49" w:rsidRDefault="00332621" w:rsidP="006B0BF6">
            <w:pPr>
              <w:spacing w:after="0" w:line="259" w:lineRule="auto"/>
              <w:ind w:left="57" w:right="0" w:firstLine="0"/>
              <w:jc w:val="center"/>
              <w:rPr>
                <w:rFonts w:ascii="Open Sans" w:hAnsi="Open Sans" w:cs="Open Sans"/>
                <w:sz w:val="16"/>
                <w:szCs w:val="24"/>
                <w:rPrChange w:id="1759" w:author="Nicole Wu" w:date="2024-01-08T11:26:00Z">
                  <w:rPr>
                    <w:sz w:val="16"/>
                    <w:szCs w:val="24"/>
                  </w:rPr>
                </w:rPrChange>
              </w:rPr>
            </w:pPr>
            <w:r w:rsidRPr="00801E49">
              <w:rPr>
                <w:rFonts w:ascii="Open Sans" w:hAnsi="Open Sans" w:cs="Open Sans"/>
                <w:sz w:val="16"/>
                <w:szCs w:val="24"/>
                <w:rPrChange w:id="1760" w:author="Nicole Wu" w:date="2024-01-08T11:26:00Z">
                  <w:rPr>
                    <w:sz w:val="16"/>
                    <w:szCs w:val="24"/>
                  </w:rPr>
                </w:rPrChange>
              </w:rPr>
              <w:t>(4.50)</w:t>
            </w:r>
          </w:p>
        </w:tc>
        <w:tc>
          <w:tcPr>
            <w:tcW w:w="574" w:type="dxa"/>
            <w:tcBorders>
              <w:top w:val="nil"/>
              <w:left w:val="nil"/>
              <w:bottom w:val="nil"/>
              <w:right w:val="nil"/>
            </w:tcBorders>
          </w:tcPr>
          <w:p w14:paraId="1020B136" w14:textId="77777777" w:rsidR="00B92327" w:rsidRPr="00801E49" w:rsidRDefault="00332621" w:rsidP="006B0BF6">
            <w:pPr>
              <w:spacing w:after="0" w:line="259" w:lineRule="auto"/>
              <w:ind w:left="0" w:right="0" w:firstLine="0"/>
              <w:jc w:val="center"/>
              <w:rPr>
                <w:rFonts w:ascii="Open Sans" w:hAnsi="Open Sans" w:cs="Open Sans"/>
                <w:sz w:val="16"/>
                <w:szCs w:val="24"/>
                <w:rPrChange w:id="1761" w:author="Nicole Wu" w:date="2024-01-08T11:26:00Z">
                  <w:rPr>
                    <w:sz w:val="16"/>
                    <w:szCs w:val="24"/>
                  </w:rPr>
                </w:rPrChange>
              </w:rPr>
            </w:pPr>
            <w:r w:rsidRPr="00801E49">
              <w:rPr>
                <w:rFonts w:ascii="Open Sans" w:hAnsi="Open Sans" w:cs="Open Sans"/>
                <w:sz w:val="16"/>
                <w:szCs w:val="24"/>
                <w:rPrChange w:id="1762" w:author="Nicole Wu" w:date="2024-01-08T11:26:00Z">
                  <w:rPr>
                    <w:sz w:val="16"/>
                    <w:szCs w:val="24"/>
                  </w:rPr>
                </w:rPrChange>
              </w:rPr>
              <w:t>(0.96)</w:t>
            </w:r>
          </w:p>
        </w:tc>
        <w:tc>
          <w:tcPr>
            <w:tcW w:w="540" w:type="dxa"/>
            <w:tcBorders>
              <w:top w:val="nil"/>
              <w:left w:val="nil"/>
              <w:bottom w:val="nil"/>
              <w:right w:val="nil"/>
            </w:tcBorders>
          </w:tcPr>
          <w:p w14:paraId="513B2D4C" w14:textId="77777777" w:rsidR="00B92327" w:rsidRPr="00801E49" w:rsidRDefault="00332621" w:rsidP="006B0BF6">
            <w:pPr>
              <w:spacing w:after="0" w:line="259" w:lineRule="auto"/>
              <w:ind w:left="36" w:right="0" w:firstLine="0"/>
              <w:jc w:val="center"/>
              <w:rPr>
                <w:rFonts w:ascii="Open Sans" w:hAnsi="Open Sans" w:cs="Open Sans"/>
                <w:sz w:val="16"/>
                <w:szCs w:val="24"/>
                <w:rPrChange w:id="1763" w:author="Nicole Wu" w:date="2024-01-08T11:26:00Z">
                  <w:rPr>
                    <w:sz w:val="16"/>
                    <w:szCs w:val="24"/>
                  </w:rPr>
                </w:rPrChange>
              </w:rPr>
            </w:pPr>
            <w:r w:rsidRPr="00801E49">
              <w:rPr>
                <w:rFonts w:ascii="Open Sans" w:hAnsi="Open Sans" w:cs="Open Sans"/>
                <w:sz w:val="16"/>
                <w:szCs w:val="24"/>
                <w:rPrChange w:id="1764" w:author="Nicole Wu" w:date="2024-01-08T11:26:00Z">
                  <w:rPr>
                    <w:sz w:val="16"/>
                    <w:szCs w:val="24"/>
                  </w:rPr>
                </w:rPrChange>
              </w:rPr>
              <w:t>(3.27)</w:t>
            </w:r>
          </w:p>
        </w:tc>
        <w:tc>
          <w:tcPr>
            <w:tcW w:w="794" w:type="dxa"/>
            <w:tcBorders>
              <w:top w:val="nil"/>
              <w:left w:val="nil"/>
              <w:bottom w:val="nil"/>
              <w:right w:val="nil"/>
            </w:tcBorders>
          </w:tcPr>
          <w:p w14:paraId="66459DCA" w14:textId="77777777" w:rsidR="00B92327" w:rsidRPr="00801E49" w:rsidRDefault="00332621" w:rsidP="006B0BF6">
            <w:pPr>
              <w:spacing w:after="0" w:line="259" w:lineRule="auto"/>
              <w:ind w:left="164" w:right="0" w:firstLine="0"/>
              <w:jc w:val="center"/>
              <w:rPr>
                <w:rFonts w:ascii="Open Sans" w:hAnsi="Open Sans" w:cs="Open Sans"/>
                <w:sz w:val="16"/>
                <w:szCs w:val="24"/>
                <w:rPrChange w:id="1765" w:author="Nicole Wu" w:date="2024-01-08T11:26:00Z">
                  <w:rPr>
                    <w:sz w:val="16"/>
                    <w:szCs w:val="24"/>
                  </w:rPr>
                </w:rPrChange>
              </w:rPr>
            </w:pPr>
            <w:r w:rsidRPr="00801E49">
              <w:rPr>
                <w:rFonts w:ascii="Open Sans" w:hAnsi="Open Sans" w:cs="Open Sans"/>
                <w:sz w:val="16"/>
                <w:szCs w:val="24"/>
                <w:rPrChange w:id="1766" w:author="Nicole Wu" w:date="2024-01-08T11:26:00Z">
                  <w:rPr>
                    <w:sz w:val="16"/>
                    <w:szCs w:val="24"/>
                  </w:rPr>
                </w:rPrChange>
              </w:rPr>
              <w:t>(3.22)</w:t>
            </w:r>
          </w:p>
        </w:tc>
        <w:tc>
          <w:tcPr>
            <w:tcW w:w="574" w:type="dxa"/>
            <w:tcBorders>
              <w:top w:val="nil"/>
              <w:left w:val="nil"/>
              <w:bottom w:val="nil"/>
              <w:right w:val="nil"/>
            </w:tcBorders>
          </w:tcPr>
          <w:p w14:paraId="17C33EC7" w14:textId="77777777" w:rsidR="00B92327" w:rsidRPr="00801E49" w:rsidRDefault="00332621" w:rsidP="006B0BF6">
            <w:pPr>
              <w:spacing w:after="0" w:line="259" w:lineRule="auto"/>
              <w:ind w:left="0" w:right="0" w:firstLine="0"/>
              <w:jc w:val="center"/>
              <w:rPr>
                <w:rFonts w:ascii="Open Sans" w:hAnsi="Open Sans" w:cs="Open Sans"/>
                <w:sz w:val="16"/>
                <w:szCs w:val="24"/>
                <w:rPrChange w:id="1767" w:author="Nicole Wu" w:date="2024-01-08T11:26:00Z">
                  <w:rPr>
                    <w:sz w:val="16"/>
                    <w:szCs w:val="24"/>
                  </w:rPr>
                </w:rPrChange>
              </w:rPr>
            </w:pPr>
            <w:r w:rsidRPr="00801E49">
              <w:rPr>
                <w:rFonts w:ascii="Open Sans" w:hAnsi="Open Sans" w:cs="Open Sans"/>
                <w:sz w:val="16"/>
                <w:szCs w:val="24"/>
                <w:rPrChange w:id="1768" w:author="Nicole Wu" w:date="2024-01-08T11:26:00Z">
                  <w:rPr>
                    <w:sz w:val="16"/>
                    <w:szCs w:val="24"/>
                  </w:rPr>
                </w:rPrChange>
              </w:rPr>
              <w:t>(0.63)</w:t>
            </w:r>
          </w:p>
        </w:tc>
        <w:tc>
          <w:tcPr>
            <w:tcW w:w="646" w:type="dxa"/>
            <w:tcBorders>
              <w:top w:val="nil"/>
              <w:left w:val="nil"/>
              <w:bottom w:val="nil"/>
              <w:right w:val="nil"/>
            </w:tcBorders>
          </w:tcPr>
          <w:p w14:paraId="384C1D74" w14:textId="77777777" w:rsidR="00B92327" w:rsidRPr="00801E49" w:rsidRDefault="00332621" w:rsidP="006B0BF6">
            <w:pPr>
              <w:spacing w:after="0" w:line="259" w:lineRule="auto"/>
              <w:ind w:left="36" w:right="0" w:firstLine="0"/>
              <w:jc w:val="center"/>
              <w:rPr>
                <w:rFonts w:ascii="Open Sans" w:hAnsi="Open Sans" w:cs="Open Sans"/>
                <w:sz w:val="16"/>
                <w:szCs w:val="24"/>
                <w:rPrChange w:id="1769" w:author="Nicole Wu" w:date="2024-01-08T11:26:00Z">
                  <w:rPr>
                    <w:sz w:val="16"/>
                    <w:szCs w:val="24"/>
                  </w:rPr>
                </w:rPrChange>
              </w:rPr>
            </w:pPr>
            <w:r w:rsidRPr="00801E49">
              <w:rPr>
                <w:rFonts w:ascii="Open Sans" w:hAnsi="Open Sans" w:cs="Open Sans"/>
                <w:sz w:val="16"/>
                <w:szCs w:val="24"/>
                <w:rPrChange w:id="1770" w:author="Nicole Wu" w:date="2024-01-08T11:26:00Z">
                  <w:rPr>
                    <w:sz w:val="16"/>
                    <w:szCs w:val="24"/>
                  </w:rPr>
                </w:rPrChange>
              </w:rPr>
              <w:t>(4.01)</w:t>
            </w:r>
          </w:p>
        </w:tc>
        <w:tc>
          <w:tcPr>
            <w:tcW w:w="688" w:type="dxa"/>
            <w:tcBorders>
              <w:top w:val="nil"/>
              <w:left w:val="nil"/>
              <w:bottom w:val="nil"/>
              <w:right w:val="nil"/>
            </w:tcBorders>
          </w:tcPr>
          <w:p w14:paraId="5B12B7B7" w14:textId="77777777" w:rsidR="00B92327" w:rsidRPr="00801E49" w:rsidRDefault="00332621" w:rsidP="006B0BF6">
            <w:pPr>
              <w:spacing w:after="0" w:line="259" w:lineRule="auto"/>
              <w:ind w:left="57" w:right="0" w:firstLine="0"/>
              <w:jc w:val="center"/>
              <w:rPr>
                <w:rFonts w:ascii="Open Sans" w:hAnsi="Open Sans" w:cs="Open Sans"/>
                <w:sz w:val="16"/>
                <w:szCs w:val="24"/>
                <w:rPrChange w:id="1771" w:author="Nicole Wu" w:date="2024-01-08T11:26:00Z">
                  <w:rPr>
                    <w:sz w:val="16"/>
                    <w:szCs w:val="24"/>
                  </w:rPr>
                </w:rPrChange>
              </w:rPr>
            </w:pPr>
            <w:r w:rsidRPr="00801E49">
              <w:rPr>
                <w:rFonts w:ascii="Open Sans" w:hAnsi="Open Sans" w:cs="Open Sans"/>
                <w:sz w:val="16"/>
                <w:szCs w:val="24"/>
                <w:rPrChange w:id="1772" w:author="Nicole Wu" w:date="2024-01-08T11:26:00Z">
                  <w:rPr>
                    <w:sz w:val="16"/>
                    <w:szCs w:val="24"/>
                  </w:rPr>
                </w:rPrChange>
              </w:rPr>
              <w:t>(4.12)</w:t>
            </w:r>
          </w:p>
        </w:tc>
        <w:tc>
          <w:tcPr>
            <w:tcW w:w="472" w:type="dxa"/>
            <w:tcBorders>
              <w:top w:val="nil"/>
              <w:left w:val="nil"/>
              <w:bottom w:val="nil"/>
              <w:right w:val="nil"/>
            </w:tcBorders>
          </w:tcPr>
          <w:p w14:paraId="781ED9BE" w14:textId="77777777" w:rsidR="00B92327" w:rsidRPr="00801E49" w:rsidRDefault="00332621" w:rsidP="006B0BF6">
            <w:pPr>
              <w:spacing w:after="0" w:line="259" w:lineRule="auto"/>
              <w:ind w:left="0" w:right="0" w:firstLine="0"/>
              <w:jc w:val="center"/>
              <w:rPr>
                <w:rFonts w:ascii="Open Sans" w:hAnsi="Open Sans" w:cs="Open Sans"/>
                <w:sz w:val="16"/>
                <w:szCs w:val="24"/>
                <w:rPrChange w:id="1773" w:author="Nicole Wu" w:date="2024-01-08T11:26:00Z">
                  <w:rPr>
                    <w:sz w:val="16"/>
                    <w:szCs w:val="24"/>
                  </w:rPr>
                </w:rPrChange>
              </w:rPr>
            </w:pPr>
            <w:r w:rsidRPr="00801E49">
              <w:rPr>
                <w:rFonts w:ascii="Open Sans" w:hAnsi="Open Sans" w:cs="Open Sans"/>
                <w:sz w:val="16"/>
                <w:szCs w:val="24"/>
                <w:rPrChange w:id="1774" w:author="Nicole Wu" w:date="2024-01-08T11:26:00Z">
                  <w:rPr>
                    <w:sz w:val="16"/>
                    <w:szCs w:val="24"/>
                  </w:rPr>
                </w:rPrChange>
              </w:rPr>
              <w:t>(0.70)</w:t>
            </w:r>
          </w:p>
        </w:tc>
      </w:tr>
      <w:tr w:rsidR="00B92327" w:rsidRPr="00801E49" w14:paraId="0906610E" w14:textId="77777777" w:rsidTr="006B0BF6">
        <w:trPr>
          <w:trHeight w:val="162"/>
        </w:trPr>
        <w:tc>
          <w:tcPr>
            <w:tcW w:w="3738" w:type="dxa"/>
            <w:tcBorders>
              <w:top w:val="nil"/>
              <w:left w:val="nil"/>
              <w:bottom w:val="nil"/>
              <w:right w:val="nil"/>
            </w:tcBorders>
          </w:tcPr>
          <w:p w14:paraId="1E8CB89D" w14:textId="77777777" w:rsidR="00B92327" w:rsidRPr="00801E49" w:rsidRDefault="00332621" w:rsidP="006B0BF6">
            <w:pPr>
              <w:spacing w:after="0" w:line="259" w:lineRule="auto"/>
              <w:ind w:left="0" w:right="0" w:firstLine="0"/>
              <w:jc w:val="left"/>
              <w:rPr>
                <w:rFonts w:ascii="Open Sans" w:hAnsi="Open Sans" w:cs="Open Sans"/>
                <w:sz w:val="16"/>
                <w:szCs w:val="24"/>
                <w:rPrChange w:id="1775" w:author="Nicole Wu" w:date="2024-01-08T11:26:00Z">
                  <w:rPr>
                    <w:sz w:val="16"/>
                    <w:szCs w:val="24"/>
                  </w:rPr>
                </w:rPrChange>
              </w:rPr>
            </w:pPr>
            <w:r w:rsidRPr="00801E49">
              <w:rPr>
                <w:rFonts w:ascii="Open Sans" w:hAnsi="Open Sans" w:cs="Open Sans"/>
                <w:sz w:val="16"/>
                <w:szCs w:val="24"/>
                <w:rPrChange w:id="1776" w:author="Nicole Wu" w:date="2024-01-08T11:26:00Z">
                  <w:rPr>
                    <w:sz w:val="16"/>
                    <w:szCs w:val="24"/>
                  </w:rPr>
                </w:rPrChange>
              </w:rPr>
              <w:t>Displaced household</w:t>
            </w:r>
          </w:p>
        </w:tc>
        <w:tc>
          <w:tcPr>
            <w:tcW w:w="646" w:type="dxa"/>
            <w:tcBorders>
              <w:top w:val="nil"/>
              <w:left w:val="nil"/>
              <w:bottom w:val="nil"/>
              <w:right w:val="nil"/>
            </w:tcBorders>
          </w:tcPr>
          <w:p w14:paraId="1793344E" w14:textId="77777777" w:rsidR="00B92327" w:rsidRPr="00801E49" w:rsidRDefault="00332621" w:rsidP="006B0BF6">
            <w:pPr>
              <w:spacing w:after="0" w:line="259" w:lineRule="auto"/>
              <w:ind w:left="0" w:right="0" w:firstLine="0"/>
              <w:jc w:val="center"/>
              <w:rPr>
                <w:rFonts w:ascii="Open Sans" w:hAnsi="Open Sans" w:cs="Open Sans"/>
                <w:sz w:val="16"/>
                <w:szCs w:val="24"/>
                <w:rPrChange w:id="1777" w:author="Nicole Wu" w:date="2024-01-08T11:26:00Z">
                  <w:rPr>
                    <w:sz w:val="16"/>
                    <w:szCs w:val="24"/>
                  </w:rPr>
                </w:rPrChange>
              </w:rPr>
            </w:pPr>
            <w:r w:rsidRPr="00801E49">
              <w:rPr>
                <w:rFonts w:ascii="Open Sans" w:hAnsi="Open Sans" w:cs="Open Sans"/>
                <w:sz w:val="16"/>
                <w:szCs w:val="24"/>
                <w:rPrChange w:id="1778" w:author="Nicole Wu" w:date="2024-01-08T11:26:00Z">
                  <w:rPr>
                    <w:sz w:val="16"/>
                    <w:szCs w:val="24"/>
                  </w:rPr>
                </w:rPrChange>
              </w:rPr>
              <w:t>0.11</w:t>
            </w:r>
          </w:p>
        </w:tc>
        <w:tc>
          <w:tcPr>
            <w:tcW w:w="688" w:type="dxa"/>
            <w:tcBorders>
              <w:top w:val="nil"/>
              <w:left w:val="nil"/>
              <w:bottom w:val="nil"/>
              <w:right w:val="nil"/>
            </w:tcBorders>
          </w:tcPr>
          <w:p w14:paraId="054A62F1" w14:textId="77777777" w:rsidR="00B92327" w:rsidRPr="00801E49" w:rsidRDefault="00332621" w:rsidP="006B0BF6">
            <w:pPr>
              <w:spacing w:after="0" w:line="259" w:lineRule="auto"/>
              <w:ind w:left="0" w:right="0" w:firstLine="0"/>
              <w:jc w:val="center"/>
              <w:rPr>
                <w:rFonts w:ascii="Open Sans" w:hAnsi="Open Sans" w:cs="Open Sans"/>
                <w:sz w:val="16"/>
                <w:szCs w:val="24"/>
                <w:rPrChange w:id="1779" w:author="Nicole Wu" w:date="2024-01-08T11:26:00Z">
                  <w:rPr>
                    <w:sz w:val="16"/>
                    <w:szCs w:val="24"/>
                  </w:rPr>
                </w:rPrChange>
              </w:rPr>
            </w:pPr>
            <w:r w:rsidRPr="00801E49">
              <w:rPr>
                <w:rFonts w:ascii="Open Sans" w:hAnsi="Open Sans" w:cs="Open Sans"/>
                <w:sz w:val="16"/>
                <w:szCs w:val="24"/>
                <w:rPrChange w:id="1780" w:author="Nicole Wu" w:date="2024-01-08T11:26:00Z">
                  <w:rPr>
                    <w:sz w:val="16"/>
                    <w:szCs w:val="24"/>
                  </w:rPr>
                </w:rPrChange>
              </w:rPr>
              <w:t>0.12</w:t>
            </w:r>
          </w:p>
        </w:tc>
        <w:tc>
          <w:tcPr>
            <w:tcW w:w="574" w:type="dxa"/>
            <w:tcBorders>
              <w:top w:val="nil"/>
              <w:left w:val="nil"/>
              <w:bottom w:val="nil"/>
              <w:right w:val="nil"/>
            </w:tcBorders>
          </w:tcPr>
          <w:p w14:paraId="11C2596C" w14:textId="77777777" w:rsidR="00B92327" w:rsidRPr="00801E49" w:rsidRDefault="00332621" w:rsidP="006B0BF6">
            <w:pPr>
              <w:spacing w:after="0" w:line="259" w:lineRule="auto"/>
              <w:ind w:left="0" w:right="0" w:firstLine="0"/>
              <w:jc w:val="center"/>
              <w:rPr>
                <w:rFonts w:ascii="Open Sans" w:hAnsi="Open Sans" w:cs="Open Sans"/>
                <w:sz w:val="16"/>
                <w:szCs w:val="24"/>
                <w:rPrChange w:id="1781" w:author="Nicole Wu" w:date="2024-01-08T11:26:00Z">
                  <w:rPr>
                    <w:sz w:val="16"/>
                    <w:szCs w:val="24"/>
                  </w:rPr>
                </w:rPrChange>
              </w:rPr>
            </w:pPr>
            <w:r w:rsidRPr="00801E49">
              <w:rPr>
                <w:rFonts w:ascii="Open Sans" w:hAnsi="Open Sans" w:cs="Open Sans"/>
                <w:sz w:val="16"/>
                <w:szCs w:val="24"/>
                <w:rPrChange w:id="1782" w:author="Nicole Wu" w:date="2024-01-08T11:26:00Z">
                  <w:rPr>
                    <w:sz w:val="16"/>
                    <w:szCs w:val="24"/>
                  </w:rPr>
                </w:rPrChange>
              </w:rPr>
              <w:t>0.01</w:t>
            </w:r>
          </w:p>
        </w:tc>
        <w:tc>
          <w:tcPr>
            <w:tcW w:w="540" w:type="dxa"/>
            <w:tcBorders>
              <w:top w:val="nil"/>
              <w:left w:val="nil"/>
              <w:bottom w:val="nil"/>
              <w:right w:val="nil"/>
            </w:tcBorders>
          </w:tcPr>
          <w:p w14:paraId="67ED3B9B" w14:textId="77777777" w:rsidR="00B92327" w:rsidRPr="00801E49" w:rsidRDefault="00332621" w:rsidP="006B0BF6">
            <w:pPr>
              <w:spacing w:after="0" w:line="259" w:lineRule="auto"/>
              <w:ind w:left="0" w:right="0" w:firstLine="0"/>
              <w:jc w:val="center"/>
              <w:rPr>
                <w:rFonts w:ascii="Open Sans" w:hAnsi="Open Sans" w:cs="Open Sans"/>
                <w:sz w:val="16"/>
                <w:szCs w:val="24"/>
                <w:rPrChange w:id="1783" w:author="Nicole Wu" w:date="2024-01-08T11:26:00Z">
                  <w:rPr>
                    <w:sz w:val="16"/>
                    <w:szCs w:val="24"/>
                  </w:rPr>
                </w:rPrChange>
              </w:rPr>
            </w:pPr>
            <w:r w:rsidRPr="00801E49">
              <w:rPr>
                <w:rFonts w:ascii="Open Sans" w:hAnsi="Open Sans" w:cs="Open Sans"/>
                <w:sz w:val="16"/>
                <w:szCs w:val="24"/>
                <w:rPrChange w:id="1784" w:author="Nicole Wu" w:date="2024-01-08T11:26:00Z">
                  <w:rPr>
                    <w:sz w:val="16"/>
                    <w:szCs w:val="24"/>
                  </w:rPr>
                </w:rPrChange>
              </w:rPr>
              <w:t>0.03</w:t>
            </w:r>
          </w:p>
        </w:tc>
        <w:tc>
          <w:tcPr>
            <w:tcW w:w="794" w:type="dxa"/>
            <w:tcBorders>
              <w:top w:val="nil"/>
              <w:left w:val="nil"/>
              <w:bottom w:val="nil"/>
              <w:right w:val="nil"/>
            </w:tcBorders>
          </w:tcPr>
          <w:p w14:paraId="13148C11" w14:textId="77777777" w:rsidR="00B92327" w:rsidRPr="00801E49" w:rsidRDefault="00332621" w:rsidP="006B0BF6">
            <w:pPr>
              <w:spacing w:after="0" w:line="259" w:lineRule="auto"/>
              <w:ind w:left="0" w:right="0" w:firstLine="0"/>
              <w:jc w:val="center"/>
              <w:rPr>
                <w:rFonts w:ascii="Open Sans" w:hAnsi="Open Sans" w:cs="Open Sans"/>
                <w:sz w:val="16"/>
                <w:szCs w:val="24"/>
                <w:rPrChange w:id="1785" w:author="Nicole Wu" w:date="2024-01-08T11:26:00Z">
                  <w:rPr>
                    <w:sz w:val="16"/>
                    <w:szCs w:val="24"/>
                  </w:rPr>
                </w:rPrChange>
              </w:rPr>
            </w:pPr>
            <w:r w:rsidRPr="00801E49">
              <w:rPr>
                <w:rFonts w:ascii="Open Sans" w:hAnsi="Open Sans" w:cs="Open Sans"/>
                <w:sz w:val="16"/>
                <w:szCs w:val="24"/>
                <w:rPrChange w:id="1786" w:author="Nicole Wu" w:date="2024-01-08T11:26:00Z">
                  <w:rPr>
                    <w:sz w:val="16"/>
                    <w:szCs w:val="24"/>
                  </w:rPr>
                </w:rPrChange>
              </w:rPr>
              <w:t>0.03</w:t>
            </w:r>
          </w:p>
        </w:tc>
        <w:tc>
          <w:tcPr>
            <w:tcW w:w="574" w:type="dxa"/>
            <w:tcBorders>
              <w:top w:val="nil"/>
              <w:left w:val="nil"/>
              <w:bottom w:val="nil"/>
              <w:right w:val="nil"/>
            </w:tcBorders>
          </w:tcPr>
          <w:p w14:paraId="164E2B17" w14:textId="77777777" w:rsidR="00B92327" w:rsidRPr="00801E49" w:rsidRDefault="00332621" w:rsidP="006B0BF6">
            <w:pPr>
              <w:spacing w:after="0" w:line="259" w:lineRule="auto"/>
              <w:ind w:left="0" w:right="0" w:firstLine="0"/>
              <w:jc w:val="center"/>
              <w:rPr>
                <w:rFonts w:ascii="Open Sans" w:hAnsi="Open Sans" w:cs="Open Sans"/>
                <w:sz w:val="16"/>
                <w:szCs w:val="24"/>
                <w:rPrChange w:id="1787" w:author="Nicole Wu" w:date="2024-01-08T11:26:00Z">
                  <w:rPr>
                    <w:sz w:val="16"/>
                    <w:szCs w:val="24"/>
                  </w:rPr>
                </w:rPrChange>
              </w:rPr>
            </w:pPr>
            <w:r w:rsidRPr="00801E49">
              <w:rPr>
                <w:rFonts w:ascii="Open Sans" w:hAnsi="Open Sans" w:cs="Open Sans"/>
                <w:sz w:val="16"/>
                <w:szCs w:val="24"/>
                <w:rPrChange w:id="1788" w:author="Nicole Wu" w:date="2024-01-08T11:26:00Z">
                  <w:rPr>
                    <w:sz w:val="16"/>
                    <w:szCs w:val="24"/>
                  </w:rPr>
                </w:rPrChange>
              </w:rPr>
              <w:t>-0.00</w:t>
            </w:r>
          </w:p>
        </w:tc>
        <w:tc>
          <w:tcPr>
            <w:tcW w:w="646" w:type="dxa"/>
            <w:tcBorders>
              <w:top w:val="nil"/>
              <w:left w:val="nil"/>
              <w:bottom w:val="nil"/>
              <w:right w:val="nil"/>
            </w:tcBorders>
          </w:tcPr>
          <w:p w14:paraId="4FD7CCB3" w14:textId="77777777" w:rsidR="00B92327" w:rsidRPr="00801E49" w:rsidRDefault="00332621" w:rsidP="006B0BF6">
            <w:pPr>
              <w:spacing w:after="0" w:line="259" w:lineRule="auto"/>
              <w:ind w:left="0" w:right="0" w:firstLine="0"/>
              <w:jc w:val="center"/>
              <w:rPr>
                <w:rFonts w:ascii="Open Sans" w:hAnsi="Open Sans" w:cs="Open Sans"/>
                <w:sz w:val="16"/>
                <w:szCs w:val="24"/>
                <w:rPrChange w:id="1789" w:author="Nicole Wu" w:date="2024-01-08T11:26:00Z">
                  <w:rPr>
                    <w:sz w:val="16"/>
                    <w:szCs w:val="24"/>
                  </w:rPr>
                </w:rPrChange>
              </w:rPr>
            </w:pPr>
            <w:r w:rsidRPr="00801E49">
              <w:rPr>
                <w:rFonts w:ascii="Open Sans" w:hAnsi="Open Sans" w:cs="Open Sans"/>
                <w:sz w:val="16"/>
                <w:szCs w:val="24"/>
                <w:rPrChange w:id="1790" w:author="Nicole Wu" w:date="2024-01-08T11:26:00Z">
                  <w:rPr>
                    <w:sz w:val="16"/>
                    <w:szCs w:val="24"/>
                  </w:rPr>
                </w:rPrChange>
              </w:rPr>
              <w:t>0.06</w:t>
            </w:r>
          </w:p>
        </w:tc>
        <w:tc>
          <w:tcPr>
            <w:tcW w:w="688" w:type="dxa"/>
            <w:tcBorders>
              <w:top w:val="nil"/>
              <w:left w:val="nil"/>
              <w:bottom w:val="nil"/>
              <w:right w:val="nil"/>
            </w:tcBorders>
          </w:tcPr>
          <w:p w14:paraId="24D4C379" w14:textId="77777777" w:rsidR="00B92327" w:rsidRPr="00801E49" w:rsidRDefault="00332621" w:rsidP="006B0BF6">
            <w:pPr>
              <w:spacing w:after="0" w:line="259" w:lineRule="auto"/>
              <w:ind w:left="0" w:right="0" w:firstLine="0"/>
              <w:jc w:val="center"/>
              <w:rPr>
                <w:rFonts w:ascii="Open Sans" w:hAnsi="Open Sans" w:cs="Open Sans"/>
                <w:sz w:val="16"/>
                <w:szCs w:val="24"/>
                <w:rPrChange w:id="1791" w:author="Nicole Wu" w:date="2024-01-08T11:26:00Z">
                  <w:rPr>
                    <w:sz w:val="16"/>
                    <w:szCs w:val="24"/>
                  </w:rPr>
                </w:rPrChange>
              </w:rPr>
            </w:pPr>
            <w:r w:rsidRPr="00801E49">
              <w:rPr>
                <w:rFonts w:ascii="Open Sans" w:hAnsi="Open Sans" w:cs="Open Sans"/>
                <w:sz w:val="16"/>
                <w:szCs w:val="24"/>
                <w:rPrChange w:id="1792" w:author="Nicole Wu" w:date="2024-01-08T11:26:00Z">
                  <w:rPr>
                    <w:sz w:val="16"/>
                    <w:szCs w:val="24"/>
                  </w:rPr>
                </w:rPrChange>
              </w:rPr>
              <w:t>0.06</w:t>
            </w:r>
          </w:p>
        </w:tc>
        <w:tc>
          <w:tcPr>
            <w:tcW w:w="472" w:type="dxa"/>
            <w:tcBorders>
              <w:top w:val="nil"/>
              <w:left w:val="nil"/>
              <w:bottom w:val="nil"/>
              <w:right w:val="nil"/>
            </w:tcBorders>
          </w:tcPr>
          <w:p w14:paraId="115BC7A3" w14:textId="77777777" w:rsidR="00B92327" w:rsidRPr="00801E49" w:rsidRDefault="00332621" w:rsidP="006B0BF6">
            <w:pPr>
              <w:spacing w:after="0" w:line="259" w:lineRule="auto"/>
              <w:ind w:left="0" w:right="0" w:firstLine="0"/>
              <w:jc w:val="center"/>
              <w:rPr>
                <w:rFonts w:ascii="Open Sans" w:hAnsi="Open Sans" w:cs="Open Sans"/>
                <w:sz w:val="16"/>
                <w:szCs w:val="24"/>
                <w:rPrChange w:id="1793" w:author="Nicole Wu" w:date="2024-01-08T11:26:00Z">
                  <w:rPr>
                    <w:sz w:val="16"/>
                    <w:szCs w:val="24"/>
                  </w:rPr>
                </w:rPrChange>
              </w:rPr>
            </w:pPr>
            <w:r w:rsidRPr="00801E49">
              <w:rPr>
                <w:rFonts w:ascii="Open Sans" w:hAnsi="Open Sans" w:cs="Open Sans"/>
                <w:sz w:val="16"/>
                <w:szCs w:val="24"/>
                <w:rPrChange w:id="1794" w:author="Nicole Wu" w:date="2024-01-08T11:26:00Z">
                  <w:rPr>
                    <w:sz w:val="16"/>
                    <w:szCs w:val="24"/>
                  </w:rPr>
                </w:rPrChange>
              </w:rPr>
              <w:t>0.00</w:t>
            </w:r>
          </w:p>
        </w:tc>
      </w:tr>
      <w:tr w:rsidR="00B92327" w:rsidRPr="00801E49" w14:paraId="4B6F7C49" w14:textId="77777777" w:rsidTr="006B0BF6">
        <w:trPr>
          <w:trHeight w:val="162"/>
        </w:trPr>
        <w:tc>
          <w:tcPr>
            <w:tcW w:w="3738" w:type="dxa"/>
            <w:tcBorders>
              <w:top w:val="nil"/>
              <w:left w:val="nil"/>
              <w:bottom w:val="nil"/>
              <w:right w:val="nil"/>
            </w:tcBorders>
          </w:tcPr>
          <w:p w14:paraId="54C60956" w14:textId="77777777" w:rsidR="00B92327" w:rsidRPr="00801E49" w:rsidRDefault="00B92327" w:rsidP="006B0BF6">
            <w:pPr>
              <w:spacing w:after="0" w:line="259" w:lineRule="auto"/>
              <w:ind w:left="0" w:right="0" w:firstLine="0"/>
              <w:jc w:val="left"/>
              <w:rPr>
                <w:rFonts w:ascii="Open Sans" w:hAnsi="Open Sans" w:cs="Open Sans"/>
                <w:sz w:val="16"/>
                <w:szCs w:val="24"/>
                <w:rPrChange w:id="1795" w:author="Nicole Wu" w:date="2024-01-08T11:26:00Z">
                  <w:rPr>
                    <w:sz w:val="16"/>
                    <w:szCs w:val="24"/>
                  </w:rPr>
                </w:rPrChange>
              </w:rPr>
            </w:pPr>
          </w:p>
        </w:tc>
        <w:tc>
          <w:tcPr>
            <w:tcW w:w="646" w:type="dxa"/>
            <w:tcBorders>
              <w:top w:val="nil"/>
              <w:left w:val="nil"/>
              <w:bottom w:val="nil"/>
              <w:right w:val="nil"/>
            </w:tcBorders>
          </w:tcPr>
          <w:p w14:paraId="4C610B5F" w14:textId="77777777" w:rsidR="00B92327" w:rsidRPr="00801E49" w:rsidRDefault="00332621" w:rsidP="006B0BF6">
            <w:pPr>
              <w:spacing w:after="0" w:line="259" w:lineRule="auto"/>
              <w:ind w:left="36" w:right="0" w:firstLine="0"/>
              <w:jc w:val="center"/>
              <w:rPr>
                <w:rFonts w:ascii="Open Sans" w:hAnsi="Open Sans" w:cs="Open Sans"/>
                <w:sz w:val="16"/>
                <w:szCs w:val="24"/>
                <w:rPrChange w:id="1796" w:author="Nicole Wu" w:date="2024-01-08T11:26:00Z">
                  <w:rPr>
                    <w:sz w:val="16"/>
                    <w:szCs w:val="24"/>
                  </w:rPr>
                </w:rPrChange>
              </w:rPr>
            </w:pPr>
            <w:r w:rsidRPr="00801E49">
              <w:rPr>
                <w:rFonts w:ascii="Open Sans" w:hAnsi="Open Sans" w:cs="Open Sans"/>
                <w:sz w:val="16"/>
                <w:szCs w:val="24"/>
                <w:rPrChange w:id="1797" w:author="Nicole Wu" w:date="2024-01-08T11:26:00Z">
                  <w:rPr>
                    <w:sz w:val="16"/>
                    <w:szCs w:val="24"/>
                  </w:rPr>
                </w:rPrChange>
              </w:rPr>
              <w:t>(0.31)</w:t>
            </w:r>
          </w:p>
        </w:tc>
        <w:tc>
          <w:tcPr>
            <w:tcW w:w="688" w:type="dxa"/>
            <w:tcBorders>
              <w:top w:val="nil"/>
              <w:left w:val="nil"/>
              <w:bottom w:val="nil"/>
              <w:right w:val="nil"/>
            </w:tcBorders>
          </w:tcPr>
          <w:p w14:paraId="41FE2144" w14:textId="77777777" w:rsidR="00B92327" w:rsidRPr="00801E49" w:rsidRDefault="00332621" w:rsidP="006B0BF6">
            <w:pPr>
              <w:spacing w:after="0" w:line="259" w:lineRule="auto"/>
              <w:ind w:left="57" w:right="0" w:firstLine="0"/>
              <w:jc w:val="center"/>
              <w:rPr>
                <w:rFonts w:ascii="Open Sans" w:hAnsi="Open Sans" w:cs="Open Sans"/>
                <w:sz w:val="16"/>
                <w:szCs w:val="24"/>
                <w:rPrChange w:id="1798" w:author="Nicole Wu" w:date="2024-01-08T11:26:00Z">
                  <w:rPr>
                    <w:sz w:val="16"/>
                    <w:szCs w:val="24"/>
                  </w:rPr>
                </w:rPrChange>
              </w:rPr>
            </w:pPr>
            <w:r w:rsidRPr="00801E49">
              <w:rPr>
                <w:rFonts w:ascii="Open Sans" w:hAnsi="Open Sans" w:cs="Open Sans"/>
                <w:sz w:val="16"/>
                <w:szCs w:val="24"/>
                <w:rPrChange w:id="1799" w:author="Nicole Wu" w:date="2024-01-08T11:26:00Z">
                  <w:rPr>
                    <w:sz w:val="16"/>
                    <w:szCs w:val="24"/>
                  </w:rPr>
                </w:rPrChange>
              </w:rPr>
              <w:t>(0.32)</w:t>
            </w:r>
          </w:p>
        </w:tc>
        <w:tc>
          <w:tcPr>
            <w:tcW w:w="574" w:type="dxa"/>
            <w:tcBorders>
              <w:top w:val="nil"/>
              <w:left w:val="nil"/>
              <w:bottom w:val="nil"/>
              <w:right w:val="nil"/>
            </w:tcBorders>
          </w:tcPr>
          <w:p w14:paraId="4D4EFACE" w14:textId="77777777" w:rsidR="00B92327" w:rsidRPr="00801E49" w:rsidRDefault="00332621" w:rsidP="006B0BF6">
            <w:pPr>
              <w:spacing w:after="0" w:line="259" w:lineRule="auto"/>
              <w:ind w:left="0" w:right="0" w:firstLine="0"/>
              <w:jc w:val="center"/>
              <w:rPr>
                <w:rFonts w:ascii="Open Sans" w:hAnsi="Open Sans" w:cs="Open Sans"/>
                <w:sz w:val="16"/>
                <w:szCs w:val="24"/>
                <w:rPrChange w:id="1800" w:author="Nicole Wu" w:date="2024-01-08T11:26:00Z">
                  <w:rPr>
                    <w:sz w:val="16"/>
                    <w:szCs w:val="24"/>
                  </w:rPr>
                </w:rPrChange>
              </w:rPr>
            </w:pPr>
            <w:r w:rsidRPr="00801E49">
              <w:rPr>
                <w:rFonts w:ascii="Open Sans" w:hAnsi="Open Sans" w:cs="Open Sans"/>
                <w:sz w:val="16"/>
                <w:szCs w:val="24"/>
                <w:rPrChange w:id="1801" w:author="Nicole Wu" w:date="2024-01-08T11:26:00Z">
                  <w:rPr>
                    <w:sz w:val="16"/>
                    <w:szCs w:val="24"/>
                  </w:rPr>
                </w:rPrChange>
              </w:rPr>
              <w:t>(0.67)</w:t>
            </w:r>
          </w:p>
        </w:tc>
        <w:tc>
          <w:tcPr>
            <w:tcW w:w="540" w:type="dxa"/>
            <w:tcBorders>
              <w:top w:val="nil"/>
              <w:left w:val="nil"/>
              <w:bottom w:val="nil"/>
              <w:right w:val="nil"/>
            </w:tcBorders>
          </w:tcPr>
          <w:p w14:paraId="69F88727" w14:textId="77777777" w:rsidR="00B92327" w:rsidRPr="00801E49" w:rsidRDefault="00332621" w:rsidP="006B0BF6">
            <w:pPr>
              <w:spacing w:after="0" w:line="259" w:lineRule="auto"/>
              <w:ind w:left="36" w:right="0" w:firstLine="0"/>
              <w:jc w:val="center"/>
              <w:rPr>
                <w:rFonts w:ascii="Open Sans" w:hAnsi="Open Sans" w:cs="Open Sans"/>
                <w:sz w:val="16"/>
                <w:szCs w:val="24"/>
                <w:rPrChange w:id="1802" w:author="Nicole Wu" w:date="2024-01-08T11:26:00Z">
                  <w:rPr>
                    <w:sz w:val="16"/>
                    <w:szCs w:val="24"/>
                  </w:rPr>
                </w:rPrChange>
              </w:rPr>
            </w:pPr>
            <w:r w:rsidRPr="00801E49">
              <w:rPr>
                <w:rFonts w:ascii="Open Sans" w:hAnsi="Open Sans" w:cs="Open Sans"/>
                <w:sz w:val="16"/>
                <w:szCs w:val="24"/>
                <w:rPrChange w:id="1803" w:author="Nicole Wu" w:date="2024-01-08T11:26:00Z">
                  <w:rPr>
                    <w:sz w:val="16"/>
                    <w:szCs w:val="24"/>
                  </w:rPr>
                </w:rPrChange>
              </w:rPr>
              <w:t>(0.18)</w:t>
            </w:r>
          </w:p>
        </w:tc>
        <w:tc>
          <w:tcPr>
            <w:tcW w:w="794" w:type="dxa"/>
            <w:tcBorders>
              <w:top w:val="nil"/>
              <w:left w:val="nil"/>
              <w:bottom w:val="nil"/>
              <w:right w:val="nil"/>
            </w:tcBorders>
          </w:tcPr>
          <w:p w14:paraId="7E65C698" w14:textId="77777777" w:rsidR="00B92327" w:rsidRPr="00801E49" w:rsidRDefault="00332621" w:rsidP="006B0BF6">
            <w:pPr>
              <w:spacing w:after="0" w:line="259" w:lineRule="auto"/>
              <w:ind w:left="164" w:right="0" w:firstLine="0"/>
              <w:jc w:val="center"/>
              <w:rPr>
                <w:rFonts w:ascii="Open Sans" w:hAnsi="Open Sans" w:cs="Open Sans"/>
                <w:sz w:val="16"/>
                <w:szCs w:val="24"/>
                <w:rPrChange w:id="1804" w:author="Nicole Wu" w:date="2024-01-08T11:26:00Z">
                  <w:rPr>
                    <w:sz w:val="16"/>
                    <w:szCs w:val="24"/>
                  </w:rPr>
                </w:rPrChange>
              </w:rPr>
            </w:pPr>
            <w:r w:rsidRPr="00801E49">
              <w:rPr>
                <w:rFonts w:ascii="Open Sans" w:hAnsi="Open Sans" w:cs="Open Sans"/>
                <w:sz w:val="16"/>
                <w:szCs w:val="24"/>
                <w:rPrChange w:id="1805" w:author="Nicole Wu" w:date="2024-01-08T11:26:00Z">
                  <w:rPr>
                    <w:sz w:val="16"/>
                    <w:szCs w:val="24"/>
                  </w:rPr>
                </w:rPrChange>
              </w:rPr>
              <w:t>(0.18)</w:t>
            </w:r>
          </w:p>
        </w:tc>
        <w:tc>
          <w:tcPr>
            <w:tcW w:w="574" w:type="dxa"/>
            <w:tcBorders>
              <w:top w:val="nil"/>
              <w:left w:val="nil"/>
              <w:bottom w:val="nil"/>
              <w:right w:val="nil"/>
            </w:tcBorders>
          </w:tcPr>
          <w:p w14:paraId="2180B6D9" w14:textId="77777777" w:rsidR="00B92327" w:rsidRPr="00801E49" w:rsidRDefault="00332621" w:rsidP="006B0BF6">
            <w:pPr>
              <w:spacing w:after="0" w:line="259" w:lineRule="auto"/>
              <w:ind w:left="0" w:right="0" w:firstLine="0"/>
              <w:jc w:val="center"/>
              <w:rPr>
                <w:rFonts w:ascii="Open Sans" w:hAnsi="Open Sans" w:cs="Open Sans"/>
                <w:sz w:val="16"/>
                <w:szCs w:val="24"/>
                <w:rPrChange w:id="1806" w:author="Nicole Wu" w:date="2024-01-08T11:26:00Z">
                  <w:rPr>
                    <w:sz w:val="16"/>
                    <w:szCs w:val="24"/>
                  </w:rPr>
                </w:rPrChange>
              </w:rPr>
            </w:pPr>
            <w:r w:rsidRPr="00801E49">
              <w:rPr>
                <w:rFonts w:ascii="Open Sans" w:hAnsi="Open Sans" w:cs="Open Sans"/>
                <w:sz w:val="16"/>
                <w:szCs w:val="24"/>
                <w:rPrChange w:id="1807" w:author="Nicole Wu" w:date="2024-01-08T11:26:00Z">
                  <w:rPr>
                    <w:sz w:val="16"/>
                    <w:szCs w:val="24"/>
                  </w:rPr>
                </w:rPrChange>
              </w:rPr>
              <w:t>(0.85)</w:t>
            </w:r>
          </w:p>
        </w:tc>
        <w:tc>
          <w:tcPr>
            <w:tcW w:w="646" w:type="dxa"/>
            <w:tcBorders>
              <w:top w:val="nil"/>
              <w:left w:val="nil"/>
              <w:bottom w:val="nil"/>
              <w:right w:val="nil"/>
            </w:tcBorders>
          </w:tcPr>
          <w:p w14:paraId="61F35F99" w14:textId="77777777" w:rsidR="00B92327" w:rsidRPr="00801E49" w:rsidRDefault="00332621" w:rsidP="006B0BF6">
            <w:pPr>
              <w:spacing w:after="0" w:line="259" w:lineRule="auto"/>
              <w:ind w:left="36" w:right="0" w:firstLine="0"/>
              <w:jc w:val="center"/>
              <w:rPr>
                <w:rFonts w:ascii="Open Sans" w:hAnsi="Open Sans" w:cs="Open Sans"/>
                <w:sz w:val="16"/>
                <w:szCs w:val="24"/>
                <w:rPrChange w:id="1808" w:author="Nicole Wu" w:date="2024-01-08T11:26:00Z">
                  <w:rPr>
                    <w:sz w:val="16"/>
                    <w:szCs w:val="24"/>
                  </w:rPr>
                </w:rPrChange>
              </w:rPr>
            </w:pPr>
            <w:r w:rsidRPr="00801E49">
              <w:rPr>
                <w:rFonts w:ascii="Open Sans" w:hAnsi="Open Sans" w:cs="Open Sans"/>
                <w:sz w:val="16"/>
                <w:szCs w:val="24"/>
                <w:rPrChange w:id="1809" w:author="Nicole Wu" w:date="2024-01-08T11:26:00Z">
                  <w:rPr>
                    <w:sz w:val="16"/>
                    <w:szCs w:val="24"/>
                  </w:rPr>
                </w:rPrChange>
              </w:rPr>
              <w:t>(0.23)</w:t>
            </w:r>
          </w:p>
        </w:tc>
        <w:tc>
          <w:tcPr>
            <w:tcW w:w="688" w:type="dxa"/>
            <w:tcBorders>
              <w:top w:val="nil"/>
              <w:left w:val="nil"/>
              <w:bottom w:val="nil"/>
              <w:right w:val="nil"/>
            </w:tcBorders>
          </w:tcPr>
          <w:p w14:paraId="50A75655" w14:textId="77777777" w:rsidR="00B92327" w:rsidRPr="00801E49" w:rsidRDefault="00332621" w:rsidP="006B0BF6">
            <w:pPr>
              <w:spacing w:after="0" w:line="259" w:lineRule="auto"/>
              <w:ind w:left="57" w:right="0" w:firstLine="0"/>
              <w:jc w:val="center"/>
              <w:rPr>
                <w:rFonts w:ascii="Open Sans" w:hAnsi="Open Sans" w:cs="Open Sans"/>
                <w:sz w:val="16"/>
                <w:szCs w:val="24"/>
                <w:rPrChange w:id="1810" w:author="Nicole Wu" w:date="2024-01-08T11:26:00Z">
                  <w:rPr>
                    <w:sz w:val="16"/>
                    <w:szCs w:val="24"/>
                  </w:rPr>
                </w:rPrChange>
              </w:rPr>
            </w:pPr>
            <w:r w:rsidRPr="00801E49">
              <w:rPr>
                <w:rFonts w:ascii="Open Sans" w:hAnsi="Open Sans" w:cs="Open Sans"/>
                <w:sz w:val="16"/>
                <w:szCs w:val="24"/>
                <w:rPrChange w:id="1811" w:author="Nicole Wu" w:date="2024-01-08T11:26:00Z">
                  <w:rPr>
                    <w:sz w:val="16"/>
                    <w:szCs w:val="24"/>
                  </w:rPr>
                </w:rPrChange>
              </w:rPr>
              <w:t>(0.23)</w:t>
            </w:r>
          </w:p>
        </w:tc>
        <w:tc>
          <w:tcPr>
            <w:tcW w:w="472" w:type="dxa"/>
            <w:tcBorders>
              <w:top w:val="nil"/>
              <w:left w:val="nil"/>
              <w:bottom w:val="nil"/>
              <w:right w:val="nil"/>
            </w:tcBorders>
          </w:tcPr>
          <w:p w14:paraId="3EA7EE58" w14:textId="77777777" w:rsidR="00B92327" w:rsidRPr="00801E49" w:rsidRDefault="00332621" w:rsidP="006B0BF6">
            <w:pPr>
              <w:spacing w:after="0" w:line="259" w:lineRule="auto"/>
              <w:ind w:left="0" w:right="0" w:firstLine="0"/>
              <w:jc w:val="center"/>
              <w:rPr>
                <w:rFonts w:ascii="Open Sans" w:hAnsi="Open Sans" w:cs="Open Sans"/>
                <w:sz w:val="16"/>
                <w:szCs w:val="24"/>
                <w:rPrChange w:id="1812" w:author="Nicole Wu" w:date="2024-01-08T11:26:00Z">
                  <w:rPr>
                    <w:sz w:val="16"/>
                    <w:szCs w:val="24"/>
                  </w:rPr>
                </w:rPrChange>
              </w:rPr>
            </w:pPr>
            <w:r w:rsidRPr="00801E49">
              <w:rPr>
                <w:rFonts w:ascii="Open Sans" w:hAnsi="Open Sans" w:cs="Open Sans"/>
                <w:sz w:val="16"/>
                <w:szCs w:val="24"/>
                <w:rPrChange w:id="1813" w:author="Nicole Wu" w:date="2024-01-08T11:26:00Z">
                  <w:rPr>
                    <w:sz w:val="16"/>
                    <w:szCs w:val="24"/>
                  </w:rPr>
                </w:rPrChange>
              </w:rPr>
              <w:t>(0.86)</w:t>
            </w:r>
          </w:p>
        </w:tc>
      </w:tr>
      <w:tr w:rsidR="00B92327" w:rsidRPr="00801E49" w14:paraId="005AEB3B" w14:textId="77777777" w:rsidTr="006B0BF6">
        <w:trPr>
          <w:trHeight w:val="162"/>
        </w:trPr>
        <w:tc>
          <w:tcPr>
            <w:tcW w:w="3738" w:type="dxa"/>
            <w:tcBorders>
              <w:top w:val="nil"/>
              <w:left w:val="nil"/>
              <w:bottom w:val="nil"/>
              <w:right w:val="nil"/>
            </w:tcBorders>
          </w:tcPr>
          <w:p w14:paraId="0EFFDFF4" w14:textId="77777777" w:rsidR="00B92327" w:rsidRPr="00801E49" w:rsidRDefault="00332621" w:rsidP="006B0BF6">
            <w:pPr>
              <w:spacing w:after="0" w:line="259" w:lineRule="auto"/>
              <w:ind w:left="0" w:right="0" w:firstLine="0"/>
              <w:jc w:val="left"/>
              <w:rPr>
                <w:rFonts w:ascii="Open Sans" w:hAnsi="Open Sans" w:cs="Open Sans"/>
                <w:sz w:val="16"/>
                <w:szCs w:val="24"/>
                <w:rPrChange w:id="1814" w:author="Nicole Wu" w:date="2024-01-08T11:26:00Z">
                  <w:rPr>
                    <w:sz w:val="16"/>
                    <w:szCs w:val="24"/>
                  </w:rPr>
                </w:rPrChange>
              </w:rPr>
            </w:pPr>
            <w:r w:rsidRPr="00801E49">
              <w:rPr>
                <w:rFonts w:ascii="Open Sans" w:hAnsi="Open Sans" w:cs="Open Sans"/>
                <w:sz w:val="16"/>
                <w:szCs w:val="24"/>
                <w:rPrChange w:id="1815" w:author="Nicole Wu" w:date="2024-01-08T11:26:00Z">
                  <w:rPr>
                    <w:sz w:val="16"/>
                    <w:szCs w:val="24"/>
                  </w:rPr>
                </w:rPrChange>
              </w:rPr>
              <w:t>Household size</w:t>
            </w:r>
          </w:p>
        </w:tc>
        <w:tc>
          <w:tcPr>
            <w:tcW w:w="646" w:type="dxa"/>
            <w:tcBorders>
              <w:top w:val="nil"/>
              <w:left w:val="nil"/>
              <w:bottom w:val="nil"/>
              <w:right w:val="nil"/>
            </w:tcBorders>
          </w:tcPr>
          <w:p w14:paraId="093F488B" w14:textId="77777777" w:rsidR="00B92327" w:rsidRPr="00801E49" w:rsidRDefault="00332621" w:rsidP="006B0BF6">
            <w:pPr>
              <w:spacing w:after="0" w:line="259" w:lineRule="auto"/>
              <w:ind w:left="0" w:right="0" w:firstLine="0"/>
              <w:jc w:val="center"/>
              <w:rPr>
                <w:rFonts w:ascii="Open Sans" w:hAnsi="Open Sans" w:cs="Open Sans"/>
                <w:sz w:val="16"/>
                <w:szCs w:val="24"/>
                <w:rPrChange w:id="1816" w:author="Nicole Wu" w:date="2024-01-08T11:26:00Z">
                  <w:rPr>
                    <w:sz w:val="16"/>
                    <w:szCs w:val="24"/>
                  </w:rPr>
                </w:rPrChange>
              </w:rPr>
            </w:pPr>
            <w:r w:rsidRPr="00801E49">
              <w:rPr>
                <w:rFonts w:ascii="Open Sans" w:hAnsi="Open Sans" w:cs="Open Sans"/>
                <w:sz w:val="16"/>
                <w:szCs w:val="24"/>
                <w:rPrChange w:id="1817" w:author="Nicole Wu" w:date="2024-01-08T11:26:00Z">
                  <w:rPr>
                    <w:sz w:val="16"/>
                    <w:szCs w:val="24"/>
                  </w:rPr>
                </w:rPrChange>
              </w:rPr>
              <w:t>7.68</w:t>
            </w:r>
          </w:p>
        </w:tc>
        <w:tc>
          <w:tcPr>
            <w:tcW w:w="688" w:type="dxa"/>
            <w:tcBorders>
              <w:top w:val="nil"/>
              <w:left w:val="nil"/>
              <w:bottom w:val="nil"/>
              <w:right w:val="nil"/>
            </w:tcBorders>
          </w:tcPr>
          <w:p w14:paraId="5BCEB91D" w14:textId="77777777" w:rsidR="00B92327" w:rsidRPr="00801E49" w:rsidRDefault="00332621" w:rsidP="006B0BF6">
            <w:pPr>
              <w:spacing w:after="0" w:line="259" w:lineRule="auto"/>
              <w:ind w:left="0" w:right="0" w:firstLine="0"/>
              <w:jc w:val="center"/>
              <w:rPr>
                <w:rFonts w:ascii="Open Sans" w:hAnsi="Open Sans" w:cs="Open Sans"/>
                <w:sz w:val="16"/>
                <w:szCs w:val="24"/>
                <w:rPrChange w:id="1818" w:author="Nicole Wu" w:date="2024-01-08T11:26:00Z">
                  <w:rPr>
                    <w:sz w:val="16"/>
                    <w:szCs w:val="24"/>
                  </w:rPr>
                </w:rPrChange>
              </w:rPr>
            </w:pPr>
            <w:r w:rsidRPr="00801E49">
              <w:rPr>
                <w:rFonts w:ascii="Open Sans" w:hAnsi="Open Sans" w:cs="Open Sans"/>
                <w:sz w:val="16"/>
                <w:szCs w:val="24"/>
                <w:rPrChange w:id="1819" w:author="Nicole Wu" w:date="2024-01-08T11:26:00Z">
                  <w:rPr>
                    <w:sz w:val="16"/>
                    <w:szCs w:val="24"/>
                  </w:rPr>
                </w:rPrChange>
              </w:rPr>
              <w:t>7.95</w:t>
            </w:r>
          </w:p>
        </w:tc>
        <w:tc>
          <w:tcPr>
            <w:tcW w:w="574" w:type="dxa"/>
            <w:tcBorders>
              <w:top w:val="nil"/>
              <w:left w:val="nil"/>
              <w:bottom w:val="nil"/>
              <w:right w:val="nil"/>
            </w:tcBorders>
          </w:tcPr>
          <w:p w14:paraId="24A0655A" w14:textId="77777777" w:rsidR="00B92327" w:rsidRPr="00801E49" w:rsidRDefault="00332621" w:rsidP="006B0BF6">
            <w:pPr>
              <w:spacing w:after="0" w:line="259" w:lineRule="auto"/>
              <w:ind w:left="0" w:right="0" w:firstLine="0"/>
              <w:jc w:val="center"/>
              <w:rPr>
                <w:rFonts w:ascii="Open Sans" w:hAnsi="Open Sans" w:cs="Open Sans"/>
                <w:sz w:val="16"/>
                <w:szCs w:val="24"/>
                <w:rPrChange w:id="1820" w:author="Nicole Wu" w:date="2024-01-08T11:26:00Z">
                  <w:rPr>
                    <w:sz w:val="16"/>
                    <w:szCs w:val="24"/>
                  </w:rPr>
                </w:rPrChange>
              </w:rPr>
            </w:pPr>
            <w:r w:rsidRPr="00801E49">
              <w:rPr>
                <w:rFonts w:ascii="Open Sans" w:hAnsi="Open Sans" w:cs="Open Sans"/>
                <w:sz w:val="16"/>
                <w:szCs w:val="24"/>
                <w:rPrChange w:id="1821" w:author="Nicole Wu" w:date="2024-01-08T11:26:00Z">
                  <w:rPr>
                    <w:sz w:val="16"/>
                    <w:szCs w:val="24"/>
                  </w:rPr>
                </w:rPrChange>
              </w:rPr>
              <w:t>0.28</w:t>
            </w:r>
          </w:p>
        </w:tc>
        <w:tc>
          <w:tcPr>
            <w:tcW w:w="540" w:type="dxa"/>
            <w:tcBorders>
              <w:top w:val="nil"/>
              <w:left w:val="nil"/>
              <w:bottom w:val="nil"/>
              <w:right w:val="nil"/>
            </w:tcBorders>
          </w:tcPr>
          <w:p w14:paraId="385D030A" w14:textId="77777777" w:rsidR="00B92327" w:rsidRPr="00801E49" w:rsidRDefault="00332621" w:rsidP="006B0BF6">
            <w:pPr>
              <w:spacing w:after="0" w:line="259" w:lineRule="auto"/>
              <w:ind w:left="0" w:right="0" w:firstLine="0"/>
              <w:jc w:val="center"/>
              <w:rPr>
                <w:rFonts w:ascii="Open Sans" w:hAnsi="Open Sans" w:cs="Open Sans"/>
                <w:sz w:val="16"/>
                <w:szCs w:val="24"/>
                <w:rPrChange w:id="1822" w:author="Nicole Wu" w:date="2024-01-08T11:26:00Z">
                  <w:rPr>
                    <w:sz w:val="16"/>
                    <w:szCs w:val="24"/>
                  </w:rPr>
                </w:rPrChange>
              </w:rPr>
            </w:pPr>
            <w:r w:rsidRPr="00801E49">
              <w:rPr>
                <w:rFonts w:ascii="Open Sans" w:hAnsi="Open Sans" w:cs="Open Sans"/>
                <w:sz w:val="16"/>
                <w:szCs w:val="24"/>
                <w:rPrChange w:id="1823" w:author="Nicole Wu" w:date="2024-01-08T11:26:00Z">
                  <w:rPr>
                    <w:sz w:val="16"/>
                    <w:szCs w:val="24"/>
                  </w:rPr>
                </w:rPrChange>
              </w:rPr>
              <w:t>6.09</w:t>
            </w:r>
          </w:p>
        </w:tc>
        <w:tc>
          <w:tcPr>
            <w:tcW w:w="794" w:type="dxa"/>
            <w:tcBorders>
              <w:top w:val="nil"/>
              <w:left w:val="nil"/>
              <w:bottom w:val="nil"/>
              <w:right w:val="nil"/>
            </w:tcBorders>
          </w:tcPr>
          <w:p w14:paraId="634A6C33" w14:textId="77777777" w:rsidR="00B92327" w:rsidRPr="00801E49" w:rsidRDefault="00332621" w:rsidP="006B0BF6">
            <w:pPr>
              <w:spacing w:after="0" w:line="259" w:lineRule="auto"/>
              <w:ind w:left="0" w:right="0" w:firstLine="0"/>
              <w:jc w:val="center"/>
              <w:rPr>
                <w:rFonts w:ascii="Open Sans" w:hAnsi="Open Sans" w:cs="Open Sans"/>
                <w:sz w:val="16"/>
                <w:szCs w:val="24"/>
                <w:rPrChange w:id="1824" w:author="Nicole Wu" w:date="2024-01-08T11:26:00Z">
                  <w:rPr>
                    <w:sz w:val="16"/>
                    <w:szCs w:val="24"/>
                  </w:rPr>
                </w:rPrChange>
              </w:rPr>
            </w:pPr>
            <w:r w:rsidRPr="00801E49">
              <w:rPr>
                <w:rFonts w:ascii="Open Sans" w:hAnsi="Open Sans" w:cs="Open Sans"/>
                <w:sz w:val="16"/>
                <w:szCs w:val="24"/>
                <w:rPrChange w:id="1825" w:author="Nicole Wu" w:date="2024-01-08T11:26:00Z">
                  <w:rPr>
                    <w:sz w:val="16"/>
                    <w:szCs w:val="24"/>
                  </w:rPr>
                </w:rPrChange>
              </w:rPr>
              <w:t>5.96</w:t>
            </w:r>
          </w:p>
        </w:tc>
        <w:tc>
          <w:tcPr>
            <w:tcW w:w="574" w:type="dxa"/>
            <w:tcBorders>
              <w:top w:val="nil"/>
              <w:left w:val="nil"/>
              <w:bottom w:val="nil"/>
              <w:right w:val="nil"/>
            </w:tcBorders>
          </w:tcPr>
          <w:p w14:paraId="3925CB00" w14:textId="77777777" w:rsidR="00B92327" w:rsidRPr="00801E49" w:rsidRDefault="00332621" w:rsidP="006B0BF6">
            <w:pPr>
              <w:spacing w:after="0" w:line="259" w:lineRule="auto"/>
              <w:ind w:left="0" w:right="0" w:firstLine="0"/>
              <w:jc w:val="center"/>
              <w:rPr>
                <w:rFonts w:ascii="Open Sans" w:hAnsi="Open Sans" w:cs="Open Sans"/>
                <w:sz w:val="16"/>
                <w:szCs w:val="24"/>
                <w:rPrChange w:id="1826" w:author="Nicole Wu" w:date="2024-01-08T11:26:00Z">
                  <w:rPr>
                    <w:sz w:val="16"/>
                    <w:szCs w:val="24"/>
                  </w:rPr>
                </w:rPrChange>
              </w:rPr>
            </w:pPr>
            <w:r w:rsidRPr="00801E49">
              <w:rPr>
                <w:rFonts w:ascii="Open Sans" w:hAnsi="Open Sans" w:cs="Open Sans"/>
                <w:sz w:val="16"/>
                <w:szCs w:val="24"/>
                <w:rPrChange w:id="1827" w:author="Nicole Wu" w:date="2024-01-08T11:26:00Z">
                  <w:rPr>
                    <w:sz w:val="16"/>
                    <w:szCs w:val="24"/>
                  </w:rPr>
                </w:rPrChange>
              </w:rPr>
              <w:t>-0.13</w:t>
            </w:r>
          </w:p>
        </w:tc>
        <w:tc>
          <w:tcPr>
            <w:tcW w:w="646" w:type="dxa"/>
            <w:tcBorders>
              <w:top w:val="nil"/>
              <w:left w:val="nil"/>
              <w:bottom w:val="nil"/>
              <w:right w:val="nil"/>
            </w:tcBorders>
          </w:tcPr>
          <w:p w14:paraId="79E99D1B" w14:textId="77777777" w:rsidR="00B92327" w:rsidRPr="00801E49" w:rsidRDefault="00332621" w:rsidP="006B0BF6">
            <w:pPr>
              <w:spacing w:after="0" w:line="259" w:lineRule="auto"/>
              <w:ind w:left="0" w:right="0" w:firstLine="0"/>
              <w:jc w:val="center"/>
              <w:rPr>
                <w:rFonts w:ascii="Open Sans" w:hAnsi="Open Sans" w:cs="Open Sans"/>
                <w:sz w:val="16"/>
                <w:szCs w:val="24"/>
                <w:rPrChange w:id="1828" w:author="Nicole Wu" w:date="2024-01-08T11:26:00Z">
                  <w:rPr>
                    <w:sz w:val="16"/>
                    <w:szCs w:val="24"/>
                  </w:rPr>
                </w:rPrChange>
              </w:rPr>
            </w:pPr>
            <w:r w:rsidRPr="00801E49">
              <w:rPr>
                <w:rFonts w:ascii="Open Sans" w:hAnsi="Open Sans" w:cs="Open Sans"/>
                <w:sz w:val="16"/>
                <w:szCs w:val="24"/>
                <w:rPrChange w:id="1829" w:author="Nicole Wu" w:date="2024-01-08T11:26:00Z">
                  <w:rPr>
                    <w:sz w:val="16"/>
                    <w:szCs w:val="24"/>
                  </w:rPr>
                </w:rPrChange>
              </w:rPr>
              <w:t>6.57</w:t>
            </w:r>
          </w:p>
        </w:tc>
        <w:tc>
          <w:tcPr>
            <w:tcW w:w="688" w:type="dxa"/>
            <w:tcBorders>
              <w:top w:val="nil"/>
              <w:left w:val="nil"/>
              <w:bottom w:val="nil"/>
              <w:right w:val="nil"/>
            </w:tcBorders>
          </w:tcPr>
          <w:p w14:paraId="123D1A69" w14:textId="77777777" w:rsidR="00B92327" w:rsidRPr="00801E49" w:rsidRDefault="00332621" w:rsidP="006B0BF6">
            <w:pPr>
              <w:spacing w:after="0" w:line="259" w:lineRule="auto"/>
              <w:ind w:left="0" w:right="0" w:firstLine="0"/>
              <w:jc w:val="center"/>
              <w:rPr>
                <w:rFonts w:ascii="Open Sans" w:hAnsi="Open Sans" w:cs="Open Sans"/>
                <w:sz w:val="16"/>
                <w:szCs w:val="24"/>
                <w:rPrChange w:id="1830" w:author="Nicole Wu" w:date="2024-01-08T11:26:00Z">
                  <w:rPr>
                    <w:sz w:val="16"/>
                    <w:szCs w:val="24"/>
                  </w:rPr>
                </w:rPrChange>
              </w:rPr>
            </w:pPr>
            <w:r w:rsidRPr="00801E49">
              <w:rPr>
                <w:rFonts w:ascii="Open Sans" w:hAnsi="Open Sans" w:cs="Open Sans"/>
                <w:sz w:val="16"/>
                <w:szCs w:val="24"/>
                <w:rPrChange w:id="1831" w:author="Nicole Wu" w:date="2024-01-08T11:26:00Z">
                  <w:rPr>
                    <w:sz w:val="16"/>
                    <w:szCs w:val="24"/>
                  </w:rPr>
                </w:rPrChange>
              </w:rPr>
              <w:t>6.56</w:t>
            </w:r>
          </w:p>
        </w:tc>
        <w:tc>
          <w:tcPr>
            <w:tcW w:w="472" w:type="dxa"/>
            <w:tcBorders>
              <w:top w:val="nil"/>
              <w:left w:val="nil"/>
              <w:bottom w:val="nil"/>
              <w:right w:val="nil"/>
            </w:tcBorders>
          </w:tcPr>
          <w:p w14:paraId="4D2ADC86" w14:textId="77777777" w:rsidR="00B92327" w:rsidRPr="00801E49" w:rsidRDefault="00332621" w:rsidP="006B0BF6">
            <w:pPr>
              <w:spacing w:after="0" w:line="259" w:lineRule="auto"/>
              <w:ind w:left="0" w:right="0" w:firstLine="0"/>
              <w:jc w:val="center"/>
              <w:rPr>
                <w:rFonts w:ascii="Open Sans" w:hAnsi="Open Sans" w:cs="Open Sans"/>
                <w:sz w:val="16"/>
                <w:szCs w:val="24"/>
                <w:rPrChange w:id="1832" w:author="Nicole Wu" w:date="2024-01-08T11:26:00Z">
                  <w:rPr>
                    <w:sz w:val="16"/>
                    <w:szCs w:val="24"/>
                  </w:rPr>
                </w:rPrChange>
              </w:rPr>
            </w:pPr>
            <w:r w:rsidRPr="00801E49">
              <w:rPr>
                <w:rFonts w:ascii="Open Sans" w:hAnsi="Open Sans" w:cs="Open Sans"/>
                <w:sz w:val="16"/>
                <w:szCs w:val="24"/>
                <w:rPrChange w:id="1833" w:author="Nicole Wu" w:date="2024-01-08T11:26:00Z">
                  <w:rPr>
                    <w:sz w:val="16"/>
                    <w:szCs w:val="24"/>
                  </w:rPr>
                </w:rPrChange>
              </w:rPr>
              <w:t>-0.01</w:t>
            </w:r>
          </w:p>
        </w:tc>
      </w:tr>
      <w:tr w:rsidR="00B92327" w:rsidRPr="00801E49" w14:paraId="3653E682" w14:textId="77777777" w:rsidTr="006B0BF6">
        <w:trPr>
          <w:trHeight w:val="162"/>
        </w:trPr>
        <w:tc>
          <w:tcPr>
            <w:tcW w:w="3738" w:type="dxa"/>
            <w:tcBorders>
              <w:top w:val="nil"/>
              <w:left w:val="nil"/>
              <w:bottom w:val="nil"/>
              <w:right w:val="nil"/>
            </w:tcBorders>
          </w:tcPr>
          <w:p w14:paraId="3AFEF526" w14:textId="77777777" w:rsidR="00B92327" w:rsidRPr="00801E49" w:rsidRDefault="00B92327" w:rsidP="006B0BF6">
            <w:pPr>
              <w:spacing w:after="0" w:line="259" w:lineRule="auto"/>
              <w:ind w:left="0" w:right="0" w:firstLine="0"/>
              <w:jc w:val="left"/>
              <w:rPr>
                <w:rFonts w:ascii="Open Sans" w:hAnsi="Open Sans" w:cs="Open Sans"/>
                <w:sz w:val="16"/>
                <w:szCs w:val="24"/>
                <w:rPrChange w:id="1834" w:author="Nicole Wu" w:date="2024-01-08T11:26:00Z">
                  <w:rPr>
                    <w:sz w:val="16"/>
                    <w:szCs w:val="24"/>
                  </w:rPr>
                </w:rPrChange>
              </w:rPr>
            </w:pPr>
          </w:p>
        </w:tc>
        <w:tc>
          <w:tcPr>
            <w:tcW w:w="646" w:type="dxa"/>
            <w:tcBorders>
              <w:top w:val="nil"/>
              <w:left w:val="nil"/>
              <w:bottom w:val="nil"/>
              <w:right w:val="nil"/>
            </w:tcBorders>
          </w:tcPr>
          <w:p w14:paraId="620F8DEB" w14:textId="77777777" w:rsidR="00B92327" w:rsidRPr="00801E49" w:rsidRDefault="00332621" w:rsidP="006B0BF6">
            <w:pPr>
              <w:spacing w:after="0" w:line="259" w:lineRule="auto"/>
              <w:ind w:left="36" w:right="0" w:firstLine="0"/>
              <w:jc w:val="center"/>
              <w:rPr>
                <w:rFonts w:ascii="Open Sans" w:hAnsi="Open Sans" w:cs="Open Sans"/>
                <w:sz w:val="16"/>
                <w:szCs w:val="24"/>
                <w:rPrChange w:id="1835" w:author="Nicole Wu" w:date="2024-01-08T11:26:00Z">
                  <w:rPr>
                    <w:sz w:val="16"/>
                    <w:szCs w:val="24"/>
                  </w:rPr>
                </w:rPrChange>
              </w:rPr>
            </w:pPr>
            <w:r w:rsidRPr="00801E49">
              <w:rPr>
                <w:rFonts w:ascii="Open Sans" w:hAnsi="Open Sans" w:cs="Open Sans"/>
                <w:sz w:val="16"/>
                <w:szCs w:val="24"/>
                <w:rPrChange w:id="1836" w:author="Nicole Wu" w:date="2024-01-08T11:26:00Z">
                  <w:rPr>
                    <w:sz w:val="16"/>
                    <w:szCs w:val="24"/>
                  </w:rPr>
                </w:rPrChange>
              </w:rPr>
              <w:t>(3.50)</w:t>
            </w:r>
          </w:p>
        </w:tc>
        <w:tc>
          <w:tcPr>
            <w:tcW w:w="688" w:type="dxa"/>
            <w:tcBorders>
              <w:top w:val="nil"/>
              <w:left w:val="nil"/>
              <w:bottom w:val="nil"/>
              <w:right w:val="nil"/>
            </w:tcBorders>
          </w:tcPr>
          <w:p w14:paraId="09C453CE" w14:textId="77777777" w:rsidR="00B92327" w:rsidRPr="00801E49" w:rsidRDefault="00332621" w:rsidP="006B0BF6">
            <w:pPr>
              <w:spacing w:after="0" w:line="259" w:lineRule="auto"/>
              <w:ind w:left="57" w:right="0" w:firstLine="0"/>
              <w:jc w:val="center"/>
              <w:rPr>
                <w:rFonts w:ascii="Open Sans" w:hAnsi="Open Sans" w:cs="Open Sans"/>
                <w:sz w:val="16"/>
                <w:szCs w:val="24"/>
                <w:rPrChange w:id="1837" w:author="Nicole Wu" w:date="2024-01-08T11:26:00Z">
                  <w:rPr>
                    <w:sz w:val="16"/>
                    <w:szCs w:val="24"/>
                  </w:rPr>
                </w:rPrChange>
              </w:rPr>
            </w:pPr>
            <w:r w:rsidRPr="00801E49">
              <w:rPr>
                <w:rFonts w:ascii="Open Sans" w:hAnsi="Open Sans" w:cs="Open Sans"/>
                <w:sz w:val="16"/>
                <w:szCs w:val="24"/>
                <w:rPrChange w:id="1838" w:author="Nicole Wu" w:date="2024-01-08T11:26:00Z">
                  <w:rPr>
                    <w:sz w:val="16"/>
                    <w:szCs w:val="24"/>
                  </w:rPr>
                </w:rPrChange>
              </w:rPr>
              <w:t>(3.95)</w:t>
            </w:r>
          </w:p>
        </w:tc>
        <w:tc>
          <w:tcPr>
            <w:tcW w:w="574" w:type="dxa"/>
            <w:tcBorders>
              <w:top w:val="nil"/>
              <w:left w:val="nil"/>
              <w:bottom w:val="nil"/>
              <w:right w:val="nil"/>
            </w:tcBorders>
          </w:tcPr>
          <w:p w14:paraId="4BCFBABC" w14:textId="77777777" w:rsidR="00B92327" w:rsidRPr="00801E49" w:rsidRDefault="00332621" w:rsidP="006B0BF6">
            <w:pPr>
              <w:spacing w:after="0" w:line="259" w:lineRule="auto"/>
              <w:ind w:left="0" w:right="0" w:firstLine="0"/>
              <w:jc w:val="center"/>
              <w:rPr>
                <w:rFonts w:ascii="Open Sans" w:hAnsi="Open Sans" w:cs="Open Sans"/>
                <w:sz w:val="16"/>
                <w:szCs w:val="24"/>
                <w:rPrChange w:id="1839" w:author="Nicole Wu" w:date="2024-01-08T11:26:00Z">
                  <w:rPr>
                    <w:sz w:val="16"/>
                    <w:szCs w:val="24"/>
                  </w:rPr>
                </w:rPrChange>
              </w:rPr>
            </w:pPr>
            <w:r w:rsidRPr="00801E49">
              <w:rPr>
                <w:rFonts w:ascii="Open Sans" w:hAnsi="Open Sans" w:cs="Open Sans"/>
                <w:sz w:val="16"/>
                <w:szCs w:val="24"/>
                <w:rPrChange w:id="1840" w:author="Nicole Wu" w:date="2024-01-08T11:26:00Z">
                  <w:rPr>
                    <w:sz w:val="16"/>
                    <w:szCs w:val="24"/>
                  </w:rPr>
                </w:rPrChange>
              </w:rPr>
              <w:t>(0.35)</w:t>
            </w:r>
          </w:p>
        </w:tc>
        <w:tc>
          <w:tcPr>
            <w:tcW w:w="540" w:type="dxa"/>
            <w:tcBorders>
              <w:top w:val="nil"/>
              <w:left w:val="nil"/>
              <w:bottom w:val="nil"/>
              <w:right w:val="nil"/>
            </w:tcBorders>
          </w:tcPr>
          <w:p w14:paraId="7B3BA146" w14:textId="77777777" w:rsidR="00B92327" w:rsidRPr="00801E49" w:rsidRDefault="00332621" w:rsidP="006B0BF6">
            <w:pPr>
              <w:spacing w:after="0" w:line="259" w:lineRule="auto"/>
              <w:ind w:left="36" w:right="0" w:firstLine="0"/>
              <w:jc w:val="center"/>
              <w:rPr>
                <w:rFonts w:ascii="Open Sans" w:hAnsi="Open Sans" w:cs="Open Sans"/>
                <w:sz w:val="16"/>
                <w:szCs w:val="24"/>
                <w:rPrChange w:id="1841" w:author="Nicole Wu" w:date="2024-01-08T11:26:00Z">
                  <w:rPr>
                    <w:sz w:val="16"/>
                    <w:szCs w:val="24"/>
                  </w:rPr>
                </w:rPrChange>
              </w:rPr>
            </w:pPr>
            <w:r w:rsidRPr="00801E49">
              <w:rPr>
                <w:rFonts w:ascii="Open Sans" w:hAnsi="Open Sans" w:cs="Open Sans"/>
                <w:sz w:val="16"/>
                <w:szCs w:val="24"/>
                <w:rPrChange w:id="1842" w:author="Nicole Wu" w:date="2024-01-08T11:26:00Z">
                  <w:rPr>
                    <w:sz w:val="16"/>
                    <w:szCs w:val="24"/>
                  </w:rPr>
                </w:rPrChange>
              </w:rPr>
              <w:t>(2.66)</w:t>
            </w:r>
          </w:p>
        </w:tc>
        <w:tc>
          <w:tcPr>
            <w:tcW w:w="794" w:type="dxa"/>
            <w:tcBorders>
              <w:top w:val="nil"/>
              <w:left w:val="nil"/>
              <w:bottom w:val="nil"/>
              <w:right w:val="nil"/>
            </w:tcBorders>
          </w:tcPr>
          <w:p w14:paraId="39A6F89C" w14:textId="77777777" w:rsidR="00B92327" w:rsidRPr="00801E49" w:rsidRDefault="00332621" w:rsidP="006B0BF6">
            <w:pPr>
              <w:spacing w:after="0" w:line="259" w:lineRule="auto"/>
              <w:ind w:left="164" w:right="0" w:firstLine="0"/>
              <w:jc w:val="center"/>
              <w:rPr>
                <w:rFonts w:ascii="Open Sans" w:hAnsi="Open Sans" w:cs="Open Sans"/>
                <w:sz w:val="16"/>
                <w:szCs w:val="24"/>
                <w:rPrChange w:id="1843" w:author="Nicole Wu" w:date="2024-01-08T11:26:00Z">
                  <w:rPr>
                    <w:sz w:val="16"/>
                    <w:szCs w:val="24"/>
                  </w:rPr>
                </w:rPrChange>
              </w:rPr>
            </w:pPr>
            <w:r w:rsidRPr="00801E49">
              <w:rPr>
                <w:rFonts w:ascii="Open Sans" w:hAnsi="Open Sans" w:cs="Open Sans"/>
                <w:sz w:val="16"/>
                <w:szCs w:val="24"/>
                <w:rPrChange w:id="1844" w:author="Nicole Wu" w:date="2024-01-08T11:26:00Z">
                  <w:rPr>
                    <w:sz w:val="16"/>
                    <w:szCs w:val="24"/>
                  </w:rPr>
                </w:rPrChange>
              </w:rPr>
              <w:t>(2.65)</w:t>
            </w:r>
          </w:p>
        </w:tc>
        <w:tc>
          <w:tcPr>
            <w:tcW w:w="574" w:type="dxa"/>
            <w:tcBorders>
              <w:top w:val="nil"/>
              <w:left w:val="nil"/>
              <w:bottom w:val="nil"/>
              <w:right w:val="nil"/>
            </w:tcBorders>
          </w:tcPr>
          <w:p w14:paraId="559C4E04" w14:textId="77777777" w:rsidR="00B92327" w:rsidRPr="00801E49" w:rsidRDefault="00332621" w:rsidP="006B0BF6">
            <w:pPr>
              <w:spacing w:after="0" w:line="259" w:lineRule="auto"/>
              <w:ind w:left="0" w:right="0" w:firstLine="0"/>
              <w:jc w:val="center"/>
              <w:rPr>
                <w:rFonts w:ascii="Open Sans" w:hAnsi="Open Sans" w:cs="Open Sans"/>
                <w:sz w:val="16"/>
                <w:szCs w:val="24"/>
                <w:rPrChange w:id="1845" w:author="Nicole Wu" w:date="2024-01-08T11:26:00Z">
                  <w:rPr>
                    <w:sz w:val="16"/>
                    <w:szCs w:val="24"/>
                  </w:rPr>
                </w:rPrChange>
              </w:rPr>
            </w:pPr>
            <w:r w:rsidRPr="00801E49">
              <w:rPr>
                <w:rFonts w:ascii="Open Sans" w:hAnsi="Open Sans" w:cs="Open Sans"/>
                <w:sz w:val="16"/>
                <w:szCs w:val="24"/>
                <w:rPrChange w:id="1846" w:author="Nicole Wu" w:date="2024-01-08T11:26:00Z">
                  <w:rPr>
                    <w:sz w:val="16"/>
                    <w:szCs w:val="24"/>
                  </w:rPr>
                </w:rPrChange>
              </w:rPr>
              <w:t>(0.37)</w:t>
            </w:r>
          </w:p>
        </w:tc>
        <w:tc>
          <w:tcPr>
            <w:tcW w:w="646" w:type="dxa"/>
            <w:tcBorders>
              <w:top w:val="nil"/>
              <w:left w:val="nil"/>
              <w:bottom w:val="nil"/>
              <w:right w:val="nil"/>
            </w:tcBorders>
          </w:tcPr>
          <w:p w14:paraId="6869C505" w14:textId="77777777" w:rsidR="00B92327" w:rsidRPr="00801E49" w:rsidRDefault="00332621" w:rsidP="006B0BF6">
            <w:pPr>
              <w:spacing w:after="0" w:line="259" w:lineRule="auto"/>
              <w:ind w:left="36" w:right="0" w:firstLine="0"/>
              <w:jc w:val="center"/>
              <w:rPr>
                <w:rFonts w:ascii="Open Sans" w:hAnsi="Open Sans" w:cs="Open Sans"/>
                <w:sz w:val="16"/>
                <w:szCs w:val="24"/>
                <w:rPrChange w:id="1847" w:author="Nicole Wu" w:date="2024-01-08T11:26:00Z">
                  <w:rPr>
                    <w:sz w:val="16"/>
                    <w:szCs w:val="24"/>
                  </w:rPr>
                </w:rPrChange>
              </w:rPr>
            </w:pPr>
            <w:r w:rsidRPr="00801E49">
              <w:rPr>
                <w:rFonts w:ascii="Open Sans" w:hAnsi="Open Sans" w:cs="Open Sans"/>
                <w:sz w:val="16"/>
                <w:szCs w:val="24"/>
                <w:rPrChange w:id="1848" w:author="Nicole Wu" w:date="2024-01-08T11:26:00Z">
                  <w:rPr>
                    <w:sz w:val="16"/>
                    <w:szCs w:val="24"/>
                  </w:rPr>
                </w:rPrChange>
              </w:rPr>
              <w:t>(3.03)</w:t>
            </w:r>
          </w:p>
        </w:tc>
        <w:tc>
          <w:tcPr>
            <w:tcW w:w="688" w:type="dxa"/>
            <w:tcBorders>
              <w:top w:val="nil"/>
              <w:left w:val="nil"/>
              <w:bottom w:val="nil"/>
              <w:right w:val="nil"/>
            </w:tcBorders>
          </w:tcPr>
          <w:p w14:paraId="3CB83B4A" w14:textId="77777777" w:rsidR="00B92327" w:rsidRPr="00801E49" w:rsidRDefault="00332621" w:rsidP="006B0BF6">
            <w:pPr>
              <w:spacing w:after="0" w:line="259" w:lineRule="auto"/>
              <w:ind w:left="57" w:right="0" w:firstLine="0"/>
              <w:jc w:val="center"/>
              <w:rPr>
                <w:rFonts w:ascii="Open Sans" w:hAnsi="Open Sans" w:cs="Open Sans"/>
                <w:sz w:val="16"/>
                <w:szCs w:val="24"/>
                <w:rPrChange w:id="1849" w:author="Nicole Wu" w:date="2024-01-08T11:26:00Z">
                  <w:rPr>
                    <w:sz w:val="16"/>
                    <w:szCs w:val="24"/>
                  </w:rPr>
                </w:rPrChange>
              </w:rPr>
            </w:pPr>
            <w:r w:rsidRPr="00801E49">
              <w:rPr>
                <w:rFonts w:ascii="Open Sans" w:hAnsi="Open Sans" w:cs="Open Sans"/>
                <w:sz w:val="16"/>
                <w:szCs w:val="24"/>
                <w:rPrChange w:id="1850" w:author="Nicole Wu" w:date="2024-01-08T11:26:00Z">
                  <w:rPr>
                    <w:sz w:val="16"/>
                    <w:szCs w:val="24"/>
                  </w:rPr>
                </w:rPrChange>
              </w:rPr>
              <w:t>(3.23)</w:t>
            </w:r>
          </w:p>
        </w:tc>
        <w:tc>
          <w:tcPr>
            <w:tcW w:w="472" w:type="dxa"/>
            <w:tcBorders>
              <w:top w:val="nil"/>
              <w:left w:val="nil"/>
              <w:bottom w:val="nil"/>
              <w:right w:val="nil"/>
            </w:tcBorders>
          </w:tcPr>
          <w:p w14:paraId="02C763FF" w14:textId="77777777" w:rsidR="00B92327" w:rsidRPr="00801E49" w:rsidRDefault="00332621" w:rsidP="006B0BF6">
            <w:pPr>
              <w:spacing w:after="0" w:line="259" w:lineRule="auto"/>
              <w:ind w:left="0" w:right="0" w:firstLine="0"/>
              <w:jc w:val="center"/>
              <w:rPr>
                <w:rFonts w:ascii="Open Sans" w:hAnsi="Open Sans" w:cs="Open Sans"/>
                <w:sz w:val="16"/>
                <w:szCs w:val="24"/>
                <w:rPrChange w:id="1851" w:author="Nicole Wu" w:date="2024-01-08T11:26:00Z">
                  <w:rPr>
                    <w:sz w:val="16"/>
                    <w:szCs w:val="24"/>
                  </w:rPr>
                </w:rPrChange>
              </w:rPr>
            </w:pPr>
            <w:r w:rsidRPr="00801E49">
              <w:rPr>
                <w:rFonts w:ascii="Open Sans" w:hAnsi="Open Sans" w:cs="Open Sans"/>
                <w:sz w:val="16"/>
                <w:szCs w:val="24"/>
                <w:rPrChange w:id="1852" w:author="Nicole Wu" w:date="2024-01-08T11:26:00Z">
                  <w:rPr>
                    <w:sz w:val="16"/>
                    <w:szCs w:val="24"/>
                  </w:rPr>
                </w:rPrChange>
              </w:rPr>
              <w:t>(0.96)</w:t>
            </w:r>
          </w:p>
        </w:tc>
      </w:tr>
      <w:tr w:rsidR="00B92327" w:rsidRPr="00801E49" w14:paraId="59FF4CA1" w14:textId="77777777" w:rsidTr="006B0BF6">
        <w:trPr>
          <w:trHeight w:val="162"/>
        </w:trPr>
        <w:tc>
          <w:tcPr>
            <w:tcW w:w="3738" w:type="dxa"/>
            <w:tcBorders>
              <w:top w:val="nil"/>
              <w:left w:val="nil"/>
              <w:bottom w:val="nil"/>
              <w:right w:val="nil"/>
            </w:tcBorders>
          </w:tcPr>
          <w:p w14:paraId="4BBEDDE6" w14:textId="77777777" w:rsidR="00B92327" w:rsidRPr="00801E49" w:rsidRDefault="00332621" w:rsidP="006B0BF6">
            <w:pPr>
              <w:spacing w:after="0" w:line="259" w:lineRule="auto"/>
              <w:ind w:left="0" w:right="0" w:firstLine="0"/>
              <w:jc w:val="left"/>
              <w:rPr>
                <w:rFonts w:ascii="Open Sans" w:hAnsi="Open Sans" w:cs="Open Sans"/>
                <w:sz w:val="16"/>
                <w:szCs w:val="24"/>
                <w:rPrChange w:id="1853" w:author="Nicole Wu" w:date="2024-01-08T11:26:00Z">
                  <w:rPr>
                    <w:sz w:val="16"/>
                    <w:szCs w:val="24"/>
                  </w:rPr>
                </w:rPrChange>
              </w:rPr>
            </w:pPr>
            <w:r w:rsidRPr="00801E49">
              <w:rPr>
                <w:rFonts w:ascii="Open Sans" w:hAnsi="Open Sans" w:cs="Open Sans"/>
                <w:sz w:val="16"/>
                <w:szCs w:val="24"/>
                <w:rPrChange w:id="1854" w:author="Nicole Wu" w:date="2024-01-08T11:26:00Z">
                  <w:rPr>
                    <w:sz w:val="16"/>
                    <w:szCs w:val="24"/>
                  </w:rPr>
                </w:rPrChange>
              </w:rPr>
              <w:t>Number of household member younger than 15</w:t>
            </w:r>
          </w:p>
        </w:tc>
        <w:tc>
          <w:tcPr>
            <w:tcW w:w="646" w:type="dxa"/>
            <w:tcBorders>
              <w:top w:val="nil"/>
              <w:left w:val="nil"/>
              <w:bottom w:val="nil"/>
              <w:right w:val="nil"/>
            </w:tcBorders>
          </w:tcPr>
          <w:p w14:paraId="745394C5" w14:textId="77777777" w:rsidR="00B92327" w:rsidRPr="00801E49" w:rsidRDefault="00332621" w:rsidP="006B0BF6">
            <w:pPr>
              <w:spacing w:after="0" w:line="259" w:lineRule="auto"/>
              <w:ind w:left="0" w:right="0" w:firstLine="0"/>
              <w:jc w:val="center"/>
              <w:rPr>
                <w:rFonts w:ascii="Open Sans" w:hAnsi="Open Sans" w:cs="Open Sans"/>
                <w:sz w:val="16"/>
                <w:szCs w:val="24"/>
                <w:rPrChange w:id="1855" w:author="Nicole Wu" w:date="2024-01-08T11:26:00Z">
                  <w:rPr>
                    <w:sz w:val="16"/>
                    <w:szCs w:val="24"/>
                  </w:rPr>
                </w:rPrChange>
              </w:rPr>
            </w:pPr>
            <w:r w:rsidRPr="00801E49">
              <w:rPr>
                <w:rFonts w:ascii="Open Sans" w:hAnsi="Open Sans" w:cs="Open Sans"/>
                <w:sz w:val="16"/>
                <w:szCs w:val="24"/>
                <w:rPrChange w:id="1856" w:author="Nicole Wu" w:date="2024-01-08T11:26:00Z">
                  <w:rPr>
                    <w:sz w:val="16"/>
                    <w:szCs w:val="24"/>
                  </w:rPr>
                </w:rPrChange>
              </w:rPr>
              <w:t>4.02</w:t>
            </w:r>
          </w:p>
        </w:tc>
        <w:tc>
          <w:tcPr>
            <w:tcW w:w="688" w:type="dxa"/>
            <w:tcBorders>
              <w:top w:val="nil"/>
              <w:left w:val="nil"/>
              <w:bottom w:val="nil"/>
              <w:right w:val="nil"/>
            </w:tcBorders>
          </w:tcPr>
          <w:p w14:paraId="457F5010" w14:textId="77777777" w:rsidR="00B92327" w:rsidRPr="00801E49" w:rsidRDefault="00332621" w:rsidP="006B0BF6">
            <w:pPr>
              <w:spacing w:after="0" w:line="259" w:lineRule="auto"/>
              <w:ind w:left="0" w:right="0" w:firstLine="0"/>
              <w:jc w:val="center"/>
              <w:rPr>
                <w:rFonts w:ascii="Open Sans" w:hAnsi="Open Sans" w:cs="Open Sans"/>
                <w:sz w:val="16"/>
                <w:szCs w:val="24"/>
                <w:rPrChange w:id="1857" w:author="Nicole Wu" w:date="2024-01-08T11:26:00Z">
                  <w:rPr>
                    <w:sz w:val="16"/>
                    <w:szCs w:val="24"/>
                  </w:rPr>
                </w:rPrChange>
              </w:rPr>
            </w:pPr>
            <w:r w:rsidRPr="00801E49">
              <w:rPr>
                <w:rFonts w:ascii="Open Sans" w:hAnsi="Open Sans" w:cs="Open Sans"/>
                <w:sz w:val="16"/>
                <w:szCs w:val="24"/>
                <w:rPrChange w:id="1858" w:author="Nicole Wu" w:date="2024-01-08T11:26:00Z">
                  <w:rPr>
                    <w:sz w:val="16"/>
                    <w:szCs w:val="24"/>
                  </w:rPr>
                </w:rPrChange>
              </w:rPr>
              <w:t>4.00</w:t>
            </w:r>
          </w:p>
        </w:tc>
        <w:tc>
          <w:tcPr>
            <w:tcW w:w="574" w:type="dxa"/>
            <w:tcBorders>
              <w:top w:val="nil"/>
              <w:left w:val="nil"/>
              <w:bottom w:val="nil"/>
              <w:right w:val="nil"/>
            </w:tcBorders>
          </w:tcPr>
          <w:p w14:paraId="402F5173" w14:textId="77777777" w:rsidR="00B92327" w:rsidRPr="00801E49" w:rsidRDefault="00332621" w:rsidP="006B0BF6">
            <w:pPr>
              <w:spacing w:after="0" w:line="259" w:lineRule="auto"/>
              <w:ind w:left="0" w:right="0" w:firstLine="0"/>
              <w:jc w:val="center"/>
              <w:rPr>
                <w:rFonts w:ascii="Open Sans" w:hAnsi="Open Sans" w:cs="Open Sans"/>
                <w:sz w:val="16"/>
                <w:szCs w:val="24"/>
                <w:rPrChange w:id="1859" w:author="Nicole Wu" w:date="2024-01-08T11:26:00Z">
                  <w:rPr>
                    <w:sz w:val="16"/>
                    <w:szCs w:val="24"/>
                  </w:rPr>
                </w:rPrChange>
              </w:rPr>
            </w:pPr>
            <w:r w:rsidRPr="00801E49">
              <w:rPr>
                <w:rFonts w:ascii="Open Sans" w:hAnsi="Open Sans" w:cs="Open Sans"/>
                <w:sz w:val="16"/>
                <w:szCs w:val="24"/>
                <w:rPrChange w:id="1860" w:author="Nicole Wu" w:date="2024-01-08T11:26:00Z">
                  <w:rPr>
                    <w:sz w:val="16"/>
                    <w:szCs w:val="24"/>
                  </w:rPr>
                </w:rPrChange>
              </w:rPr>
              <w:t>-0.02</w:t>
            </w:r>
          </w:p>
        </w:tc>
        <w:tc>
          <w:tcPr>
            <w:tcW w:w="540" w:type="dxa"/>
            <w:tcBorders>
              <w:top w:val="nil"/>
              <w:left w:val="nil"/>
              <w:bottom w:val="nil"/>
              <w:right w:val="nil"/>
            </w:tcBorders>
          </w:tcPr>
          <w:p w14:paraId="7254883C" w14:textId="77777777" w:rsidR="00B92327" w:rsidRPr="00801E49" w:rsidRDefault="00332621" w:rsidP="006B0BF6">
            <w:pPr>
              <w:spacing w:after="0" w:line="259" w:lineRule="auto"/>
              <w:ind w:left="0" w:right="0" w:firstLine="0"/>
              <w:jc w:val="center"/>
              <w:rPr>
                <w:rFonts w:ascii="Open Sans" w:hAnsi="Open Sans" w:cs="Open Sans"/>
                <w:sz w:val="16"/>
                <w:szCs w:val="24"/>
                <w:rPrChange w:id="1861" w:author="Nicole Wu" w:date="2024-01-08T11:26:00Z">
                  <w:rPr>
                    <w:sz w:val="16"/>
                    <w:szCs w:val="24"/>
                  </w:rPr>
                </w:rPrChange>
              </w:rPr>
            </w:pPr>
            <w:r w:rsidRPr="00801E49">
              <w:rPr>
                <w:rFonts w:ascii="Open Sans" w:hAnsi="Open Sans" w:cs="Open Sans"/>
                <w:sz w:val="16"/>
                <w:szCs w:val="24"/>
                <w:rPrChange w:id="1862" w:author="Nicole Wu" w:date="2024-01-08T11:26:00Z">
                  <w:rPr>
                    <w:sz w:val="16"/>
                    <w:szCs w:val="24"/>
                  </w:rPr>
                </w:rPrChange>
              </w:rPr>
              <w:t>3.21</w:t>
            </w:r>
          </w:p>
        </w:tc>
        <w:tc>
          <w:tcPr>
            <w:tcW w:w="794" w:type="dxa"/>
            <w:tcBorders>
              <w:top w:val="nil"/>
              <w:left w:val="nil"/>
              <w:bottom w:val="nil"/>
              <w:right w:val="nil"/>
            </w:tcBorders>
          </w:tcPr>
          <w:p w14:paraId="2FFB4F5F" w14:textId="77777777" w:rsidR="00B92327" w:rsidRPr="00801E49" w:rsidRDefault="00332621" w:rsidP="006B0BF6">
            <w:pPr>
              <w:spacing w:after="0" w:line="259" w:lineRule="auto"/>
              <w:ind w:left="0" w:right="0" w:firstLine="0"/>
              <w:jc w:val="center"/>
              <w:rPr>
                <w:rFonts w:ascii="Open Sans" w:hAnsi="Open Sans" w:cs="Open Sans"/>
                <w:sz w:val="16"/>
                <w:szCs w:val="24"/>
                <w:rPrChange w:id="1863" w:author="Nicole Wu" w:date="2024-01-08T11:26:00Z">
                  <w:rPr>
                    <w:sz w:val="16"/>
                    <w:szCs w:val="24"/>
                  </w:rPr>
                </w:rPrChange>
              </w:rPr>
            </w:pPr>
            <w:r w:rsidRPr="00801E49">
              <w:rPr>
                <w:rFonts w:ascii="Open Sans" w:hAnsi="Open Sans" w:cs="Open Sans"/>
                <w:sz w:val="16"/>
                <w:szCs w:val="24"/>
                <w:rPrChange w:id="1864" w:author="Nicole Wu" w:date="2024-01-08T11:26:00Z">
                  <w:rPr>
                    <w:sz w:val="16"/>
                    <w:szCs w:val="24"/>
                  </w:rPr>
                </w:rPrChange>
              </w:rPr>
              <w:t>3.13</w:t>
            </w:r>
          </w:p>
        </w:tc>
        <w:tc>
          <w:tcPr>
            <w:tcW w:w="574" w:type="dxa"/>
            <w:tcBorders>
              <w:top w:val="nil"/>
              <w:left w:val="nil"/>
              <w:bottom w:val="nil"/>
              <w:right w:val="nil"/>
            </w:tcBorders>
          </w:tcPr>
          <w:p w14:paraId="5720C6CD" w14:textId="77777777" w:rsidR="00B92327" w:rsidRPr="00801E49" w:rsidRDefault="00332621" w:rsidP="006B0BF6">
            <w:pPr>
              <w:spacing w:after="0" w:line="259" w:lineRule="auto"/>
              <w:ind w:left="0" w:right="0" w:firstLine="0"/>
              <w:jc w:val="center"/>
              <w:rPr>
                <w:rFonts w:ascii="Open Sans" w:hAnsi="Open Sans" w:cs="Open Sans"/>
                <w:sz w:val="16"/>
                <w:szCs w:val="24"/>
                <w:rPrChange w:id="1865" w:author="Nicole Wu" w:date="2024-01-08T11:26:00Z">
                  <w:rPr>
                    <w:sz w:val="16"/>
                    <w:szCs w:val="24"/>
                  </w:rPr>
                </w:rPrChange>
              </w:rPr>
            </w:pPr>
            <w:r w:rsidRPr="00801E49">
              <w:rPr>
                <w:rFonts w:ascii="Open Sans" w:hAnsi="Open Sans" w:cs="Open Sans"/>
                <w:sz w:val="16"/>
                <w:szCs w:val="24"/>
                <w:rPrChange w:id="1866" w:author="Nicole Wu" w:date="2024-01-08T11:26:00Z">
                  <w:rPr>
                    <w:sz w:val="16"/>
                    <w:szCs w:val="24"/>
                  </w:rPr>
                </w:rPrChange>
              </w:rPr>
              <w:t>-0.08</w:t>
            </w:r>
          </w:p>
        </w:tc>
        <w:tc>
          <w:tcPr>
            <w:tcW w:w="646" w:type="dxa"/>
            <w:tcBorders>
              <w:top w:val="nil"/>
              <w:left w:val="nil"/>
              <w:bottom w:val="nil"/>
              <w:right w:val="nil"/>
            </w:tcBorders>
          </w:tcPr>
          <w:p w14:paraId="1F7797C4" w14:textId="77777777" w:rsidR="00B92327" w:rsidRPr="00801E49" w:rsidRDefault="00332621" w:rsidP="006B0BF6">
            <w:pPr>
              <w:spacing w:after="0" w:line="259" w:lineRule="auto"/>
              <w:ind w:left="0" w:right="0" w:firstLine="0"/>
              <w:jc w:val="center"/>
              <w:rPr>
                <w:rFonts w:ascii="Open Sans" w:hAnsi="Open Sans" w:cs="Open Sans"/>
                <w:sz w:val="16"/>
                <w:szCs w:val="24"/>
                <w:rPrChange w:id="1867" w:author="Nicole Wu" w:date="2024-01-08T11:26:00Z">
                  <w:rPr>
                    <w:sz w:val="16"/>
                    <w:szCs w:val="24"/>
                  </w:rPr>
                </w:rPrChange>
              </w:rPr>
            </w:pPr>
            <w:r w:rsidRPr="00801E49">
              <w:rPr>
                <w:rFonts w:ascii="Open Sans" w:hAnsi="Open Sans" w:cs="Open Sans"/>
                <w:sz w:val="16"/>
                <w:szCs w:val="24"/>
                <w:rPrChange w:id="1868" w:author="Nicole Wu" w:date="2024-01-08T11:26:00Z">
                  <w:rPr>
                    <w:sz w:val="16"/>
                    <w:szCs w:val="24"/>
                  </w:rPr>
                </w:rPrChange>
              </w:rPr>
              <w:t>3.45</w:t>
            </w:r>
          </w:p>
        </w:tc>
        <w:tc>
          <w:tcPr>
            <w:tcW w:w="688" w:type="dxa"/>
            <w:tcBorders>
              <w:top w:val="nil"/>
              <w:left w:val="nil"/>
              <w:bottom w:val="nil"/>
              <w:right w:val="nil"/>
            </w:tcBorders>
          </w:tcPr>
          <w:p w14:paraId="4A060641" w14:textId="77777777" w:rsidR="00B92327" w:rsidRPr="00801E49" w:rsidRDefault="00332621" w:rsidP="006B0BF6">
            <w:pPr>
              <w:spacing w:after="0" w:line="259" w:lineRule="auto"/>
              <w:ind w:left="0" w:right="0" w:firstLine="0"/>
              <w:jc w:val="center"/>
              <w:rPr>
                <w:rFonts w:ascii="Open Sans" w:hAnsi="Open Sans" w:cs="Open Sans"/>
                <w:sz w:val="16"/>
                <w:szCs w:val="24"/>
                <w:rPrChange w:id="1869" w:author="Nicole Wu" w:date="2024-01-08T11:26:00Z">
                  <w:rPr>
                    <w:sz w:val="16"/>
                    <w:szCs w:val="24"/>
                  </w:rPr>
                </w:rPrChange>
              </w:rPr>
            </w:pPr>
            <w:r w:rsidRPr="00801E49">
              <w:rPr>
                <w:rFonts w:ascii="Open Sans" w:hAnsi="Open Sans" w:cs="Open Sans"/>
                <w:sz w:val="16"/>
                <w:szCs w:val="24"/>
                <w:rPrChange w:id="1870" w:author="Nicole Wu" w:date="2024-01-08T11:26:00Z">
                  <w:rPr>
                    <w:sz w:val="16"/>
                    <w:szCs w:val="24"/>
                  </w:rPr>
                </w:rPrChange>
              </w:rPr>
              <w:t>3.39</w:t>
            </w:r>
          </w:p>
        </w:tc>
        <w:tc>
          <w:tcPr>
            <w:tcW w:w="472" w:type="dxa"/>
            <w:tcBorders>
              <w:top w:val="nil"/>
              <w:left w:val="nil"/>
              <w:bottom w:val="nil"/>
              <w:right w:val="nil"/>
            </w:tcBorders>
          </w:tcPr>
          <w:p w14:paraId="642AD376" w14:textId="77777777" w:rsidR="00B92327" w:rsidRPr="00801E49" w:rsidRDefault="00332621" w:rsidP="006B0BF6">
            <w:pPr>
              <w:spacing w:after="0" w:line="259" w:lineRule="auto"/>
              <w:ind w:left="0" w:right="0" w:firstLine="0"/>
              <w:jc w:val="center"/>
              <w:rPr>
                <w:rFonts w:ascii="Open Sans" w:hAnsi="Open Sans" w:cs="Open Sans"/>
                <w:sz w:val="16"/>
                <w:szCs w:val="24"/>
                <w:rPrChange w:id="1871" w:author="Nicole Wu" w:date="2024-01-08T11:26:00Z">
                  <w:rPr>
                    <w:sz w:val="16"/>
                    <w:szCs w:val="24"/>
                  </w:rPr>
                </w:rPrChange>
              </w:rPr>
            </w:pPr>
            <w:r w:rsidRPr="00801E49">
              <w:rPr>
                <w:rFonts w:ascii="Open Sans" w:hAnsi="Open Sans" w:cs="Open Sans"/>
                <w:sz w:val="16"/>
                <w:szCs w:val="24"/>
                <w:rPrChange w:id="1872" w:author="Nicole Wu" w:date="2024-01-08T11:26:00Z">
                  <w:rPr>
                    <w:sz w:val="16"/>
                    <w:szCs w:val="24"/>
                  </w:rPr>
                </w:rPrChange>
              </w:rPr>
              <w:t>-0.06</w:t>
            </w:r>
          </w:p>
        </w:tc>
      </w:tr>
      <w:tr w:rsidR="00B92327" w:rsidRPr="00801E49" w14:paraId="50943029" w14:textId="77777777" w:rsidTr="006B0BF6">
        <w:trPr>
          <w:trHeight w:val="162"/>
        </w:trPr>
        <w:tc>
          <w:tcPr>
            <w:tcW w:w="3738" w:type="dxa"/>
            <w:tcBorders>
              <w:top w:val="nil"/>
              <w:left w:val="nil"/>
              <w:bottom w:val="nil"/>
              <w:right w:val="nil"/>
            </w:tcBorders>
          </w:tcPr>
          <w:p w14:paraId="322B9282" w14:textId="77777777" w:rsidR="00B92327" w:rsidRPr="00801E49" w:rsidRDefault="00B92327" w:rsidP="006B0BF6">
            <w:pPr>
              <w:spacing w:after="0" w:line="259" w:lineRule="auto"/>
              <w:ind w:left="0" w:right="0" w:firstLine="0"/>
              <w:jc w:val="left"/>
              <w:rPr>
                <w:rFonts w:ascii="Open Sans" w:hAnsi="Open Sans" w:cs="Open Sans"/>
                <w:sz w:val="16"/>
                <w:szCs w:val="24"/>
                <w:rPrChange w:id="1873" w:author="Nicole Wu" w:date="2024-01-08T11:26:00Z">
                  <w:rPr>
                    <w:sz w:val="16"/>
                    <w:szCs w:val="24"/>
                  </w:rPr>
                </w:rPrChange>
              </w:rPr>
            </w:pPr>
          </w:p>
        </w:tc>
        <w:tc>
          <w:tcPr>
            <w:tcW w:w="646" w:type="dxa"/>
            <w:tcBorders>
              <w:top w:val="nil"/>
              <w:left w:val="nil"/>
              <w:bottom w:val="nil"/>
              <w:right w:val="nil"/>
            </w:tcBorders>
          </w:tcPr>
          <w:p w14:paraId="4CA04CC8" w14:textId="77777777" w:rsidR="00B92327" w:rsidRPr="00801E49" w:rsidRDefault="00332621" w:rsidP="006B0BF6">
            <w:pPr>
              <w:spacing w:after="0" w:line="259" w:lineRule="auto"/>
              <w:ind w:left="36" w:right="0" w:firstLine="0"/>
              <w:jc w:val="center"/>
              <w:rPr>
                <w:rFonts w:ascii="Open Sans" w:hAnsi="Open Sans" w:cs="Open Sans"/>
                <w:sz w:val="16"/>
                <w:szCs w:val="24"/>
                <w:rPrChange w:id="1874" w:author="Nicole Wu" w:date="2024-01-08T11:26:00Z">
                  <w:rPr>
                    <w:sz w:val="16"/>
                    <w:szCs w:val="24"/>
                  </w:rPr>
                </w:rPrChange>
              </w:rPr>
            </w:pPr>
            <w:r w:rsidRPr="00801E49">
              <w:rPr>
                <w:rFonts w:ascii="Open Sans" w:hAnsi="Open Sans" w:cs="Open Sans"/>
                <w:sz w:val="16"/>
                <w:szCs w:val="24"/>
                <w:rPrChange w:id="1875" w:author="Nicole Wu" w:date="2024-01-08T11:26:00Z">
                  <w:rPr>
                    <w:sz w:val="16"/>
                    <w:szCs w:val="24"/>
                  </w:rPr>
                </w:rPrChange>
              </w:rPr>
              <w:t>(2.27)</w:t>
            </w:r>
          </w:p>
        </w:tc>
        <w:tc>
          <w:tcPr>
            <w:tcW w:w="688" w:type="dxa"/>
            <w:tcBorders>
              <w:top w:val="nil"/>
              <w:left w:val="nil"/>
              <w:bottom w:val="nil"/>
              <w:right w:val="nil"/>
            </w:tcBorders>
          </w:tcPr>
          <w:p w14:paraId="3CAE8067" w14:textId="77777777" w:rsidR="00B92327" w:rsidRPr="00801E49" w:rsidRDefault="00332621" w:rsidP="006B0BF6">
            <w:pPr>
              <w:spacing w:after="0" w:line="259" w:lineRule="auto"/>
              <w:ind w:left="57" w:right="0" w:firstLine="0"/>
              <w:jc w:val="center"/>
              <w:rPr>
                <w:rFonts w:ascii="Open Sans" w:hAnsi="Open Sans" w:cs="Open Sans"/>
                <w:sz w:val="16"/>
                <w:szCs w:val="24"/>
                <w:rPrChange w:id="1876" w:author="Nicole Wu" w:date="2024-01-08T11:26:00Z">
                  <w:rPr>
                    <w:sz w:val="16"/>
                    <w:szCs w:val="24"/>
                  </w:rPr>
                </w:rPrChange>
              </w:rPr>
            </w:pPr>
            <w:r w:rsidRPr="00801E49">
              <w:rPr>
                <w:rFonts w:ascii="Open Sans" w:hAnsi="Open Sans" w:cs="Open Sans"/>
                <w:sz w:val="16"/>
                <w:szCs w:val="24"/>
                <w:rPrChange w:id="1877" w:author="Nicole Wu" w:date="2024-01-08T11:26:00Z">
                  <w:rPr>
                    <w:sz w:val="16"/>
                    <w:szCs w:val="24"/>
                  </w:rPr>
                </w:rPrChange>
              </w:rPr>
              <w:t>(2.12)</w:t>
            </w:r>
          </w:p>
        </w:tc>
        <w:tc>
          <w:tcPr>
            <w:tcW w:w="574" w:type="dxa"/>
            <w:tcBorders>
              <w:top w:val="nil"/>
              <w:left w:val="nil"/>
              <w:bottom w:val="nil"/>
              <w:right w:val="nil"/>
            </w:tcBorders>
          </w:tcPr>
          <w:p w14:paraId="0D80D0E7" w14:textId="77777777" w:rsidR="00B92327" w:rsidRPr="00801E49" w:rsidRDefault="00332621" w:rsidP="006B0BF6">
            <w:pPr>
              <w:spacing w:after="0" w:line="259" w:lineRule="auto"/>
              <w:ind w:left="0" w:right="0" w:firstLine="0"/>
              <w:jc w:val="center"/>
              <w:rPr>
                <w:rFonts w:ascii="Open Sans" w:hAnsi="Open Sans" w:cs="Open Sans"/>
                <w:sz w:val="16"/>
                <w:szCs w:val="24"/>
                <w:rPrChange w:id="1878" w:author="Nicole Wu" w:date="2024-01-08T11:26:00Z">
                  <w:rPr>
                    <w:sz w:val="16"/>
                    <w:szCs w:val="24"/>
                  </w:rPr>
                </w:rPrChange>
              </w:rPr>
            </w:pPr>
            <w:r w:rsidRPr="00801E49">
              <w:rPr>
                <w:rFonts w:ascii="Open Sans" w:hAnsi="Open Sans" w:cs="Open Sans"/>
                <w:sz w:val="16"/>
                <w:szCs w:val="24"/>
                <w:rPrChange w:id="1879" w:author="Nicole Wu" w:date="2024-01-08T11:26:00Z">
                  <w:rPr>
                    <w:sz w:val="16"/>
                    <w:szCs w:val="24"/>
                  </w:rPr>
                </w:rPrChange>
              </w:rPr>
              <w:t>(0.93)</w:t>
            </w:r>
          </w:p>
        </w:tc>
        <w:tc>
          <w:tcPr>
            <w:tcW w:w="540" w:type="dxa"/>
            <w:tcBorders>
              <w:top w:val="nil"/>
              <w:left w:val="nil"/>
              <w:bottom w:val="nil"/>
              <w:right w:val="nil"/>
            </w:tcBorders>
          </w:tcPr>
          <w:p w14:paraId="21DAED76" w14:textId="77777777" w:rsidR="00B92327" w:rsidRPr="00801E49" w:rsidRDefault="00332621" w:rsidP="006B0BF6">
            <w:pPr>
              <w:spacing w:after="0" w:line="259" w:lineRule="auto"/>
              <w:ind w:left="36" w:right="0" w:firstLine="0"/>
              <w:jc w:val="center"/>
              <w:rPr>
                <w:rFonts w:ascii="Open Sans" w:hAnsi="Open Sans" w:cs="Open Sans"/>
                <w:sz w:val="16"/>
                <w:szCs w:val="24"/>
                <w:rPrChange w:id="1880" w:author="Nicole Wu" w:date="2024-01-08T11:26:00Z">
                  <w:rPr>
                    <w:sz w:val="16"/>
                    <w:szCs w:val="24"/>
                  </w:rPr>
                </w:rPrChange>
              </w:rPr>
            </w:pPr>
            <w:r w:rsidRPr="00801E49">
              <w:rPr>
                <w:rFonts w:ascii="Open Sans" w:hAnsi="Open Sans" w:cs="Open Sans"/>
                <w:sz w:val="16"/>
                <w:szCs w:val="24"/>
                <w:rPrChange w:id="1881" w:author="Nicole Wu" w:date="2024-01-08T11:26:00Z">
                  <w:rPr>
                    <w:sz w:val="16"/>
                    <w:szCs w:val="24"/>
                  </w:rPr>
                </w:rPrChange>
              </w:rPr>
              <w:t>(1.92)</w:t>
            </w:r>
          </w:p>
        </w:tc>
        <w:tc>
          <w:tcPr>
            <w:tcW w:w="794" w:type="dxa"/>
            <w:tcBorders>
              <w:top w:val="nil"/>
              <w:left w:val="nil"/>
              <w:bottom w:val="nil"/>
              <w:right w:val="nil"/>
            </w:tcBorders>
          </w:tcPr>
          <w:p w14:paraId="66D47C8A" w14:textId="77777777" w:rsidR="00B92327" w:rsidRPr="00801E49" w:rsidRDefault="00332621" w:rsidP="006B0BF6">
            <w:pPr>
              <w:spacing w:after="0" w:line="259" w:lineRule="auto"/>
              <w:ind w:left="164" w:right="0" w:firstLine="0"/>
              <w:jc w:val="center"/>
              <w:rPr>
                <w:rFonts w:ascii="Open Sans" w:hAnsi="Open Sans" w:cs="Open Sans"/>
                <w:sz w:val="16"/>
                <w:szCs w:val="24"/>
                <w:rPrChange w:id="1882" w:author="Nicole Wu" w:date="2024-01-08T11:26:00Z">
                  <w:rPr>
                    <w:sz w:val="16"/>
                    <w:szCs w:val="24"/>
                  </w:rPr>
                </w:rPrChange>
              </w:rPr>
            </w:pPr>
            <w:r w:rsidRPr="00801E49">
              <w:rPr>
                <w:rFonts w:ascii="Open Sans" w:hAnsi="Open Sans" w:cs="Open Sans"/>
                <w:sz w:val="16"/>
                <w:szCs w:val="24"/>
                <w:rPrChange w:id="1883" w:author="Nicole Wu" w:date="2024-01-08T11:26:00Z">
                  <w:rPr>
                    <w:sz w:val="16"/>
                    <w:szCs w:val="24"/>
                  </w:rPr>
                </w:rPrChange>
              </w:rPr>
              <w:t>(1.90)</w:t>
            </w:r>
          </w:p>
        </w:tc>
        <w:tc>
          <w:tcPr>
            <w:tcW w:w="574" w:type="dxa"/>
            <w:tcBorders>
              <w:top w:val="nil"/>
              <w:left w:val="nil"/>
              <w:bottom w:val="nil"/>
              <w:right w:val="nil"/>
            </w:tcBorders>
          </w:tcPr>
          <w:p w14:paraId="00BAAE93" w14:textId="77777777" w:rsidR="00B92327" w:rsidRPr="00801E49" w:rsidRDefault="00332621" w:rsidP="006B0BF6">
            <w:pPr>
              <w:spacing w:after="0" w:line="259" w:lineRule="auto"/>
              <w:ind w:left="0" w:right="0" w:firstLine="0"/>
              <w:jc w:val="center"/>
              <w:rPr>
                <w:rFonts w:ascii="Open Sans" w:hAnsi="Open Sans" w:cs="Open Sans"/>
                <w:sz w:val="16"/>
                <w:szCs w:val="24"/>
                <w:rPrChange w:id="1884" w:author="Nicole Wu" w:date="2024-01-08T11:26:00Z">
                  <w:rPr>
                    <w:sz w:val="16"/>
                    <w:szCs w:val="24"/>
                  </w:rPr>
                </w:rPrChange>
              </w:rPr>
            </w:pPr>
            <w:r w:rsidRPr="00801E49">
              <w:rPr>
                <w:rFonts w:ascii="Open Sans" w:hAnsi="Open Sans" w:cs="Open Sans"/>
                <w:sz w:val="16"/>
                <w:szCs w:val="24"/>
                <w:rPrChange w:id="1885" w:author="Nicole Wu" w:date="2024-01-08T11:26:00Z">
                  <w:rPr>
                    <w:sz w:val="16"/>
                    <w:szCs w:val="24"/>
                  </w:rPr>
                </w:rPrChange>
              </w:rPr>
              <w:t>(0.41)</w:t>
            </w:r>
          </w:p>
        </w:tc>
        <w:tc>
          <w:tcPr>
            <w:tcW w:w="646" w:type="dxa"/>
            <w:tcBorders>
              <w:top w:val="nil"/>
              <w:left w:val="nil"/>
              <w:bottom w:val="nil"/>
              <w:right w:val="nil"/>
            </w:tcBorders>
          </w:tcPr>
          <w:p w14:paraId="14C7FB39" w14:textId="77777777" w:rsidR="00B92327" w:rsidRPr="00801E49" w:rsidRDefault="00332621" w:rsidP="006B0BF6">
            <w:pPr>
              <w:spacing w:after="0" w:line="259" w:lineRule="auto"/>
              <w:ind w:left="36" w:right="0" w:firstLine="0"/>
              <w:jc w:val="center"/>
              <w:rPr>
                <w:rFonts w:ascii="Open Sans" w:hAnsi="Open Sans" w:cs="Open Sans"/>
                <w:sz w:val="16"/>
                <w:szCs w:val="24"/>
                <w:rPrChange w:id="1886" w:author="Nicole Wu" w:date="2024-01-08T11:26:00Z">
                  <w:rPr>
                    <w:sz w:val="16"/>
                    <w:szCs w:val="24"/>
                  </w:rPr>
                </w:rPrChange>
              </w:rPr>
            </w:pPr>
            <w:r w:rsidRPr="00801E49">
              <w:rPr>
                <w:rFonts w:ascii="Open Sans" w:hAnsi="Open Sans" w:cs="Open Sans"/>
                <w:sz w:val="16"/>
                <w:szCs w:val="24"/>
                <w:rPrChange w:id="1887" w:author="Nicole Wu" w:date="2024-01-08T11:26:00Z">
                  <w:rPr>
                    <w:sz w:val="16"/>
                    <w:szCs w:val="24"/>
                  </w:rPr>
                </w:rPrChange>
              </w:rPr>
              <w:t>(2.06)</w:t>
            </w:r>
          </w:p>
        </w:tc>
        <w:tc>
          <w:tcPr>
            <w:tcW w:w="688" w:type="dxa"/>
            <w:tcBorders>
              <w:top w:val="nil"/>
              <w:left w:val="nil"/>
              <w:bottom w:val="nil"/>
              <w:right w:val="nil"/>
            </w:tcBorders>
          </w:tcPr>
          <w:p w14:paraId="56FD6790" w14:textId="77777777" w:rsidR="00B92327" w:rsidRPr="00801E49" w:rsidRDefault="00332621" w:rsidP="006B0BF6">
            <w:pPr>
              <w:spacing w:after="0" w:line="259" w:lineRule="auto"/>
              <w:ind w:left="57" w:right="0" w:firstLine="0"/>
              <w:jc w:val="center"/>
              <w:rPr>
                <w:rFonts w:ascii="Open Sans" w:hAnsi="Open Sans" w:cs="Open Sans"/>
                <w:sz w:val="16"/>
                <w:szCs w:val="24"/>
                <w:rPrChange w:id="1888" w:author="Nicole Wu" w:date="2024-01-08T11:26:00Z">
                  <w:rPr>
                    <w:sz w:val="16"/>
                    <w:szCs w:val="24"/>
                  </w:rPr>
                </w:rPrChange>
              </w:rPr>
            </w:pPr>
            <w:r w:rsidRPr="00801E49">
              <w:rPr>
                <w:rFonts w:ascii="Open Sans" w:hAnsi="Open Sans" w:cs="Open Sans"/>
                <w:sz w:val="16"/>
                <w:szCs w:val="24"/>
                <w:rPrChange w:id="1889" w:author="Nicole Wu" w:date="2024-01-08T11:26:00Z">
                  <w:rPr>
                    <w:sz w:val="16"/>
                    <w:szCs w:val="24"/>
                  </w:rPr>
                </w:rPrChange>
              </w:rPr>
              <w:t>(2.01)</w:t>
            </w:r>
          </w:p>
        </w:tc>
        <w:tc>
          <w:tcPr>
            <w:tcW w:w="472" w:type="dxa"/>
            <w:tcBorders>
              <w:top w:val="nil"/>
              <w:left w:val="nil"/>
              <w:bottom w:val="nil"/>
              <w:right w:val="nil"/>
            </w:tcBorders>
          </w:tcPr>
          <w:p w14:paraId="527AEAF2" w14:textId="77777777" w:rsidR="00B92327" w:rsidRPr="00801E49" w:rsidRDefault="00332621" w:rsidP="006B0BF6">
            <w:pPr>
              <w:spacing w:after="0" w:line="259" w:lineRule="auto"/>
              <w:ind w:left="0" w:right="0" w:firstLine="0"/>
              <w:jc w:val="center"/>
              <w:rPr>
                <w:rFonts w:ascii="Open Sans" w:hAnsi="Open Sans" w:cs="Open Sans"/>
                <w:sz w:val="16"/>
                <w:szCs w:val="24"/>
                <w:rPrChange w:id="1890" w:author="Nicole Wu" w:date="2024-01-08T11:26:00Z">
                  <w:rPr>
                    <w:sz w:val="16"/>
                    <w:szCs w:val="24"/>
                  </w:rPr>
                </w:rPrChange>
              </w:rPr>
            </w:pPr>
            <w:r w:rsidRPr="00801E49">
              <w:rPr>
                <w:rFonts w:ascii="Open Sans" w:hAnsi="Open Sans" w:cs="Open Sans"/>
                <w:sz w:val="16"/>
                <w:szCs w:val="24"/>
                <w:rPrChange w:id="1891" w:author="Nicole Wu" w:date="2024-01-08T11:26:00Z">
                  <w:rPr>
                    <w:sz w:val="16"/>
                    <w:szCs w:val="24"/>
                  </w:rPr>
                </w:rPrChange>
              </w:rPr>
              <w:t>(0.47)</w:t>
            </w:r>
          </w:p>
        </w:tc>
      </w:tr>
      <w:tr w:rsidR="00B92327" w:rsidRPr="00801E49" w14:paraId="504C4DEE" w14:textId="77777777" w:rsidTr="006B0BF6">
        <w:trPr>
          <w:trHeight w:val="162"/>
        </w:trPr>
        <w:tc>
          <w:tcPr>
            <w:tcW w:w="3738" w:type="dxa"/>
            <w:tcBorders>
              <w:top w:val="nil"/>
              <w:left w:val="nil"/>
              <w:bottom w:val="nil"/>
              <w:right w:val="nil"/>
            </w:tcBorders>
          </w:tcPr>
          <w:p w14:paraId="60088476" w14:textId="77777777" w:rsidR="00B92327" w:rsidRPr="00801E49" w:rsidRDefault="00332621" w:rsidP="006B0BF6">
            <w:pPr>
              <w:spacing w:after="0" w:line="259" w:lineRule="auto"/>
              <w:ind w:left="0" w:right="0" w:firstLine="0"/>
              <w:jc w:val="left"/>
              <w:rPr>
                <w:rFonts w:ascii="Open Sans" w:hAnsi="Open Sans" w:cs="Open Sans"/>
                <w:sz w:val="16"/>
                <w:szCs w:val="24"/>
                <w:rPrChange w:id="1892" w:author="Nicole Wu" w:date="2024-01-08T11:26:00Z">
                  <w:rPr>
                    <w:sz w:val="16"/>
                    <w:szCs w:val="24"/>
                  </w:rPr>
                </w:rPrChange>
              </w:rPr>
            </w:pPr>
            <w:r w:rsidRPr="00801E49">
              <w:rPr>
                <w:rFonts w:ascii="Open Sans" w:hAnsi="Open Sans" w:cs="Open Sans"/>
                <w:sz w:val="16"/>
                <w:szCs w:val="24"/>
                <w:rPrChange w:id="1893" w:author="Nicole Wu" w:date="2024-01-08T11:26:00Z">
                  <w:rPr>
                    <w:sz w:val="16"/>
                    <w:szCs w:val="24"/>
                  </w:rPr>
                </w:rPrChange>
              </w:rPr>
              <w:t>Number of household member older than 60</w:t>
            </w:r>
          </w:p>
        </w:tc>
        <w:tc>
          <w:tcPr>
            <w:tcW w:w="646" w:type="dxa"/>
            <w:tcBorders>
              <w:top w:val="nil"/>
              <w:left w:val="nil"/>
              <w:bottom w:val="nil"/>
              <w:right w:val="nil"/>
            </w:tcBorders>
          </w:tcPr>
          <w:p w14:paraId="41CE8E77" w14:textId="77777777" w:rsidR="00B92327" w:rsidRPr="00801E49" w:rsidRDefault="00332621" w:rsidP="006B0BF6">
            <w:pPr>
              <w:spacing w:after="0" w:line="259" w:lineRule="auto"/>
              <w:ind w:left="0" w:right="0" w:firstLine="0"/>
              <w:jc w:val="center"/>
              <w:rPr>
                <w:rFonts w:ascii="Open Sans" w:hAnsi="Open Sans" w:cs="Open Sans"/>
                <w:sz w:val="16"/>
                <w:szCs w:val="24"/>
                <w:rPrChange w:id="1894" w:author="Nicole Wu" w:date="2024-01-08T11:26:00Z">
                  <w:rPr>
                    <w:sz w:val="16"/>
                    <w:szCs w:val="24"/>
                  </w:rPr>
                </w:rPrChange>
              </w:rPr>
            </w:pPr>
            <w:r w:rsidRPr="00801E49">
              <w:rPr>
                <w:rFonts w:ascii="Open Sans" w:hAnsi="Open Sans" w:cs="Open Sans"/>
                <w:sz w:val="16"/>
                <w:szCs w:val="24"/>
                <w:rPrChange w:id="1895" w:author="Nicole Wu" w:date="2024-01-08T11:26:00Z">
                  <w:rPr>
                    <w:sz w:val="16"/>
                    <w:szCs w:val="24"/>
                  </w:rPr>
                </w:rPrChange>
              </w:rPr>
              <w:t>0.21</w:t>
            </w:r>
          </w:p>
        </w:tc>
        <w:tc>
          <w:tcPr>
            <w:tcW w:w="688" w:type="dxa"/>
            <w:tcBorders>
              <w:top w:val="nil"/>
              <w:left w:val="nil"/>
              <w:bottom w:val="nil"/>
              <w:right w:val="nil"/>
            </w:tcBorders>
          </w:tcPr>
          <w:p w14:paraId="2C3C3EC7" w14:textId="77777777" w:rsidR="00B92327" w:rsidRPr="00801E49" w:rsidRDefault="00332621" w:rsidP="006B0BF6">
            <w:pPr>
              <w:spacing w:after="0" w:line="259" w:lineRule="auto"/>
              <w:ind w:left="0" w:right="0" w:firstLine="0"/>
              <w:jc w:val="center"/>
              <w:rPr>
                <w:rFonts w:ascii="Open Sans" w:hAnsi="Open Sans" w:cs="Open Sans"/>
                <w:sz w:val="16"/>
                <w:szCs w:val="24"/>
                <w:rPrChange w:id="1896" w:author="Nicole Wu" w:date="2024-01-08T11:26:00Z">
                  <w:rPr>
                    <w:sz w:val="16"/>
                    <w:szCs w:val="24"/>
                  </w:rPr>
                </w:rPrChange>
              </w:rPr>
            </w:pPr>
            <w:r w:rsidRPr="00801E49">
              <w:rPr>
                <w:rFonts w:ascii="Open Sans" w:hAnsi="Open Sans" w:cs="Open Sans"/>
                <w:sz w:val="16"/>
                <w:szCs w:val="24"/>
                <w:rPrChange w:id="1897" w:author="Nicole Wu" w:date="2024-01-08T11:26:00Z">
                  <w:rPr>
                    <w:sz w:val="16"/>
                    <w:szCs w:val="24"/>
                  </w:rPr>
                </w:rPrChange>
              </w:rPr>
              <w:t>0.22</w:t>
            </w:r>
          </w:p>
        </w:tc>
        <w:tc>
          <w:tcPr>
            <w:tcW w:w="574" w:type="dxa"/>
            <w:tcBorders>
              <w:top w:val="nil"/>
              <w:left w:val="nil"/>
              <w:bottom w:val="nil"/>
              <w:right w:val="nil"/>
            </w:tcBorders>
          </w:tcPr>
          <w:p w14:paraId="1E412014" w14:textId="77777777" w:rsidR="00B92327" w:rsidRPr="00801E49" w:rsidRDefault="00332621" w:rsidP="006B0BF6">
            <w:pPr>
              <w:spacing w:after="0" w:line="259" w:lineRule="auto"/>
              <w:ind w:left="0" w:right="0" w:firstLine="0"/>
              <w:jc w:val="center"/>
              <w:rPr>
                <w:rFonts w:ascii="Open Sans" w:hAnsi="Open Sans" w:cs="Open Sans"/>
                <w:sz w:val="16"/>
                <w:szCs w:val="24"/>
                <w:rPrChange w:id="1898" w:author="Nicole Wu" w:date="2024-01-08T11:26:00Z">
                  <w:rPr>
                    <w:sz w:val="16"/>
                    <w:szCs w:val="24"/>
                  </w:rPr>
                </w:rPrChange>
              </w:rPr>
            </w:pPr>
            <w:r w:rsidRPr="00801E49">
              <w:rPr>
                <w:rFonts w:ascii="Open Sans" w:hAnsi="Open Sans" w:cs="Open Sans"/>
                <w:sz w:val="16"/>
                <w:szCs w:val="24"/>
                <w:rPrChange w:id="1899" w:author="Nicole Wu" w:date="2024-01-08T11:26:00Z">
                  <w:rPr>
                    <w:sz w:val="16"/>
                    <w:szCs w:val="24"/>
                  </w:rPr>
                </w:rPrChange>
              </w:rPr>
              <w:t>0.01</w:t>
            </w:r>
          </w:p>
        </w:tc>
        <w:tc>
          <w:tcPr>
            <w:tcW w:w="540" w:type="dxa"/>
            <w:tcBorders>
              <w:top w:val="nil"/>
              <w:left w:val="nil"/>
              <w:bottom w:val="nil"/>
              <w:right w:val="nil"/>
            </w:tcBorders>
          </w:tcPr>
          <w:p w14:paraId="43785331" w14:textId="77777777" w:rsidR="00B92327" w:rsidRPr="00801E49" w:rsidRDefault="00332621" w:rsidP="006B0BF6">
            <w:pPr>
              <w:spacing w:after="0" w:line="259" w:lineRule="auto"/>
              <w:ind w:left="0" w:right="0" w:firstLine="0"/>
              <w:jc w:val="center"/>
              <w:rPr>
                <w:rFonts w:ascii="Open Sans" w:hAnsi="Open Sans" w:cs="Open Sans"/>
                <w:sz w:val="16"/>
                <w:szCs w:val="24"/>
                <w:rPrChange w:id="1900" w:author="Nicole Wu" w:date="2024-01-08T11:26:00Z">
                  <w:rPr>
                    <w:sz w:val="16"/>
                    <w:szCs w:val="24"/>
                  </w:rPr>
                </w:rPrChange>
              </w:rPr>
            </w:pPr>
            <w:r w:rsidRPr="00801E49">
              <w:rPr>
                <w:rFonts w:ascii="Open Sans" w:hAnsi="Open Sans" w:cs="Open Sans"/>
                <w:sz w:val="16"/>
                <w:szCs w:val="24"/>
                <w:rPrChange w:id="1901" w:author="Nicole Wu" w:date="2024-01-08T11:26:00Z">
                  <w:rPr>
                    <w:sz w:val="16"/>
                    <w:szCs w:val="24"/>
                  </w:rPr>
                </w:rPrChange>
              </w:rPr>
              <w:t>0.18</w:t>
            </w:r>
          </w:p>
        </w:tc>
        <w:tc>
          <w:tcPr>
            <w:tcW w:w="794" w:type="dxa"/>
            <w:tcBorders>
              <w:top w:val="nil"/>
              <w:left w:val="nil"/>
              <w:bottom w:val="nil"/>
              <w:right w:val="nil"/>
            </w:tcBorders>
          </w:tcPr>
          <w:p w14:paraId="7A1C53EB" w14:textId="77777777" w:rsidR="00B92327" w:rsidRPr="00801E49" w:rsidRDefault="00332621" w:rsidP="006B0BF6">
            <w:pPr>
              <w:spacing w:after="0" w:line="259" w:lineRule="auto"/>
              <w:ind w:left="0" w:right="0" w:firstLine="0"/>
              <w:jc w:val="center"/>
              <w:rPr>
                <w:rFonts w:ascii="Open Sans" w:hAnsi="Open Sans" w:cs="Open Sans"/>
                <w:sz w:val="16"/>
                <w:szCs w:val="24"/>
                <w:rPrChange w:id="1902" w:author="Nicole Wu" w:date="2024-01-08T11:26:00Z">
                  <w:rPr>
                    <w:sz w:val="16"/>
                    <w:szCs w:val="24"/>
                  </w:rPr>
                </w:rPrChange>
              </w:rPr>
            </w:pPr>
            <w:r w:rsidRPr="00801E49">
              <w:rPr>
                <w:rFonts w:ascii="Open Sans" w:hAnsi="Open Sans" w:cs="Open Sans"/>
                <w:sz w:val="16"/>
                <w:szCs w:val="24"/>
                <w:rPrChange w:id="1903" w:author="Nicole Wu" w:date="2024-01-08T11:26:00Z">
                  <w:rPr>
                    <w:sz w:val="16"/>
                    <w:szCs w:val="24"/>
                  </w:rPr>
                </w:rPrChange>
              </w:rPr>
              <w:t>0.18</w:t>
            </w:r>
          </w:p>
        </w:tc>
        <w:tc>
          <w:tcPr>
            <w:tcW w:w="574" w:type="dxa"/>
            <w:tcBorders>
              <w:top w:val="nil"/>
              <w:left w:val="nil"/>
              <w:bottom w:val="nil"/>
              <w:right w:val="nil"/>
            </w:tcBorders>
          </w:tcPr>
          <w:p w14:paraId="2BCC4566" w14:textId="77777777" w:rsidR="00B92327" w:rsidRPr="00801E49" w:rsidRDefault="00332621" w:rsidP="006B0BF6">
            <w:pPr>
              <w:spacing w:after="0" w:line="259" w:lineRule="auto"/>
              <w:ind w:left="0" w:right="0" w:firstLine="0"/>
              <w:jc w:val="center"/>
              <w:rPr>
                <w:rFonts w:ascii="Open Sans" w:hAnsi="Open Sans" w:cs="Open Sans"/>
                <w:sz w:val="16"/>
                <w:szCs w:val="24"/>
                <w:rPrChange w:id="1904" w:author="Nicole Wu" w:date="2024-01-08T11:26:00Z">
                  <w:rPr>
                    <w:sz w:val="16"/>
                    <w:szCs w:val="24"/>
                  </w:rPr>
                </w:rPrChange>
              </w:rPr>
            </w:pPr>
            <w:r w:rsidRPr="00801E49">
              <w:rPr>
                <w:rFonts w:ascii="Open Sans" w:hAnsi="Open Sans" w:cs="Open Sans"/>
                <w:sz w:val="16"/>
                <w:szCs w:val="24"/>
                <w:rPrChange w:id="1905" w:author="Nicole Wu" w:date="2024-01-08T11:26:00Z">
                  <w:rPr>
                    <w:sz w:val="16"/>
                    <w:szCs w:val="24"/>
                  </w:rPr>
                </w:rPrChange>
              </w:rPr>
              <w:t>0.00</w:t>
            </w:r>
          </w:p>
        </w:tc>
        <w:tc>
          <w:tcPr>
            <w:tcW w:w="646" w:type="dxa"/>
            <w:tcBorders>
              <w:top w:val="nil"/>
              <w:left w:val="nil"/>
              <w:bottom w:val="nil"/>
              <w:right w:val="nil"/>
            </w:tcBorders>
          </w:tcPr>
          <w:p w14:paraId="568F2A9A" w14:textId="77777777" w:rsidR="00B92327" w:rsidRPr="00801E49" w:rsidRDefault="00332621" w:rsidP="006B0BF6">
            <w:pPr>
              <w:spacing w:after="0" w:line="259" w:lineRule="auto"/>
              <w:ind w:left="0" w:right="0" w:firstLine="0"/>
              <w:jc w:val="center"/>
              <w:rPr>
                <w:rFonts w:ascii="Open Sans" w:hAnsi="Open Sans" w:cs="Open Sans"/>
                <w:sz w:val="16"/>
                <w:szCs w:val="24"/>
                <w:rPrChange w:id="1906" w:author="Nicole Wu" w:date="2024-01-08T11:26:00Z">
                  <w:rPr>
                    <w:sz w:val="16"/>
                    <w:szCs w:val="24"/>
                  </w:rPr>
                </w:rPrChange>
              </w:rPr>
            </w:pPr>
            <w:r w:rsidRPr="00801E49">
              <w:rPr>
                <w:rFonts w:ascii="Open Sans" w:hAnsi="Open Sans" w:cs="Open Sans"/>
                <w:sz w:val="16"/>
                <w:szCs w:val="24"/>
                <w:rPrChange w:id="1907" w:author="Nicole Wu" w:date="2024-01-08T11:26:00Z">
                  <w:rPr>
                    <w:sz w:val="16"/>
                    <w:szCs w:val="24"/>
                  </w:rPr>
                </w:rPrChange>
              </w:rPr>
              <w:t>0.19</w:t>
            </w:r>
          </w:p>
        </w:tc>
        <w:tc>
          <w:tcPr>
            <w:tcW w:w="688" w:type="dxa"/>
            <w:tcBorders>
              <w:top w:val="nil"/>
              <w:left w:val="nil"/>
              <w:bottom w:val="nil"/>
              <w:right w:val="nil"/>
            </w:tcBorders>
          </w:tcPr>
          <w:p w14:paraId="4D6239E6" w14:textId="77777777" w:rsidR="00B92327" w:rsidRPr="00801E49" w:rsidRDefault="00332621" w:rsidP="006B0BF6">
            <w:pPr>
              <w:spacing w:after="0" w:line="259" w:lineRule="auto"/>
              <w:ind w:left="0" w:right="0" w:firstLine="0"/>
              <w:jc w:val="center"/>
              <w:rPr>
                <w:rFonts w:ascii="Open Sans" w:hAnsi="Open Sans" w:cs="Open Sans"/>
                <w:sz w:val="16"/>
                <w:szCs w:val="24"/>
                <w:rPrChange w:id="1908" w:author="Nicole Wu" w:date="2024-01-08T11:26:00Z">
                  <w:rPr>
                    <w:sz w:val="16"/>
                    <w:szCs w:val="24"/>
                  </w:rPr>
                </w:rPrChange>
              </w:rPr>
            </w:pPr>
            <w:r w:rsidRPr="00801E49">
              <w:rPr>
                <w:rFonts w:ascii="Open Sans" w:hAnsi="Open Sans" w:cs="Open Sans"/>
                <w:sz w:val="16"/>
                <w:szCs w:val="24"/>
                <w:rPrChange w:id="1909" w:author="Nicole Wu" w:date="2024-01-08T11:26:00Z">
                  <w:rPr>
                    <w:sz w:val="16"/>
                    <w:szCs w:val="24"/>
                  </w:rPr>
                </w:rPrChange>
              </w:rPr>
              <w:t>0.19</w:t>
            </w:r>
          </w:p>
        </w:tc>
        <w:tc>
          <w:tcPr>
            <w:tcW w:w="472" w:type="dxa"/>
            <w:tcBorders>
              <w:top w:val="nil"/>
              <w:left w:val="nil"/>
              <w:bottom w:val="nil"/>
              <w:right w:val="nil"/>
            </w:tcBorders>
          </w:tcPr>
          <w:p w14:paraId="4C54123B" w14:textId="77777777" w:rsidR="00B92327" w:rsidRPr="00801E49" w:rsidRDefault="00332621" w:rsidP="006B0BF6">
            <w:pPr>
              <w:spacing w:after="0" w:line="259" w:lineRule="auto"/>
              <w:ind w:left="0" w:right="0" w:firstLine="0"/>
              <w:jc w:val="center"/>
              <w:rPr>
                <w:rFonts w:ascii="Open Sans" w:hAnsi="Open Sans" w:cs="Open Sans"/>
                <w:sz w:val="16"/>
                <w:szCs w:val="24"/>
                <w:rPrChange w:id="1910" w:author="Nicole Wu" w:date="2024-01-08T11:26:00Z">
                  <w:rPr>
                    <w:sz w:val="16"/>
                    <w:szCs w:val="24"/>
                  </w:rPr>
                </w:rPrChange>
              </w:rPr>
            </w:pPr>
            <w:r w:rsidRPr="00801E49">
              <w:rPr>
                <w:rFonts w:ascii="Open Sans" w:hAnsi="Open Sans" w:cs="Open Sans"/>
                <w:sz w:val="16"/>
                <w:szCs w:val="24"/>
                <w:rPrChange w:id="1911" w:author="Nicole Wu" w:date="2024-01-08T11:26:00Z">
                  <w:rPr>
                    <w:sz w:val="16"/>
                    <w:szCs w:val="24"/>
                  </w:rPr>
                </w:rPrChange>
              </w:rPr>
              <w:t>0.01</w:t>
            </w:r>
          </w:p>
        </w:tc>
      </w:tr>
      <w:tr w:rsidR="00B92327" w:rsidRPr="00801E49" w14:paraId="0747BDA2" w14:textId="77777777" w:rsidTr="006B0BF6">
        <w:trPr>
          <w:trHeight w:val="162"/>
        </w:trPr>
        <w:tc>
          <w:tcPr>
            <w:tcW w:w="3738" w:type="dxa"/>
            <w:tcBorders>
              <w:top w:val="nil"/>
              <w:left w:val="nil"/>
              <w:bottom w:val="nil"/>
              <w:right w:val="nil"/>
            </w:tcBorders>
          </w:tcPr>
          <w:p w14:paraId="1A567DE7" w14:textId="77777777" w:rsidR="00B92327" w:rsidRPr="00801E49" w:rsidRDefault="00B92327" w:rsidP="006B0BF6">
            <w:pPr>
              <w:spacing w:after="0" w:line="259" w:lineRule="auto"/>
              <w:ind w:left="0" w:right="0" w:firstLine="0"/>
              <w:jc w:val="left"/>
              <w:rPr>
                <w:rFonts w:ascii="Open Sans" w:hAnsi="Open Sans" w:cs="Open Sans"/>
                <w:sz w:val="16"/>
                <w:szCs w:val="24"/>
                <w:rPrChange w:id="1912" w:author="Nicole Wu" w:date="2024-01-08T11:26:00Z">
                  <w:rPr>
                    <w:sz w:val="16"/>
                    <w:szCs w:val="24"/>
                  </w:rPr>
                </w:rPrChange>
              </w:rPr>
            </w:pPr>
          </w:p>
        </w:tc>
        <w:tc>
          <w:tcPr>
            <w:tcW w:w="646" w:type="dxa"/>
            <w:tcBorders>
              <w:top w:val="nil"/>
              <w:left w:val="nil"/>
              <w:bottom w:val="nil"/>
              <w:right w:val="nil"/>
            </w:tcBorders>
          </w:tcPr>
          <w:p w14:paraId="0328C39D" w14:textId="77777777" w:rsidR="00B92327" w:rsidRPr="00801E49" w:rsidRDefault="00332621" w:rsidP="006B0BF6">
            <w:pPr>
              <w:spacing w:after="0" w:line="259" w:lineRule="auto"/>
              <w:ind w:left="36" w:right="0" w:firstLine="0"/>
              <w:jc w:val="center"/>
              <w:rPr>
                <w:rFonts w:ascii="Open Sans" w:hAnsi="Open Sans" w:cs="Open Sans"/>
                <w:sz w:val="16"/>
                <w:szCs w:val="24"/>
                <w:rPrChange w:id="1913" w:author="Nicole Wu" w:date="2024-01-08T11:26:00Z">
                  <w:rPr>
                    <w:sz w:val="16"/>
                    <w:szCs w:val="24"/>
                  </w:rPr>
                </w:rPrChange>
              </w:rPr>
            </w:pPr>
            <w:r w:rsidRPr="00801E49">
              <w:rPr>
                <w:rFonts w:ascii="Open Sans" w:hAnsi="Open Sans" w:cs="Open Sans"/>
                <w:sz w:val="16"/>
                <w:szCs w:val="24"/>
                <w:rPrChange w:id="1914" w:author="Nicole Wu" w:date="2024-01-08T11:26:00Z">
                  <w:rPr>
                    <w:sz w:val="16"/>
                    <w:szCs w:val="24"/>
                  </w:rPr>
                </w:rPrChange>
              </w:rPr>
              <w:t>(0.48)</w:t>
            </w:r>
          </w:p>
        </w:tc>
        <w:tc>
          <w:tcPr>
            <w:tcW w:w="688" w:type="dxa"/>
            <w:tcBorders>
              <w:top w:val="nil"/>
              <w:left w:val="nil"/>
              <w:bottom w:val="nil"/>
              <w:right w:val="nil"/>
            </w:tcBorders>
          </w:tcPr>
          <w:p w14:paraId="4DE51675" w14:textId="77777777" w:rsidR="00B92327" w:rsidRPr="00801E49" w:rsidRDefault="00332621" w:rsidP="006B0BF6">
            <w:pPr>
              <w:spacing w:after="0" w:line="259" w:lineRule="auto"/>
              <w:ind w:left="57" w:right="0" w:firstLine="0"/>
              <w:jc w:val="center"/>
              <w:rPr>
                <w:rFonts w:ascii="Open Sans" w:hAnsi="Open Sans" w:cs="Open Sans"/>
                <w:sz w:val="16"/>
                <w:szCs w:val="24"/>
                <w:rPrChange w:id="1915" w:author="Nicole Wu" w:date="2024-01-08T11:26:00Z">
                  <w:rPr>
                    <w:sz w:val="16"/>
                    <w:szCs w:val="24"/>
                  </w:rPr>
                </w:rPrChange>
              </w:rPr>
            </w:pPr>
            <w:r w:rsidRPr="00801E49">
              <w:rPr>
                <w:rFonts w:ascii="Open Sans" w:hAnsi="Open Sans" w:cs="Open Sans"/>
                <w:sz w:val="16"/>
                <w:szCs w:val="24"/>
                <w:rPrChange w:id="1916" w:author="Nicole Wu" w:date="2024-01-08T11:26:00Z">
                  <w:rPr>
                    <w:sz w:val="16"/>
                    <w:szCs w:val="24"/>
                  </w:rPr>
                </w:rPrChange>
              </w:rPr>
              <w:t>(0.55)</w:t>
            </w:r>
          </w:p>
        </w:tc>
        <w:tc>
          <w:tcPr>
            <w:tcW w:w="574" w:type="dxa"/>
            <w:tcBorders>
              <w:top w:val="nil"/>
              <w:left w:val="nil"/>
              <w:bottom w:val="nil"/>
              <w:right w:val="nil"/>
            </w:tcBorders>
          </w:tcPr>
          <w:p w14:paraId="689B57BA" w14:textId="77777777" w:rsidR="00B92327" w:rsidRPr="00801E49" w:rsidRDefault="00332621" w:rsidP="006B0BF6">
            <w:pPr>
              <w:spacing w:after="0" w:line="259" w:lineRule="auto"/>
              <w:ind w:left="0" w:right="0" w:firstLine="0"/>
              <w:jc w:val="center"/>
              <w:rPr>
                <w:rFonts w:ascii="Open Sans" w:hAnsi="Open Sans" w:cs="Open Sans"/>
                <w:sz w:val="16"/>
                <w:szCs w:val="24"/>
                <w:rPrChange w:id="1917" w:author="Nicole Wu" w:date="2024-01-08T11:26:00Z">
                  <w:rPr>
                    <w:sz w:val="16"/>
                    <w:szCs w:val="24"/>
                  </w:rPr>
                </w:rPrChange>
              </w:rPr>
            </w:pPr>
            <w:r w:rsidRPr="00801E49">
              <w:rPr>
                <w:rFonts w:ascii="Open Sans" w:hAnsi="Open Sans" w:cs="Open Sans"/>
                <w:sz w:val="16"/>
                <w:szCs w:val="24"/>
                <w:rPrChange w:id="1918" w:author="Nicole Wu" w:date="2024-01-08T11:26:00Z">
                  <w:rPr>
                    <w:sz w:val="16"/>
                    <w:szCs w:val="24"/>
                  </w:rPr>
                </w:rPrChange>
              </w:rPr>
              <w:t>(0.72)</w:t>
            </w:r>
          </w:p>
        </w:tc>
        <w:tc>
          <w:tcPr>
            <w:tcW w:w="540" w:type="dxa"/>
            <w:tcBorders>
              <w:top w:val="nil"/>
              <w:left w:val="nil"/>
              <w:bottom w:val="nil"/>
              <w:right w:val="nil"/>
            </w:tcBorders>
          </w:tcPr>
          <w:p w14:paraId="2A816785" w14:textId="77777777" w:rsidR="00B92327" w:rsidRPr="00801E49" w:rsidRDefault="00332621" w:rsidP="006B0BF6">
            <w:pPr>
              <w:spacing w:after="0" w:line="259" w:lineRule="auto"/>
              <w:ind w:left="36" w:right="0" w:firstLine="0"/>
              <w:jc w:val="center"/>
              <w:rPr>
                <w:rFonts w:ascii="Open Sans" w:hAnsi="Open Sans" w:cs="Open Sans"/>
                <w:sz w:val="16"/>
                <w:szCs w:val="24"/>
                <w:rPrChange w:id="1919" w:author="Nicole Wu" w:date="2024-01-08T11:26:00Z">
                  <w:rPr>
                    <w:sz w:val="16"/>
                    <w:szCs w:val="24"/>
                  </w:rPr>
                </w:rPrChange>
              </w:rPr>
            </w:pPr>
            <w:r w:rsidRPr="00801E49">
              <w:rPr>
                <w:rFonts w:ascii="Open Sans" w:hAnsi="Open Sans" w:cs="Open Sans"/>
                <w:sz w:val="16"/>
                <w:szCs w:val="24"/>
                <w:rPrChange w:id="1920" w:author="Nicole Wu" w:date="2024-01-08T11:26:00Z">
                  <w:rPr>
                    <w:sz w:val="16"/>
                    <w:szCs w:val="24"/>
                  </w:rPr>
                </w:rPrChange>
              </w:rPr>
              <w:t>(0.44)</w:t>
            </w:r>
          </w:p>
        </w:tc>
        <w:tc>
          <w:tcPr>
            <w:tcW w:w="794" w:type="dxa"/>
            <w:tcBorders>
              <w:top w:val="nil"/>
              <w:left w:val="nil"/>
              <w:bottom w:val="nil"/>
              <w:right w:val="nil"/>
            </w:tcBorders>
          </w:tcPr>
          <w:p w14:paraId="416D10D7" w14:textId="77777777" w:rsidR="00B92327" w:rsidRPr="00801E49" w:rsidRDefault="00332621" w:rsidP="006B0BF6">
            <w:pPr>
              <w:spacing w:after="0" w:line="259" w:lineRule="auto"/>
              <w:ind w:left="164" w:right="0" w:firstLine="0"/>
              <w:jc w:val="center"/>
              <w:rPr>
                <w:rFonts w:ascii="Open Sans" w:hAnsi="Open Sans" w:cs="Open Sans"/>
                <w:sz w:val="16"/>
                <w:szCs w:val="24"/>
                <w:rPrChange w:id="1921" w:author="Nicole Wu" w:date="2024-01-08T11:26:00Z">
                  <w:rPr>
                    <w:sz w:val="16"/>
                    <w:szCs w:val="24"/>
                  </w:rPr>
                </w:rPrChange>
              </w:rPr>
            </w:pPr>
            <w:r w:rsidRPr="00801E49">
              <w:rPr>
                <w:rFonts w:ascii="Open Sans" w:hAnsi="Open Sans" w:cs="Open Sans"/>
                <w:sz w:val="16"/>
                <w:szCs w:val="24"/>
                <w:rPrChange w:id="1922" w:author="Nicole Wu" w:date="2024-01-08T11:26:00Z">
                  <w:rPr>
                    <w:sz w:val="16"/>
                    <w:szCs w:val="24"/>
                  </w:rPr>
                </w:rPrChange>
              </w:rPr>
              <w:t>(0.48)</w:t>
            </w:r>
          </w:p>
        </w:tc>
        <w:tc>
          <w:tcPr>
            <w:tcW w:w="574" w:type="dxa"/>
            <w:tcBorders>
              <w:top w:val="nil"/>
              <w:left w:val="nil"/>
              <w:bottom w:val="nil"/>
              <w:right w:val="nil"/>
            </w:tcBorders>
          </w:tcPr>
          <w:p w14:paraId="102BD270" w14:textId="77777777" w:rsidR="00B92327" w:rsidRPr="00801E49" w:rsidRDefault="00332621" w:rsidP="006B0BF6">
            <w:pPr>
              <w:spacing w:after="0" w:line="259" w:lineRule="auto"/>
              <w:ind w:left="0" w:right="0" w:firstLine="0"/>
              <w:jc w:val="center"/>
              <w:rPr>
                <w:rFonts w:ascii="Open Sans" w:hAnsi="Open Sans" w:cs="Open Sans"/>
                <w:sz w:val="16"/>
                <w:szCs w:val="24"/>
                <w:rPrChange w:id="1923" w:author="Nicole Wu" w:date="2024-01-08T11:26:00Z">
                  <w:rPr>
                    <w:sz w:val="16"/>
                    <w:szCs w:val="24"/>
                  </w:rPr>
                </w:rPrChange>
              </w:rPr>
            </w:pPr>
            <w:r w:rsidRPr="00801E49">
              <w:rPr>
                <w:rFonts w:ascii="Open Sans" w:hAnsi="Open Sans" w:cs="Open Sans"/>
                <w:sz w:val="16"/>
                <w:szCs w:val="24"/>
                <w:rPrChange w:id="1924" w:author="Nicole Wu" w:date="2024-01-08T11:26:00Z">
                  <w:rPr>
                    <w:sz w:val="16"/>
                    <w:szCs w:val="24"/>
                  </w:rPr>
                </w:rPrChange>
              </w:rPr>
              <w:t>(0.87)</w:t>
            </w:r>
          </w:p>
        </w:tc>
        <w:tc>
          <w:tcPr>
            <w:tcW w:w="646" w:type="dxa"/>
            <w:tcBorders>
              <w:top w:val="nil"/>
              <w:left w:val="nil"/>
              <w:bottom w:val="nil"/>
              <w:right w:val="nil"/>
            </w:tcBorders>
          </w:tcPr>
          <w:p w14:paraId="7C34CD5A" w14:textId="77777777" w:rsidR="00B92327" w:rsidRPr="00801E49" w:rsidRDefault="00332621" w:rsidP="006B0BF6">
            <w:pPr>
              <w:spacing w:after="0" w:line="259" w:lineRule="auto"/>
              <w:ind w:left="36" w:right="0" w:firstLine="0"/>
              <w:jc w:val="center"/>
              <w:rPr>
                <w:rFonts w:ascii="Open Sans" w:hAnsi="Open Sans" w:cs="Open Sans"/>
                <w:sz w:val="16"/>
                <w:szCs w:val="24"/>
                <w:rPrChange w:id="1925" w:author="Nicole Wu" w:date="2024-01-08T11:26:00Z">
                  <w:rPr>
                    <w:sz w:val="16"/>
                    <w:szCs w:val="24"/>
                  </w:rPr>
                </w:rPrChange>
              </w:rPr>
            </w:pPr>
            <w:r w:rsidRPr="00801E49">
              <w:rPr>
                <w:rFonts w:ascii="Open Sans" w:hAnsi="Open Sans" w:cs="Open Sans"/>
                <w:sz w:val="16"/>
                <w:szCs w:val="24"/>
                <w:rPrChange w:id="1926" w:author="Nicole Wu" w:date="2024-01-08T11:26:00Z">
                  <w:rPr>
                    <w:sz w:val="16"/>
                    <w:szCs w:val="24"/>
                  </w:rPr>
                </w:rPrChange>
              </w:rPr>
              <w:t>(0.45)</w:t>
            </w:r>
          </w:p>
        </w:tc>
        <w:tc>
          <w:tcPr>
            <w:tcW w:w="688" w:type="dxa"/>
            <w:tcBorders>
              <w:top w:val="nil"/>
              <w:left w:val="nil"/>
              <w:bottom w:val="nil"/>
              <w:right w:val="nil"/>
            </w:tcBorders>
          </w:tcPr>
          <w:p w14:paraId="10B6FE85" w14:textId="77777777" w:rsidR="00B92327" w:rsidRPr="00801E49" w:rsidRDefault="00332621" w:rsidP="006B0BF6">
            <w:pPr>
              <w:spacing w:after="0" w:line="259" w:lineRule="auto"/>
              <w:ind w:left="57" w:right="0" w:firstLine="0"/>
              <w:jc w:val="center"/>
              <w:rPr>
                <w:rFonts w:ascii="Open Sans" w:hAnsi="Open Sans" w:cs="Open Sans"/>
                <w:sz w:val="16"/>
                <w:szCs w:val="24"/>
                <w:rPrChange w:id="1927" w:author="Nicole Wu" w:date="2024-01-08T11:26:00Z">
                  <w:rPr>
                    <w:sz w:val="16"/>
                    <w:szCs w:val="24"/>
                  </w:rPr>
                </w:rPrChange>
              </w:rPr>
            </w:pPr>
            <w:r w:rsidRPr="00801E49">
              <w:rPr>
                <w:rFonts w:ascii="Open Sans" w:hAnsi="Open Sans" w:cs="Open Sans"/>
                <w:sz w:val="16"/>
                <w:szCs w:val="24"/>
                <w:rPrChange w:id="1928" w:author="Nicole Wu" w:date="2024-01-08T11:26:00Z">
                  <w:rPr>
                    <w:sz w:val="16"/>
                    <w:szCs w:val="24"/>
                  </w:rPr>
                </w:rPrChange>
              </w:rPr>
              <w:t>(0.50)</w:t>
            </w:r>
          </w:p>
        </w:tc>
        <w:tc>
          <w:tcPr>
            <w:tcW w:w="472" w:type="dxa"/>
            <w:tcBorders>
              <w:top w:val="nil"/>
              <w:left w:val="nil"/>
              <w:bottom w:val="nil"/>
              <w:right w:val="nil"/>
            </w:tcBorders>
          </w:tcPr>
          <w:p w14:paraId="574EDB81" w14:textId="77777777" w:rsidR="00B92327" w:rsidRPr="00801E49" w:rsidRDefault="00332621" w:rsidP="006B0BF6">
            <w:pPr>
              <w:spacing w:after="0" w:line="259" w:lineRule="auto"/>
              <w:ind w:left="0" w:right="0" w:firstLine="0"/>
              <w:jc w:val="center"/>
              <w:rPr>
                <w:rFonts w:ascii="Open Sans" w:hAnsi="Open Sans" w:cs="Open Sans"/>
                <w:sz w:val="16"/>
                <w:szCs w:val="24"/>
                <w:rPrChange w:id="1929" w:author="Nicole Wu" w:date="2024-01-08T11:26:00Z">
                  <w:rPr>
                    <w:sz w:val="16"/>
                    <w:szCs w:val="24"/>
                  </w:rPr>
                </w:rPrChange>
              </w:rPr>
            </w:pPr>
            <w:r w:rsidRPr="00801E49">
              <w:rPr>
                <w:rFonts w:ascii="Open Sans" w:hAnsi="Open Sans" w:cs="Open Sans"/>
                <w:sz w:val="16"/>
                <w:szCs w:val="24"/>
                <w:rPrChange w:id="1930" w:author="Nicole Wu" w:date="2024-01-08T11:26:00Z">
                  <w:rPr>
                    <w:sz w:val="16"/>
                    <w:szCs w:val="24"/>
                  </w:rPr>
                </w:rPrChange>
              </w:rPr>
              <w:t>(0.73)</w:t>
            </w:r>
          </w:p>
        </w:tc>
      </w:tr>
      <w:tr w:rsidR="00B92327" w:rsidRPr="00801E49" w14:paraId="02E99CD6" w14:textId="77777777" w:rsidTr="006B0BF6">
        <w:trPr>
          <w:trHeight w:val="162"/>
        </w:trPr>
        <w:tc>
          <w:tcPr>
            <w:tcW w:w="3738" w:type="dxa"/>
            <w:tcBorders>
              <w:top w:val="nil"/>
              <w:left w:val="nil"/>
              <w:bottom w:val="nil"/>
              <w:right w:val="nil"/>
            </w:tcBorders>
          </w:tcPr>
          <w:p w14:paraId="66429431" w14:textId="77777777" w:rsidR="00B92327" w:rsidRPr="00801E49" w:rsidRDefault="00332621" w:rsidP="006B0BF6">
            <w:pPr>
              <w:spacing w:after="0" w:line="259" w:lineRule="auto"/>
              <w:ind w:left="0" w:right="0" w:firstLine="0"/>
              <w:jc w:val="left"/>
              <w:rPr>
                <w:rFonts w:ascii="Open Sans" w:hAnsi="Open Sans" w:cs="Open Sans"/>
                <w:sz w:val="16"/>
                <w:szCs w:val="24"/>
                <w:rPrChange w:id="1931" w:author="Nicole Wu" w:date="2024-01-08T11:26:00Z">
                  <w:rPr>
                    <w:sz w:val="16"/>
                    <w:szCs w:val="24"/>
                  </w:rPr>
                </w:rPrChange>
              </w:rPr>
            </w:pPr>
            <w:r w:rsidRPr="00801E49">
              <w:rPr>
                <w:rFonts w:ascii="Open Sans" w:hAnsi="Open Sans" w:cs="Open Sans"/>
                <w:sz w:val="16"/>
                <w:szCs w:val="24"/>
                <w:rPrChange w:id="1932" w:author="Nicole Wu" w:date="2024-01-08T11:26:00Z">
                  <w:rPr>
                    <w:sz w:val="16"/>
                    <w:szCs w:val="24"/>
                  </w:rPr>
                </w:rPrChange>
              </w:rPr>
              <w:t>Has household member with disability/chronic disease</w:t>
            </w:r>
          </w:p>
        </w:tc>
        <w:tc>
          <w:tcPr>
            <w:tcW w:w="646" w:type="dxa"/>
            <w:tcBorders>
              <w:top w:val="nil"/>
              <w:left w:val="nil"/>
              <w:bottom w:val="nil"/>
              <w:right w:val="nil"/>
            </w:tcBorders>
          </w:tcPr>
          <w:p w14:paraId="233BF950" w14:textId="77777777" w:rsidR="00B92327" w:rsidRPr="00801E49" w:rsidRDefault="00332621" w:rsidP="006B0BF6">
            <w:pPr>
              <w:spacing w:after="0" w:line="259" w:lineRule="auto"/>
              <w:ind w:left="0" w:right="0" w:firstLine="0"/>
              <w:jc w:val="center"/>
              <w:rPr>
                <w:rFonts w:ascii="Open Sans" w:hAnsi="Open Sans" w:cs="Open Sans"/>
                <w:sz w:val="16"/>
                <w:szCs w:val="24"/>
                <w:rPrChange w:id="1933" w:author="Nicole Wu" w:date="2024-01-08T11:26:00Z">
                  <w:rPr>
                    <w:sz w:val="16"/>
                    <w:szCs w:val="24"/>
                  </w:rPr>
                </w:rPrChange>
              </w:rPr>
            </w:pPr>
            <w:r w:rsidRPr="00801E49">
              <w:rPr>
                <w:rFonts w:ascii="Open Sans" w:hAnsi="Open Sans" w:cs="Open Sans"/>
                <w:sz w:val="16"/>
                <w:szCs w:val="24"/>
                <w:rPrChange w:id="1934" w:author="Nicole Wu" w:date="2024-01-08T11:26:00Z">
                  <w:rPr>
                    <w:sz w:val="16"/>
                    <w:szCs w:val="24"/>
                  </w:rPr>
                </w:rPrChange>
              </w:rPr>
              <w:t>0.29</w:t>
            </w:r>
          </w:p>
        </w:tc>
        <w:tc>
          <w:tcPr>
            <w:tcW w:w="688" w:type="dxa"/>
            <w:tcBorders>
              <w:top w:val="nil"/>
              <w:left w:val="nil"/>
              <w:bottom w:val="nil"/>
              <w:right w:val="nil"/>
            </w:tcBorders>
          </w:tcPr>
          <w:p w14:paraId="4ED83FEA" w14:textId="77777777" w:rsidR="00B92327" w:rsidRPr="00801E49" w:rsidRDefault="00332621" w:rsidP="006B0BF6">
            <w:pPr>
              <w:spacing w:after="0" w:line="259" w:lineRule="auto"/>
              <w:ind w:left="0" w:right="0" w:firstLine="0"/>
              <w:jc w:val="center"/>
              <w:rPr>
                <w:rFonts w:ascii="Open Sans" w:hAnsi="Open Sans" w:cs="Open Sans"/>
                <w:sz w:val="16"/>
                <w:szCs w:val="24"/>
                <w:rPrChange w:id="1935" w:author="Nicole Wu" w:date="2024-01-08T11:26:00Z">
                  <w:rPr>
                    <w:sz w:val="16"/>
                    <w:szCs w:val="24"/>
                  </w:rPr>
                </w:rPrChange>
              </w:rPr>
            </w:pPr>
            <w:r w:rsidRPr="00801E49">
              <w:rPr>
                <w:rFonts w:ascii="Open Sans" w:hAnsi="Open Sans" w:cs="Open Sans"/>
                <w:sz w:val="16"/>
                <w:szCs w:val="24"/>
                <w:rPrChange w:id="1936" w:author="Nicole Wu" w:date="2024-01-08T11:26:00Z">
                  <w:rPr>
                    <w:sz w:val="16"/>
                    <w:szCs w:val="24"/>
                  </w:rPr>
                </w:rPrChange>
              </w:rPr>
              <w:t>0.30</w:t>
            </w:r>
          </w:p>
        </w:tc>
        <w:tc>
          <w:tcPr>
            <w:tcW w:w="574" w:type="dxa"/>
            <w:tcBorders>
              <w:top w:val="nil"/>
              <w:left w:val="nil"/>
              <w:bottom w:val="nil"/>
              <w:right w:val="nil"/>
            </w:tcBorders>
          </w:tcPr>
          <w:p w14:paraId="5918C348" w14:textId="77777777" w:rsidR="00B92327" w:rsidRPr="00801E49" w:rsidRDefault="00332621" w:rsidP="006B0BF6">
            <w:pPr>
              <w:spacing w:after="0" w:line="259" w:lineRule="auto"/>
              <w:ind w:left="0" w:right="0" w:firstLine="0"/>
              <w:jc w:val="center"/>
              <w:rPr>
                <w:rFonts w:ascii="Open Sans" w:hAnsi="Open Sans" w:cs="Open Sans"/>
                <w:sz w:val="16"/>
                <w:szCs w:val="24"/>
                <w:rPrChange w:id="1937" w:author="Nicole Wu" w:date="2024-01-08T11:26:00Z">
                  <w:rPr>
                    <w:sz w:val="16"/>
                    <w:szCs w:val="24"/>
                  </w:rPr>
                </w:rPrChange>
              </w:rPr>
            </w:pPr>
            <w:r w:rsidRPr="00801E49">
              <w:rPr>
                <w:rFonts w:ascii="Open Sans" w:hAnsi="Open Sans" w:cs="Open Sans"/>
                <w:sz w:val="16"/>
                <w:szCs w:val="24"/>
                <w:rPrChange w:id="1938" w:author="Nicole Wu" w:date="2024-01-08T11:26:00Z">
                  <w:rPr>
                    <w:sz w:val="16"/>
                    <w:szCs w:val="24"/>
                  </w:rPr>
                </w:rPrChange>
              </w:rPr>
              <w:t>0.00</w:t>
            </w:r>
          </w:p>
        </w:tc>
        <w:tc>
          <w:tcPr>
            <w:tcW w:w="540" w:type="dxa"/>
            <w:tcBorders>
              <w:top w:val="nil"/>
              <w:left w:val="nil"/>
              <w:bottom w:val="nil"/>
              <w:right w:val="nil"/>
            </w:tcBorders>
          </w:tcPr>
          <w:p w14:paraId="260881BE" w14:textId="77777777" w:rsidR="00B92327" w:rsidRPr="00801E49" w:rsidRDefault="00332621" w:rsidP="006B0BF6">
            <w:pPr>
              <w:spacing w:after="0" w:line="259" w:lineRule="auto"/>
              <w:ind w:left="0" w:right="0" w:firstLine="0"/>
              <w:jc w:val="center"/>
              <w:rPr>
                <w:rFonts w:ascii="Open Sans" w:hAnsi="Open Sans" w:cs="Open Sans"/>
                <w:sz w:val="16"/>
                <w:szCs w:val="24"/>
                <w:rPrChange w:id="1939" w:author="Nicole Wu" w:date="2024-01-08T11:26:00Z">
                  <w:rPr>
                    <w:sz w:val="16"/>
                    <w:szCs w:val="24"/>
                  </w:rPr>
                </w:rPrChange>
              </w:rPr>
            </w:pPr>
            <w:r w:rsidRPr="00801E49">
              <w:rPr>
                <w:rFonts w:ascii="Open Sans" w:hAnsi="Open Sans" w:cs="Open Sans"/>
                <w:sz w:val="16"/>
                <w:szCs w:val="24"/>
                <w:rPrChange w:id="1940" w:author="Nicole Wu" w:date="2024-01-08T11:26:00Z">
                  <w:rPr>
                    <w:sz w:val="16"/>
                    <w:szCs w:val="24"/>
                  </w:rPr>
                </w:rPrChange>
              </w:rPr>
              <w:t>0.15</w:t>
            </w:r>
          </w:p>
        </w:tc>
        <w:tc>
          <w:tcPr>
            <w:tcW w:w="794" w:type="dxa"/>
            <w:tcBorders>
              <w:top w:val="nil"/>
              <w:left w:val="nil"/>
              <w:bottom w:val="nil"/>
              <w:right w:val="nil"/>
            </w:tcBorders>
          </w:tcPr>
          <w:p w14:paraId="2F660EAC" w14:textId="77777777" w:rsidR="00B92327" w:rsidRPr="00801E49" w:rsidRDefault="00332621" w:rsidP="006B0BF6">
            <w:pPr>
              <w:spacing w:after="0" w:line="259" w:lineRule="auto"/>
              <w:ind w:left="0" w:right="0" w:firstLine="0"/>
              <w:jc w:val="center"/>
              <w:rPr>
                <w:rFonts w:ascii="Open Sans" w:hAnsi="Open Sans" w:cs="Open Sans"/>
                <w:sz w:val="16"/>
                <w:szCs w:val="24"/>
                <w:rPrChange w:id="1941" w:author="Nicole Wu" w:date="2024-01-08T11:26:00Z">
                  <w:rPr>
                    <w:sz w:val="16"/>
                    <w:szCs w:val="24"/>
                  </w:rPr>
                </w:rPrChange>
              </w:rPr>
            </w:pPr>
            <w:r w:rsidRPr="00801E49">
              <w:rPr>
                <w:rFonts w:ascii="Open Sans" w:hAnsi="Open Sans" w:cs="Open Sans"/>
                <w:sz w:val="16"/>
                <w:szCs w:val="24"/>
                <w:rPrChange w:id="1942" w:author="Nicole Wu" w:date="2024-01-08T11:26:00Z">
                  <w:rPr>
                    <w:sz w:val="16"/>
                    <w:szCs w:val="24"/>
                  </w:rPr>
                </w:rPrChange>
              </w:rPr>
              <w:t>0.16</w:t>
            </w:r>
          </w:p>
        </w:tc>
        <w:tc>
          <w:tcPr>
            <w:tcW w:w="574" w:type="dxa"/>
            <w:tcBorders>
              <w:top w:val="nil"/>
              <w:left w:val="nil"/>
              <w:bottom w:val="nil"/>
              <w:right w:val="nil"/>
            </w:tcBorders>
          </w:tcPr>
          <w:p w14:paraId="794D9C3F" w14:textId="77777777" w:rsidR="00B92327" w:rsidRPr="00801E49" w:rsidRDefault="00332621" w:rsidP="006B0BF6">
            <w:pPr>
              <w:spacing w:after="0" w:line="259" w:lineRule="auto"/>
              <w:ind w:left="0" w:right="0" w:firstLine="0"/>
              <w:jc w:val="center"/>
              <w:rPr>
                <w:rFonts w:ascii="Open Sans" w:hAnsi="Open Sans" w:cs="Open Sans"/>
                <w:sz w:val="16"/>
                <w:szCs w:val="24"/>
                <w:rPrChange w:id="1943" w:author="Nicole Wu" w:date="2024-01-08T11:26:00Z">
                  <w:rPr>
                    <w:sz w:val="16"/>
                    <w:szCs w:val="24"/>
                  </w:rPr>
                </w:rPrChange>
              </w:rPr>
            </w:pPr>
            <w:r w:rsidRPr="00801E49">
              <w:rPr>
                <w:rFonts w:ascii="Open Sans" w:hAnsi="Open Sans" w:cs="Open Sans"/>
                <w:sz w:val="16"/>
                <w:szCs w:val="24"/>
                <w:rPrChange w:id="1944" w:author="Nicole Wu" w:date="2024-01-08T11:26:00Z">
                  <w:rPr>
                    <w:sz w:val="16"/>
                    <w:szCs w:val="24"/>
                  </w:rPr>
                </w:rPrChange>
              </w:rPr>
              <w:t>0.01</w:t>
            </w:r>
          </w:p>
        </w:tc>
        <w:tc>
          <w:tcPr>
            <w:tcW w:w="646" w:type="dxa"/>
            <w:tcBorders>
              <w:top w:val="nil"/>
              <w:left w:val="nil"/>
              <w:bottom w:val="nil"/>
              <w:right w:val="nil"/>
            </w:tcBorders>
          </w:tcPr>
          <w:p w14:paraId="31700CD5" w14:textId="77777777" w:rsidR="00B92327" w:rsidRPr="00801E49" w:rsidRDefault="00332621" w:rsidP="006B0BF6">
            <w:pPr>
              <w:spacing w:after="0" w:line="259" w:lineRule="auto"/>
              <w:ind w:left="0" w:right="0" w:firstLine="0"/>
              <w:jc w:val="center"/>
              <w:rPr>
                <w:rFonts w:ascii="Open Sans" w:hAnsi="Open Sans" w:cs="Open Sans"/>
                <w:sz w:val="16"/>
                <w:szCs w:val="24"/>
                <w:rPrChange w:id="1945" w:author="Nicole Wu" w:date="2024-01-08T11:26:00Z">
                  <w:rPr>
                    <w:sz w:val="16"/>
                    <w:szCs w:val="24"/>
                  </w:rPr>
                </w:rPrChange>
              </w:rPr>
            </w:pPr>
            <w:r w:rsidRPr="00801E49">
              <w:rPr>
                <w:rFonts w:ascii="Open Sans" w:hAnsi="Open Sans" w:cs="Open Sans"/>
                <w:sz w:val="16"/>
                <w:szCs w:val="24"/>
                <w:rPrChange w:id="1946" w:author="Nicole Wu" w:date="2024-01-08T11:26:00Z">
                  <w:rPr>
                    <w:sz w:val="16"/>
                    <w:szCs w:val="24"/>
                  </w:rPr>
                </w:rPrChange>
              </w:rPr>
              <w:t>0.19</w:t>
            </w:r>
          </w:p>
        </w:tc>
        <w:tc>
          <w:tcPr>
            <w:tcW w:w="688" w:type="dxa"/>
            <w:tcBorders>
              <w:top w:val="nil"/>
              <w:left w:val="nil"/>
              <w:bottom w:val="nil"/>
              <w:right w:val="nil"/>
            </w:tcBorders>
          </w:tcPr>
          <w:p w14:paraId="32A9093E" w14:textId="77777777" w:rsidR="00B92327" w:rsidRPr="00801E49" w:rsidRDefault="00332621" w:rsidP="006B0BF6">
            <w:pPr>
              <w:spacing w:after="0" w:line="259" w:lineRule="auto"/>
              <w:ind w:left="0" w:right="0" w:firstLine="0"/>
              <w:jc w:val="center"/>
              <w:rPr>
                <w:rFonts w:ascii="Open Sans" w:hAnsi="Open Sans" w:cs="Open Sans"/>
                <w:sz w:val="16"/>
                <w:szCs w:val="24"/>
                <w:rPrChange w:id="1947" w:author="Nicole Wu" w:date="2024-01-08T11:26:00Z">
                  <w:rPr>
                    <w:sz w:val="16"/>
                    <w:szCs w:val="24"/>
                  </w:rPr>
                </w:rPrChange>
              </w:rPr>
            </w:pPr>
            <w:r w:rsidRPr="00801E49">
              <w:rPr>
                <w:rFonts w:ascii="Open Sans" w:hAnsi="Open Sans" w:cs="Open Sans"/>
                <w:sz w:val="16"/>
                <w:szCs w:val="24"/>
                <w:rPrChange w:id="1948" w:author="Nicole Wu" w:date="2024-01-08T11:26:00Z">
                  <w:rPr>
                    <w:sz w:val="16"/>
                    <w:szCs w:val="24"/>
                  </w:rPr>
                </w:rPrChange>
              </w:rPr>
              <w:t>0.20</w:t>
            </w:r>
          </w:p>
        </w:tc>
        <w:tc>
          <w:tcPr>
            <w:tcW w:w="472" w:type="dxa"/>
            <w:tcBorders>
              <w:top w:val="nil"/>
              <w:left w:val="nil"/>
              <w:bottom w:val="nil"/>
              <w:right w:val="nil"/>
            </w:tcBorders>
          </w:tcPr>
          <w:p w14:paraId="19D45C67" w14:textId="77777777" w:rsidR="00B92327" w:rsidRPr="00801E49" w:rsidRDefault="00332621" w:rsidP="006B0BF6">
            <w:pPr>
              <w:spacing w:after="0" w:line="259" w:lineRule="auto"/>
              <w:ind w:left="0" w:right="0" w:firstLine="0"/>
              <w:jc w:val="center"/>
              <w:rPr>
                <w:rFonts w:ascii="Open Sans" w:hAnsi="Open Sans" w:cs="Open Sans"/>
                <w:sz w:val="16"/>
                <w:szCs w:val="24"/>
                <w:rPrChange w:id="1949" w:author="Nicole Wu" w:date="2024-01-08T11:26:00Z">
                  <w:rPr>
                    <w:sz w:val="16"/>
                    <w:szCs w:val="24"/>
                  </w:rPr>
                </w:rPrChange>
              </w:rPr>
            </w:pPr>
            <w:r w:rsidRPr="00801E49">
              <w:rPr>
                <w:rFonts w:ascii="Open Sans" w:hAnsi="Open Sans" w:cs="Open Sans"/>
                <w:sz w:val="16"/>
                <w:szCs w:val="24"/>
                <w:rPrChange w:id="1950" w:author="Nicole Wu" w:date="2024-01-08T11:26:00Z">
                  <w:rPr>
                    <w:sz w:val="16"/>
                    <w:szCs w:val="24"/>
                  </w:rPr>
                </w:rPrChange>
              </w:rPr>
              <w:t>0.01</w:t>
            </w:r>
          </w:p>
        </w:tc>
      </w:tr>
      <w:tr w:rsidR="00B92327" w:rsidRPr="00801E49" w14:paraId="71865264" w14:textId="77777777" w:rsidTr="006B0BF6">
        <w:trPr>
          <w:trHeight w:val="162"/>
        </w:trPr>
        <w:tc>
          <w:tcPr>
            <w:tcW w:w="3738" w:type="dxa"/>
            <w:tcBorders>
              <w:top w:val="nil"/>
              <w:left w:val="nil"/>
              <w:bottom w:val="nil"/>
              <w:right w:val="nil"/>
            </w:tcBorders>
          </w:tcPr>
          <w:p w14:paraId="573260CF" w14:textId="77777777" w:rsidR="00B92327" w:rsidRPr="00801E49" w:rsidRDefault="00B92327" w:rsidP="006B0BF6">
            <w:pPr>
              <w:spacing w:after="0" w:line="259" w:lineRule="auto"/>
              <w:ind w:left="0" w:right="0" w:firstLine="0"/>
              <w:jc w:val="left"/>
              <w:rPr>
                <w:rFonts w:ascii="Open Sans" w:hAnsi="Open Sans" w:cs="Open Sans"/>
                <w:sz w:val="16"/>
                <w:szCs w:val="24"/>
                <w:rPrChange w:id="1951" w:author="Nicole Wu" w:date="2024-01-08T11:26:00Z">
                  <w:rPr>
                    <w:sz w:val="16"/>
                    <w:szCs w:val="24"/>
                  </w:rPr>
                </w:rPrChange>
              </w:rPr>
            </w:pPr>
          </w:p>
        </w:tc>
        <w:tc>
          <w:tcPr>
            <w:tcW w:w="646" w:type="dxa"/>
            <w:tcBorders>
              <w:top w:val="nil"/>
              <w:left w:val="nil"/>
              <w:bottom w:val="nil"/>
              <w:right w:val="nil"/>
            </w:tcBorders>
          </w:tcPr>
          <w:p w14:paraId="42B8BF57" w14:textId="77777777" w:rsidR="00B92327" w:rsidRPr="00801E49" w:rsidRDefault="00332621" w:rsidP="006B0BF6">
            <w:pPr>
              <w:spacing w:after="0" w:line="259" w:lineRule="auto"/>
              <w:ind w:left="36" w:right="0" w:firstLine="0"/>
              <w:jc w:val="center"/>
              <w:rPr>
                <w:rFonts w:ascii="Open Sans" w:hAnsi="Open Sans" w:cs="Open Sans"/>
                <w:sz w:val="16"/>
                <w:szCs w:val="24"/>
                <w:rPrChange w:id="1952" w:author="Nicole Wu" w:date="2024-01-08T11:26:00Z">
                  <w:rPr>
                    <w:sz w:val="16"/>
                    <w:szCs w:val="24"/>
                  </w:rPr>
                </w:rPrChange>
              </w:rPr>
            </w:pPr>
            <w:r w:rsidRPr="00801E49">
              <w:rPr>
                <w:rFonts w:ascii="Open Sans" w:hAnsi="Open Sans" w:cs="Open Sans"/>
                <w:sz w:val="16"/>
                <w:szCs w:val="24"/>
                <w:rPrChange w:id="1953" w:author="Nicole Wu" w:date="2024-01-08T11:26:00Z">
                  <w:rPr>
                    <w:sz w:val="16"/>
                    <w:szCs w:val="24"/>
                  </w:rPr>
                </w:rPrChange>
              </w:rPr>
              <w:t>(0.46)</w:t>
            </w:r>
          </w:p>
        </w:tc>
        <w:tc>
          <w:tcPr>
            <w:tcW w:w="688" w:type="dxa"/>
            <w:tcBorders>
              <w:top w:val="nil"/>
              <w:left w:val="nil"/>
              <w:bottom w:val="nil"/>
              <w:right w:val="nil"/>
            </w:tcBorders>
          </w:tcPr>
          <w:p w14:paraId="44914ACA" w14:textId="77777777" w:rsidR="00B92327" w:rsidRPr="00801E49" w:rsidRDefault="00332621" w:rsidP="006B0BF6">
            <w:pPr>
              <w:spacing w:after="0" w:line="259" w:lineRule="auto"/>
              <w:ind w:left="57" w:right="0" w:firstLine="0"/>
              <w:jc w:val="center"/>
              <w:rPr>
                <w:rFonts w:ascii="Open Sans" w:hAnsi="Open Sans" w:cs="Open Sans"/>
                <w:sz w:val="16"/>
                <w:szCs w:val="24"/>
                <w:rPrChange w:id="1954" w:author="Nicole Wu" w:date="2024-01-08T11:26:00Z">
                  <w:rPr>
                    <w:sz w:val="16"/>
                    <w:szCs w:val="24"/>
                  </w:rPr>
                </w:rPrChange>
              </w:rPr>
            </w:pPr>
            <w:r w:rsidRPr="00801E49">
              <w:rPr>
                <w:rFonts w:ascii="Open Sans" w:hAnsi="Open Sans" w:cs="Open Sans"/>
                <w:sz w:val="16"/>
                <w:szCs w:val="24"/>
                <w:rPrChange w:id="1955" w:author="Nicole Wu" w:date="2024-01-08T11:26:00Z">
                  <w:rPr>
                    <w:sz w:val="16"/>
                    <w:szCs w:val="24"/>
                  </w:rPr>
                </w:rPrChange>
              </w:rPr>
              <w:t>(0.46)</w:t>
            </w:r>
          </w:p>
        </w:tc>
        <w:tc>
          <w:tcPr>
            <w:tcW w:w="574" w:type="dxa"/>
            <w:tcBorders>
              <w:top w:val="nil"/>
              <w:left w:val="nil"/>
              <w:bottom w:val="nil"/>
              <w:right w:val="nil"/>
            </w:tcBorders>
          </w:tcPr>
          <w:p w14:paraId="14EF0D97" w14:textId="77777777" w:rsidR="00B92327" w:rsidRPr="00801E49" w:rsidRDefault="00332621" w:rsidP="006B0BF6">
            <w:pPr>
              <w:spacing w:after="0" w:line="259" w:lineRule="auto"/>
              <w:ind w:left="0" w:right="0" w:firstLine="0"/>
              <w:jc w:val="center"/>
              <w:rPr>
                <w:rFonts w:ascii="Open Sans" w:hAnsi="Open Sans" w:cs="Open Sans"/>
                <w:sz w:val="16"/>
                <w:szCs w:val="24"/>
                <w:rPrChange w:id="1956" w:author="Nicole Wu" w:date="2024-01-08T11:26:00Z">
                  <w:rPr>
                    <w:sz w:val="16"/>
                    <w:szCs w:val="24"/>
                  </w:rPr>
                </w:rPrChange>
              </w:rPr>
            </w:pPr>
            <w:r w:rsidRPr="00801E49">
              <w:rPr>
                <w:rFonts w:ascii="Open Sans" w:hAnsi="Open Sans" w:cs="Open Sans"/>
                <w:sz w:val="16"/>
                <w:szCs w:val="24"/>
                <w:rPrChange w:id="1957" w:author="Nicole Wu" w:date="2024-01-08T11:26:00Z">
                  <w:rPr>
                    <w:sz w:val="16"/>
                    <w:szCs w:val="24"/>
                  </w:rPr>
                </w:rPrChange>
              </w:rPr>
              <w:t>(0.96)</w:t>
            </w:r>
          </w:p>
        </w:tc>
        <w:tc>
          <w:tcPr>
            <w:tcW w:w="540" w:type="dxa"/>
            <w:tcBorders>
              <w:top w:val="nil"/>
              <w:left w:val="nil"/>
              <w:bottom w:val="nil"/>
              <w:right w:val="nil"/>
            </w:tcBorders>
          </w:tcPr>
          <w:p w14:paraId="31E9040B" w14:textId="77777777" w:rsidR="00B92327" w:rsidRPr="00801E49" w:rsidRDefault="00332621" w:rsidP="006B0BF6">
            <w:pPr>
              <w:spacing w:after="0" w:line="259" w:lineRule="auto"/>
              <w:ind w:left="36" w:right="0" w:firstLine="0"/>
              <w:jc w:val="center"/>
              <w:rPr>
                <w:rFonts w:ascii="Open Sans" w:hAnsi="Open Sans" w:cs="Open Sans"/>
                <w:sz w:val="16"/>
                <w:szCs w:val="24"/>
                <w:rPrChange w:id="1958" w:author="Nicole Wu" w:date="2024-01-08T11:26:00Z">
                  <w:rPr>
                    <w:sz w:val="16"/>
                    <w:szCs w:val="24"/>
                  </w:rPr>
                </w:rPrChange>
              </w:rPr>
            </w:pPr>
            <w:r w:rsidRPr="00801E49">
              <w:rPr>
                <w:rFonts w:ascii="Open Sans" w:hAnsi="Open Sans" w:cs="Open Sans"/>
                <w:sz w:val="16"/>
                <w:szCs w:val="24"/>
                <w:rPrChange w:id="1959" w:author="Nicole Wu" w:date="2024-01-08T11:26:00Z">
                  <w:rPr>
                    <w:sz w:val="16"/>
                    <w:szCs w:val="24"/>
                  </w:rPr>
                </w:rPrChange>
              </w:rPr>
              <w:t>(0.36)</w:t>
            </w:r>
          </w:p>
        </w:tc>
        <w:tc>
          <w:tcPr>
            <w:tcW w:w="794" w:type="dxa"/>
            <w:tcBorders>
              <w:top w:val="nil"/>
              <w:left w:val="nil"/>
              <w:bottom w:val="nil"/>
              <w:right w:val="nil"/>
            </w:tcBorders>
          </w:tcPr>
          <w:p w14:paraId="534CD796" w14:textId="77777777" w:rsidR="00B92327" w:rsidRPr="00801E49" w:rsidRDefault="00332621" w:rsidP="006B0BF6">
            <w:pPr>
              <w:spacing w:after="0" w:line="259" w:lineRule="auto"/>
              <w:ind w:left="164" w:right="0" w:firstLine="0"/>
              <w:jc w:val="center"/>
              <w:rPr>
                <w:rFonts w:ascii="Open Sans" w:hAnsi="Open Sans" w:cs="Open Sans"/>
                <w:sz w:val="16"/>
                <w:szCs w:val="24"/>
                <w:rPrChange w:id="1960" w:author="Nicole Wu" w:date="2024-01-08T11:26:00Z">
                  <w:rPr>
                    <w:sz w:val="16"/>
                    <w:szCs w:val="24"/>
                  </w:rPr>
                </w:rPrChange>
              </w:rPr>
            </w:pPr>
            <w:r w:rsidRPr="00801E49">
              <w:rPr>
                <w:rFonts w:ascii="Open Sans" w:hAnsi="Open Sans" w:cs="Open Sans"/>
                <w:sz w:val="16"/>
                <w:szCs w:val="24"/>
                <w:rPrChange w:id="1961" w:author="Nicole Wu" w:date="2024-01-08T11:26:00Z">
                  <w:rPr>
                    <w:sz w:val="16"/>
                    <w:szCs w:val="24"/>
                  </w:rPr>
                </w:rPrChange>
              </w:rPr>
              <w:t>(0.37)</w:t>
            </w:r>
          </w:p>
        </w:tc>
        <w:tc>
          <w:tcPr>
            <w:tcW w:w="574" w:type="dxa"/>
            <w:tcBorders>
              <w:top w:val="nil"/>
              <w:left w:val="nil"/>
              <w:bottom w:val="nil"/>
              <w:right w:val="nil"/>
            </w:tcBorders>
          </w:tcPr>
          <w:p w14:paraId="45F77B2B" w14:textId="77777777" w:rsidR="00B92327" w:rsidRPr="00801E49" w:rsidRDefault="00332621" w:rsidP="006B0BF6">
            <w:pPr>
              <w:spacing w:after="0" w:line="259" w:lineRule="auto"/>
              <w:ind w:left="0" w:right="0" w:firstLine="0"/>
              <w:jc w:val="center"/>
              <w:rPr>
                <w:rFonts w:ascii="Open Sans" w:hAnsi="Open Sans" w:cs="Open Sans"/>
                <w:sz w:val="16"/>
                <w:szCs w:val="24"/>
                <w:rPrChange w:id="1962" w:author="Nicole Wu" w:date="2024-01-08T11:26:00Z">
                  <w:rPr>
                    <w:sz w:val="16"/>
                    <w:szCs w:val="24"/>
                  </w:rPr>
                </w:rPrChange>
              </w:rPr>
            </w:pPr>
            <w:r w:rsidRPr="00801E49">
              <w:rPr>
                <w:rFonts w:ascii="Open Sans" w:hAnsi="Open Sans" w:cs="Open Sans"/>
                <w:sz w:val="16"/>
                <w:szCs w:val="24"/>
                <w:rPrChange w:id="1963" w:author="Nicole Wu" w:date="2024-01-08T11:26:00Z">
                  <w:rPr>
                    <w:sz w:val="16"/>
                    <w:szCs w:val="24"/>
                  </w:rPr>
                </w:rPrChange>
              </w:rPr>
              <w:t>(0.50)</w:t>
            </w:r>
          </w:p>
        </w:tc>
        <w:tc>
          <w:tcPr>
            <w:tcW w:w="646" w:type="dxa"/>
            <w:tcBorders>
              <w:top w:val="nil"/>
              <w:left w:val="nil"/>
              <w:bottom w:val="nil"/>
              <w:right w:val="nil"/>
            </w:tcBorders>
          </w:tcPr>
          <w:p w14:paraId="423D0D1E" w14:textId="77777777" w:rsidR="00B92327" w:rsidRPr="00801E49" w:rsidRDefault="00332621" w:rsidP="006B0BF6">
            <w:pPr>
              <w:spacing w:after="0" w:line="259" w:lineRule="auto"/>
              <w:ind w:left="36" w:right="0" w:firstLine="0"/>
              <w:jc w:val="center"/>
              <w:rPr>
                <w:rFonts w:ascii="Open Sans" w:hAnsi="Open Sans" w:cs="Open Sans"/>
                <w:sz w:val="16"/>
                <w:szCs w:val="24"/>
                <w:rPrChange w:id="1964" w:author="Nicole Wu" w:date="2024-01-08T11:26:00Z">
                  <w:rPr>
                    <w:sz w:val="16"/>
                    <w:szCs w:val="24"/>
                  </w:rPr>
                </w:rPrChange>
              </w:rPr>
            </w:pPr>
            <w:r w:rsidRPr="00801E49">
              <w:rPr>
                <w:rFonts w:ascii="Open Sans" w:hAnsi="Open Sans" w:cs="Open Sans"/>
                <w:sz w:val="16"/>
                <w:szCs w:val="24"/>
                <w:rPrChange w:id="1965" w:author="Nicole Wu" w:date="2024-01-08T11:26:00Z">
                  <w:rPr>
                    <w:sz w:val="16"/>
                    <w:szCs w:val="24"/>
                  </w:rPr>
                </w:rPrChange>
              </w:rPr>
              <w:t>(0.40)</w:t>
            </w:r>
          </w:p>
        </w:tc>
        <w:tc>
          <w:tcPr>
            <w:tcW w:w="688" w:type="dxa"/>
            <w:tcBorders>
              <w:top w:val="nil"/>
              <w:left w:val="nil"/>
              <w:bottom w:val="nil"/>
              <w:right w:val="nil"/>
            </w:tcBorders>
          </w:tcPr>
          <w:p w14:paraId="3B2D1256" w14:textId="77777777" w:rsidR="00B92327" w:rsidRPr="00801E49" w:rsidRDefault="00332621" w:rsidP="006B0BF6">
            <w:pPr>
              <w:spacing w:after="0" w:line="259" w:lineRule="auto"/>
              <w:ind w:left="57" w:right="0" w:firstLine="0"/>
              <w:jc w:val="center"/>
              <w:rPr>
                <w:rFonts w:ascii="Open Sans" w:hAnsi="Open Sans" w:cs="Open Sans"/>
                <w:sz w:val="16"/>
                <w:szCs w:val="24"/>
                <w:rPrChange w:id="1966" w:author="Nicole Wu" w:date="2024-01-08T11:26:00Z">
                  <w:rPr>
                    <w:sz w:val="16"/>
                    <w:szCs w:val="24"/>
                  </w:rPr>
                </w:rPrChange>
              </w:rPr>
            </w:pPr>
            <w:r w:rsidRPr="00801E49">
              <w:rPr>
                <w:rFonts w:ascii="Open Sans" w:hAnsi="Open Sans" w:cs="Open Sans"/>
                <w:sz w:val="16"/>
                <w:szCs w:val="24"/>
                <w:rPrChange w:id="1967" w:author="Nicole Wu" w:date="2024-01-08T11:26:00Z">
                  <w:rPr>
                    <w:sz w:val="16"/>
                    <w:szCs w:val="24"/>
                  </w:rPr>
                </w:rPrChange>
              </w:rPr>
              <w:t>(0.40)</w:t>
            </w:r>
          </w:p>
        </w:tc>
        <w:tc>
          <w:tcPr>
            <w:tcW w:w="472" w:type="dxa"/>
            <w:tcBorders>
              <w:top w:val="nil"/>
              <w:left w:val="nil"/>
              <w:bottom w:val="nil"/>
              <w:right w:val="nil"/>
            </w:tcBorders>
          </w:tcPr>
          <w:p w14:paraId="4B25504C" w14:textId="77777777" w:rsidR="00B92327" w:rsidRPr="00801E49" w:rsidRDefault="00332621" w:rsidP="006B0BF6">
            <w:pPr>
              <w:spacing w:after="0" w:line="259" w:lineRule="auto"/>
              <w:ind w:left="0" w:right="0" w:firstLine="0"/>
              <w:jc w:val="center"/>
              <w:rPr>
                <w:rFonts w:ascii="Open Sans" w:hAnsi="Open Sans" w:cs="Open Sans"/>
                <w:sz w:val="16"/>
                <w:szCs w:val="24"/>
                <w:rPrChange w:id="1968" w:author="Nicole Wu" w:date="2024-01-08T11:26:00Z">
                  <w:rPr>
                    <w:sz w:val="16"/>
                    <w:szCs w:val="24"/>
                  </w:rPr>
                </w:rPrChange>
              </w:rPr>
            </w:pPr>
            <w:r w:rsidRPr="00801E49">
              <w:rPr>
                <w:rFonts w:ascii="Open Sans" w:hAnsi="Open Sans" w:cs="Open Sans"/>
                <w:sz w:val="16"/>
                <w:szCs w:val="24"/>
                <w:rPrChange w:id="1969" w:author="Nicole Wu" w:date="2024-01-08T11:26:00Z">
                  <w:rPr>
                    <w:sz w:val="16"/>
                    <w:szCs w:val="24"/>
                  </w:rPr>
                </w:rPrChange>
              </w:rPr>
              <w:t>(0.59)</w:t>
            </w:r>
          </w:p>
        </w:tc>
      </w:tr>
      <w:tr w:rsidR="00B92327" w:rsidRPr="00801E49" w14:paraId="1E7A7552" w14:textId="77777777" w:rsidTr="006B0BF6">
        <w:trPr>
          <w:trHeight w:val="162"/>
        </w:trPr>
        <w:tc>
          <w:tcPr>
            <w:tcW w:w="3738" w:type="dxa"/>
            <w:tcBorders>
              <w:top w:val="nil"/>
              <w:left w:val="nil"/>
              <w:bottom w:val="nil"/>
              <w:right w:val="nil"/>
            </w:tcBorders>
          </w:tcPr>
          <w:p w14:paraId="4913BDEA" w14:textId="77777777" w:rsidR="00B92327" w:rsidRPr="00801E49" w:rsidRDefault="00332621" w:rsidP="006B0BF6">
            <w:pPr>
              <w:spacing w:after="0" w:line="259" w:lineRule="auto"/>
              <w:ind w:left="0" w:right="0" w:firstLine="0"/>
              <w:jc w:val="left"/>
              <w:rPr>
                <w:rFonts w:ascii="Open Sans" w:hAnsi="Open Sans" w:cs="Open Sans"/>
                <w:sz w:val="16"/>
                <w:szCs w:val="24"/>
                <w:rPrChange w:id="1970" w:author="Nicole Wu" w:date="2024-01-08T11:26:00Z">
                  <w:rPr>
                    <w:sz w:val="16"/>
                    <w:szCs w:val="24"/>
                  </w:rPr>
                </w:rPrChange>
              </w:rPr>
            </w:pPr>
            <w:r w:rsidRPr="00801E49">
              <w:rPr>
                <w:rFonts w:ascii="Open Sans" w:hAnsi="Open Sans" w:cs="Open Sans"/>
                <w:sz w:val="16"/>
                <w:szCs w:val="24"/>
                <w:rPrChange w:id="1971" w:author="Nicole Wu" w:date="2024-01-08T11:26:00Z">
                  <w:rPr>
                    <w:sz w:val="16"/>
                    <w:szCs w:val="24"/>
                  </w:rPr>
                </w:rPrChange>
              </w:rPr>
              <w:t>Number of rooms</w:t>
            </w:r>
          </w:p>
        </w:tc>
        <w:tc>
          <w:tcPr>
            <w:tcW w:w="646" w:type="dxa"/>
            <w:tcBorders>
              <w:top w:val="nil"/>
              <w:left w:val="nil"/>
              <w:bottom w:val="nil"/>
              <w:right w:val="nil"/>
            </w:tcBorders>
          </w:tcPr>
          <w:p w14:paraId="15698FF4" w14:textId="77777777" w:rsidR="00B92327" w:rsidRPr="00801E49" w:rsidRDefault="00332621" w:rsidP="006B0BF6">
            <w:pPr>
              <w:spacing w:after="0" w:line="259" w:lineRule="auto"/>
              <w:ind w:left="0" w:right="0" w:firstLine="0"/>
              <w:jc w:val="center"/>
              <w:rPr>
                <w:rFonts w:ascii="Open Sans" w:hAnsi="Open Sans" w:cs="Open Sans"/>
                <w:sz w:val="16"/>
                <w:szCs w:val="24"/>
                <w:rPrChange w:id="1972" w:author="Nicole Wu" w:date="2024-01-08T11:26:00Z">
                  <w:rPr>
                    <w:sz w:val="16"/>
                    <w:szCs w:val="24"/>
                  </w:rPr>
                </w:rPrChange>
              </w:rPr>
            </w:pPr>
            <w:r w:rsidRPr="00801E49">
              <w:rPr>
                <w:rFonts w:ascii="Open Sans" w:hAnsi="Open Sans" w:cs="Open Sans"/>
                <w:sz w:val="16"/>
                <w:szCs w:val="24"/>
                <w:rPrChange w:id="1973" w:author="Nicole Wu" w:date="2024-01-08T11:26:00Z">
                  <w:rPr>
                    <w:sz w:val="16"/>
                    <w:szCs w:val="24"/>
                  </w:rPr>
                </w:rPrChange>
              </w:rPr>
              <w:t>2.84</w:t>
            </w:r>
          </w:p>
        </w:tc>
        <w:tc>
          <w:tcPr>
            <w:tcW w:w="688" w:type="dxa"/>
            <w:tcBorders>
              <w:top w:val="nil"/>
              <w:left w:val="nil"/>
              <w:bottom w:val="nil"/>
              <w:right w:val="nil"/>
            </w:tcBorders>
          </w:tcPr>
          <w:p w14:paraId="0DC4443B" w14:textId="77777777" w:rsidR="00B92327" w:rsidRPr="00801E49" w:rsidRDefault="00332621" w:rsidP="006B0BF6">
            <w:pPr>
              <w:spacing w:after="0" w:line="259" w:lineRule="auto"/>
              <w:ind w:left="0" w:right="0" w:firstLine="0"/>
              <w:jc w:val="center"/>
              <w:rPr>
                <w:rFonts w:ascii="Open Sans" w:hAnsi="Open Sans" w:cs="Open Sans"/>
                <w:sz w:val="16"/>
                <w:szCs w:val="24"/>
                <w:rPrChange w:id="1974" w:author="Nicole Wu" w:date="2024-01-08T11:26:00Z">
                  <w:rPr>
                    <w:sz w:val="16"/>
                    <w:szCs w:val="24"/>
                  </w:rPr>
                </w:rPrChange>
              </w:rPr>
            </w:pPr>
            <w:r w:rsidRPr="00801E49">
              <w:rPr>
                <w:rFonts w:ascii="Open Sans" w:hAnsi="Open Sans" w:cs="Open Sans"/>
                <w:sz w:val="16"/>
                <w:szCs w:val="24"/>
                <w:rPrChange w:id="1975" w:author="Nicole Wu" w:date="2024-01-08T11:26:00Z">
                  <w:rPr>
                    <w:sz w:val="16"/>
                    <w:szCs w:val="24"/>
                  </w:rPr>
                </w:rPrChange>
              </w:rPr>
              <w:t>2.99</w:t>
            </w:r>
          </w:p>
        </w:tc>
        <w:tc>
          <w:tcPr>
            <w:tcW w:w="574" w:type="dxa"/>
            <w:tcBorders>
              <w:top w:val="nil"/>
              <w:left w:val="nil"/>
              <w:bottom w:val="nil"/>
              <w:right w:val="nil"/>
            </w:tcBorders>
          </w:tcPr>
          <w:p w14:paraId="3D7A54F0" w14:textId="77777777" w:rsidR="00B92327" w:rsidRPr="00801E49" w:rsidRDefault="00332621" w:rsidP="006B0BF6">
            <w:pPr>
              <w:spacing w:after="0" w:line="259" w:lineRule="auto"/>
              <w:ind w:left="0" w:right="0" w:firstLine="0"/>
              <w:jc w:val="center"/>
              <w:rPr>
                <w:rFonts w:ascii="Open Sans" w:hAnsi="Open Sans" w:cs="Open Sans"/>
                <w:sz w:val="16"/>
                <w:szCs w:val="24"/>
                <w:rPrChange w:id="1976" w:author="Nicole Wu" w:date="2024-01-08T11:26:00Z">
                  <w:rPr>
                    <w:sz w:val="16"/>
                    <w:szCs w:val="24"/>
                  </w:rPr>
                </w:rPrChange>
              </w:rPr>
            </w:pPr>
            <w:r w:rsidRPr="00801E49">
              <w:rPr>
                <w:rFonts w:ascii="Open Sans" w:hAnsi="Open Sans" w:cs="Open Sans"/>
                <w:sz w:val="16"/>
                <w:szCs w:val="24"/>
                <w:rPrChange w:id="1977" w:author="Nicole Wu" w:date="2024-01-08T11:26:00Z">
                  <w:rPr>
                    <w:sz w:val="16"/>
                    <w:szCs w:val="24"/>
                  </w:rPr>
                </w:rPrChange>
              </w:rPr>
              <w:t>0.15</w:t>
            </w:r>
          </w:p>
        </w:tc>
        <w:tc>
          <w:tcPr>
            <w:tcW w:w="540" w:type="dxa"/>
            <w:tcBorders>
              <w:top w:val="nil"/>
              <w:left w:val="nil"/>
              <w:bottom w:val="nil"/>
              <w:right w:val="nil"/>
            </w:tcBorders>
          </w:tcPr>
          <w:p w14:paraId="19195C4C" w14:textId="77777777" w:rsidR="00B92327" w:rsidRPr="00801E49" w:rsidRDefault="00332621" w:rsidP="006B0BF6">
            <w:pPr>
              <w:spacing w:after="0" w:line="259" w:lineRule="auto"/>
              <w:ind w:left="0" w:right="0" w:firstLine="0"/>
              <w:jc w:val="center"/>
              <w:rPr>
                <w:rFonts w:ascii="Open Sans" w:hAnsi="Open Sans" w:cs="Open Sans"/>
                <w:sz w:val="16"/>
                <w:szCs w:val="24"/>
                <w:rPrChange w:id="1978" w:author="Nicole Wu" w:date="2024-01-08T11:26:00Z">
                  <w:rPr>
                    <w:sz w:val="16"/>
                    <w:szCs w:val="24"/>
                  </w:rPr>
                </w:rPrChange>
              </w:rPr>
            </w:pPr>
            <w:r w:rsidRPr="00801E49">
              <w:rPr>
                <w:rFonts w:ascii="Open Sans" w:hAnsi="Open Sans" w:cs="Open Sans"/>
                <w:sz w:val="16"/>
                <w:szCs w:val="24"/>
                <w:rPrChange w:id="1979" w:author="Nicole Wu" w:date="2024-01-08T11:26:00Z">
                  <w:rPr>
                    <w:sz w:val="16"/>
                    <w:szCs w:val="24"/>
                  </w:rPr>
                </w:rPrChange>
              </w:rPr>
              <w:t>1.96</w:t>
            </w:r>
          </w:p>
        </w:tc>
        <w:tc>
          <w:tcPr>
            <w:tcW w:w="794" w:type="dxa"/>
            <w:tcBorders>
              <w:top w:val="nil"/>
              <w:left w:val="nil"/>
              <w:bottom w:val="nil"/>
              <w:right w:val="nil"/>
            </w:tcBorders>
          </w:tcPr>
          <w:p w14:paraId="7CF692AB" w14:textId="77777777" w:rsidR="00B92327" w:rsidRPr="00801E49" w:rsidRDefault="00332621" w:rsidP="006B0BF6">
            <w:pPr>
              <w:spacing w:after="0" w:line="259" w:lineRule="auto"/>
              <w:ind w:left="0" w:right="0" w:firstLine="0"/>
              <w:jc w:val="center"/>
              <w:rPr>
                <w:rFonts w:ascii="Open Sans" w:hAnsi="Open Sans" w:cs="Open Sans"/>
                <w:sz w:val="16"/>
                <w:szCs w:val="24"/>
                <w:rPrChange w:id="1980" w:author="Nicole Wu" w:date="2024-01-08T11:26:00Z">
                  <w:rPr>
                    <w:sz w:val="16"/>
                    <w:szCs w:val="24"/>
                  </w:rPr>
                </w:rPrChange>
              </w:rPr>
            </w:pPr>
            <w:r w:rsidRPr="00801E49">
              <w:rPr>
                <w:rFonts w:ascii="Open Sans" w:hAnsi="Open Sans" w:cs="Open Sans"/>
                <w:sz w:val="16"/>
                <w:szCs w:val="24"/>
                <w:rPrChange w:id="1981" w:author="Nicole Wu" w:date="2024-01-08T11:26:00Z">
                  <w:rPr>
                    <w:sz w:val="16"/>
                    <w:szCs w:val="24"/>
                  </w:rPr>
                </w:rPrChange>
              </w:rPr>
              <w:t>1.91</w:t>
            </w:r>
          </w:p>
        </w:tc>
        <w:tc>
          <w:tcPr>
            <w:tcW w:w="574" w:type="dxa"/>
            <w:tcBorders>
              <w:top w:val="nil"/>
              <w:left w:val="nil"/>
              <w:bottom w:val="nil"/>
              <w:right w:val="nil"/>
            </w:tcBorders>
          </w:tcPr>
          <w:p w14:paraId="1A6599C4" w14:textId="77777777" w:rsidR="00B92327" w:rsidRPr="00801E49" w:rsidRDefault="00332621" w:rsidP="006B0BF6">
            <w:pPr>
              <w:spacing w:after="0" w:line="259" w:lineRule="auto"/>
              <w:ind w:left="0" w:right="0" w:firstLine="0"/>
              <w:jc w:val="center"/>
              <w:rPr>
                <w:rFonts w:ascii="Open Sans" w:hAnsi="Open Sans" w:cs="Open Sans"/>
                <w:sz w:val="16"/>
                <w:szCs w:val="24"/>
                <w:rPrChange w:id="1982" w:author="Nicole Wu" w:date="2024-01-08T11:26:00Z">
                  <w:rPr>
                    <w:sz w:val="16"/>
                    <w:szCs w:val="24"/>
                  </w:rPr>
                </w:rPrChange>
              </w:rPr>
            </w:pPr>
            <w:r w:rsidRPr="00801E49">
              <w:rPr>
                <w:rFonts w:ascii="Open Sans" w:hAnsi="Open Sans" w:cs="Open Sans"/>
                <w:sz w:val="16"/>
                <w:szCs w:val="24"/>
                <w:rPrChange w:id="1983" w:author="Nicole Wu" w:date="2024-01-08T11:26:00Z">
                  <w:rPr>
                    <w:sz w:val="16"/>
                    <w:szCs w:val="24"/>
                  </w:rPr>
                </w:rPrChange>
              </w:rPr>
              <w:t>-0.05</w:t>
            </w:r>
          </w:p>
        </w:tc>
        <w:tc>
          <w:tcPr>
            <w:tcW w:w="646" w:type="dxa"/>
            <w:tcBorders>
              <w:top w:val="nil"/>
              <w:left w:val="nil"/>
              <w:bottom w:val="nil"/>
              <w:right w:val="nil"/>
            </w:tcBorders>
          </w:tcPr>
          <w:p w14:paraId="46C8C08E" w14:textId="77777777" w:rsidR="00B92327" w:rsidRPr="00801E49" w:rsidRDefault="00332621" w:rsidP="006B0BF6">
            <w:pPr>
              <w:spacing w:after="0" w:line="259" w:lineRule="auto"/>
              <w:ind w:left="0" w:right="0" w:firstLine="0"/>
              <w:jc w:val="center"/>
              <w:rPr>
                <w:rFonts w:ascii="Open Sans" w:hAnsi="Open Sans" w:cs="Open Sans"/>
                <w:sz w:val="16"/>
                <w:szCs w:val="24"/>
                <w:rPrChange w:id="1984" w:author="Nicole Wu" w:date="2024-01-08T11:26:00Z">
                  <w:rPr>
                    <w:sz w:val="16"/>
                    <w:szCs w:val="24"/>
                  </w:rPr>
                </w:rPrChange>
              </w:rPr>
            </w:pPr>
            <w:r w:rsidRPr="00801E49">
              <w:rPr>
                <w:rFonts w:ascii="Open Sans" w:hAnsi="Open Sans" w:cs="Open Sans"/>
                <w:sz w:val="16"/>
                <w:szCs w:val="24"/>
                <w:rPrChange w:id="1985" w:author="Nicole Wu" w:date="2024-01-08T11:26:00Z">
                  <w:rPr>
                    <w:sz w:val="16"/>
                    <w:szCs w:val="24"/>
                  </w:rPr>
                </w:rPrChange>
              </w:rPr>
              <w:t>2.23</w:t>
            </w:r>
          </w:p>
        </w:tc>
        <w:tc>
          <w:tcPr>
            <w:tcW w:w="688" w:type="dxa"/>
            <w:tcBorders>
              <w:top w:val="nil"/>
              <w:left w:val="nil"/>
              <w:bottom w:val="nil"/>
              <w:right w:val="nil"/>
            </w:tcBorders>
          </w:tcPr>
          <w:p w14:paraId="1E8FE4F3" w14:textId="77777777" w:rsidR="00B92327" w:rsidRPr="00801E49" w:rsidRDefault="00332621" w:rsidP="006B0BF6">
            <w:pPr>
              <w:spacing w:after="0" w:line="259" w:lineRule="auto"/>
              <w:ind w:left="0" w:right="0" w:firstLine="0"/>
              <w:jc w:val="center"/>
              <w:rPr>
                <w:rFonts w:ascii="Open Sans" w:hAnsi="Open Sans" w:cs="Open Sans"/>
                <w:sz w:val="16"/>
                <w:szCs w:val="24"/>
                <w:rPrChange w:id="1986" w:author="Nicole Wu" w:date="2024-01-08T11:26:00Z">
                  <w:rPr>
                    <w:sz w:val="16"/>
                    <w:szCs w:val="24"/>
                  </w:rPr>
                </w:rPrChange>
              </w:rPr>
            </w:pPr>
            <w:r w:rsidRPr="00801E49">
              <w:rPr>
                <w:rFonts w:ascii="Open Sans" w:hAnsi="Open Sans" w:cs="Open Sans"/>
                <w:sz w:val="16"/>
                <w:szCs w:val="24"/>
                <w:rPrChange w:id="1987" w:author="Nicole Wu" w:date="2024-01-08T11:26:00Z">
                  <w:rPr>
                    <w:sz w:val="16"/>
                    <w:szCs w:val="24"/>
                  </w:rPr>
                </w:rPrChange>
              </w:rPr>
              <w:t>2.24</w:t>
            </w:r>
          </w:p>
        </w:tc>
        <w:tc>
          <w:tcPr>
            <w:tcW w:w="472" w:type="dxa"/>
            <w:tcBorders>
              <w:top w:val="nil"/>
              <w:left w:val="nil"/>
              <w:bottom w:val="nil"/>
              <w:right w:val="nil"/>
            </w:tcBorders>
          </w:tcPr>
          <w:p w14:paraId="114EFE32" w14:textId="77777777" w:rsidR="00B92327" w:rsidRPr="00801E49" w:rsidRDefault="00332621" w:rsidP="006B0BF6">
            <w:pPr>
              <w:spacing w:after="0" w:line="259" w:lineRule="auto"/>
              <w:ind w:left="0" w:right="0" w:firstLine="0"/>
              <w:jc w:val="center"/>
              <w:rPr>
                <w:rFonts w:ascii="Open Sans" w:hAnsi="Open Sans" w:cs="Open Sans"/>
                <w:sz w:val="16"/>
                <w:szCs w:val="24"/>
                <w:rPrChange w:id="1988" w:author="Nicole Wu" w:date="2024-01-08T11:26:00Z">
                  <w:rPr>
                    <w:sz w:val="16"/>
                    <w:szCs w:val="24"/>
                  </w:rPr>
                </w:rPrChange>
              </w:rPr>
            </w:pPr>
            <w:r w:rsidRPr="00801E49">
              <w:rPr>
                <w:rFonts w:ascii="Open Sans" w:hAnsi="Open Sans" w:cs="Open Sans"/>
                <w:sz w:val="16"/>
                <w:szCs w:val="24"/>
                <w:rPrChange w:id="1989" w:author="Nicole Wu" w:date="2024-01-08T11:26:00Z">
                  <w:rPr>
                    <w:sz w:val="16"/>
                    <w:szCs w:val="24"/>
                  </w:rPr>
                </w:rPrChange>
              </w:rPr>
              <w:t>0.01</w:t>
            </w:r>
          </w:p>
        </w:tc>
      </w:tr>
      <w:tr w:rsidR="00B92327" w:rsidRPr="00801E49" w14:paraId="726AAD7E" w14:textId="77777777" w:rsidTr="006B0BF6">
        <w:trPr>
          <w:trHeight w:val="162"/>
        </w:trPr>
        <w:tc>
          <w:tcPr>
            <w:tcW w:w="3738" w:type="dxa"/>
            <w:tcBorders>
              <w:top w:val="nil"/>
              <w:left w:val="nil"/>
              <w:bottom w:val="nil"/>
              <w:right w:val="nil"/>
            </w:tcBorders>
          </w:tcPr>
          <w:p w14:paraId="5AF38442" w14:textId="77777777" w:rsidR="00B92327" w:rsidRPr="00801E49" w:rsidRDefault="00B92327" w:rsidP="006B0BF6">
            <w:pPr>
              <w:spacing w:after="0" w:line="259" w:lineRule="auto"/>
              <w:ind w:left="0" w:right="0" w:firstLine="0"/>
              <w:jc w:val="left"/>
              <w:rPr>
                <w:rFonts w:ascii="Open Sans" w:hAnsi="Open Sans" w:cs="Open Sans"/>
                <w:sz w:val="16"/>
                <w:szCs w:val="24"/>
                <w:rPrChange w:id="1990" w:author="Nicole Wu" w:date="2024-01-08T11:26:00Z">
                  <w:rPr>
                    <w:sz w:val="16"/>
                    <w:szCs w:val="24"/>
                  </w:rPr>
                </w:rPrChange>
              </w:rPr>
            </w:pPr>
          </w:p>
        </w:tc>
        <w:tc>
          <w:tcPr>
            <w:tcW w:w="646" w:type="dxa"/>
            <w:tcBorders>
              <w:top w:val="nil"/>
              <w:left w:val="nil"/>
              <w:bottom w:val="nil"/>
              <w:right w:val="nil"/>
            </w:tcBorders>
          </w:tcPr>
          <w:p w14:paraId="4B25BE07" w14:textId="77777777" w:rsidR="00B92327" w:rsidRPr="00801E49" w:rsidRDefault="00332621" w:rsidP="006B0BF6">
            <w:pPr>
              <w:spacing w:after="0" w:line="259" w:lineRule="auto"/>
              <w:ind w:left="36" w:right="0" w:firstLine="0"/>
              <w:jc w:val="center"/>
              <w:rPr>
                <w:rFonts w:ascii="Open Sans" w:hAnsi="Open Sans" w:cs="Open Sans"/>
                <w:sz w:val="16"/>
                <w:szCs w:val="24"/>
                <w:rPrChange w:id="1991" w:author="Nicole Wu" w:date="2024-01-08T11:26:00Z">
                  <w:rPr>
                    <w:sz w:val="16"/>
                    <w:szCs w:val="24"/>
                  </w:rPr>
                </w:rPrChange>
              </w:rPr>
            </w:pPr>
            <w:r w:rsidRPr="00801E49">
              <w:rPr>
                <w:rFonts w:ascii="Open Sans" w:hAnsi="Open Sans" w:cs="Open Sans"/>
                <w:sz w:val="16"/>
                <w:szCs w:val="24"/>
                <w:rPrChange w:id="1992" w:author="Nicole Wu" w:date="2024-01-08T11:26:00Z">
                  <w:rPr>
                    <w:sz w:val="16"/>
                    <w:szCs w:val="24"/>
                  </w:rPr>
                </w:rPrChange>
              </w:rPr>
              <w:t>(1.25)</w:t>
            </w:r>
          </w:p>
        </w:tc>
        <w:tc>
          <w:tcPr>
            <w:tcW w:w="688" w:type="dxa"/>
            <w:tcBorders>
              <w:top w:val="nil"/>
              <w:left w:val="nil"/>
              <w:bottom w:val="nil"/>
              <w:right w:val="nil"/>
            </w:tcBorders>
          </w:tcPr>
          <w:p w14:paraId="01F7FB86" w14:textId="77777777" w:rsidR="00B92327" w:rsidRPr="00801E49" w:rsidRDefault="00332621" w:rsidP="006B0BF6">
            <w:pPr>
              <w:spacing w:after="0" w:line="259" w:lineRule="auto"/>
              <w:ind w:left="57" w:right="0" w:firstLine="0"/>
              <w:jc w:val="center"/>
              <w:rPr>
                <w:rFonts w:ascii="Open Sans" w:hAnsi="Open Sans" w:cs="Open Sans"/>
                <w:sz w:val="16"/>
                <w:szCs w:val="24"/>
                <w:rPrChange w:id="1993" w:author="Nicole Wu" w:date="2024-01-08T11:26:00Z">
                  <w:rPr>
                    <w:sz w:val="16"/>
                    <w:szCs w:val="24"/>
                  </w:rPr>
                </w:rPrChange>
              </w:rPr>
            </w:pPr>
            <w:r w:rsidRPr="00801E49">
              <w:rPr>
                <w:rFonts w:ascii="Open Sans" w:hAnsi="Open Sans" w:cs="Open Sans"/>
                <w:sz w:val="16"/>
                <w:szCs w:val="24"/>
                <w:rPrChange w:id="1994" w:author="Nicole Wu" w:date="2024-01-08T11:26:00Z">
                  <w:rPr>
                    <w:sz w:val="16"/>
                    <w:szCs w:val="24"/>
                  </w:rPr>
                </w:rPrChange>
              </w:rPr>
              <w:t>(1.34)</w:t>
            </w:r>
          </w:p>
        </w:tc>
        <w:tc>
          <w:tcPr>
            <w:tcW w:w="574" w:type="dxa"/>
            <w:tcBorders>
              <w:top w:val="nil"/>
              <w:left w:val="nil"/>
              <w:bottom w:val="nil"/>
              <w:right w:val="nil"/>
            </w:tcBorders>
          </w:tcPr>
          <w:p w14:paraId="2178E327" w14:textId="77777777" w:rsidR="00B92327" w:rsidRPr="00801E49" w:rsidRDefault="00332621" w:rsidP="006B0BF6">
            <w:pPr>
              <w:spacing w:after="0" w:line="259" w:lineRule="auto"/>
              <w:ind w:left="0" w:right="0" w:firstLine="0"/>
              <w:jc w:val="center"/>
              <w:rPr>
                <w:rFonts w:ascii="Open Sans" w:hAnsi="Open Sans" w:cs="Open Sans"/>
                <w:sz w:val="16"/>
                <w:szCs w:val="24"/>
                <w:rPrChange w:id="1995" w:author="Nicole Wu" w:date="2024-01-08T11:26:00Z">
                  <w:rPr>
                    <w:sz w:val="16"/>
                    <w:szCs w:val="24"/>
                  </w:rPr>
                </w:rPrChange>
              </w:rPr>
            </w:pPr>
            <w:r w:rsidRPr="00801E49">
              <w:rPr>
                <w:rFonts w:ascii="Open Sans" w:hAnsi="Open Sans" w:cs="Open Sans"/>
                <w:sz w:val="16"/>
                <w:szCs w:val="24"/>
                <w:rPrChange w:id="1996" w:author="Nicole Wu" w:date="2024-01-08T11:26:00Z">
                  <w:rPr>
                    <w:sz w:val="16"/>
                    <w:szCs w:val="24"/>
                  </w:rPr>
                </w:rPrChange>
              </w:rPr>
              <w:t>(0.14)</w:t>
            </w:r>
          </w:p>
        </w:tc>
        <w:tc>
          <w:tcPr>
            <w:tcW w:w="540" w:type="dxa"/>
            <w:tcBorders>
              <w:top w:val="nil"/>
              <w:left w:val="nil"/>
              <w:bottom w:val="nil"/>
              <w:right w:val="nil"/>
            </w:tcBorders>
          </w:tcPr>
          <w:p w14:paraId="35AF0DBD" w14:textId="77777777" w:rsidR="00B92327" w:rsidRPr="00801E49" w:rsidRDefault="00332621" w:rsidP="006B0BF6">
            <w:pPr>
              <w:spacing w:after="0" w:line="259" w:lineRule="auto"/>
              <w:ind w:left="36" w:right="0" w:firstLine="0"/>
              <w:jc w:val="center"/>
              <w:rPr>
                <w:rFonts w:ascii="Open Sans" w:hAnsi="Open Sans" w:cs="Open Sans"/>
                <w:sz w:val="16"/>
                <w:szCs w:val="24"/>
                <w:rPrChange w:id="1997" w:author="Nicole Wu" w:date="2024-01-08T11:26:00Z">
                  <w:rPr>
                    <w:sz w:val="16"/>
                    <w:szCs w:val="24"/>
                  </w:rPr>
                </w:rPrChange>
              </w:rPr>
            </w:pPr>
            <w:r w:rsidRPr="00801E49">
              <w:rPr>
                <w:rFonts w:ascii="Open Sans" w:hAnsi="Open Sans" w:cs="Open Sans"/>
                <w:sz w:val="16"/>
                <w:szCs w:val="24"/>
                <w:rPrChange w:id="1998" w:author="Nicole Wu" w:date="2024-01-08T11:26:00Z">
                  <w:rPr>
                    <w:sz w:val="16"/>
                    <w:szCs w:val="24"/>
                  </w:rPr>
                </w:rPrChange>
              </w:rPr>
              <w:t>(1.08)</w:t>
            </w:r>
          </w:p>
        </w:tc>
        <w:tc>
          <w:tcPr>
            <w:tcW w:w="794" w:type="dxa"/>
            <w:tcBorders>
              <w:top w:val="nil"/>
              <w:left w:val="nil"/>
              <w:bottom w:val="nil"/>
              <w:right w:val="nil"/>
            </w:tcBorders>
          </w:tcPr>
          <w:p w14:paraId="17AEC97B" w14:textId="77777777" w:rsidR="00B92327" w:rsidRPr="00801E49" w:rsidRDefault="00332621" w:rsidP="006B0BF6">
            <w:pPr>
              <w:spacing w:after="0" w:line="259" w:lineRule="auto"/>
              <w:ind w:left="164" w:right="0" w:firstLine="0"/>
              <w:jc w:val="center"/>
              <w:rPr>
                <w:rFonts w:ascii="Open Sans" w:hAnsi="Open Sans" w:cs="Open Sans"/>
                <w:sz w:val="16"/>
                <w:szCs w:val="24"/>
                <w:rPrChange w:id="1999" w:author="Nicole Wu" w:date="2024-01-08T11:26:00Z">
                  <w:rPr>
                    <w:sz w:val="16"/>
                    <w:szCs w:val="24"/>
                  </w:rPr>
                </w:rPrChange>
              </w:rPr>
            </w:pPr>
            <w:r w:rsidRPr="00801E49">
              <w:rPr>
                <w:rFonts w:ascii="Open Sans" w:hAnsi="Open Sans" w:cs="Open Sans"/>
                <w:sz w:val="16"/>
                <w:szCs w:val="24"/>
                <w:rPrChange w:id="2000" w:author="Nicole Wu" w:date="2024-01-08T11:26:00Z">
                  <w:rPr>
                    <w:sz w:val="16"/>
                    <w:szCs w:val="24"/>
                  </w:rPr>
                </w:rPrChange>
              </w:rPr>
              <w:t>(1.09)</w:t>
            </w:r>
          </w:p>
        </w:tc>
        <w:tc>
          <w:tcPr>
            <w:tcW w:w="574" w:type="dxa"/>
            <w:tcBorders>
              <w:top w:val="nil"/>
              <w:left w:val="nil"/>
              <w:bottom w:val="nil"/>
              <w:right w:val="nil"/>
            </w:tcBorders>
          </w:tcPr>
          <w:p w14:paraId="2774218B" w14:textId="77777777" w:rsidR="00B92327" w:rsidRPr="00801E49" w:rsidRDefault="00332621" w:rsidP="006B0BF6">
            <w:pPr>
              <w:spacing w:after="0" w:line="259" w:lineRule="auto"/>
              <w:ind w:left="0" w:right="0" w:firstLine="0"/>
              <w:jc w:val="center"/>
              <w:rPr>
                <w:rFonts w:ascii="Open Sans" w:hAnsi="Open Sans" w:cs="Open Sans"/>
                <w:sz w:val="16"/>
                <w:szCs w:val="24"/>
                <w:rPrChange w:id="2001" w:author="Nicole Wu" w:date="2024-01-08T11:26:00Z">
                  <w:rPr>
                    <w:sz w:val="16"/>
                    <w:szCs w:val="24"/>
                  </w:rPr>
                </w:rPrChange>
              </w:rPr>
            </w:pPr>
            <w:r w:rsidRPr="00801E49">
              <w:rPr>
                <w:rFonts w:ascii="Open Sans" w:hAnsi="Open Sans" w:cs="Open Sans"/>
                <w:sz w:val="16"/>
                <w:szCs w:val="24"/>
                <w:rPrChange w:id="2002" w:author="Nicole Wu" w:date="2024-01-08T11:26:00Z">
                  <w:rPr>
                    <w:sz w:val="16"/>
                    <w:szCs w:val="24"/>
                  </w:rPr>
                </w:rPrChange>
              </w:rPr>
              <w:t>(0.40)</w:t>
            </w:r>
          </w:p>
        </w:tc>
        <w:tc>
          <w:tcPr>
            <w:tcW w:w="646" w:type="dxa"/>
            <w:tcBorders>
              <w:top w:val="nil"/>
              <w:left w:val="nil"/>
              <w:bottom w:val="nil"/>
              <w:right w:val="nil"/>
            </w:tcBorders>
          </w:tcPr>
          <w:p w14:paraId="2D378B44" w14:textId="77777777" w:rsidR="00B92327" w:rsidRPr="00801E49" w:rsidRDefault="00332621" w:rsidP="006B0BF6">
            <w:pPr>
              <w:spacing w:after="0" w:line="259" w:lineRule="auto"/>
              <w:ind w:left="36" w:right="0" w:firstLine="0"/>
              <w:jc w:val="center"/>
              <w:rPr>
                <w:rFonts w:ascii="Open Sans" w:hAnsi="Open Sans" w:cs="Open Sans"/>
                <w:sz w:val="16"/>
                <w:szCs w:val="24"/>
                <w:rPrChange w:id="2003" w:author="Nicole Wu" w:date="2024-01-08T11:26:00Z">
                  <w:rPr>
                    <w:sz w:val="16"/>
                    <w:szCs w:val="24"/>
                  </w:rPr>
                </w:rPrChange>
              </w:rPr>
            </w:pPr>
            <w:r w:rsidRPr="00801E49">
              <w:rPr>
                <w:rFonts w:ascii="Open Sans" w:hAnsi="Open Sans" w:cs="Open Sans"/>
                <w:sz w:val="16"/>
                <w:szCs w:val="24"/>
                <w:rPrChange w:id="2004" w:author="Nicole Wu" w:date="2024-01-08T11:26:00Z">
                  <w:rPr>
                    <w:sz w:val="16"/>
                    <w:szCs w:val="24"/>
                  </w:rPr>
                </w:rPrChange>
              </w:rPr>
              <w:t>(1.20)</w:t>
            </w:r>
          </w:p>
        </w:tc>
        <w:tc>
          <w:tcPr>
            <w:tcW w:w="688" w:type="dxa"/>
            <w:tcBorders>
              <w:top w:val="nil"/>
              <w:left w:val="nil"/>
              <w:bottom w:val="nil"/>
              <w:right w:val="nil"/>
            </w:tcBorders>
          </w:tcPr>
          <w:p w14:paraId="46E68B44" w14:textId="77777777" w:rsidR="00B92327" w:rsidRPr="00801E49" w:rsidRDefault="00332621" w:rsidP="006B0BF6">
            <w:pPr>
              <w:spacing w:after="0" w:line="259" w:lineRule="auto"/>
              <w:ind w:left="57" w:right="0" w:firstLine="0"/>
              <w:jc w:val="center"/>
              <w:rPr>
                <w:rFonts w:ascii="Open Sans" w:hAnsi="Open Sans" w:cs="Open Sans"/>
                <w:sz w:val="16"/>
                <w:szCs w:val="24"/>
                <w:rPrChange w:id="2005" w:author="Nicole Wu" w:date="2024-01-08T11:26:00Z">
                  <w:rPr>
                    <w:sz w:val="16"/>
                    <w:szCs w:val="24"/>
                  </w:rPr>
                </w:rPrChange>
              </w:rPr>
            </w:pPr>
            <w:r w:rsidRPr="00801E49">
              <w:rPr>
                <w:rFonts w:ascii="Open Sans" w:hAnsi="Open Sans" w:cs="Open Sans"/>
                <w:sz w:val="16"/>
                <w:szCs w:val="24"/>
                <w:rPrChange w:id="2006" w:author="Nicole Wu" w:date="2024-01-08T11:26:00Z">
                  <w:rPr>
                    <w:sz w:val="16"/>
                    <w:szCs w:val="24"/>
                  </w:rPr>
                </w:rPrChange>
              </w:rPr>
              <w:t>(1.27)</w:t>
            </w:r>
          </w:p>
        </w:tc>
        <w:tc>
          <w:tcPr>
            <w:tcW w:w="472" w:type="dxa"/>
            <w:tcBorders>
              <w:top w:val="nil"/>
              <w:left w:val="nil"/>
              <w:bottom w:val="nil"/>
              <w:right w:val="nil"/>
            </w:tcBorders>
          </w:tcPr>
          <w:p w14:paraId="15798832" w14:textId="77777777" w:rsidR="00B92327" w:rsidRPr="00801E49" w:rsidRDefault="00332621" w:rsidP="006B0BF6">
            <w:pPr>
              <w:spacing w:after="0" w:line="259" w:lineRule="auto"/>
              <w:ind w:left="0" w:right="0" w:firstLine="0"/>
              <w:jc w:val="center"/>
              <w:rPr>
                <w:rFonts w:ascii="Open Sans" w:hAnsi="Open Sans" w:cs="Open Sans"/>
                <w:sz w:val="16"/>
                <w:szCs w:val="24"/>
                <w:rPrChange w:id="2007" w:author="Nicole Wu" w:date="2024-01-08T11:26:00Z">
                  <w:rPr>
                    <w:sz w:val="16"/>
                    <w:szCs w:val="24"/>
                  </w:rPr>
                </w:rPrChange>
              </w:rPr>
            </w:pPr>
            <w:r w:rsidRPr="00801E49">
              <w:rPr>
                <w:rFonts w:ascii="Open Sans" w:hAnsi="Open Sans" w:cs="Open Sans"/>
                <w:sz w:val="16"/>
                <w:szCs w:val="24"/>
                <w:rPrChange w:id="2008" w:author="Nicole Wu" w:date="2024-01-08T11:26:00Z">
                  <w:rPr>
                    <w:sz w:val="16"/>
                    <w:szCs w:val="24"/>
                  </w:rPr>
                </w:rPrChange>
              </w:rPr>
              <w:t>(0.83)</w:t>
            </w:r>
          </w:p>
        </w:tc>
      </w:tr>
      <w:tr w:rsidR="00B92327" w:rsidRPr="00801E49" w14:paraId="164D86D8" w14:textId="77777777" w:rsidTr="006B0BF6">
        <w:trPr>
          <w:trHeight w:val="162"/>
        </w:trPr>
        <w:tc>
          <w:tcPr>
            <w:tcW w:w="3738" w:type="dxa"/>
            <w:tcBorders>
              <w:top w:val="nil"/>
              <w:left w:val="nil"/>
              <w:bottom w:val="nil"/>
              <w:right w:val="nil"/>
            </w:tcBorders>
          </w:tcPr>
          <w:p w14:paraId="018EB7FC" w14:textId="77777777" w:rsidR="00B92327" w:rsidRPr="00801E49" w:rsidRDefault="00332621" w:rsidP="006B0BF6">
            <w:pPr>
              <w:spacing w:after="0" w:line="259" w:lineRule="auto"/>
              <w:ind w:left="0" w:right="0" w:firstLine="0"/>
              <w:jc w:val="left"/>
              <w:rPr>
                <w:rFonts w:ascii="Open Sans" w:hAnsi="Open Sans" w:cs="Open Sans"/>
                <w:sz w:val="16"/>
                <w:szCs w:val="24"/>
                <w:rPrChange w:id="2009" w:author="Nicole Wu" w:date="2024-01-08T11:26:00Z">
                  <w:rPr>
                    <w:sz w:val="16"/>
                    <w:szCs w:val="24"/>
                  </w:rPr>
                </w:rPrChange>
              </w:rPr>
            </w:pPr>
            <w:r w:rsidRPr="00801E49">
              <w:rPr>
                <w:rFonts w:ascii="Open Sans" w:hAnsi="Open Sans" w:cs="Open Sans"/>
                <w:sz w:val="16"/>
                <w:szCs w:val="24"/>
                <w:rPrChange w:id="2010" w:author="Nicole Wu" w:date="2024-01-08T11:26:00Z">
                  <w:rPr>
                    <w:sz w:val="16"/>
                    <w:szCs w:val="24"/>
                  </w:rPr>
                </w:rPrChange>
              </w:rPr>
              <w:t>Household Crowding Index</w:t>
            </w:r>
          </w:p>
        </w:tc>
        <w:tc>
          <w:tcPr>
            <w:tcW w:w="646" w:type="dxa"/>
            <w:tcBorders>
              <w:top w:val="nil"/>
              <w:left w:val="nil"/>
              <w:bottom w:val="nil"/>
              <w:right w:val="nil"/>
            </w:tcBorders>
          </w:tcPr>
          <w:p w14:paraId="5B34DFBD" w14:textId="77777777" w:rsidR="00B92327" w:rsidRPr="00801E49" w:rsidRDefault="00332621" w:rsidP="006B0BF6">
            <w:pPr>
              <w:spacing w:after="0" w:line="259" w:lineRule="auto"/>
              <w:ind w:left="0" w:right="0" w:firstLine="0"/>
              <w:jc w:val="center"/>
              <w:rPr>
                <w:rFonts w:ascii="Open Sans" w:hAnsi="Open Sans" w:cs="Open Sans"/>
                <w:sz w:val="16"/>
                <w:szCs w:val="24"/>
                <w:rPrChange w:id="2011" w:author="Nicole Wu" w:date="2024-01-08T11:26:00Z">
                  <w:rPr>
                    <w:sz w:val="16"/>
                    <w:szCs w:val="24"/>
                  </w:rPr>
                </w:rPrChange>
              </w:rPr>
            </w:pPr>
            <w:r w:rsidRPr="00801E49">
              <w:rPr>
                <w:rFonts w:ascii="Open Sans" w:hAnsi="Open Sans" w:cs="Open Sans"/>
                <w:sz w:val="16"/>
                <w:szCs w:val="24"/>
                <w:rPrChange w:id="2012" w:author="Nicole Wu" w:date="2024-01-08T11:26:00Z">
                  <w:rPr>
                    <w:sz w:val="16"/>
                    <w:szCs w:val="24"/>
                  </w:rPr>
                </w:rPrChange>
              </w:rPr>
              <w:t>3.08</w:t>
            </w:r>
          </w:p>
        </w:tc>
        <w:tc>
          <w:tcPr>
            <w:tcW w:w="688" w:type="dxa"/>
            <w:tcBorders>
              <w:top w:val="nil"/>
              <w:left w:val="nil"/>
              <w:bottom w:val="nil"/>
              <w:right w:val="nil"/>
            </w:tcBorders>
          </w:tcPr>
          <w:p w14:paraId="16784169" w14:textId="77777777" w:rsidR="00B92327" w:rsidRPr="00801E49" w:rsidRDefault="00332621" w:rsidP="006B0BF6">
            <w:pPr>
              <w:spacing w:after="0" w:line="259" w:lineRule="auto"/>
              <w:ind w:left="0" w:right="0" w:firstLine="0"/>
              <w:jc w:val="center"/>
              <w:rPr>
                <w:rFonts w:ascii="Open Sans" w:hAnsi="Open Sans" w:cs="Open Sans"/>
                <w:sz w:val="16"/>
                <w:szCs w:val="24"/>
                <w:rPrChange w:id="2013" w:author="Nicole Wu" w:date="2024-01-08T11:26:00Z">
                  <w:rPr>
                    <w:sz w:val="16"/>
                    <w:szCs w:val="24"/>
                  </w:rPr>
                </w:rPrChange>
              </w:rPr>
            </w:pPr>
            <w:r w:rsidRPr="00801E49">
              <w:rPr>
                <w:rFonts w:ascii="Open Sans" w:hAnsi="Open Sans" w:cs="Open Sans"/>
                <w:sz w:val="16"/>
                <w:szCs w:val="24"/>
                <w:rPrChange w:id="2014" w:author="Nicole Wu" w:date="2024-01-08T11:26:00Z">
                  <w:rPr>
                    <w:sz w:val="16"/>
                    <w:szCs w:val="24"/>
                  </w:rPr>
                </w:rPrChange>
              </w:rPr>
              <w:t>3.00</w:t>
            </w:r>
          </w:p>
        </w:tc>
        <w:tc>
          <w:tcPr>
            <w:tcW w:w="574" w:type="dxa"/>
            <w:tcBorders>
              <w:top w:val="nil"/>
              <w:left w:val="nil"/>
              <w:bottom w:val="nil"/>
              <w:right w:val="nil"/>
            </w:tcBorders>
          </w:tcPr>
          <w:p w14:paraId="1E721FBB" w14:textId="77777777" w:rsidR="00B92327" w:rsidRPr="00801E49" w:rsidRDefault="00332621" w:rsidP="006B0BF6">
            <w:pPr>
              <w:spacing w:after="0" w:line="259" w:lineRule="auto"/>
              <w:ind w:left="0" w:right="0" w:firstLine="0"/>
              <w:jc w:val="center"/>
              <w:rPr>
                <w:rFonts w:ascii="Open Sans" w:hAnsi="Open Sans" w:cs="Open Sans"/>
                <w:sz w:val="16"/>
                <w:szCs w:val="24"/>
                <w:rPrChange w:id="2015" w:author="Nicole Wu" w:date="2024-01-08T11:26:00Z">
                  <w:rPr>
                    <w:sz w:val="16"/>
                    <w:szCs w:val="24"/>
                  </w:rPr>
                </w:rPrChange>
              </w:rPr>
            </w:pPr>
            <w:r w:rsidRPr="00801E49">
              <w:rPr>
                <w:rFonts w:ascii="Open Sans" w:hAnsi="Open Sans" w:cs="Open Sans"/>
                <w:sz w:val="16"/>
                <w:szCs w:val="24"/>
                <w:rPrChange w:id="2016" w:author="Nicole Wu" w:date="2024-01-08T11:26:00Z">
                  <w:rPr>
                    <w:sz w:val="16"/>
                    <w:szCs w:val="24"/>
                  </w:rPr>
                </w:rPrChange>
              </w:rPr>
              <w:t>-0.08</w:t>
            </w:r>
          </w:p>
        </w:tc>
        <w:tc>
          <w:tcPr>
            <w:tcW w:w="540" w:type="dxa"/>
            <w:tcBorders>
              <w:top w:val="nil"/>
              <w:left w:val="nil"/>
              <w:bottom w:val="nil"/>
              <w:right w:val="nil"/>
            </w:tcBorders>
          </w:tcPr>
          <w:p w14:paraId="1B380075" w14:textId="77777777" w:rsidR="00B92327" w:rsidRPr="00801E49" w:rsidRDefault="00332621" w:rsidP="006B0BF6">
            <w:pPr>
              <w:spacing w:after="0" w:line="259" w:lineRule="auto"/>
              <w:ind w:left="0" w:right="0" w:firstLine="0"/>
              <w:jc w:val="center"/>
              <w:rPr>
                <w:rFonts w:ascii="Open Sans" w:hAnsi="Open Sans" w:cs="Open Sans"/>
                <w:sz w:val="16"/>
                <w:szCs w:val="24"/>
                <w:rPrChange w:id="2017" w:author="Nicole Wu" w:date="2024-01-08T11:26:00Z">
                  <w:rPr>
                    <w:sz w:val="16"/>
                    <w:szCs w:val="24"/>
                  </w:rPr>
                </w:rPrChange>
              </w:rPr>
            </w:pPr>
            <w:r w:rsidRPr="00801E49">
              <w:rPr>
                <w:rFonts w:ascii="Open Sans" w:hAnsi="Open Sans" w:cs="Open Sans"/>
                <w:sz w:val="16"/>
                <w:szCs w:val="24"/>
                <w:rPrChange w:id="2018" w:author="Nicole Wu" w:date="2024-01-08T11:26:00Z">
                  <w:rPr>
                    <w:sz w:val="16"/>
                    <w:szCs w:val="24"/>
                  </w:rPr>
                </w:rPrChange>
              </w:rPr>
              <w:t>4.02</w:t>
            </w:r>
          </w:p>
        </w:tc>
        <w:tc>
          <w:tcPr>
            <w:tcW w:w="794" w:type="dxa"/>
            <w:tcBorders>
              <w:top w:val="nil"/>
              <w:left w:val="nil"/>
              <w:bottom w:val="nil"/>
              <w:right w:val="nil"/>
            </w:tcBorders>
          </w:tcPr>
          <w:p w14:paraId="4E7652D5" w14:textId="77777777" w:rsidR="00B92327" w:rsidRPr="00801E49" w:rsidRDefault="00332621" w:rsidP="006B0BF6">
            <w:pPr>
              <w:spacing w:after="0" w:line="259" w:lineRule="auto"/>
              <w:ind w:left="0" w:right="0" w:firstLine="0"/>
              <w:jc w:val="center"/>
              <w:rPr>
                <w:rFonts w:ascii="Open Sans" w:hAnsi="Open Sans" w:cs="Open Sans"/>
                <w:sz w:val="16"/>
                <w:szCs w:val="24"/>
                <w:rPrChange w:id="2019" w:author="Nicole Wu" w:date="2024-01-08T11:26:00Z">
                  <w:rPr>
                    <w:sz w:val="16"/>
                    <w:szCs w:val="24"/>
                  </w:rPr>
                </w:rPrChange>
              </w:rPr>
            </w:pPr>
            <w:r w:rsidRPr="00801E49">
              <w:rPr>
                <w:rFonts w:ascii="Open Sans" w:hAnsi="Open Sans" w:cs="Open Sans"/>
                <w:sz w:val="16"/>
                <w:szCs w:val="24"/>
                <w:rPrChange w:id="2020" w:author="Nicole Wu" w:date="2024-01-08T11:26:00Z">
                  <w:rPr>
                    <w:sz w:val="16"/>
                    <w:szCs w:val="24"/>
                  </w:rPr>
                </w:rPrChange>
              </w:rPr>
              <w:t>4.00</w:t>
            </w:r>
          </w:p>
        </w:tc>
        <w:tc>
          <w:tcPr>
            <w:tcW w:w="574" w:type="dxa"/>
            <w:tcBorders>
              <w:top w:val="nil"/>
              <w:left w:val="nil"/>
              <w:bottom w:val="nil"/>
              <w:right w:val="nil"/>
            </w:tcBorders>
          </w:tcPr>
          <w:p w14:paraId="2C54966A" w14:textId="77777777" w:rsidR="00B92327" w:rsidRPr="00801E49" w:rsidRDefault="00332621" w:rsidP="006B0BF6">
            <w:pPr>
              <w:spacing w:after="0" w:line="259" w:lineRule="auto"/>
              <w:ind w:left="0" w:right="0" w:firstLine="0"/>
              <w:jc w:val="center"/>
              <w:rPr>
                <w:rFonts w:ascii="Open Sans" w:hAnsi="Open Sans" w:cs="Open Sans"/>
                <w:sz w:val="16"/>
                <w:szCs w:val="24"/>
                <w:rPrChange w:id="2021" w:author="Nicole Wu" w:date="2024-01-08T11:26:00Z">
                  <w:rPr>
                    <w:sz w:val="16"/>
                    <w:szCs w:val="24"/>
                  </w:rPr>
                </w:rPrChange>
              </w:rPr>
            </w:pPr>
            <w:r w:rsidRPr="00801E49">
              <w:rPr>
                <w:rFonts w:ascii="Open Sans" w:hAnsi="Open Sans" w:cs="Open Sans"/>
                <w:sz w:val="16"/>
                <w:szCs w:val="24"/>
                <w:rPrChange w:id="2022" w:author="Nicole Wu" w:date="2024-01-08T11:26:00Z">
                  <w:rPr>
                    <w:sz w:val="16"/>
                    <w:szCs w:val="24"/>
                  </w:rPr>
                </w:rPrChange>
              </w:rPr>
              <w:t>-0.02</w:t>
            </w:r>
          </w:p>
        </w:tc>
        <w:tc>
          <w:tcPr>
            <w:tcW w:w="646" w:type="dxa"/>
            <w:tcBorders>
              <w:top w:val="nil"/>
              <w:left w:val="nil"/>
              <w:bottom w:val="nil"/>
              <w:right w:val="nil"/>
            </w:tcBorders>
          </w:tcPr>
          <w:p w14:paraId="441B1C9A" w14:textId="77777777" w:rsidR="00B92327" w:rsidRPr="00801E49" w:rsidRDefault="00332621" w:rsidP="006B0BF6">
            <w:pPr>
              <w:spacing w:after="0" w:line="259" w:lineRule="auto"/>
              <w:ind w:left="0" w:right="0" w:firstLine="0"/>
              <w:jc w:val="center"/>
              <w:rPr>
                <w:rFonts w:ascii="Open Sans" w:hAnsi="Open Sans" w:cs="Open Sans"/>
                <w:sz w:val="16"/>
                <w:szCs w:val="24"/>
                <w:rPrChange w:id="2023" w:author="Nicole Wu" w:date="2024-01-08T11:26:00Z">
                  <w:rPr>
                    <w:sz w:val="16"/>
                    <w:szCs w:val="24"/>
                  </w:rPr>
                </w:rPrChange>
              </w:rPr>
            </w:pPr>
            <w:r w:rsidRPr="00801E49">
              <w:rPr>
                <w:rFonts w:ascii="Open Sans" w:hAnsi="Open Sans" w:cs="Open Sans"/>
                <w:sz w:val="16"/>
                <w:szCs w:val="24"/>
                <w:rPrChange w:id="2024" w:author="Nicole Wu" w:date="2024-01-08T11:26:00Z">
                  <w:rPr>
                    <w:sz w:val="16"/>
                    <w:szCs w:val="24"/>
                  </w:rPr>
                </w:rPrChange>
              </w:rPr>
              <w:t>3.74</w:t>
            </w:r>
          </w:p>
        </w:tc>
        <w:tc>
          <w:tcPr>
            <w:tcW w:w="688" w:type="dxa"/>
            <w:tcBorders>
              <w:top w:val="nil"/>
              <w:left w:val="nil"/>
              <w:bottom w:val="nil"/>
              <w:right w:val="nil"/>
            </w:tcBorders>
          </w:tcPr>
          <w:p w14:paraId="5F250D58" w14:textId="77777777" w:rsidR="00B92327" w:rsidRPr="00801E49" w:rsidRDefault="00332621" w:rsidP="006B0BF6">
            <w:pPr>
              <w:spacing w:after="0" w:line="259" w:lineRule="auto"/>
              <w:ind w:left="0" w:right="0" w:firstLine="0"/>
              <w:jc w:val="center"/>
              <w:rPr>
                <w:rFonts w:ascii="Open Sans" w:hAnsi="Open Sans" w:cs="Open Sans"/>
                <w:sz w:val="16"/>
                <w:szCs w:val="24"/>
                <w:rPrChange w:id="2025" w:author="Nicole Wu" w:date="2024-01-08T11:26:00Z">
                  <w:rPr>
                    <w:sz w:val="16"/>
                    <w:szCs w:val="24"/>
                  </w:rPr>
                </w:rPrChange>
              </w:rPr>
            </w:pPr>
            <w:r w:rsidRPr="00801E49">
              <w:rPr>
                <w:rFonts w:ascii="Open Sans" w:hAnsi="Open Sans" w:cs="Open Sans"/>
                <w:sz w:val="16"/>
                <w:szCs w:val="24"/>
                <w:rPrChange w:id="2026" w:author="Nicole Wu" w:date="2024-01-08T11:26:00Z">
                  <w:rPr>
                    <w:sz w:val="16"/>
                    <w:szCs w:val="24"/>
                  </w:rPr>
                </w:rPrChange>
              </w:rPr>
              <w:t>3.70</w:t>
            </w:r>
          </w:p>
        </w:tc>
        <w:tc>
          <w:tcPr>
            <w:tcW w:w="472" w:type="dxa"/>
            <w:tcBorders>
              <w:top w:val="nil"/>
              <w:left w:val="nil"/>
              <w:bottom w:val="nil"/>
              <w:right w:val="nil"/>
            </w:tcBorders>
          </w:tcPr>
          <w:p w14:paraId="2B7DDB29" w14:textId="77777777" w:rsidR="00B92327" w:rsidRPr="00801E49" w:rsidRDefault="00332621" w:rsidP="006B0BF6">
            <w:pPr>
              <w:spacing w:after="0" w:line="259" w:lineRule="auto"/>
              <w:ind w:left="0" w:right="0" w:firstLine="0"/>
              <w:jc w:val="center"/>
              <w:rPr>
                <w:rFonts w:ascii="Open Sans" w:hAnsi="Open Sans" w:cs="Open Sans"/>
                <w:sz w:val="16"/>
                <w:szCs w:val="24"/>
                <w:rPrChange w:id="2027" w:author="Nicole Wu" w:date="2024-01-08T11:26:00Z">
                  <w:rPr>
                    <w:sz w:val="16"/>
                    <w:szCs w:val="24"/>
                  </w:rPr>
                </w:rPrChange>
              </w:rPr>
            </w:pPr>
            <w:r w:rsidRPr="00801E49">
              <w:rPr>
                <w:rFonts w:ascii="Open Sans" w:hAnsi="Open Sans" w:cs="Open Sans"/>
                <w:sz w:val="16"/>
                <w:szCs w:val="24"/>
                <w:rPrChange w:id="2028" w:author="Nicole Wu" w:date="2024-01-08T11:26:00Z">
                  <w:rPr>
                    <w:sz w:val="16"/>
                    <w:szCs w:val="24"/>
                  </w:rPr>
                </w:rPrChange>
              </w:rPr>
              <w:t>-0.03</w:t>
            </w:r>
          </w:p>
        </w:tc>
      </w:tr>
      <w:tr w:rsidR="00B92327" w:rsidRPr="00801E49" w14:paraId="36714A69" w14:textId="77777777" w:rsidTr="006B0BF6">
        <w:trPr>
          <w:trHeight w:val="162"/>
        </w:trPr>
        <w:tc>
          <w:tcPr>
            <w:tcW w:w="3738" w:type="dxa"/>
            <w:tcBorders>
              <w:top w:val="nil"/>
              <w:left w:val="nil"/>
              <w:bottom w:val="nil"/>
              <w:right w:val="nil"/>
            </w:tcBorders>
          </w:tcPr>
          <w:p w14:paraId="373AC2DE" w14:textId="77777777" w:rsidR="00B92327" w:rsidRPr="00801E49" w:rsidRDefault="00B92327" w:rsidP="006B0BF6">
            <w:pPr>
              <w:spacing w:after="0" w:line="259" w:lineRule="auto"/>
              <w:ind w:left="0" w:right="0" w:firstLine="0"/>
              <w:jc w:val="left"/>
              <w:rPr>
                <w:rFonts w:ascii="Open Sans" w:hAnsi="Open Sans" w:cs="Open Sans"/>
                <w:sz w:val="16"/>
                <w:szCs w:val="24"/>
                <w:rPrChange w:id="2029" w:author="Nicole Wu" w:date="2024-01-08T11:26:00Z">
                  <w:rPr>
                    <w:sz w:val="16"/>
                    <w:szCs w:val="24"/>
                  </w:rPr>
                </w:rPrChange>
              </w:rPr>
            </w:pPr>
          </w:p>
        </w:tc>
        <w:tc>
          <w:tcPr>
            <w:tcW w:w="646" w:type="dxa"/>
            <w:tcBorders>
              <w:top w:val="nil"/>
              <w:left w:val="nil"/>
              <w:bottom w:val="nil"/>
              <w:right w:val="nil"/>
            </w:tcBorders>
          </w:tcPr>
          <w:p w14:paraId="6452938A" w14:textId="77777777" w:rsidR="00B92327" w:rsidRPr="00801E49" w:rsidRDefault="00332621" w:rsidP="006B0BF6">
            <w:pPr>
              <w:spacing w:after="0" w:line="259" w:lineRule="auto"/>
              <w:ind w:left="36" w:right="0" w:firstLine="0"/>
              <w:jc w:val="center"/>
              <w:rPr>
                <w:rFonts w:ascii="Open Sans" w:hAnsi="Open Sans" w:cs="Open Sans"/>
                <w:sz w:val="16"/>
                <w:szCs w:val="24"/>
                <w:rPrChange w:id="2030" w:author="Nicole Wu" w:date="2024-01-08T11:26:00Z">
                  <w:rPr>
                    <w:sz w:val="16"/>
                    <w:szCs w:val="24"/>
                  </w:rPr>
                </w:rPrChange>
              </w:rPr>
            </w:pPr>
            <w:r w:rsidRPr="00801E49">
              <w:rPr>
                <w:rFonts w:ascii="Open Sans" w:hAnsi="Open Sans" w:cs="Open Sans"/>
                <w:sz w:val="16"/>
                <w:szCs w:val="24"/>
                <w:rPrChange w:id="2031" w:author="Nicole Wu" w:date="2024-01-08T11:26:00Z">
                  <w:rPr>
                    <w:sz w:val="16"/>
                    <w:szCs w:val="24"/>
                  </w:rPr>
                </w:rPrChange>
              </w:rPr>
              <w:t>(1.79)</w:t>
            </w:r>
          </w:p>
        </w:tc>
        <w:tc>
          <w:tcPr>
            <w:tcW w:w="688" w:type="dxa"/>
            <w:tcBorders>
              <w:top w:val="nil"/>
              <w:left w:val="nil"/>
              <w:bottom w:val="nil"/>
              <w:right w:val="nil"/>
            </w:tcBorders>
          </w:tcPr>
          <w:p w14:paraId="4EF30D9E" w14:textId="77777777" w:rsidR="00B92327" w:rsidRPr="00801E49" w:rsidRDefault="00332621" w:rsidP="006B0BF6">
            <w:pPr>
              <w:spacing w:after="0" w:line="259" w:lineRule="auto"/>
              <w:ind w:left="57" w:right="0" w:firstLine="0"/>
              <w:jc w:val="center"/>
              <w:rPr>
                <w:rFonts w:ascii="Open Sans" w:hAnsi="Open Sans" w:cs="Open Sans"/>
                <w:sz w:val="16"/>
                <w:szCs w:val="24"/>
                <w:rPrChange w:id="2032" w:author="Nicole Wu" w:date="2024-01-08T11:26:00Z">
                  <w:rPr>
                    <w:sz w:val="16"/>
                    <w:szCs w:val="24"/>
                  </w:rPr>
                </w:rPrChange>
              </w:rPr>
            </w:pPr>
            <w:r w:rsidRPr="00801E49">
              <w:rPr>
                <w:rFonts w:ascii="Open Sans" w:hAnsi="Open Sans" w:cs="Open Sans"/>
                <w:sz w:val="16"/>
                <w:szCs w:val="24"/>
                <w:rPrChange w:id="2033" w:author="Nicole Wu" w:date="2024-01-08T11:26:00Z">
                  <w:rPr>
                    <w:sz w:val="16"/>
                    <w:szCs w:val="24"/>
                  </w:rPr>
                </w:rPrChange>
              </w:rPr>
              <w:t>(1.64)</w:t>
            </w:r>
          </w:p>
        </w:tc>
        <w:tc>
          <w:tcPr>
            <w:tcW w:w="574" w:type="dxa"/>
            <w:tcBorders>
              <w:top w:val="nil"/>
              <w:left w:val="nil"/>
              <w:bottom w:val="nil"/>
              <w:right w:val="nil"/>
            </w:tcBorders>
          </w:tcPr>
          <w:p w14:paraId="5D5E433C" w14:textId="77777777" w:rsidR="00B92327" w:rsidRPr="00801E49" w:rsidRDefault="00332621" w:rsidP="006B0BF6">
            <w:pPr>
              <w:spacing w:after="0" w:line="259" w:lineRule="auto"/>
              <w:ind w:left="0" w:right="0" w:firstLine="0"/>
              <w:jc w:val="center"/>
              <w:rPr>
                <w:rFonts w:ascii="Open Sans" w:hAnsi="Open Sans" w:cs="Open Sans"/>
                <w:sz w:val="16"/>
                <w:szCs w:val="24"/>
                <w:rPrChange w:id="2034" w:author="Nicole Wu" w:date="2024-01-08T11:26:00Z">
                  <w:rPr>
                    <w:sz w:val="16"/>
                    <w:szCs w:val="24"/>
                  </w:rPr>
                </w:rPrChange>
              </w:rPr>
            </w:pPr>
            <w:r w:rsidRPr="00801E49">
              <w:rPr>
                <w:rFonts w:ascii="Open Sans" w:hAnsi="Open Sans" w:cs="Open Sans"/>
                <w:sz w:val="16"/>
                <w:szCs w:val="24"/>
                <w:rPrChange w:id="2035" w:author="Nicole Wu" w:date="2024-01-08T11:26:00Z">
                  <w:rPr>
                    <w:sz w:val="16"/>
                    <w:szCs w:val="24"/>
                  </w:rPr>
                </w:rPrChange>
              </w:rPr>
              <w:t>(0.57)</w:t>
            </w:r>
          </w:p>
        </w:tc>
        <w:tc>
          <w:tcPr>
            <w:tcW w:w="540" w:type="dxa"/>
            <w:tcBorders>
              <w:top w:val="nil"/>
              <w:left w:val="nil"/>
              <w:bottom w:val="nil"/>
              <w:right w:val="nil"/>
            </w:tcBorders>
          </w:tcPr>
          <w:p w14:paraId="044630AA" w14:textId="77777777" w:rsidR="00B92327" w:rsidRPr="00801E49" w:rsidRDefault="00332621" w:rsidP="006B0BF6">
            <w:pPr>
              <w:spacing w:after="0" w:line="259" w:lineRule="auto"/>
              <w:ind w:left="36" w:right="0" w:firstLine="0"/>
              <w:jc w:val="center"/>
              <w:rPr>
                <w:rFonts w:ascii="Open Sans" w:hAnsi="Open Sans" w:cs="Open Sans"/>
                <w:sz w:val="16"/>
                <w:szCs w:val="24"/>
                <w:rPrChange w:id="2036" w:author="Nicole Wu" w:date="2024-01-08T11:26:00Z">
                  <w:rPr>
                    <w:sz w:val="16"/>
                    <w:szCs w:val="24"/>
                  </w:rPr>
                </w:rPrChange>
              </w:rPr>
            </w:pPr>
            <w:r w:rsidRPr="00801E49">
              <w:rPr>
                <w:rFonts w:ascii="Open Sans" w:hAnsi="Open Sans" w:cs="Open Sans"/>
                <w:sz w:val="16"/>
                <w:szCs w:val="24"/>
                <w:rPrChange w:id="2037" w:author="Nicole Wu" w:date="2024-01-08T11:26:00Z">
                  <w:rPr>
                    <w:sz w:val="16"/>
                    <w:szCs w:val="24"/>
                  </w:rPr>
                </w:rPrChange>
              </w:rPr>
              <w:t>(2.94)</w:t>
            </w:r>
          </w:p>
        </w:tc>
        <w:tc>
          <w:tcPr>
            <w:tcW w:w="794" w:type="dxa"/>
            <w:tcBorders>
              <w:top w:val="nil"/>
              <w:left w:val="nil"/>
              <w:bottom w:val="nil"/>
              <w:right w:val="nil"/>
            </w:tcBorders>
          </w:tcPr>
          <w:p w14:paraId="13C59166" w14:textId="77777777" w:rsidR="00B92327" w:rsidRPr="00801E49" w:rsidRDefault="00332621" w:rsidP="006B0BF6">
            <w:pPr>
              <w:spacing w:after="0" w:line="259" w:lineRule="auto"/>
              <w:ind w:left="164" w:right="0" w:firstLine="0"/>
              <w:jc w:val="center"/>
              <w:rPr>
                <w:rFonts w:ascii="Open Sans" w:hAnsi="Open Sans" w:cs="Open Sans"/>
                <w:sz w:val="16"/>
                <w:szCs w:val="24"/>
                <w:rPrChange w:id="2038" w:author="Nicole Wu" w:date="2024-01-08T11:26:00Z">
                  <w:rPr>
                    <w:sz w:val="16"/>
                    <w:szCs w:val="24"/>
                  </w:rPr>
                </w:rPrChange>
              </w:rPr>
            </w:pPr>
            <w:r w:rsidRPr="00801E49">
              <w:rPr>
                <w:rFonts w:ascii="Open Sans" w:hAnsi="Open Sans" w:cs="Open Sans"/>
                <w:sz w:val="16"/>
                <w:szCs w:val="24"/>
                <w:rPrChange w:id="2039" w:author="Nicole Wu" w:date="2024-01-08T11:26:00Z">
                  <w:rPr>
                    <w:sz w:val="16"/>
                    <w:szCs w:val="24"/>
                  </w:rPr>
                </w:rPrChange>
              </w:rPr>
              <w:t>(2.97)</w:t>
            </w:r>
          </w:p>
        </w:tc>
        <w:tc>
          <w:tcPr>
            <w:tcW w:w="574" w:type="dxa"/>
            <w:tcBorders>
              <w:top w:val="nil"/>
              <w:left w:val="nil"/>
              <w:bottom w:val="nil"/>
              <w:right w:val="nil"/>
            </w:tcBorders>
          </w:tcPr>
          <w:p w14:paraId="1D67ACE8" w14:textId="77777777" w:rsidR="00B92327" w:rsidRPr="00801E49" w:rsidRDefault="00332621" w:rsidP="006B0BF6">
            <w:pPr>
              <w:spacing w:after="0" w:line="259" w:lineRule="auto"/>
              <w:ind w:left="0" w:right="0" w:firstLine="0"/>
              <w:jc w:val="center"/>
              <w:rPr>
                <w:rFonts w:ascii="Open Sans" w:hAnsi="Open Sans" w:cs="Open Sans"/>
                <w:sz w:val="16"/>
                <w:szCs w:val="24"/>
                <w:rPrChange w:id="2040" w:author="Nicole Wu" w:date="2024-01-08T11:26:00Z">
                  <w:rPr>
                    <w:sz w:val="16"/>
                    <w:szCs w:val="24"/>
                  </w:rPr>
                </w:rPrChange>
              </w:rPr>
            </w:pPr>
            <w:r w:rsidRPr="00801E49">
              <w:rPr>
                <w:rFonts w:ascii="Open Sans" w:hAnsi="Open Sans" w:cs="Open Sans"/>
                <w:sz w:val="16"/>
                <w:szCs w:val="24"/>
                <w:rPrChange w:id="2041" w:author="Nicole Wu" w:date="2024-01-08T11:26:00Z">
                  <w:rPr>
                    <w:sz w:val="16"/>
                    <w:szCs w:val="24"/>
                  </w:rPr>
                </w:rPrChange>
              </w:rPr>
              <w:t>(0.92)</w:t>
            </w:r>
          </w:p>
        </w:tc>
        <w:tc>
          <w:tcPr>
            <w:tcW w:w="646" w:type="dxa"/>
            <w:tcBorders>
              <w:top w:val="nil"/>
              <w:left w:val="nil"/>
              <w:bottom w:val="nil"/>
              <w:right w:val="nil"/>
            </w:tcBorders>
          </w:tcPr>
          <w:p w14:paraId="2D60F243" w14:textId="77777777" w:rsidR="00B92327" w:rsidRPr="00801E49" w:rsidRDefault="00332621" w:rsidP="006B0BF6">
            <w:pPr>
              <w:spacing w:after="0" w:line="259" w:lineRule="auto"/>
              <w:ind w:left="36" w:right="0" w:firstLine="0"/>
              <w:jc w:val="center"/>
              <w:rPr>
                <w:rFonts w:ascii="Open Sans" w:hAnsi="Open Sans" w:cs="Open Sans"/>
                <w:sz w:val="16"/>
                <w:szCs w:val="24"/>
                <w:rPrChange w:id="2042" w:author="Nicole Wu" w:date="2024-01-08T11:26:00Z">
                  <w:rPr>
                    <w:sz w:val="16"/>
                    <w:szCs w:val="24"/>
                  </w:rPr>
                </w:rPrChange>
              </w:rPr>
            </w:pPr>
            <w:r w:rsidRPr="00801E49">
              <w:rPr>
                <w:rFonts w:ascii="Open Sans" w:hAnsi="Open Sans" w:cs="Open Sans"/>
                <w:sz w:val="16"/>
                <w:szCs w:val="24"/>
                <w:rPrChange w:id="2043" w:author="Nicole Wu" w:date="2024-01-08T11:26:00Z">
                  <w:rPr>
                    <w:sz w:val="16"/>
                    <w:szCs w:val="24"/>
                  </w:rPr>
                </w:rPrChange>
              </w:rPr>
              <w:t>(2.68)</w:t>
            </w:r>
          </w:p>
        </w:tc>
        <w:tc>
          <w:tcPr>
            <w:tcW w:w="688" w:type="dxa"/>
            <w:tcBorders>
              <w:top w:val="nil"/>
              <w:left w:val="nil"/>
              <w:bottom w:val="nil"/>
              <w:right w:val="nil"/>
            </w:tcBorders>
          </w:tcPr>
          <w:p w14:paraId="7B3AADBB" w14:textId="77777777" w:rsidR="00B92327" w:rsidRPr="00801E49" w:rsidRDefault="00332621" w:rsidP="006B0BF6">
            <w:pPr>
              <w:spacing w:after="0" w:line="259" w:lineRule="auto"/>
              <w:ind w:left="57" w:right="0" w:firstLine="0"/>
              <w:jc w:val="center"/>
              <w:rPr>
                <w:rFonts w:ascii="Open Sans" w:hAnsi="Open Sans" w:cs="Open Sans"/>
                <w:sz w:val="16"/>
                <w:szCs w:val="24"/>
                <w:rPrChange w:id="2044" w:author="Nicole Wu" w:date="2024-01-08T11:26:00Z">
                  <w:rPr>
                    <w:sz w:val="16"/>
                    <w:szCs w:val="24"/>
                  </w:rPr>
                </w:rPrChange>
              </w:rPr>
            </w:pPr>
            <w:r w:rsidRPr="00801E49">
              <w:rPr>
                <w:rFonts w:ascii="Open Sans" w:hAnsi="Open Sans" w:cs="Open Sans"/>
                <w:sz w:val="16"/>
                <w:szCs w:val="24"/>
                <w:rPrChange w:id="2045" w:author="Nicole Wu" w:date="2024-01-08T11:26:00Z">
                  <w:rPr>
                    <w:sz w:val="16"/>
                    <w:szCs w:val="24"/>
                  </w:rPr>
                </w:rPrChange>
              </w:rPr>
              <w:t>(2.68)</w:t>
            </w:r>
          </w:p>
        </w:tc>
        <w:tc>
          <w:tcPr>
            <w:tcW w:w="472" w:type="dxa"/>
            <w:tcBorders>
              <w:top w:val="nil"/>
              <w:left w:val="nil"/>
              <w:bottom w:val="nil"/>
              <w:right w:val="nil"/>
            </w:tcBorders>
          </w:tcPr>
          <w:p w14:paraId="1527E462" w14:textId="77777777" w:rsidR="00B92327" w:rsidRPr="00801E49" w:rsidRDefault="00332621" w:rsidP="006B0BF6">
            <w:pPr>
              <w:spacing w:after="0" w:line="259" w:lineRule="auto"/>
              <w:ind w:left="0" w:right="0" w:firstLine="0"/>
              <w:jc w:val="center"/>
              <w:rPr>
                <w:rFonts w:ascii="Open Sans" w:hAnsi="Open Sans" w:cs="Open Sans"/>
                <w:sz w:val="16"/>
                <w:szCs w:val="24"/>
                <w:rPrChange w:id="2046" w:author="Nicole Wu" w:date="2024-01-08T11:26:00Z">
                  <w:rPr>
                    <w:sz w:val="16"/>
                    <w:szCs w:val="24"/>
                  </w:rPr>
                </w:rPrChange>
              </w:rPr>
            </w:pPr>
            <w:r w:rsidRPr="00801E49">
              <w:rPr>
                <w:rFonts w:ascii="Open Sans" w:hAnsi="Open Sans" w:cs="Open Sans"/>
                <w:sz w:val="16"/>
                <w:szCs w:val="24"/>
                <w:rPrChange w:id="2047" w:author="Nicole Wu" w:date="2024-01-08T11:26:00Z">
                  <w:rPr>
                    <w:sz w:val="16"/>
                    <w:szCs w:val="24"/>
                  </w:rPr>
                </w:rPrChange>
              </w:rPr>
              <w:t>(0.78)</w:t>
            </w:r>
          </w:p>
        </w:tc>
      </w:tr>
      <w:tr w:rsidR="00B92327" w:rsidRPr="00801E49" w14:paraId="5F53B55F" w14:textId="77777777" w:rsidTr="006B0BF6">
        <w:trPr>
          <w:trHeight w:val="162"/>
        </w:trPr>
        <w:tc>
          <w:tcPr>
            <w:tcW w:w="3738" w:type="dxa"/>
            <w:tcBorders>
              <w:top w:val="nil"/>
              <w:left w:val="nil"/>
              <w:bottom w:val="nil"/>
              <w:right w:val="nil"/>
            </w:tcBorders>
          </w:tcPr>
          <w:p w14:paraId="33406A93" w14:textId="77777777" w:rsidR="00B92327" w:rsidRPr="00801E49" w:rsidRDefault="00332621" w:rsidP="006B0BF6">
            <w:pPr>
              <w:spacing w:after="0" w:line="259" w:lineRule="auto"/>
              <w:ind w:left="0" w:right="0" w:firstLine="0"/>
              <w:jc w:val="left"/>
              <w:rPr>
                <w:rFonts w:ascii="Open Sans" w:hAnsi="Open Sans" w:cs="Open Sans"/>
                <w:sz w:val="16"/>
                <w:szCs w:val="24"/>
                <w:rPrChange w:id="2048" w:author="Nicole Wu" w:date="2024-01-08T11:26:00Z">
                  <w:rPr>
                    <w:sz w:val="16"/>
                    <w:szCs w:val="24"/>
                  </w:rPr>
                </w:rPrChange>
              </w:rPr>
            </w:pPr>
            <w:r w:rsidRPr="00801E49">
              <w:rPr>
                <w:rFonts w:ascii="Open Sans" w:hAnsi="Open Sans" w:cs="Open Sans"/>
                <w:sz w:val="16"/>
                <w:szCs w:val="24"/>
                <w:rPrChange w:id="2049" w:author="Nicole Wu" w:date="2024-01-08T11:26:00Z">
                  <w:rPr>
                    <w:sz w:val="16"/>
                    <w:szCs w:val="24"/>
                  </w:rPr>
                </w:rPrChange>
              </w:rPr>
              <w:t>Household has impoverished roof</w:t>
            </w:r>
          </w:p>
        </w:tc>
        <w:tc>
          <w:tcPr>
            <w:tcW w:w="646" w:type="dxa"/>
            <w:tcBorders>
              <w:top w:val="nil"/>
              <w:left w:val="nil"/>
              <w:bottom w:val="nil"/>
              <w:right w:val="nil"/>
            </w:tcBorders>
          </w:tcPr>
          <w:p w14:paraId="4945475E" w14:textId="77777777" w:rsidR="00B92327" w:rsidRPr="00801E49" w:rsidRDefault="00332621" w:rsidP="006B0BF6">
            <w:pPr>
              <w:spacing w:after="0" w:line="259" w:lineRule="auto"/>
              <w:ind w:left="0" w:right="0" w:firstLine="0"/>
              <w:jc w:val="center"/>
              <w:rPr>
                <w:rFonts w:ascii="Open Sans" w:hAnsi="Open Sans" w:cs="Open Sans"/>
                <w:sz w:val="16"/>
                <w:szCs w:val="24"/>
                <w:rPrChange w:id="2050" w:author="Nicole Wu" w:date="2024-01-08T11:26:00Z">
                  <w:rPr>
                    <w:sz w:val="16"/>
                    <w:szCs w:val="24"/>
                  </w:rPr>
                </w:rPrChange>
              </w:rPr>
            </w:pPr>
            <w:r w:rsidRPr="00801E49">
              <w:rPr>
                <w:rFonts w:ascii="Open Sans" w:hAnsi="Open Sans" w:cs="Open Sans"/>
                <w:sz w:val="16"/>
                <w:szCs w:val="24"/>
                <w:rPrChange w:id="2051" w:author="Nicole Wu" w:date="2024-01-08T11:26:00Z">
                  <w:rPr>
                    <w:sz w:val="16"/>
                    <w:szCs w:val="24"/>
                  </w:rPr>
                </w:rPrChange>
              </w:rPr>
              <w:t>0.67</w:t>
            </w:r>
          </w:p>
        </w:tc>
        <w:tc>
          <w:tcPr>
            <w:tcW w:w="688" w:type="dxa"/>
            <w:tcBorders>
              <w:top w:val="nil"/>
              <w:left w:val="nil"/>
              <w:bottom w:val="nil"/>
              <w:right w:val="nil"/>
            </w:tcBorders>
          </w:tcPr>
          <w:p w14:paraId="01CFC34F" w14:textId="77777777" w:rsidR="00B92327" w:rsidRPr="00801E49" w:rsidRDefault="00332621" w:rsidP="006B0BF6">
            <w:pPr>
              <w:spacing w:after="0" w:line="259" w:lineRule="auto"/>
              <w:ind w:left="0" w:right="0" w:firstLine="0"/>
              <w:jc w:val="center"/>
              <w:rPr>
                <w:rFonts w:ascii="Open Sans" w:hAnsi="Open Sans" w:cs="Open Sans"/>
                <w:sz w:val="16"/>
                <w:szCs w:val="24"/>
                <w:rPrChange w:id="2052" w:author="Nicole Wu" w:date="2024-01-08T11:26:00Z">
                  <w:rPr>
                    <w:sz w:val="16"/>
                    <w:szCs w:val="24"/>
                  </w:rPr>
                </w:rPrChange>
              </w:rPr>
            </w:pPr>
            <w:r w:rsidRPr="00801E49">
              <w:rPr>
                <w:rFonts w:ascii="Open Sans" w:hAnsi="Open Sans" w:cs="Open Sans"/>
                <w:sz w:val="16"/>
                <w:szCs w:val="24"/>
                <w:rPrChange w:id="2053" w:author="Nicole Wu" w:date="2024-01-08T11:26:00Z">
                  <w:rPr>
                    <w:sz w:val="16"/>
                    <w:szCs w:val="24"/>
                  </w:rPr>
                </w:rPrChange>
              </w:rPr>
              <w:t>0.66</w:t>
            </w:r>
          </w:p>
        </w:tc>
        <w:tc>
          <w:tcPr>
            <w:tcW w:w="574" w:type="dxa"/>
            <w:tcBorders>
              <w:top w:val="nil"/>
              <w:left w:val="nil"/>
              <w:bottom w:val="nil"/>
              <w:right w:val="nil"/>
            </w:tcBorders>
          </w:tcPr>
          <w:p w14:paraId="1A845F3B" w14:textId="77777777" w:rsidR="00B92327" w:rsidRPr="00801E49" w:rsidRDefault="00332621" w:rsidP="006B0BF6">
            <w:pPr>
              <w:spacing w:after="0" w:line="259" w:lineRule="auto"/>
              <w:ind w:left="0" w:right="0" w:firstLine="0"/>
              <w:jc w:val="center"/>
              <w:rPr>
                <w:rFonts w:ascii="Open Sans" w:hAnsi="Open Sans" w:cs="Open Sans"/>
                <w:sz w:val="16"/>
                <w:szCs w:val="24"/>
                <w:rPrChange w:id="2054" w:author="Nicole Wu" w:date="2024-01-08T11:26:00Z">
                  <w:rPr>
                    <w:sz w:val="16"/>
                    <w:szCs w:val="24"/>
                  </w:rPr>
                </w:rPrChange>
              </w:rPr>
            </w:pPr>
            <w:r w:rsidRPr="00801E49">
              <w:rPr>
                <w:rFonts w:ascii="Open Sans" w:hAnsi="Open Sans" w:cs="Open Sans"/>
                <w:sz w:val="16"/>
                <w:szCs w:val="24"/>
                <w:rPrChange w:id="2055" w:author="Nicole Wu" w:date="2024-01-08T11:26:00Z">
                  <w:rPr>
                    <w:sz w:val="16"/>
                    <w:szCs w:val="24"/>
                  </w:rPr>
                </w:rPrChange>
              </w:rPr>
              <w:t>-0.01</w:t>
            </w:r>
          </w:p>
        </w:tc>
        <w:tc>
          <w:tcPr>
            <w:tcW w:w="540" w:type="dxa"/>
            <w:tcBorders>
              <w:top w:val="nil"/>
              <w:left w:val="nil"/>
              <w:bottom w:val="nil"/>
              <w:right w:val="nil"/>
            </w:tcBorders>
          </w:tcPr>
          <w:p w14:paraId="63461062" w14:textId="77777777" w:rsidR="00B92327" w:rsidRPr="00801E49" w:rsidRDefault="00332621" w:rsidP="006B0BF6">
            <w:pPr>
              <w:spacing w:after="0" w:line="259" w:lineRule="auto"/>
              <w:ind w:left="0" w:right="0" w:firstLine="0"/>
              <w:jc w:val="center"/>
              <w:rPr>
                <w:rFonts w:ascii="Open Sans" w:hAnsi="Open Sans" w:cs="Open Sans"/>
                <w:sz w:val="16"/>
                <w:szCs w:val="24"/>
                <w:rPrChange w:id="2056" w:author="Nicole Wu" w:date="2024-01-08T11:26:00Z">
                  <w:rPr>
                    <w:sz w:val="16"/>
                    <w:szCs w:val="24"/>
                  </w:rPr>
                </w:rPrChange>
              </w:rPr>
            </w:pPr>
            <w:r w:rsidRPr="00801E49">
              <w:rPr>
                <w:rFonts w:ascii="Open Sans" w:hAnsi="Open Sans" w:cs="Open Sans"/>
                <w:sz w:val="16"/>
                <w:szCs w:val="24"/>
                <w:rPrChange w:id="2057" w:author="Nicole Wu" w:date="2024-01-08T11:26:00Z">
                  <w:rPr>
                    <w:sz w:val="16"/>
                    <w:szCs w:val="24"/>
                  </w:rPr>
                </w:rPrChange>
              </w:rPr>
              <w:t>0.85</w:t>
            </w:r>
          </w:p>
        </w:tc>
        <w:tc>
          <w:tcPr>
            <w:tcW w:w="794" w:type="dxa"/>
            <w:tcBorders>
              <w:top w:val="nil"/>
              <w:left w:val="nil"/>
              <w:bottom w:val="nil"/>
              <w:right w:val="nil"/>
            </w:tcBorders>
          </w:tcPr>
          <w:p w14:paraId="11EF680E" w14:textId="77777777" w:rsidR="00B92327" w:rsidRPr="00801E49" w:rsidRDefault="00332621" w:rsidP="006B0BF6">
            <w:pPr>
              <w:spacing w:after="0" w:line="259" w:lineRule="auto"/>
              <w:ind w:left="0" w:right="0" w:firstLine="0"/>
              <w:jc w:val="center"/>
              <w:rPr>
                <w:rFonts w:ascii="Open Sans" w:hAnsi="Open Sans" w:cs="Open Sans"/>
                <w:sz w:val="16"/>
                <w:szCs w:val="24"/>
                <w:rPrChange w:id="2058" w:author="Nicole Wu" w:date="2024-01-08T11:26:00Z">
                  <w:rPr>
                    <w:sz w:val="16"/>
                    <w:szCs w:val="24"/>
                  </w:rPr>
                </w:rPrChange>
              </w:rPr>
            </w:pPr>
            <w:r w:rsidRPr="00801E49">
              <w:rPr>
                <w:rFonts w:ascii="Open Sans" w:hAnsi="Open Sans" w:cs="Open Sans"/>
                <w:sz w:val="16"/>
                <w:szCs w:val="24"/>
                <w:rPrChange w:id="2059" w:author="Nicole Wu" w:date="2024-01-08T11:26:00Z">
                  <w:rPr>
                    <w:sz w:val="16"/>
                    <w:szCs w:val="24"/>
                  </w:rPr>
                </w:rPrChange>
              </w:rPr>
              <w:t>0.86</w:t>
            </w:r>
          </w:p>
        </w:tc>
        <w:tc>
          <w:tcPr>
            <w:tcW w:w="574" w:type="dxa"/>
            <w:tcBorders>
              <w:top w:val="nil"/>
              <w:left w:val="nil"/>
              <w:bottom w:val="nil"/>
              <w:right w:val="nil"/>
            </w:tcBorders>
          </w:tcPr>
          <w:p w14:paraId="28779C81" w14:textId="77777777" w:rsidR="00B92327" w:rsidRPr="00801E49" w:rsidRDefault="00332621" w:rsidP="006B0BF6">
            <w:pPr>
              <w:spacing w:after="0" w:line="259" w:lineRule="auto"/>
              <w:ind w:left="0" w:right="0" w:firstLine="0"/>
              <w:jc w:val="center"/>
              <w:rPr>
                <w:rFonts w:ascii="Open Sans" w:hAnsi="Open Sans" w:cs="Open Sans"/>
                <w:sz w:val="16"/>
                <w:szCs w:val="24"/>
                <w:rPrChange w:id="2060" w:author="Nicole Wu" w:date="2024-01-08T11:26:00Z">
                  <w:rPr>
                    <w:sz w:val="16"/>
                    <w:szCs w:val="24"/>
                  </w:rPr>
                </w:rPrChange>
              </w:rPr>
            </w:pPr>
            <w:r w:rsidRPr="00801E49">
              <w:rPr>
                <w:rFonts w:ascii="Open Sans" w:hAnsi="Open Sans" w:cs="Open Sans"/>
                <w:sz w:val="16"/>
                <w:szCs w:val="24"/>
                <w:rPrChange w:id="2061" w:author="Nicole Wu" w:date="2024-01-08T11:26:00Z">
                  <w:rPr>
                    <w:sz w:val="16"/>
                    <w:szCs w:val="24"/>
                  </w:rPr>
                </w:rPrChange>
              </w:rPr>
              <w:t>0.01</w:t>
            </w:r>
          </w:p>
        </w:tc>
        <w:tc>
          <w:tcPr>
            <w:tcW w:w="646" w:type="dxa"/>
            <w:tcBorders>
              <w:top w:val="nil"/>
              <w:left w:val="nil"/>
              <w:bottom w:val="nil"/>
              <w:right w:val="nil"/>
            </w:tcBorders>
          </w:tcPr>
          <w:p w14:paraId="0FBBDC47" w14:textId="77777777" w:rsidR="00B92327" w:rsidRPr="00801E49" w:rsidRDefault="00332621" w:rsidP="006B0BF6">
            <w:pPr>
              <w:spacing w:after="0" w:line="259" w:lineRule="auto"/>
              <w:ind w:left="0" w:right="0" w:firstLine="0"/>
              <w:jc w:val="center"/>
              <w:rPr>
                <w:rFonts w:ascii="Open Sans" w:hAnsi="Open Sans" w:cs="Open Sans"/>
                <w:sz w:val="16"/>
                <w:szCs w:val="24"/>
                <w:rPrChange w:id="2062" w:author="Nicole Wu" w:date="2024-01-08T11:26:00Z">
                  <w:rPr>
                    <w:sz w:val="16"/>
                    <w:szCs w:val="24"/>
                  </w:rPr>
                </w:rPrChange>
              </w:rPr>
            </w:pPr>
            <w:r w:rsidRPr="00801E49">
              <w:rPr>
                <w:rFonts w:ascii="Open Sans" w:hAnsi="Open Sans" w:cs="Open Sans"/>
                <w:sz w:val="16"/>
                <w:szCs w:val="24"/>
                <w:rPrChange w:id="2063" w:author="Nicole Wu" w:date="2024-01-08T11:26:00Z">
                  <w:rPr>
                    <w:sz w:val="16"/>
                    <w:szCs w:val="24"/>
                  </w:rPr>
                </w:rPrChange>
              </w:rPr>
              <w:t>0.79</w:t>
            </w:r>
          </w:p>
        </w:tc>
        <w:tc>
          <w:tcPr>
            <w:tcW w:w="688" w:type="dxa"/>
            <w:tcBorders>
              <w:top w:val="nil"/>
              <w:left w:val="nil"/>
              <w:bottom w:val="nil"/>
              <w:right w:val="nil"/>
            </w:tcBorders>
          </w:tcPr>
          <w:p w14:paraId="34FE5A59" w14:textId="77777777" w:rsidR="00B92327" w:rsidRPr="00801E49" w:rsidRDefault="00332621" w:rsidP="006B0BF6">
            <w:pPr>
              <w:spacing w:after="0" w:line="259" w:lineRule="auto"/>
              <w:ind w:left="0" w:right="0" w:firstLine="0"/>
              <w:jc w:val="center"/>
              <w:rPr>
                <w:rFonts w:ascii="Open Sans" w:hAnsi="Open Sans" w:cs="Open Sans"/>
                <w:sz w:val="16"/>
                <w:szCs w:val="24"/>
                <w:rPrChange w:id="2064" w:author="Nicole Wu" w:date="2024-01-08T11:26:00Z">
                  <w:rPr>
                    <w:sz w:val="16"/>
                    <w:szCs w:val="24"/>
                  </w:rPr>
                </w:rPrChange>
              </w:rPr>
            </w:pPr>
            <w:r w:rsidRPr="00801E49">
              <w:rPr>
                <w:rFonts w:ascii="Open Sans" w:hAnsi="Open Sans" w:cs="Open Sans"/>
                <w:sz w:val="16"/>
                <w:szCs w:val="24"/>
                <w:rPrChange w:id="2065" w:author="Nicole Wu" w:date="2024-01-08T11:26:00Z">
                  <w:rPr>
                    <w:sz w:val="16"/>
                    <w:szCs w:val="24"/>
                  </w:rPr>
                </w:rPrChange>
              </w:rPr>
              <w:t>0.80</w:t>
            </w:r>
          </w:p>
        </w:tc>
        <w:tc>
          <w:tcPr>
            <w:tcW w:w="472" w:type="dxa"/>
            <w:tcBorders>
              <w:top w:val="nil"/>
              <w:left w:val="nil"/>
              <w:bottom w:val="nil"/>
              <w:right w:val="nil"/>
            </w:tcBorders>
          </w:tcPr>
          <w:p w14:paraId="1CDCD7E9" w14:textId="77777777" w:rsidR="00B92327" w:rsidRPr="00801E49" w:rsidRDefault="00332621" w:rsidP="006B0BF6">
            <w:pPr>
              <w:spacing w:after="0" w:line="259" w:lineRule="auto"/>
              <w:ind w:left="0" w:right="0" w:firstLine="0"/>
              <w:jc w:val="center"/>
              <w:rPr>
                <w:rFonts w:ascii="Open Sans" w:hAnsi="Open Sans" w:cs="Open Sans"/>
                <w:sz w:val="16"/>
                <w:szCs w:val="24"/>
                <w:rPrChange w:id="2066" w:author="Nicole Wu" w:date="2024-01-08T11:26:00Z">
                  <w:rPr>
                    <w:sz w:val="16"/>
                    <w:szCs w:val="24"/>
                  </w:rPr>
                </w:rPrChange>
              </w:rPr>
            </w:pPr>
            <w:r w:rsidRPr="00801E49">
              <w:rPr>
                <w:rFonts w:ascii="Open Sans" w:hAnsi="Open Sans" w:cs="Open Sans"/>
                <w:sz w:val="16"/>
                <w:szCs w:val="24"/>
                <w:rPrChange w:id="2067" w:author="Nicole Wu" w:date="2024-01-08T11:26:00Z">
                  <w:rPr>
                    <w:sz w:val="16"/>
                    <w:szCs w:val="24"/>
                  </w:rPr>
                </w:rPrChange>
              </w:rPr>
              <w:t>0.00</w:t>
            </w:r>
          </w:p>
        </w:tc>
      </w:tr>
      <w:tr w:rsidR="00B92327" w:rsidRPr="00801E49" w14:paraId="73829307" w14:textId="77777777" w:rsidTr="006B0BF6">
        <w:trPr>
          <w:trHeight w:val="162"/>
        </w:trPr>
        <w:tc>
          <w:tcPr>
            <w:tcW w:w="3738" w:type="dxa"/>
            <w:tcBorders>
              <w:top w:val="nil"/>
              <w:left w:val="nil"/>
              <w:bottom w:val="nil"/>
              <w:right w:val="nil"/>
            </w:tcBorders>
          </w:tcPr>
          <w:p w14:paraId="2961F267" w14:textId="77777777" w:rsidR="00B92327" w:rsidRPr="00801E49" w:rsidRDefault="00B92327" w:rsidP="006B0BF6">
            <w:pPr>
              <w:spacing w:after="0" w:line="259" w:lineRule="auto"/>
              <w:ind w:left="0" w:right="0" w:firstLine="0"/>
              <w:jc w:val="left"/>
              <w:rPr>
                <w:rFonts w:ascii="Open Sans" w:hAnsi="Open Sans" w:cs="Open Sans"/>
                <w:sz w:val="16"/>
                <w:szCs w:val="24"/>
                <w:rPrChange w:id="2068" w:author="Nicole Wu" w:date="2024-01-08T11:26:00Z">
                  <w:rPr>
                    <w:sz w:val="16"/>
                    <w:szCs w:val="24"/>
                  </w:rPr>
                </w:rPrChange>
              </w:rPr>
            </w:pPr>
          </w:p>
        </w:tc>
        <w:tc>
          <w:tcPr>
            <w:tcW w:w="646" w:type="dxa"/>
            <w:tcBorders>
              <w:top w:val="nil"/>
              <w:left w:val="nil"/>
              <w:bottom w:val="nil"/>
              <w:right w:val="nil"/>
            </w:tcBorders>
          </w:tcPr>
          <w:p w14:paraId="2D9D1AAF" w14:textId="77777777" w:rsidR="00B92327" w:rsidRPr="00801E49" w:rsidRDefault="00332621" w:rsidP="006B0BF6">
            <w:pPr>
              <w:spacing w:after="0" w:line="259" w:lineRule="auto"/>
              <w:ind w:left="36" w:right="0" w:firstLine="0"/>
              <w:jc w:val="center"/>
              <w:rPr>
                <w:rFonts w:ascii="Open Sans" w:hAnsi="Open Sans" w:cs="Open Sans"/>
                <w:sz w:val="16"/>
                <w:szCs w:val="24"/>
                <w:rPrChange w:id="2069" w:author="Nicole Wu" w:date="2024-01-08T11:26:00Z">
                  <w:rPr>
                    <w:sz w:val="16"/>
                    <w:szCs w:val="24"/>
                  </w:rPr>
                </w:rPrChange>
              </w:rPr>
            </w:pPr>
            <w:r w:rsidRPr="00801E49">
              <w:rPr>
                <w:rFonts w:ascii="Open Sans" w:hAnsi="Open Sans" w:cs="Open Sans"/>
                <w:sz w:val="16"/>
                <w:szCs w:val="24"/>
                <w:rPrChange w:id="2070" w:author="Nicole Wu" w:date="2024-01-08T11:26:00Z">
                  <w:rPr>
                    <w:sz w:val="16"/>
                    <w:szCs w:val="24"/>
                  </w:rPr>
                </w:rPrChange>
              </w:rPr>
              <w:t>(0.47)</w:t>
            </w:r>
          </w:p>
        </w:tc>
        <w:tc>
          <w:tcPr>
            <w:tcW w:w="688" w:type="dxa"/>
            <w:tcBorders>
              <w:top w:val="nil"/>
              <w:left w:val="nil"/>
              <w:bottom w:val="nil"/>
              <w:right w:val="nil"/>
            </w:tcBorders>
          </w:tcPr>
          <w:p w14:paraId="7F156710" w14:textId="77777777" w:rsidR="00B92327" w:rsidRPr="00801E49" w:rsidRDefault="00332621" w:rsidP="006B0BF6">
            <w:pPr>
              <w:spacing w:after="0" w:line="259" w:lineRule="auto"/>
              <w:ind w:left="57" w:right="0" w:firstLine="0"/>
              <w:jc w:val="center"/>
              <w:rPr>
                <w:rFonts w:ascii="Open Sans" w:hAnsi="Open Sans" w:cs="Open Sans"/>
                <w:sz w:val="16"/>
                <w:szCs w:val="24"/>
                <w:rPrChange w:id="2071" w:author="Nicole Wu" w:date="2024-01-08T11:26:00Z">
                  <w:rPr>
                    <w:sz w:val="16"/>
                    <w:szCs w:val="24"/>
                  </w:rPr>
                </w:rPrChange>
              </w:rPr>
            </w:pPr>
            <w:r w:rsidRPr="00801E49">
              <w:rPr>
                <w:rFonts w:ascii="Open Sans" w:hAnsi="Open Sans" w:cs="Open Sans"/>
                <w:sz w:val="16"/>
                <w:szCs w:val="24"/>
                <w:rPrChange w:id="2072" w:author="Nicole Wu" w:date="2024-01-08T11:26:00Z">
                  <w:rPr>
                    <w:sz w:val="16"/>
                    <w:szCs w:val="24"/>
                  </w:rPr>
                </w:rPrChange>
              </w:rPr>
              <w:t>(0.48)</w:t>
            </w:r>
          </w:p>
        </w:tc>
        <w:tc>
          <w:tcPr>
            <w:tcW w:w="574" w:type="dxa"/>
            <w:tcBorders>
              <w:top w:val="nil"/>
              <w:left w:val="nil"/>
              <w:bottom w:val="nil"/>
              <w:right w:val="nil"/>
            </w:tcBorders>
          </w:tcPr>
          <w:p w14:paraId="731FD98E" w14:textId="77777777" w:rsidR="00B92327" w:rsidRPr="00801E49" w:rsidRDefault="00332621" w:rsidP="006B0BF6">
            <w:pPr>
              <w:spacing w:after="0" w:line="259" w:lineRule="auto"/>
              <w:ind w:left="0" w:right="0" w:firstLine="0"/>
              <w:jc w:val="center"/>
              <w:rPr>
                <w:rFonts w:ascii="Open Sans" w:hAnsi="Open Sans" w:cs="Open Sans"/>
                <w:sz w:val="16"/>
                <w:szCs w:val="24"/>
                <w:rPrChange w:id="2073" w:author="Nicole Wu" w:date="2024-01-08T11:26:00Z">
                  <w:rPr>
                    <w:sz w:val="16"/>
                    <w:szCs w:val="24"/>
                  </w:rPr>
                </w:rPrChange>
              </w:rPr>
            </w:pPr>
            <w:r w:rsidRPr="00801E49">
              <w:rPr>
                <w:rFonts w:ascii="Open Sans" w:hAnsi="Open Sans" w:cs="Open Sans"/>
                <w:sz w:val="16"/>
                <w:szCs w:val="24"/>
                <w:rPrChange w:id="2074" w:author="Nicole Wu" w:date="2024-01-08T11:26:00Z">
                  <w:rPr>
                    <w:sz w:val="16"/>
                    <w:szCs w:val="24"/>
                  </w:rPr>
                </w:rPrChange>
              </w:rPr>
              <w:t>(0.80)</w:t>
            </w:r>
          </w:p>
        </w:tc>
        <w:tc>
          <w:tcPr>
            <w:tcW w:w="540" w:type="dxa"/>
            <w:tcBorders>
              <w:top w:val="nil"/>
              <w:left w:val="nil"/>
              <w:bottom w:val="nil"/>
              <w:right w:val="nil"/>
            </w:tcBorders>
          </w:tcPr>
          <w:p w14:paraId="27EA0975" w14:textId="77777777" w:rsidR="00B92327" w:rsidRPr="00801E49" w:rsidRDefault="00332621" w:rsidP="006B0BF6">
            <w:pPr>
              <w:spacing w:after="0" w:line="259" w:lineRule="auto"/>
              <w:ind w:left="36" w:right="0" w:firstLine="0"/>
              <w:jc w:val="center"/>
              <w:rPr>
                <w:rFonts w:ascii="Open Sans" w:hAnsi="Open Sans" w:cs="Open Sans"/>
                <w:sz w:val="16"/>
                <w:szCs w:val="24"/>
                <w:rPrChange w:id="2075" w:author="Nicole Wu" w:date="2024-01-08T11:26:00Z">
                  <w:rPr>
                    <w:sz w:val="16"/>
                    <w:szCs w:val="24"/>
                  </w:rPr>
                </w:rPrChange>
              </w:rPr>
            </w:pPr>
            <w:r w:rsidRPr="00801E49">
              <w:rPr>
                <w:rFonts w:ascii="Open Sans" w:hAnsi="Open Sans" w:cs="Open Sans"/>
                <w:sz w:val="16"/>
                <w:szCs w:val="24"/>
                <w:rPrChange w:id="2076" w:author="Nicole Wu" w:date="2024-01-08T11:26:00Z">
                  <w:rPr>
                    <w:sz w:val="16"/>
                    <w:szCs w:val="24"/>
                  </w:rPr>
                </w:rPrChange>
              </w:rPr>
              <w:t>(0.36)</w:t>
            </w:r>
          </w:p>
        </w:tc>
        <w:tc>
          <w:tcPr>
            <w:tcW w:w="794" w:type="dxa"/>
            <w:tcBorders>
              <w:top w:val="nil"/>
              <w:left w:val="nil"/>
              <w:bottom w:val="nil"/>
              <w:right w:val="nil"/>
            </w:tcBorders>
          </w:tcPr>
          <w:p w14:paraId="5879A47F" w14:textId="77777777" w:rsidR="00B92327" w:rsidRPr="00801E49" w:rsidRDefault="00332621" w:rsidP="006B0BF6">
            <w:pPr>
              <w:spacing w:after="0" w:line="259" w:lineRule="auto"/>
              <w:ind w:left="164" w:right="0" w:firstLine="0"/>
              <w:jc w:val="center"/>
              <w:rPr>
                <w:rFonts w:ascii="Open Sans" w:hAnsi="Open Sans" w:cs="Open Sans"/>
                <w:sz w:val="16"/>
                <w:szCs w:val="24"/>
                <w:rPrChange w:id="2077" w:author="Nicole Wu" w:date="2024-01-08T11:26:00Z">
                  <w:rPr>
                    <w:sz w:val="16"/>
                    <w:szCs w:val="24"/>
                  </w:rPr>
                </w:rPrChange>
              </w:rPr>
            </w:pPr>
            <w:r w:rsidRPr="00801E49">
              <w:rPr>
                <w:rFonts w:ascii="Open Sans" w:hAnsi="Open Sans" w:cs="Open Sans"/>
                <w:sz w:val="16"/>
                <w:szCs w:val="24"/>
                <w:rPrChange w:id="2078" w:author="Nicole Wu" w:date="2024-01-08T11:26:00Z">
                  <w:rPr>
                    <w:sz w:val="16"/>
                    <w:szCs w:val="24"/>
                  </w:rPr>
                </w:rPrChange>
              </w:rPr>
              <w:t>(0.35)</w:t>
            </w:r>
          </w:p>
        </w:tc>
        <w:tc>
          <w:tcPr>
            <w:tcW w:w="574" w:type="dxa"/>
            <w:tcBorders>
              <w:top w:val="nil"/>
              <w:left w:val="nil"/>
              <w:bottom w:val="nil"/>
              <w:right w:val="nil"/>
            </w:tcBorders>
          </w:tcPr>
          <w:p w14:paraId="4DA8718E" w14:textId="77777777" w:rsidR="00B92327" w:rsidRPr="00801E49" w:rsidRDefault="00332621" w:rsidP="006B0BF6">
            <w:pPr>
              <w:spacing w:after="0" w:line="259" w:lineRule="auto"/>
              <w:ind w:left="0" w:right="0" w:firstLine="0"/>
              <w:jc w:val="center"/>
              <w:rPr>
                <w:rFonts w:ascii="Open Sans" w:hAnsi="Open Sans" w:cs="Open Sans"/>
                <w:sz w:val="16"/>
                <w:szCs w:val="24"/>
                <w:rPrChange w:id="2079" w:author="Nicole Wu" w:date="2024-01-08T11:26:00Z">
                  <w:rPr>
                    <w:sz w:val="16"/>
                    <w:szCs w:val="24"/>
                  </w:rPr>
                </w:rPrChange>
              </w:rPr>
            </w:pPr>
            <w:r w:rsidRPr="00801E49">
              <w:rPr>
                <w:rFonts w:ascii="Open Sans" w:hAnsi="Open Sans" w:cs="Open Sans"/>
                <w:sz w:val="16"/>
                <w:szCs w:val="24"/>
                <w:rPrChange w:id="2080" w:author="Nicole Wu" w:date="2024-01-08T11:26:00Z">
                  <w:rPr>
                    <w:sz w:val="16"/>
                    <w:szCs w:val="24"/>
                  </w:rPr>
                </w:rPrChange>
              </w:rPr>
              <w:t>(0.57)</w:t>
            </w:r>
          </w:p>
        </w:tc>
        <w:tc>
          <w:tcPr>
            <w:tcW w:w="646" w:type="dxa"/>
            <w:tcBorders>
              <w:top w:val="nil"/>
              <w:left w:val="nil"/>
              <w:bottom w:val="nil"/>
              <w:right w:val="nil"/>
            </w:tcBorders>
          </w:tcPr>
          <w:p w14:paraId="5219311F" w14:textId="77777777" w:rsidR="00B92327" w:rsidRPr="00801E49" w:rsidRDefault="00332621" w:rsidP="006B0BF6">
            <w:pPr>
              <w:spacing w:after="0" w:line="259" w:lineRule="auto"/>
              <w:ind w:left="36" w:right="0" w:firstLine="0"/>
              <w:jc w:val="center"/>
              <w:rPr>
                <w:rFonts w:ascii="Open Sans" w:hAnsi="Open Sans" w:cs="Open Sans"/>
                <w:sz w:val="16"/>
                <w:szCs w:val="24"/>
                <w:rPrChange w:id="2081" w:author="Nicole Wu" w:date="2024-01-08T11:26:00Z">
                  <w:rPr>
                    <w:sz w:val="16"/>
                    <w:szCs w:val="24"/>
                  </w:rPr>
                </w:rPrChange>
              </w:rPr>
            </w:pPr>
            <w:r w:rsidRPr="00801E49">
              <w:rPr>
                <w:rFonts w:ascii="Open Sans" w:hAnsi="Open Sans" w:cs="Open Sans"/>
                <w:sz w:val="16"/>
                <w:szCs w:val="24"/>
                <w:rPrChange w:id="2082" w:author="Nicole Wu" w:date="2024-01-08T11:26:00Z">
                  <w:rPr>
                    <w:sz w:val="16"/>
                    <w:szCs w:val="24"/>
                  </w:rPr>
                </w:rPrChange>
              </w:rPr>
              <w:t>(0.41)</w:t>
            </w:r>
          </w:p>
        </w:tc>
        <w:tc>
          <w:tcPr>
            <w:tcW w:w="688" w:type="dxa"/>
            <w:tcBorders>
              <w:top w:val="nil"/>
              <w:left w:val="nil"/>
              <w:bottom w:val="nil"/>
              <w:right w:val="nil"/>
            </w:tcBorders>
          </w:tcPr>
          <w:p w14:paraId="2B7E589E" w14:textId="77777777" w:rsidR="00B92327" w:rsidRPr="00801E49" w:rsidRDefault="00332621" w:rsidP="006B0BF6">
            <w:pPr>
              <w:spacing w:after="0" w:line="259" w:lineRule="auto"/>
              <w:ind w:left="57" w:right="0" w:firstLine="0"/>
              <w:jc w:val="center"/>
              <w:rPr>
                <w:rFonts w:ascii="Open Sans" w:hAnsi="Open Sans" w:cs="Open Sans"/>
                <w:sz w:val="16"/>
                <w:szCs w:val="24"/>
                <w:rPrChange w:id="2083" w:author="Nicole Wu" w:date="2024-01-08T11:26:00Z">
                  <w:rPr>
                    <w:sz w:val="16"/>
                    <w:szCs w:val="24"/>
                  </w:rPr>
                </w:rPrChange>
              </w:rPr>
            </w:pPr>
            <w:r w:rsidRPr="00801E49">
              <w:rPr>
                <w:rFonts w:ascii="Open Sans" w:hAnsi="Open Sans" w:cs="Open Sans"/>
                <w:sz w:val="16"/>
                <w:szCs w:val="24"/>
                <w:rPrChange w:id="2084" w:author="Nicole Wu" w:date="2024-01-08T11:26:00Z">
                  <w:rPr>
                    <w:sz w:val="16"/>
                    <w:szCs w:val="24"/>
                  </w:rPr>
                </w:rPrChange>
              </w:rPr>
              <w:t>(0.40)</w:t>
            </w:r>
          </w:p>
        </w:tc>
        <w:tc>
          <w:tcPr>
            <w:tcW w:w="472" w:type="dxa"/>
            <w:tcBorders>
              <w:top w:val="nil"/>
              <w:left w:val="nil"/>
              <w:bottom w:val="nil"/>
              <w:right w:val="nil"/>
            </w:tcBorders>
          </w:tcPr>
          <w:p w14:paraId="291A5D85" w14:textId="77777777" w:rsidR="00B92327" w:rsidRPr="00801E49" w:rsidRDefault="00332621" w:rsidP="006B0BF6">
            <w:pPr>
              <w:spacing w:after="0" w:line="259" w:lineRule="auto"/>
              <w:ind w:left="0" w:right="0" w:firstLine="0"/>
              <w:jc w:val="center"/>
              <w:rPr>
                <w:rFonts w:ascii="Open Sans" w:hAnsi="Open Sans" w:cs="Open Sans"/>
                <w:sz w:val="16"/>
                <w:szCs w:val="24"/>
                <w:rPrChange w:id="2085" w:author="Nicole Wu" w:date="2024-01-08T11:26:00Z">
                  <w:rPr>
                    <w:sz w:val="16"/>
                    <w:szCs w:val="24"/>
                  </w:rPr>
                </w:rPrChange>
              </w:rPr>
            </w:pPr>
            <w:r w:rsidRPr="00801E49">
              <w:rPr>
                <w:rFonts w:ascii="Open Sans" w:hAnsi="Open Sans" w:cs="Open Sans"/>
                <w:sz w:val="16"/>
                <w:szCs w:val="24"/>
                <w:rPrChange w:id="2086" w:author="Nicole Wu" w:date="2024-01-08T11:26:00Z">
                  <w:rPr>
                    <w:sz w:val="16"/>
                    <w:szCs w:val="24"/>
                  </w:rPr>
                </w:rPrChange>
              </w:rPr>
              <w:t>(0.79)</w:t>
            </w:r>
          </w:p>
        </w:tc>
      </w:tr>
      <w:tr w:rsidR="00B92327" w:rsidRPr="00801E49" w14:paraId="7BB436ED" w14:textId="77777777" w:rsidTr="006B0BF6">
        <w:trPr>
          <w:trHeight w:val="162"/>
        </w:trPr>
        <w:tc>
          <w:tcPr>
            <w:tcW w:w="3738" w:type="dxa"/>
            <w:tcBorders>
              <w:top w:val="nil"/>
              <w:left w:val="nil"/>
              <w:bottom w:val="nil"/>
              <w:right w:val="nil"/>
            </w:tcBorders>
          </w:tcPr>
          <w:p w14:paraId="734F59F8" w14:textId="77777777" w:rsidR="00B92327" w:rsidRPr="00801E49" w:rsidRDefault="00332621" w:rsidP="006B0BF6">
            <w:pPr>
              <w:spacing w:after="0" w:line="259" w:lineRule="auto"/>
              <w:ind w:left="0" w:right="0" w:firstLine="0"/>
              <w:jc w:val="left"/>
              <w:rPr>
                <w:rFonts w:ascii="Open Sans" w:hAnsi="Open Sans" w:cs="Open Sans"/>
                <w:sz w:val="16"/>
                <w:szCs w:val="24"/>
                <w:rPrChange w:id="2087" w:author="Nicole Wu" w:date="2024-01-08T11:26:00Z">
                  <w:rPr>
                    <w:sz w:val="16"/>
                    <w:szCs w:val="24"/>
                  </w:rPr>
                </w:rPrChange>
              </w:rPr>
            </w:pPr>
            <w:r w:rsidRPr="00801E49">
              <w:rPr>
                <w:rFonts w:ascii="Open Sans" w:hAnsi="Open Sans" w:cs="Open Sans"/>
                <w:sz w:val="16"/>
                <w:szCs w:val="24"/>
                <w:rPrChange w:id="2088" w:author="Nicole Wu" w:date="2024-01-08T11:26:00Z">
                  <w:rPr>
                    <w:sz w:val="16"/>
                    <w:szCs w:val="24"/>
                  </w:rPr>
                </w:rPrChange>
              </w:rPr>
              <w:t>Household has impoverished floor</w:t>
            </w:r>
          </w:p>
        </w:tc>
        <w:tc>
          <w:tcPr>
            <w:tcW w:w="646" w:type="dxa"/>
            <w:tcBorders>
              <w:top w:val="nil"/>
              <w:left w:val="nil"/>
              <w:bottom w:val="nil"/>
              <w:right w:val="nil"/>
            </w:tcBorders>
          </w:tcPr>
          <w:p w14:paraId="463B649F" w14:textId="77777777" w:rsidR="00B92327" w:rsidRPr="00801E49" w:rsidRDefault="00332621" w:rsidP="006B0BF6">
            <w:pPr>
              <w:spacing w:after="0" w:line="259" w:lineRule="auto"/>
              <w:ind w:left="0" w:right="0" w:firstLine="0"/>
              <w:jc w:val="center"/>
              <w:rPr>
                <w:rFonts w:ascii="Open Sans" w:hAnsi="Open Sans" w:cs="Open Sans"/>
                <w:sz w:val="16"/>
                <w:szCs w:val="24"/>
                <w:rPrChange w:id="2089" w:author="Nicole Wu" w:date="2024-01-08T11:26:00Z">
                  <w:rPr>
                    <w:sz w:val="16"/>
                    <w:szCs w:val="24"/>
                  </w:rPr>
                </w:rPrChange>
              </w:rPr>
            </w:pPr>
            <w:r w:rsidRPr="00801E49">
              <w:rPr>
                <w:rFonts w:ascii="Open Sans" w:hAnsi="Open Sans" w:cs="Open Sans"/>
                <w:sz w:val="16"/>
                <w:szCs w:val="24"/>
                <w:rPrChange w:id="2090" w:author="Nicole Wu" w:date="2024-01-08T11:26:00Z">
                  <w:rPr>
                    <w:sz w:val="16"/>
                    <w:szCs w:val="24"/>
                  </w:rPr>
                </w:rPrChange>
              </w:rPr>
              <w:t>0.89</w:t>
            </w:r>
          </w:p>
        </w:tc>
        <w:tc>
          <w:tcPr>
            <w:tcW w:w="688" w:type="dxa"/>
            <w:tcBorders>
              <w:top w:val="nil"/>
              <w:left w:val="nil"/>
              <w:bottom w:val="nil"/>
              <w:right w:val="nil"/>
            </w:tcBorders>
          </w:tcPr>
          <w:p w14:paraId="6F900665" w14:textId="77777777" w:rsidR="00B92327" w:rsidRPr="00801E49" w:rsidRDefault="00332621" w:rsidP="006B0BF6">
            <w:pPr>
              <w:spacing w:after="0" w:line="259" w:lineRule="auto"/>
              <w:ind w:left="0" w:right="0" w:firstLine="0"/>
              <w:jc w:val="center"/>
              <w:rPr>
                <w:rFonts w:ascii="Open Sans" w:hAnsi="Open Sans" w:cs="Open Sans"/>
                <w:sz w:val="16"/>
                <w:szCs w:val="24"/>
                <w:rPrChange w:id="2091" w:author="Nicole Wu" w:date="2024-01-08T11:26:00Z">
                  <w:rPr>
                    <w:sz w:val="16"/>
                    <w:szCs w:val="24"/>
                  </w:rPr>
                </w:rPrChange>
              </w:rPr>
            </w:pPr>
            <w:r w:rsidRPr="00801E49">
              <w:rPr>
                <w:rFonts w:ascii="Open Sans" w:hAnsi="Open Sans" w:cs="Open Sans"/>
                <w:sz w:val="16"/>
                <w:szCs w:val="24"/>
                <w:rPrChange w:id="2092" w:author="Nicole Wu" w:date="2024-01-08T11:26:00Z">
                  <w:rPr>
                    <w:sz w:val="16"/>
                    <w:szCs w:val="24"/>
                  </w:rPr>
                </w:rPrChange>
              </w:rPr>
              <w:t>0.91</w:t>
            </w:r>
          </w:p>
        </w:tc>
        <w:tc>
          <w:tcPr>
            <w:tcW w:w="574" w:type="dxa"/>
            <w:tcBorders>
              <w:top w:val="nil"/>
              <w:left w:val="nil"/>
              <w:bottom w:val="nil"/>
              <w:right w:val="nil"/>
            </w:tcBorders>
          </w:tcPr>
          <w:p w14:paraId="03523A58" w14:textId="77777777" w:rsidR="00B92327" w:rsidRPr="00801E49" w:rsidRDefault="00332621" w:rsidP="006B0BF6">
            <w:pPr>
              <w:spacing w:after="0" w:line="259" w:lineRule="auto"/>
              <w:ind w:left="0" w:right="0" w:firstLine="0"/>
              <w:jc w:val="center"/>
              <w:rPr>
                <w:rFonts w:ascii="Open Sans" w:hAnsi="Open Sans" w:cs="Open Sans"/>
                <w:sz w:val="16"/>
                <w:szCs w:val="24"/>
                <w:rPrChange w:id="2093" w:author="Nicole Wu" w:date="2024-01-08T11:26:00Z">
                  <w:rPr>
                    <w:sz w:val="16"/>
                    <w:szCs w:val="24"/>
                  </w:rPr>
                </w:rPrChange>
              </w:rPr>
            </w:pPr>
            <w:r w:rsidRPr="00801E49">
              <w:rPr>
                <w:rFonts w:ascii="Open Sans" w:hAnsi="Open Sans" w:cs="Open Sans"/>
                <w:sz w:val="16"/>
                <w:szCs w:val="24"/>
                <w:rPrChange w:id="2094" w:author="Nicole Wu" w:date="2024-01-08T11:26:00Z">
                  <w:rPr>
                    <w:sz w:val="16"/>
                    <w:szCs w:val="24"/>
                  </w:rPr>
                </w:rPrChange>
              </w:rPr>
              <w:t>0.02</w:t>
            </w:r>
          </w:p>
        </w:tc>
        <w:tc>
          <w:tcPr>
            <w:tcW w:w="540" w:type="dxa"/>
            <w:tcBorders>
              <w:top w:val="nil"/>
              <w:left w:val="nil"/>
              <w:bottom w:val="nil"/>
              <w:right w:val="nil"/>
            </w:tcBorders>
          </w:tcPr>
          <w:p w14:paraId="0494F9F2" w14:textId="77777777" w:rsidR="00B92327" w:rsidRPr="00801E49" w:rsidRDefault="00332621" w:rsidP="006B0BF6">
            <w:pPr>
              <w:spacing w:after="0" w:line="259" w:lineRule="auto"/>
              <w:ind w:left="0" w:right="0" w:firstLine="0"/>
              <w:jc w:val="center"/>
              <w:rPr>
                <w:rFonts w:ascii="Open Sans" w:hAnsi="Open Sans" w:cs="Open Sans"/>
                <w:sz w:val="16"/>
                <w:szCs w:val="24"/>
                <w:rPrChange w:id="2095" w:author="Nicole Wu" w:date="2024-01-08T11:26:00Z">
                  <w:rPr>
                    <w:sz w:val="16"/>
                    <w:szCs w:val="24"/>
                  </w:rPr>
                </w:rPrChange>
              </w:rPr>
            </w:pPr>
            <w:r w:rsidRPr="00801E49">
              <w:rPr>
                <w:rFonts w:ascii="Open Sans" w:hAnsi="Open Sans" w:cs="Open Sans"/>
                <w:sz w:val="16"/>
                <w:szCs w:val="24"/>
                <w:rPrChange w:id="2096" w:author="Nicole Wu" w:date="2024-01-08T11:26:00Z">
                  <w:rPr>
                    <w:sz w:val="16"/>
                    <w:szCs w:val="24"/>
                  </w:rPr>
                </w:rPrChange>
              </w:rPr>
              <w:t>0.96</w:t>
            </w:r>
          </w:p>
        </w:tc>
        <w:tc>
          <w:tcPr>
            <w:tcW w:w="794" w:type="dxa"/>
            <w:tcBorders>
              <w:top w:val="nil"/>
              <w:left w:val="nil"/>
              <w:bottom w:val="nil"/>
              <w:right w:val="nil"/>
            </w:tcBorders>
          </w:tcPr>
          <w:p w14:paraId="62456054" w14:textId="77777777" w:rsidR="00B92327" w:rsidRPr="00801E49" w:rsidRDefault="00332621" w:rsidP="006B0BF6">
            <w:pPr>
              <w:spacing w:after="0" w:line="259" w:lineRule="auto"/>
              <w:ind w:left="0" w:right="0" w:firstLine="0"/>
              <w:jc w:val="center"/>
              <w:rPr>
                <w:rFonts w:ascii="Open Sans" w:hAnsi="Open Sans" w:cs="Open Sans"/>
                <w:sz w:val="16"/>
                <w:szCs w:val="24"/>
                <w:rPrChange w:id="2097" w:author="Nicole Wu" w:date="2024-01-08T11:26:00Z">
                  <w:rPr>
                    <w:sz w:val="16"/>
                    <w:szCs w:val="24"/>
                  </w:rPr>
                </w:rPrChange>
              </w:rPr>
            </w:pPr>
            <w:r w:rsidRPr="00801E49">
              <w:rPr>
                <w:rFonts w:ascii="Open Sans" w:hAnsi="Open Sans" w:cs="Open Sans"/>
                <w:sz w:val="16"/>
                <w:szCs w:val="24"/>
                <w:rPrChange w:id="2098" w:author="Nicole Wu" w:date="2024-01-08T11:26:00Z">
                  <w:rPr>
                    <w:sz w:val="16"/>
                    <w:szCs w:val="24"/>
                  </w:rPr>
                </w:rPrChange>
              </w:rPr>
              <w:t>0.96</w:t>
            </w:r>
          </w:p>
        </w:tc>
        <w:tc>
          <w:tcPr>
            <w:tcW w:w="574" w:type="dxa"/>
            <w:tcBorders>
              <w:top w:val="nil"/>
              <w:left w:val="nil"/>
              <w:bottom w:val="nil"/>
              <w:right w:val="nil"/>
            </w:tcBorders>
          </w:tcPr>
          <w:p w14:paraId="1A8D55D1" w14:textId="77777777" w:rsidR="00B92327" w:rsidRPr="00801E49" w:rsidRDefault="00332621" w:rsidP="006B0BF6">
            <w:pPr>
              <w:spacing w:after="0" w:line="259" w:lineRule="auto"/>
              <w:ind w:left="0" w:right="0" w:firstLine="0"/>
              <w:jc w:val="center"/>
              <w:rPr>
                <w:rFonts w:ascii="Open Sans" w:hAnsi="Open Sans" w:cs="Open Sans"/>
                <w:sz w:val="16"/>
                <w:szCs w:val="24"/>
                <w:rPrChange w:id="2099" w:author="Nicole Wu" w:date="2024-01-08T11:26:00Z">
                  <w:rPr>
                    <w:sz w:val="16"/>
                    <w:szCs w:val="24"/>
                  </w:rPr>
                </w:rPrChange>
              </w:rPr>
            </w:pPr>
            <w:r w:rsidRPr="00801E49">
              <w:rPr>
                <w:rFonts w:ascii="Open Sans" w:hAnsi="Open Sans" w:cs="Open Sans"/>
                <w:sz w:val="16"/>
                <w:szCs w:val="24"/>
                <w:rPrChange w:id="2100" w:author="Nicole Wu" w:date="2024-01-08T11:26:00Z">
                  <w:rPr>
                    <w:sz w:val="16"/>
                    <w:szCs w:val="24"/>
                  </w:rPr>
                </w:rPrChange>
              </w:rPr>
              <w:t>0.00</w:t>
            </w:r>
          </w:p>
        </w:tc>
        <w:tc>
          <w:tcPr>
            <w:tcW w:w="646" w:type="dxa"/>
            <w:tcBorders>
              <w:top w:val="nil"/>
              <w:left w:val="nil"/>
              <w:bottom w:val="nil"/>
              <w:right w:val="nil"/>
            </w:tcBorders>
          </w:tcPr>
          <w:p w14:paraId="3B21FF47" w14:textId="77777777" w:rsidR="00B92327" w:rsidRPr="00801E49" w:rsidRDefault="00332621" w:rsidP="006B0BF6">
            <w:pPr>
              <w:spacing w:after="0" w:line="259" w:lineRule="auto"/>
              <w:ind w:left="0" w:right="0" w:firstLine="0"/>
              <w:jc w:val="center"/>
              <w:rPr>
                <w:rFonts w:ascii="Open Sans" w:hAnsi="Open Sans" w:cs="Open Sans"/>
                <w:sz w:val="16"/>
                <w:szCs w:val="24"/>
                <w:rPrChange w:id="2101" w:author="Nicole Wu" w:date="2024-01-08T11:26:00Z">
                  <w:rPr>
                    <w:sz w:val="16"/>
                    <w:szCs w:val="24"/>
                  </w:rPr>
                </w:rPrChange>
              </w:rPr>
            </w:pPr>
            <w:r w:rsidRPr="00801E49">
              <w:rPr>
                <w:rFonts w:ascii="Open Sans" w:hAnsi="Open Sans" w:cs="Open Sans"/>
                <w:sz w:val="16"/>
                <w:szCs w:val="24"/>
                <w:rPrChange w:id="2102" w:author="Nicole Wu" w:date="2024-01-08T11:26:00Z">
                  <w:rPr>
                    <w:sz w:val="16"/>
                    <w:szCs w:val="24"/>
                  </w:rPr>
                </w:rPrChange>
              </w:rPr>
              <w:t>0.94</w:t>
            </w:r>
          </w:p>
        </w:tc>
        <w:tc>
          <w:tcPr>
            <w:tcW w:w="688" w:type="dxa"/>
            <w:tcBorders>
              <w:top w:val="nil"/>
              <w:left w:val="nil"/>
              <w:bottom w:val="nil"/>
              <w:right w:val="nil"/>
            </w:tcBorders>
          </w:tcPr>
          <w:p w14:paraId="224B2428" w14:textId="77777777" w:rsidR="00B92327" w:rsidRPr="00801E49" w:rsidRDefault="00332621" w:rsidP="006B0BF6">
            <w:pPr>
              <w:spacing w:after="0" w:line="259" w:lineRule="auto"/>
              <w:ind w:left="0" w:right="0" w:firstLine="0"/>
              <w:jc w:val="center"/>
              <w:rPr>
                <w:rFonts w:ascii="Open Sans" w:hAnsi="Open Sans" w:cs="Open Sans"/>
                <w:sz w:val="16"/>
                <w:szCs w:val="24"/>
                <w:rPrChange w:id="2103" w:author="Nicole Wu" w:date="2024-01-08T11:26:00Z">
                  <w:rPr>
                    <w:sz w:val="16"/>
                    <w:szCs w:val="24"/>
                  </w:rPr>
                </w:rPrChange>
              </w:rPr>
            </w:pPr>
            <w:r w:rsidRPr="00801E49">
              <w:rPr>
                <w:rFonts w:ascii="Open Sans" w:hAnsi="Open Sans" w:cs="Open Sans"/>
                <w:sz w:val="16"/>
                <w:szCs w:val="24"/>
                <w:rPrChange w:id="2104" w:author="Nicole Wu" w:date="2024-01-08T11:26:00Z">
                  <w:rPr>
                    <w:sz w:val="16"/>
                    <w:szCs w:val="24"/>
                  </w:rPr>
                </w:rPrChange>
              </w:rPr>
              <w:t>0.95</w:t>
            </w:r>
          </w:p>
        </w:tc>
        <w:tc>
          <w:tcPr>
            <w:tcW w:w="472" w:type="dxa"/>
            <w:tcBorders>
              <w:top w:val="nil"/>
              <w:left w:val="nil"/>
              <w:bottom w:val="nil"/>
              <w:right w:val="nil"/>
            </w:tcBorders>
          </w:tcPr>
          <w:p w14:paraId="37B6D272" w14:textId="77777777" w:rsidR="00B92327" w:rsidRPr="00801E49" w:rsidRDefault="00332621" w:rsidP="006B0BF6">
            <w:pPr>
              <w:spacing w:after="0" w:line="259" w:lineRule="auto"/>
              <w:ind w:left="0" w:right="0" w:firstLine="0"/>
              <w:jc w:val="center"/>
              <w:rPr>
                <w:rFonts w:ascii="Open Sans" w:hAnsi="Open Sans" w:cs="Open Sans"/>
                <w:sz w:val="16"/>
                <w:szCs w:val="24"/>
                <w:rPrChange w:id="2105" w:author="Nicole Wu" w:date="2024-01-08T11:26:00Z">
                  <w:rPr>
                    <w:sz w:val="16"/>
                    <w:szCs w:val="24"/>
                  </w:rPr>
                </w:rPrChange>
              </w:rPr>
            </w:pPr>
            <w:r w:rsidRPr="00801E49">
              <w:rPr>
                <w:rFonts w:ascii="Open Sans" w:hAnsi="Open Sans" w:cs="Open Sans"/>
                <w:sz w:val="16"/>
                <w:szCs w:val="24"/>
                <w:rPrChange w:id="2106" w:author="Nicole Wu" w:date="2024-01-08T11:26:00Z">
                  <w:rPr>
                    <w:sz w:val="16"/>
                    <w:szCs w:val="24"/>
                  </w:rPr>
                </w:rPrChange>
              </w:rPr>
              <w:t>0.01</w:t>
            </w:r>
          </w:p>
        </w:tc>
      </w:tr>
      <w:tr w:rsidR="00B92327" w:rsidRPr="00801E49" w14:paraId="176C1063" w14:textId="77777777" w:rsidTr="006B0BF6">
        <w:trPr>
          <w:trHeight w:val="166"/>
        </w:trPr>
        <w:tc>
          <w:tcPr>
            <w:tcW w:w="3738" w:type="dxa"/>
            <w:tcBorders>
              <w:top w:val="nil"/>
              <w:left w:val="nil"/>
              <w:bottom w:val="single" w:sz="3" w:space="0" w:color="000000"/>
              <w:right w:val="nil"/>
            </w:tcBorders>
          </w:tcPr>
          <w:p w14:paraId="4BAC284B" w14:textId="77777777" w:rsidR="00B92327" w:rsidRPr="00801E49" w:rsidRDefault="00B92327" w:rsidP="006B0BF6">
            <w:pPr>
              <w:spacing w:after="0" w:line="259" w:lineRule="auto"/>
              <w:ind w:left="0" w:right="0" w:firstLine="0"/>
              <w:jc w:val="left"/>
              <w:rPr>
                <w:rFonts w:ascii="Open Sans" w:hAnsi="Open Sans" w:cs="Open Sans"/>
                <w:sz w:val="16"/>
                <w:szCs w:val="24"/>
                <w:rPrChange w:id="2107" w:author="Nicole Wu" w:date="2024-01-08T11:26:00Z">
                  <w:rPr>
                    <w:sz w:val="16"/>
                    <w:szCs w:val="24"/>
                  </w:rPr>
                </w:rPrChange>
              </w:rPr>
            </w:pPr>
          </w:p>
        </w:tc>
        <w:tc>
          <w:tcPr>
            <w:tcW w:w="646" w:type="dxa"/>
            <w:tcBorders>
              <w:top w:val="nil"/>
              <w:left w:val="nil"/>
              <w:bottom w:val="single" w:sz="3" w:space="0" w:color="000000"/>
              <w:right w:val="nil"/>
            </w:tcBorders>
          </w:tcPr>
          <w:p w14:paraId="2692AB60" w14:textId="77777777" w:rsidR="00B92327" w:rsidRPr="00801E49" w:rsidRDefault="00332621" w:rsidP="006B0BF6">
            <w:pPr>
              <w:spacing w:after="0" w:line="259" w:lineRule="auto"/>
              <w:ind w:left="36" w:right="0" w:firstLine="0"/>
              <w:jc w:val="center"/>
              <w:rPr>
                <w:rFonts w:ascii="Open Sans" w:hAnsi="Open Sans" w:cs="Open Sans"/>
                <w:sz w:val="16"/>
                <w:szCs w:val="24"/>
                <w:rPrChange w:id="2108" w:author="Nicole Wu" w:date="2024-01-08T11:26:00Z">
                  <w:rPr>
                    <w:sz w:val="16"/>
                    <w:szCs w:val="24"/>
                  </w:rPr>
                </w:rPrChange>
              </w:rPr>
            </w:pPr>
            <w:r w:rsidRPr="00801E49">
              <w:rPr>
                <w:rFonts w:ascii="Open Sans" w:hAnsi="Open Sans" w:cs="Open Sans"/>
                <w:sz w:val="16"/>
                <w:szCs w:val="24"/>
                <w:rPrChange w:id="2109" w:author="Nicole Wu" w:date="2024-01-08T11:26:00Z">
                  <w:rPr>
                    <w:sz w:val="16"/>
                    <w:szCs w:val="24"/>
                  </w:rPr>
                </w:rPrChange>
              </w:rPr>
              <w:t>(0.32)</w:t>
            </w:r>
          </w:p>
        </w:tc>
        <w:tc>
          <w:tcPr>
            <w:tcW w:w="688" w:type="dxa"/>
            <w:tcBorders>
              <w:top w:val="nil"/>
              <w:left w:val="nil"/>
              <w:bottom w:val="single" w:sz="3" w:space="0" w:color="000000"/>
              <w:right w:val="nil"/>
            </w:tcBorders>
          </w:tcPr>
          <w:p w14:paraId="63C54B74" w14:textId="77777777" w:rsidR="00B92327" w:rsidRPr="00801E49" w:rsidRDefault="00332621" w:rsidP="006B0BF6">
            <w:pPr>
              <w:spacing w:after="0" w:line="259" w:lineRule="auto"/>
              <w:ind w:left="57" w:right="0" w:firstLine="0"/>
              <w:jc w:val="center"/>
              <w:rPr>
                <w:rFonts w:ascii="Open Sans" w:hAnsi="Open Sans" w:cs="Open Sans"/>
                <w:sz w:val="16"/>
                <w:szCs w:val="24"/>
                <w:rPrChange w:id="2110" w:author="Nicole Wu" w:date="2024-01-08T11:26:00Z">
                  <w:rPr>
                    <w:sz w:val="16"/>
                    <w:szCs w:val="24"/>
                  </w:rPr>
                </w:rPrChange>
              </w:rPr>
            </w:pPr>
            <w:r w:rsidRPr="00801E49">
              <w:rPr>
                <w:rFonts w:ascii="Open Sans" w:hAnsi="Open Sans" w:cs="Open Sans"/>
                <w:sz w:val="16"/>
                <w:szCs w:val="24"/>
                <w:rPrChange w:id="2111" w:author="Nicole Wu" w:date="2024-01-08T11:26:00Z">
                  <w:rPr>
                    <w:sz w:val="16"/>
                    <w:szCs w:val="24"/>
                  </w:rPr>
                </w:rPrChange>
              </w:rPr>
              <w:t>(0.29)</w:t>
            </w:r>
          </w:p>
        </w:tc>
        <w:tc>
          <w:tcPr>
            <w:tcW w:w="574" w:type="dxa"/>
            <w:tcBorders>
              <w:top w:val="nil"/>
              <w:left w:val="nil"/>
              <w:bottom w:val="single" w:sz="3" w:space="0" w:color="000000"/>
              <w:right w:val="nil"/>
            </w:tcBorders>
          </w:tcPr>
          <w:p w14:paraId="22EC8938" w14:textId="77777777" w:rsidR="00B92327" w:rsidRPr="00801E49" w:rsidRDefault="00332621" w:rsidP="006B0BF6">
            <w:pPr>
              <w:spacing w:after="0" w:line="259" w:lineRule="auto"/>
              <w:ind w:left="0" w:right="0" w:firstLine="0"/>
              <w:jc w:val="center"/>
              <w:rPr>
                <w:rFonts w:ascii="Open Sans" w:hAnsi="Open Sans" w:cs="Open Sans"/>
                <w:sz w:val="16"/>
                <w:szCs w:val="24"/>
                <w:rPrChange w:id="2112" w:author="Nicole Wu" w:date="2024-01-08T11:26:00Z">
                  <w:rPr>
                    <w:sz w:val="16"/>
                    <w:szCs w:val="24"/>
                  </w:rPr>
                </w:rPrChange>
              </w:rPr>
            </w:pPr>
            <w:r w:rsidRPr="00801E49">
              <w:rPr>
                <w:rFonts w:ascii="Open Sans" w:hAnsi="Open Sans" w:cs="Open Sans"/>
                <w:sz w:val="16"/>
                <w:szCs w:val="24"/>
                <w:rPrChange w:id="2113" w:author="Nicole Wu" w:date="2024-01-08T11:26:00Z">
                  <w:rPr>
                    <w:sz w:val="16"/>
                    <w:szCs w:val="24"/>
                  </w:rPr>
                </w:rPrChange>
              </w:rPr>
              <w:t>(0.37)</w:t>
            </w:r>
          </w:p>
        </w:tc>
        <w:tc>
          <w:tcPr>
            <w:tcW w:w="540" w:type="dxa"/>
            <w:tcBorders>
              <w:top w:val="nil"/>
              <w:left w:val="nil"/>
              <w:bottom w:val="single" w:sz="3" w:space="0" w:color="000000"/>
              <w:right w:val="nil"/>
            </w:tcBorders>
          </w:tcPr>
          <w:p w14:paraId="6758E848" w14:textId="77777777" w:rsidR="00B92327" w:rsidRPr="00801E49" w:rsidRDefault="00332621" w:rsidP="006B0BF6">
            <w:pPr>
              <w:spacing w:after="0" w:line="259" w:lineRule="auto"/>
              <w:ind w:left="36" w:right="0" w:firstLine="0"/>
              <w:jc w:val="center"/>
              <w:rPr>
                <w:rFonts w:ascii="Open Sans" w:hAnsi="Open Sans" w:cs="Open Sans"/>
                <w:sz w:val="16"/>
                <w:szCs w:val="24"/>
                <w:rPrChange w:id="2114" w:author="Nicole Wu" w:date="2024-01-08T11:26:00Z">
                  <w:rPr>
                    <w:sz w:val="16"/>
                    <w:szCs w:val="24"/>
                  </w:rPr>
                </w:rPrChange>
              </w:rPr>
            </w:pPr>
            <w:r w:rsidRPr="00801E49">
              <w:rPr>
                <w:rFonts w:ascii="Open Sans" w:hAnsi="Open Sans" w:cs="Open Sans"/>
                <w:sz w:val="16"/>
                <w:szCs w:val="24"/>
                <w:rPrChange w:id="2115" w:author="Nicole Wu" w:date="2024-01-08T11:26:00Z">
                  <w:rPr>
                    <w:sz w:val="16"/>
                    <w:szCs w:val="24"/>
                  </w:rPr>
                </w:rPrChange>
              </w:rPr>
              <w:t>(0.19)</w:t>
            </w:r>
          </w:p>
        </w:tc>
        <w:tc>
          <w:tcPr>
            <w:tcW w:w="794" w:type="dxa"/>
            <w:tcBorders>
              <w:top w:val="nil"/>
              <w:left w:val="nil"/>
              <w:bottom w:val="single" w:sz="3" w:space="0" w:color="000000"/>
              <w:right w:val="nil"/>
            </w:tcBorders>
          </w:tcPr>
          <w:p w14:paraId="58D4022C" w14:textId="77777777" w:rsidR="00B92327" w:rsidRPr="00801E49" w:rsidRDefault="00332621" w:rsidP="006B0BF6">
            <w:pPr>
              <w:spacing w:after="0" w:line="259" w:lineRule="auto"/>
              <w:ind w:left="164" w:right="0" w:firstLine="0"/>
              <w:jc w:val="center"/>
              <w:rPr>
                <w:rFonts w:ascii="Open Sans" w:hAnsi="Open Sans" w:cs="Open Sans"/>
                <w:sz w:val="16"/>
                <w:szCs w:val="24"/>
                <w:rPrChange w:id="2116" w:author="Nicole Wu" w:date="2024-01-08T11:26:00Z">
                  <w:rPr>
                    <w:sz w:val="16"/>
                    <w:szCs w:val="24"/>
                  </w:rPr>
                </w:rPrChange>
              </w:rPr>
            </w:pPr>
            <w:r w:rsidRPr="00801E49">
              <w:rPr>
                <w:rFonts w:ascii="Open Sans" w:hAnsi="Open Sans" w:cs="Open Sans"/>
                <w:sz w:val="16"/>
                <w:szCs w:val="24"/>
                <w:rPrChange w:id="2117" w:author="Nicole Wu" w:date="2024-01-08T11:26:00Z">
                  <w:rPr>
                    <w:sz w:val="16"/>
                    <w:szCs w:val="24"/>
                  </w:rPr>
                </w:rPrChange>
              </w:rPr>
              <w:t>(0.19)</w:t>
            </w:r>
          </w:p>
        </w:tc>
        <w:tc>
          <w:tcPr>
            <w:tcW w:w="574" w:type="dxa"/>
            <w:tcBorders>
              <w:top w:val="nil"/>
              <w:left w:val="nil"/>
              <w:bottom w:val="single" w:sz="3" w:space="0" w:color="000000"/>
              <w:right w:val="nil"/>
            </w:tcBorders>
          </w:tcPr>
          <w:p w14:paraId="58644107" w14:textId="77777777" w:rsidR="00B92327" w:rsidRPr="00801E49" w:rsidRDefault="00332621" w:rsidP="006B0BF6">
            <w:pPr>
              <w:spacing w:after="0" w:line="259" w:lineRule="auto"/>
              <w:ind w:left="0" w:right="0" w:firstLine="0"/>
              <w:jc w:val="center"/>
              <w:rPr>
                <w:rFonts w:ascii="Open Sans" w:hAnsi="Open Sans" w:cs="Open Sans"/>
                <w:sz w:val="16"/>
                <w:szCs w:val="24"/>
                <w:rPrChange w:id="2118" w:author="Nicole Wu" w:date="2024-01-08T11:26:00Z">
                  <w:rPr>
                    <w:sz w:val="16"/>
                    <w:szCs w:val="24"/>
                  </w:rPr>
                </w:rPrChange>
              </w:rPr>
            </w:pPr>
            <w:r w:rsidRPr="00801E49">
              <w:rPr>
                <w:rFonts w:ascii="Open Sans" w:hAnsi="Open Sans" w:cs="Open Sans"/>
                <w:sz w:val="16"/>
                <w:szCs w:val="24"/>
                <w:rPrChange w:id="2119" w:author="Nicole Wu" w:date="2024-01-08T11:26:00Z">
                  <w:rPr>
                    <w:sz w:val="16"/>
                    <w:szCs w:val="24"/>
                  </w:rPr>
                </w:rPrChange>
              </w:rPr>
              <w:t>(0.87)</w:t>
            </w:r>
          </w:p>
        </w:tc>
        <w:tc>
          <w:tcPr>
            <w:tcW w:w="646" w:type="dxa"/>
            <w:tcBorders>
              <w:top w:val="nil"/>
              <w:left w:val="nil"/>
              <w:bottom w:val="single" w:sz="3" w:space="0" w:color="000000"/>
              <w:right w:val="nil"/>
            </w:tcBorders>
          </w:tcPr>
          <w:p w14:paraId="191F8ABA" w14:textId="77777777" w:rsidR="00B92327" w:rsidRPr="00801E49" w:rsidRDefault="00332621" w:rsidP="006B0BF6">
            <w:pPr>
              <w:spacing w:after="0" w:line="259" w:lineRule="auto"/>
              <w:ind w:left="36" w:right="0" w:firstLine="0"/>
              <w:jc w:val="center"/>
              <w:rPr>
                <w:rFonts w:ascii="Open Sans" w:hAnsi="Open Sans" w:cs="Open Sans"/>
                <w:sz w:val="16"/>
                <w:szCs w:val="24"/>
                <w:rPrChange w:id="2120" w:author="Nicole Wu" w:date="2024-01-08T11:26:00Z">
                  <w:rPr>
                    <w:sz w:val="16"/>
                    <w:szCs w:val="24"/>
                  </w:rPr>
                </w:rPrChange>
              </w:rPr>
            </w:pPr>
            <w:r w:rsidRPr="00801E49">
              <w:rPr>
                <w:rFonts w:ascii="Open Sans" w:hAnsi="Open Sans" w:cs="Open Sans"/>
                <w:sz w:val="16"/>
                <w:szCs w:val="24"/>
                <w:rPrChange w:id="2121" w:author="Nicole Wu" w:date="2024-01-08T11:26:00Z">
                  <w:rPr>
                    <w:sz w:val="16"/>
                    <w:szCs w:val="24"/>
                  </w:rPr>
                </w:rPrChange>
              </w:rPr>
              <w:t>(0.24)</w:t>
            </w:r>
          </w:p>
        </w:tc>
        <w:tc>
          <w:tcPr>
            <w:tcW w:w="688" w:type="dxa"/>
            <w:tcBorders>
              <w:top w:val="nil"/>
              <w:left w:val="nil"/>
              <w:bottom w:val="single" w:sz="3" w:space="0" w:color="000000"/>
              <w:right w:val="nil"/>
            </w:tcBorders>
          </w:tcPr>
          <w:p w14:paraId="6A19CB99" w14:textId="77777777" w:rsidR="00B92327" w:rsidRPr="00801E49" w:rsidRDefault="00332621" w:rsidP="006B0BF6">
            <w:pPr>
              <w:spacing w:after="0" w:line="259" w:lineRule="auto"/>
              <w:ind w:left="57" w:right="0" w:firstLine="0"/>
              <w:jc w:val="center"/>
              <w:rPr>
                <w:rFonts w:ascii="Open Sans" w:hAnsi="Open Sans" w:cs="Open Sans"/>
                <w:sz w:val="16"/>
                <w:szCs w:val="24"/>
                <w:rPrChange w:id="2122" w:author="Nicole Wu" w:date="2024-01-08T11:26:00Z">
                  <w:rPr>
                    <w:sz w:val="16"/>
                    <w:szCs w:val="24"/>
                  </w:rPr>
                </w:rPrChange>
              </w:rPr>
            </w:pPr>
            <w:r w:rsidRPr="00801E49">
              <w:rPr>
                <w:rFonts w:ascii="Open Sans" w:hAnsi="Open Sans" w:cs="Open Sans"/>
                <w:sz w:val="16"/>
                <w:szCs w:val="24"/>
                <w:rPrChange w:id="2123" w:author="Nicole Wu" w:date="2024-01-08T11:26:00Z">
                  <w:rPr>
                    <w:sz w:val="16"/>
                    <w:szCs w:val="24"/>
                  </w:rPr>
                </w:rPrChange>
              </w:rPr>
              <w:t>(0.22)</w:t>
            </w:r>
          </w:p>
        </w:tc>
        <w:tc>
          <w:tcPr>
            <w:tcW w:w="472" w:type="dxa"/>
            <w:tcBorders>
              <w:top w:val="nil"/>
              <w:left w:val="nil"/>
              <w:bottom w:val="single" w:sz="3" w:space="0" w:color="000000"/>
              <w:right w:val="nil"/>
            </w:tcBorders>
          </w:tcPr>
          <w:p w14:paraId="7AA4981A" w14:textId="77777777" w:rsidR="00B92327" w:rsidRPr="00801E49" w:rsidRDefault="00332621" w:rsidP="006B0BF6">
            <w:pPr>
              <w:spacing w:after="0" w:line="259" w:lineRule="auto"/>
              <w:ind w:left="0" w:right="0" w:firstLine="0"/>
              <w:jc w:val="center"/>
              <w:rPr>
                <w:rFonts w:ascii="Open Sans" w:hAnsi="Open Sans" w:cs="Open Sans"/>
                <w:sz w:val="16"/>
                <w:szCs w:val="24"/>
                <w:rPrChange w:id="2124" w:author="Nicole Wu" w:date="2024-01-08T11:26:00Z">
                  <w:rPr>
                    <w:sz w:val="16"/>
                    <w:szCs w:val="24"/>
                  </w:rPr>
                </w:rPrChange>
              </w:rPr>
            </w:pPr>
            <w:r w:rsidRPr="00801E49">
              <w:rPr>
                <w:rFonts w:ascii="Open Sans" w:hAnsi="Open Sans" w:cs="Open Sans"/>
                <w:sz w:val="16"/>
                <w:szCs w:val="24"/>
                <w:rPrChange w:id="2125" w:author="Nicole Wu" w:date="2024-01-08T11:26:00Z">
                  <w:rPr>
                    <w:sz w:val="16"/>
                    <w:szCs w:val="24"/>
                  </w:rPr>
                </w:rPrChange>
              </w:rPr>
              <w:t>(0.44)</w:t>
            </w:r>
          </w:p>
        </w:tc>
      </w:tr>
      <w:tr w:rsidR="00B92327" w:rsidRPr="00801E49" w14:paraId="04619768" w14:textId="77777777" w:rsidTr="006B0BF6">
        <w:trPr>
          <w:trHeight w:val="189"/>
        </w:trPr>
        <w:tc>
          <w:tcPr>
            <w:tcW w:w="3738" w:type="dxa"/>
            <w:tcBorders>
              <w:top w:val="single" w:sz="3" w:space="0" w:color="000000"/>
              <w:left w:val="nil"/>
              <w:bottom w:val="double" w:sz="3" w:space="0" w:color="000000"/>
              <w:right w:val="nil"/>
            </w:tcBorders>
          </w:tcPr>
          <w:p w14:paraId="27BD7205" w14:textId="77777777" w:rsidR="00B92327" w:rsidRPr="00801E49" w:rsidRDefault="00332621" w:rsidP="006B0BF6">
            <w:pPr>
              <w:spacing w:after="0" w:line="259" w:lineRule="auto"/>
              <w:ind w:left="0" w:right="0" w:firstLine="0"/>
              <w:jc w:val="left"/>
              <w:rPr>
                <w:rFonts w:ascii="Open Sans" w:hAnsi="Open Sans" w:cs="Open Sans"/>
                <w:b/>
                <w:sz w:val="16"/>
                <w:szCs w:val="24"/>
                <w:rPrChange w:id="2126" w:author="Nicole Wu" w:date="2024-01-08T11:26:00Z">
                  <w:rPr>
                    <w:b/>
                    <w:bCs/>
                    <w:sz w:val="16"/>
                    <w:szCs w:val="24"/>
                  </w:rPr>
                </w:rPrChange>
              </w:rPr>
            </w:pPr>
            <w:r w:rsidRPr="00801E49">
              <w:rPr>
                <w:rFonts w:ascii="Open Sans" w:hAnsi="Open Sans" w:cs="Open Sans"/>
                <w:b/>
                <w:sz w:val="16"/>
                <w:szCs w:val="24"/>
                <w:rPrChange w:id="2127" w:author="Nicole Wu" w:date="2024-01-08T11:26:00Z">
                  <w:rPr>
                    <w:b/>
                    <w:bCs/>
                    <w:sz w:val="16"/>
                    <w:szCs w:val="24"/>
                  </w:rPr>
                </w:rPrChange>
              </w:rPr>
              <w:t>Observations</w:t>
            </w:r>
          </w:p>
        </w:tc>
        <w:tc>
          <w:tcPr>
            <w:tcW w:w="646" w:type="dxa"/>
            <w:tcBorders>
              <w:top w:val="single" w:sz="3" w:space="0" w:color="000000"/>
              <w:left w:val="nil"/>
              <w:bottom w:val="double" w:sz="3" w:space="0" w:color="000000"/>
              <w:right w:val="nil"/>
            </w:tcBorders>
          </w:tcPr>
          <w:p w14:paraId="29CBEB4E"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28" w:author="Nicole Wu" w:date="2024-01-08T11:26:00Z">
                  <w:rPr>
                    <w:b/>
                    <w:bCs/>
                    <w:sz w:val="16"/>
                    <w:szCs w:val="24"/>
                  </w:rPr>
                </w:rPrChange>
              </w:rPr>
            </w:pPr>
            <w:r w:rsidRPr="00801E49">
              <w:rPr>
                <w:rFonts w:ascii="Open Sans" w:hAnsi="Open Sans" w:cs="Open Sans"/>
                <w:b/>
                <w:sz w:val="16"/>
                <w:szCs w:val="24"/>
                <w:rPrChange w:id="2129" w:author="Nicole Wu" w:date="2024-01-08T11:26:00Z">
                  <w:rPr>
                    <w:b/>
                    <w:bCs/>
                    <w:sz w:val="16"/>
                    <w:szCs w:val="24"/>
                  </w:rPr>
                </w:rPrChange>
              </w:rPr>
              <w:t>320</w:t>
            </w:r>
          </w:p>
        </w:tc>
        <w:tc>
          <w:tcPr>
            <w:tcW w:w="688" w:type="dxa"/>
            <w:tcBorders>
              <w:top w:val="single" w:sz="3" w:space="0" w:color="000000"/>
              <w:left w:val="nil"/>
              <w:bottom w:val="double" w:sz="3" w:space="0" w:color="000000"/>
              <w:right w:val="nil"/>
            </w:tcBorders>
          </w:tcPr>
          <w:p w14:paraId="0F0EDFBD"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30" w:author="Nicole Wu" w:date="2024-01-08T11:26:00Z">
                  <w:rPr>
                    <w:b/>
                    <w:bCs/>
                    <w:sz w:val="16"/>
                    <w:szCs w:val="24"/>
                  </w:rPr>
                </w:rPrChange>
              </w:rPr>
            </w:pPr>
            <w:r w:rsidRPr="00801E49">
              <w:rPr>
                <w:rFonts w:ascii="Open Sans" w:hAnsi="Open Sans" w:cs="Open Sans"/>
                <w:b/>
                <w:sz w:val="16"/>
                <w:szCs w:val="24"/>
                <w:rPrChange w:id="2131" w:author="Nicole Wu" w:date="2024-01-08T11:26:00Z">
                  <w:rPr>
                    <w:b/>
                    <w:bCs/>
                    <w:sz w:val="16"/>
                    <w:szCs w:val="24"/>
                  </w:rPr>
                </w:rPrChange>
              </w:rPr>
              <w:t>308</w:t>
            </w:r>
          </w:p>
        </w:tc>
        <w:tc>
          <w:tcPr>
            <w:tcW w:w="574" w:type="dxa"/>
            <w:tcBorders>
              <w:top w:val="single" w:sz="3" w:space="0" w:color="000000"/>
              <w:left w:val="nil"/>
              <w:bottom w:val="double" w:sz="3" w:space="0" w:color="000000"/>
              <w:right w:val="nil"/>
            </w:tcBorders>
          </w:tcPr>
          <w:p w14:paraId="48AA0550"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32" w:author="Nicole Wu" w:date="2024-01-08T11:26:00Z">
                  <w:rPr>
                    <w:b/>
                    <w:bCs/>
                    <w:sz w:val="16"/>
                    <w:szCs w:val="24"/>
                  </w:rPr>
                </w:rPrChange>
              </w:rPr>
            </w:pPr>
            <w:r w:rsidRPr="00801E49">
              <w:rPr>
                <w:rFonts w:ascii="Open Sans" w:hAnsi="Open Sans" w:cs="Open Sans"/>
                <w:b/>
                <w:sz w:val="16"/>
                <w:szCs w:val="24"/>
                <w:rPrChange w:id="2133" w:author="Nicole Wu" w:date="2024-01-08T11:26:00Z">
                  <w:rPr>
                    <w:b/>
                    <w:bCs/>
                    <w:sz w:val="16"/>
                    <w:szCs w:val="24"/>
                  </w:rPr>
                </w:rPrChange>
              </w:rPr>
              <w:t>628</w:t>
            </w:r>
          </w:p>
        </w:tc>
        <w:tc>
          <w:tcPr>
            <w:tcW w:w="540" w:type="dxa"/>
            <w:tcBorders>
              <w:top w:val="single" w:sz="3" w:space="0" w:color="000000"/>
              <w:left w:val="nil"/>
              <w:bottom w:val="double" w:sz="3" w:space="0" w:color="000000"/>
              <w:right w:val="nil"/>
            </w:tcBorders>
          </w:tcPr>
          <w:p w14:paraId="3D9ABBFC"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34" w:author="Nicole Wu" w:date="2024-01-08T11:26:00Z">
                  <w:rPr>
                    <w:b/>
                    <w:bCs/>
                    <w:sz w:val="16"/>
                    <w:szCs w:val="24"/>
                  </w:rPr>
                </w:rPrChange>
              </w:rPr>
            </w:pPr>
            <w:r w:rsidRPr="00801E49">
              <w:rPr>
                <w:rFonts w:ascii="Open Sans" w:hAnsi="Open Sans" w:cs="Open Sans"/>
                <w:b/>
                <w:sz w:val="16"/>
                <w:szCs w:val="24"/>
                <w:rPrChange w:id="2135" w:author="Nicole Wu" w:date="2024-01-08T11:26:00Z">
                  <w:rPr>
                    <w:b/>
                    <w:bCs/>
                    <w:sz w:val="16"/>
                    <w:szCs w:val="24"/>
                  </w:rPr>
                </w:rPrChange>
              </w:rPr>
              <w:t>737</w:t>
            </w:r>
          </w:p>
        </w:tc>
        <w:tc>
          <w:tcPr>
            <w:tcW w:w="794" w:type="dxa"/>
            <w:tcBorders>
              <w:top w:val="single" w:sz="3" w:space="0" w:color="000000"/>
              <w:left w:val="nil"/>
              <w:bottom w:val="double" w:sz="3" w:space="0" w:color="000000"/>
              <w:right w:val="nil"/>
            </w:tcBorders>
          </w:tcPr>
          <w:p w14:paraId="742A77ED"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36" w:author="Nicole Wu" w:date="2024-01-08T11:26:00Z">
                  <w:rPr>
                    <w:b/>
                    <w:bCs/>
                    <w:sz w:val="16"/>
                    <w:szCs w:val="24"/>
                  </w:rPr>
                </w:rPrChange>
              </w:rPr>
            </w:pPr>
            <w:r w:rsidRPr="00801E49">
              <w:rPr>
                <w:rFonts w:ascii="Open Sans" w:hAnsi="Open Sans" w:cs="Open Sans"/>
                <w:b/>
                <w:sz w:val="16"/>
                <w:szCs w:val="24"/>
                <w:rPrChange w:id="2137" w:author="Nicole Wu" w:date="2024-01-08T11:26:00Z">
                  <w:rPr>
                    <w:b/>
                    <w:bCs/>
                    <w:sz w:val="16"/>
                    <w:szCs w:val="24"/>
                  </w:rPr>
                </w:rPrChange>
              </w:rPr>
              <w:t>715</w:t>
            </w:r>
          </w:p>
        </w:tc>
        <w:tc>
          <w:tcPr>
            <w:tcW w:w="574" w:type="dxa"/>
            <w:tcBorders>
              <w:top w:val="single" w:sz="3" w:space="0" w:color="000000"/>
              <w:left w:val="nil"/>
              <w:bottom w:val="double" w:sz="3" w:space="0" w:color="000000"/>
              <w:right w:val="nil"/>
            </w:tcBorders>
          </w:tcPr>
          <w:p w14:paraId="1C47C6F2"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38" w:author="Nicole Wu" w:date="2024-01-08T11:26:00Z">
                  <w:rPr>
                    <w:b/>
                    <w:bCs/>
                    <w:sz w:val="16"/>
                    <w:szCs w:val="24"/>
                  </w:rPr>
                </w:rPrChange>
              </w:rPr>
            </w:pPr>
            <w:r w:rsidRPr="00801E49">
              <w:rPr>
                <w:rFonts w:ascii="Open Sans" w:hAnsi="Open Sans" w:cs="Open Sans"/>
                <w:b/>
                <w:sz w:val="16"/>
                <w:szCs w:val="24"/>
                <w:rPrChange w:id="2139" w:author="Nicole Wu" w:date="2024-01-08T11:26:00Z">
                  <w:rPr>
                    <w:b/>
                    <w:bCs/>
                    <w:sz w:val="16"/>
                    <w:szCs w:val="24"/>
                  </w:rPr>
                </w:rPrChange>
              </w:rPr>
              <w:t>1,452</w:t>
            </w:r>
          </w:p>
        </w:tc>
        <w:tc>
          <w:tcPr>
            <w:tcW w:w="646" w:type="dxa"/>
            <w:tcBorders>
              <w:top w:val="single" w:sz="3" w:space="0" w:color="000000"/>
              <w:left w:val="nil"/>
              <w:bottom w:val="double" w:sz="3" w:space="0" w:color="000000"/>
              <w:right w:val="nil"/>
            </w:tcBorders>
          </w:tcPr>
          <w:p w14:paraId="08A7F188"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40" w:author="Nicole Wu" w:date="2024-01-08T11:26:00Z">
                  <w:rPr>
                    <w:b/>
                    <w:bCs/>
                    <w:sz w:val="16"/>
                    <w:szCs w:val="24"/>
                  </w:rPr>
                </w:rPrChange>
              </w:rPr>
            </w:pPr>
            <w:r w:rsidRPr="00801E49">
              <w:rPr>
                <w:rFonts w:ascii="Open Sans" w:hAnsi="Open Sans" w:cs="Open Sans"/>
                <w:b/>
                <w:sz w:val="16"/>
                <w:szCs w:val="24"/>
                <w:rPrChange w:id="2141" w:author="Nicole Wu" w:date="2024-01-08T11:26:00Z">
                  <w:rPr>
                    <w:b/>
                    <w:bCs/>
                    <w:sz w:val="16"/>
                    <w:szCs w:val="24"/>
                  </w:rPr>
                </w:rPrChange>
              </w:rPr>
              <w:t>1,057</w:t>
            </w:r>
          </w:p>
        </w:tc>
        <w:tc>
          <w:tcPr>
            <w:tcW w:w="688" w:type="dxa"/>
            <w:tcBorders>
              <w:top w:val="single" w:sz="3" w:space="0" w:color="000000"/>
              <w:left w:val="nil"/>
              <w:bottom w:val="double" w:sz="3" w:space="0" w:color="000000"/>
              <w:right w:val="nil"/>
            </w:tcBorders>
          </w:tcPr>
          <w:p w14:paraId="2DE9AA0D"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42" w:author="Nicole Wu" w:date="2024-01-08T11:26:00Z">
                  <w:rPr>
                    <w:b/>
                    <w:bCs/>
                    <w:sz w:val="16"/>
                    <w:szCs w:val="24"/>
                  </w:rPr>
                </w:rPrChange>
              </w:rPr>
            </w:pPr>
            <w:r w:rsidRPr="00801E49">
              <w:rPr>
                <w:rFonts w:ascii="Open Sans" w:hAnsi="Open Sans" w:cs="Open Sans"/>
                <w:b/>
                <w:sz w:val="16"/>
                <w:szCs w:val="24"/>
                <w:rPrChange w:id="2143" w:author="Nicole Wu" w:date="2024-01-08T11:26:00Z">
                  <w:rPr>
                    <w:b/>
                    <w:bCs/>
                    <w:sz w:val="16"/>
                    <w:szCs w:val="24"/>
                  </w:rPr>
                </w:rPrChange>
              </w:rPr>
              <w:t>1,023</w:t>
            </w:r>
          </w:p>
        </w:tc>
        <w:tc>
          <w:tcPr>
            <w:tcW w:w="472" w:type="dxa"/>
            <w:tcBorders>
              <w:top w:val="single" w:sz="3" w:space="0" w:color="000000"/>
              <w:left w:val="nil"/>
              <w:bottom w:val="double" w:sz="3" w:space="0" w:color="000000"/>
              <w:right w:val="nil"/>
            </w:tcBorders>
          </w:tcPr>
          <w:p w14:paraId="782D7EAC"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44" w:author="Nicole Wu" w:date="2024-01-08T11:26:00Z">
                  <w:rPr>
                    <w:b/>
                    <w:bCs/>
                    <w:sz w:val="16"/>
                    <w:szCs w:val="24"/>
                  </w:rPr>
                </w:rPrChange>
              </w:rPr>
            </w:pPr>
            <w:r w:rsidRPr="00801E49">
              <w:rPr>
                <w:rFonts w:ascii="Open Sans" w:hAnsi="Open Sans" w:cs="Open Sans"/>
                <w:b/>
                <w:sz w:val="16"/>
                <w:szCs w:val="24"/>
                <w:rPrChange w:id="2145" w:author="Nicole Wu" w:date="2024-01-08T11:26:00Z">
                  <w:rPr>
                    <w:b/>
                    <w:bCs/>
                    <w:sz w:val="16"/>
                    <w:szCs w:val="24"/>
                  </w:rPr>
                </w:rPrChange>
              </w:rPr>
              <w:t>2,080</w:t>
            </w:r>
          </w:p>
        </w:tc>
      </w:tr>
    </w:tbl>
    <w:p w14:paraId="2EFA1B44" w14:textId="77777777" w:rsidR="00B92327" w:rsidRPr="00801E49" w:rsidRDefault="00332621">
      <w:pPr>
        <w:spacing w:after="460" w:line="265" w:lineRule="auto"/>
        <w:ind w:left="28" w:right="0"/>
        <w:jc w:val="left"/>
        <w:rPr>
          <w:rFonts w:ascii="Open Sans" w:hAnsi="Open Sans" w:cs="Open Sans"/>
          <w:sz w:val="24"/>
          <w:szCs w:val="24"/>
          <w:rPrChange w:id="2146" w:author="Nicole Wu" w:date="2024-01-08T11:26:00Z">
            <w:rPr>
              <w:sz w:val="24"/>
              <w:szCs w:val="24"/>
            </w:rPr>
          </w:rPrChange>
        </w:rPr>
      </w:pPr>
      <w:r w:rsidRPr="00801E49">
        <w:rPr>
          <w:rFonts w:ascii="Open Sans" w:hAnsi="Open Sans" w:cs="Open Sans"/>
          <w:sz w:val="16"/>
          <w:szCs w:val="24"/>
          <w:rPrChange w:id="2147" w:author="Nicole Wu" w:date="2024-01-08T11:26:00Z">
            <w:rPr>
              <w:sz w:val="16"/>
              <w:szCs w:val="24"/>
            </w:rPr>
          </w:rPrChange>
        </w:rPr>
        <w:t>Note: Robust standard errors in parentheses; * p</w:t>
      </w:r>
      <w:r w:rsidRPr="00801E49">
        <w:rPr>
          <w:rFonts w:ascii="Open Sans" w:hAnsi="Open Sans" w:cs="Open Sans"/>
          <w:i/>
          <w:sz w:val="16"/>
          <w:szCs w:val="24"/>
          <w:rPrChange w:id="2148" w:author="Nicole Wu" w:date="2024-01-08T11:26:00Z">
            <w:rPr>
              <w:i/>
              <w:sz w:val="16"/>
              <w:szCs w:val="24"/>
            </w:rPr>
          </w:rPrChange>
        </w:rPr>
        <w:t>&lt;</w:t>
      </w:r>
      <w:r w:rsidRPr="00801E49">
        <w:rPr>
          <w:rFonts w:ascii="Open Sans" w:hAnsi="Open Sans" w:cs="Open Sans"/>
          <w:sz w:val="16"/>
          <w:szCs w:val="24"/>
          <w:rPrChange w:id="2149" w:author="Nicole Wu" w:date="2024-01-08T11:26:00Z">
            <w:rPr>
              <w:sz w:val="16"/>
              <w:szCs w:val="24"/>
            </w:rPr>
          </w:rPrChange>
        </w:rPr>
        <w:t>0.05, ** p</w:t>
      </w:r>
      <w:r w:rsidRPr="00801E49">
        <w:rPr>
          <w:rFonts w:ascii="Open Sans" w:hAnsi="Open Sans" w:cs="Open Sans"/>
          <w:i/>
          <w:sz w:val="16"/>
          <w:szCs w:val="24"/>
          <w:rPrChange w:id="2150" w:author="Nicole Wu" w:date="2024-01-08T11:26:00Z">
            <w:rPr>
              <w:i/>
              <w:sz w:val="16"/>
              <w:szCs w:val="24"/>
            </w:rPr>
          </w:rPrChange>
        </w:rPr>
        <w:t>&lt;</w:t>
      </w:r>
      <w:r w:rsidRPr="00801E49">
        <w:rPr>
          <w:rFonts w:ascii="Open Sans" w:hAnsi="Open Sans" w:cs="Open Sans"/>
          <w:sz w:val="16"/>
          <w:szCs w:val="24"/>
          <w:rPrChange w:id="2151" w:author="Nicole Wu" w:date="2024-01-08T11:26:00Z">
            <w:rPr>
              <w:sz w:val="16"/>
              <w:szCs w:val="24"/>
            </w:rPr>
          </w:rPrChange>
        </w:rPr>
        <w:t>0.01, *** p</w:t>
      </w:r>
      <w:r w:rsidRPr="00801E49">
        <w:rPr>
          <w:rFonts w:ascii="Open Sans" w:hAnsi="Open Sans" w:cs="Open Sans"/>
          <w:i/>
          <w:sz w:val="16"/>
          <w:szCs w:val="24"/>
          <w:rPrChange w:id="2152" w:author="Nicole Wu" w:date="2024-01-08T11:26:00Z">
            <w:rPr>
              <w:i/>
              <w:sz w:val="16"/>
              <w:szCs w:val="24"/>
            </w:rPr>
          </w:rPrChange>
        </w:rPr>
        <w:t>&lt;</w:t>
      </w:r>
      <w:r w:rsidRPr="00801E49">
        <w:rPr>
          <w:rFonts w:ascii="Open Sans" w:hAnsi="Open Sans" w:cs="Open Sans"/>
          <w:sz w:val="16"/>
          <w:szCs w:val="24"/>
          <w:rPrChange w:id="2153" w:author="Nicole Wu" w:date="2024-01-08T11:26:00Z">
            <w:rPr>
              <w:sz w:val="16"/>
              <w:szCs w:val="24"/>
            </w:rPr>
          </w:rPrChange>
        </w:rPr>
        <w:t>0.001.</w:t>
      </w:r>
    </w:p>
    <w:p w14:paraId="4BF4D92B" w14:textId="77777777" w:rsidR="00B92327" w:rsidRPr="00801E49" w:rsidRDefault="00332621">
      <w:pPr>
        <w:spacing w:after="338"/>
        <w:ind w:left="-5" w:right="446"/>
        <w:rPr>
          <w:rFonts w:ascii="Open Sans" w:hAnsi="Open Sans" w:cs="Open Sans"/>
          <w:rPrChange w:id="2154" w:author="Nicole Wu" w:date="2024-01-08T11:26:00Z">
            <w:rPr/>
          </w:rPrChange>
        </w:rPr>
      </w:pPr>
      <w:r w:rsidRPr="00801E49">
        <w:rPr>
          <w:rFonts w:ascii="Open Sans" w:hAnsi="Open Sans" w:cs="Open Sans"/>
          <w:rPrChange w:id="2155" w:author="Nicole Wu" w:date="2024-01-08T11:26:00Z">
            <w:rPr/>
          </w:rPrChange>
        </w:rPr>
        <w:t>This means that, the outcome of in this case, food security would likely be comparable between the groups holding all things constant and accounting for attrition.</w:t>
      </w:r>
    </w:p>
    <w:p w14:paraId="0B3C1BD1" w14:textId="77777777" w:rsidR="00B92327" w:rsidRPr="00801E49" w:rsidRDefault="00332621">
      <w:pPr>
        <w:pStyle w:val="Heading2"/>
        <w:ind w:left="598" w:hanging="613"/>
        <w:rPr>
          <w:rFonts w:ascii="Open Sans" w:hAnsi="Open Sans" w:cs="Open Sans"/>
          <w:rPrChange w:id="2156" w:author="Nicole Wu" w:date="2024-01-08T11:26:00Z">
            <w:rPr/>
          </w:rPrChange>
        </w:rPr>
      </w:pPr>
      <w:bookmarkStart w:id="2157" w:name="_Toc135980"/>
      <w:r w:rsidRPr="00801E49">
        <w:rPr>
          <w:rFonts w:ascii="Open Sans" w:hAnsi="Open Sans" w:cs="Open Sans"/>
          <w:rPrChange w:id="2158" w:author="Nicole Wu" w:date="2024-01-08T11:26:00Z">
            <w:rPr/>
          </w:rPrChange>
        </w:rPr>
        <w:t>Questionnaire length randomization-F2F</w:t>
      </w:r>
      <w:bookmarkEnd w:id="2157"/>
    </w:p>
    <w:p w14:paraId="1C03E88F" w14:textId="77777777" w:rsidR="00B92327" w:rsidRPr="00801E49" w:rsidRDefault="00332621">
      <w:pPr>
        <w:ind w:left="-5" w:right="446"/>
        <w:rPr>
          <w:rFonts w:ascii="Open Sans" w:hAnsi="Open Sans" w:cs="Open Sans"/>
          <w:rPrChange w:id="2159" w:author="Nicole Wu" w:date="2024-01-08T11:26:00Z">
            <w:rPr/>
          </w:rPrChange>
        </w:rPr>
      </w:pPr>
      <w:r w:rsidRPr="00801E49">
        <w:rPr>
          <w:rFonts w:ascii="Open Sans" w:hAnsi="Open Sans" w:cs="Open Sans"/>
          <w:rPrChange w:id="2160" w:author="Nicole Wu" w:date="2024-01-08T11:26:00Z">
            <w:rPr/>
          </w:rPrChange>
        </w:rPr>
        <w:t>As described in the study set-up, aside from households being randomly assigned to received F2F and Remote, households were further randomized to receive either short- or long-modules of the FES, FCS and LCS. This section presents the balance test for this second level of randomization that was implemented in the study. Table 4 presents the balance test for the F2F group while Table 5 presents that of the Remote sub-group respectively. Both Table 3 &amp; 4 show that statistically, household assignment to the short- and long-modules was successfully balanced.</w:t>
      </w:r>
    </w:p>
    <w:p w14:paraId="5CFD824D" w14:textId="77777777" w:rsidR="00B92327" w:rsidRPr="00801E49" w:rsidRDefault="00332621">
      <w:pPr>
        <w:ind w:left="-5" w:right="446"/>
        <w:rPr>
          <w:rFonts w:ascii="Open Sans" w:hAnsi="Open Sans" w:cs="Open Sans"/>
          <w:rPrChange w:id="2161" w:author="Nicole Wu" w:date="2024-01-08T11:26:00Z">
            <w:rPr/>
          </w:rPrChange>
        </w:rPr>
      </w:pPr>
      <w:r w:rsidRPr="00801E49">
        <w:rPr>
          <w:rFonts w:ascii="Open Sans" w:hAnsi="Open Sans" w:cs="Open Sans"/>
          <w:rPrChange w:id="2162" w:author="Nicole Wu" w:date="2024-01-08T11:26:00Z">
            <w:rPr/>
          </w:rPrChange>
        </w:rPr>
        <w:t>Given that results of the randomization was balanced for baseline observables, the main results of study showing the different outcome indicators calculated are presented in the next section (for the results of the post survey attrition analysis, refer to the attrition tables in the Annexes).</w:t>
      </w:r>
    </w:p>
    <w:p w14:paraId="047CA156" w14:textId="77777777" w:rsidR="00B92327" w:rsidRPr="00801E49" w:rsidRDefault="00332621">
      <w:pPr>
        <w:spacing w:after="0" w:line="259" w:lineRule="auto"/>
        <w:jc w:val="center"/>
        <w:rPr>
          <w:rFonts w:ascii="Open Sans" w:hAnsi="Open Sans" w:cs="Open Sans"/>
          <w:rPrChange w:id="2163" w:author="Nicole Wu" w:date="2024-01-08T11:26:00Z">
            <w:rPr/>
          </w:rPrChange>
        </w:rPr>
      </w:pPr>
      <w:r w:rsidRPr="00801E49">
        <w:rPr>
          <w:rFonts w:ascii="Open Sans" w:hAnsi="Open Sans" w:cs="Open Sans"/>
          <w:sz w:val="19"/>
          <w:rPrChange w:id="2164" w:author="Nicole Wu" w:date="2024-01-08T11:26:00Z">
            <w:rPr>
              <w:sz w:val="19"/>
            </w:rPr>
          </w:rPrChange>
        </w:rPr>
        <w:t>Table 4: Balance Table for Randomized Questionnaire Length Assignment in F2F Survey: Long vs. Short</w:t>
      </w:r>
    </w:p>
    <w:tbl>
      <w:tblPr>
        <w:tblW w:w="9360" w:type="dxa"/>
        <w:tblCellMar>
          <w:top w:w="21" w:type="dxa"/>
          <w:right w:w="73" w:type="dxa"/>
        </w:tblCellMar>
        <w:tblLook w:val="04A0" w:firstRow="1" w:lastRow="0" w:firstColumn="1" w:lastColumn="0" w:noHBand="0" w:noVBand="1"/>
      </w:tblPr>
      <w:tblGrid>
        <w:gridCol w:w="3559"/>
        <w:gridCol w:w="658"/>
        <w:gridCol w:w="658"/>
        <w:gridCol w:w="617"/>
        <w:gridCol w:w="26"/>
        <w:gridCol w:w="632"/>
        <w:gridCol w:w="658"/>
        <w:gridCol w:w="617"/>
        <w:gridCol w:w="62"/>
        <w:gridCol w:w="596"/>
        <w:gridCol w:w="658"/>
        <w:gridCol w:w="619"/>
      </w:tblGrid>
      <w:tr w:rsidR="006B0BF6" w:rsidRPr="00801E49" w14:paraId="1379CC84" w14:textId="77777777" w:rsidTr="00C04D95">
        <w:trPr>
          <w:trHeight w:val="186"/>
        </w:trPr>
        <w:tc>
          <w:tcPr>
            <w:tcW w:w="3771" w:type="dxa"/>
            <w:tcBorders>
              <w:top w:val="double" w:sz="3" w:space="0" w:color="000000"/>
              <w:left w:val="nil"/>
              <w:bottom w:val="nil"/>
              <w:right w:val="nil"/>
            </w:tcBorders>
          </w:tcPr>
          <w:p w14:paraId="3C462028" w14:textId="77777777" w:rsidR="006B0BF6" w:rsidRPr="00801E49" w:rsidRDefault="006B0BF6" w:rsidP="006B0BF6">
            <w:pPr>
              <w:spacing w:after="0" w:line="259" w:lineRule="auto"/>
              <w:ind w:left="0" w:right="0" w:firstLine="0"/>
              <w:jc w:val="center"/>
              <w:rPr>
                <w:rFonts w:ascii="Open Sans" w:hAnsi="Open Sans" w:cs="Open Sans"/>
                <w:b/>
                <w:sz w:val="16"/>
                <w:szCs w:val="24"/>
                <w:rPrChange w:id="2165" w:author="Nicole Wu" w:date="2024-01-08T11:26:00Z">
                  <w:rPr>
                    <w:b/>
                    <w:bCs/>
                    <w:sz w:val="16"/>
                    <w:szCs w:val="24"/>
                  </w:rPr>
                </w:rPrChange>
              </w:rPr>
            </w:pPr>
          </w:p>
        </w:tc>
        <w:tc>
          <w:tcPr>
            <w:tcW w:w="1886" w:type="dxa"/>
            <w:gridSpan w:val="4"/>
            <w:tcBorders>
              <w:top w:val="double" w:sz="3" w:space="0" w:color="000000"/>
              <w:left w:val="nil"/>
              <w:bottom w:val="nil"/>
              <w:right w:val="nil"/>
            </w:tcBorders>
          </w:tcPr>
          <w:p w14:paraId="35598A32" w14:textId="0956DD7C" w:rsidR="006B0BF6" w:rsidRPr="00801E49" w:rsidRDefault="006B0BF6" w:rsidP="006B0BF6">
            <w:pPr>
              <w:spacing w:after="0" w:line="259" w:lineRule="auto"/>
              <w:ind w:left="0" w:right="0" w:firstLine="0"/>
              <w:jc w:val="center"/>
              <w:rPr>
                <w:rFonts w:ascii="Open Sans" w:hAnsi="Open Sans" w:cs="Open Sans"/>
                <w:b/>
                <w:sz w:val="16"/>
                <w:szCs w:val="24"/>
                <w:rPrChange w:id="2166" w:author="Nicole Wu" w:date="2024-01-08T11:26:00Z">
                  <w:rPr>
                    <w:b/>
                    <w:bCs/>
                    <w:sz w:val="16"/>
                    <w:szCs w:val="24"/>
                  </w:rPr>
                </w:rPrChange>
              </w:rPr>
            </w:pPr>
            <w:r w:rsidRPr="00801E49">
              <w:rPr>
                <w:rFonts w:ascii="Open Sans" w:hAnsi="Open Sans" w:cs="Open Sans"/>
                <w:b/>
                <w:sz w:val="16"/>
                <w:szCs w:val="24"/>
                <w:rPrChange w:id="2167" w:author="Nicole Wu" w:date="2024-01-08T11:26:00Z">
                  <w:rPr>
                    <w:b/>
                    <w:bCs/>
                    <w:sz w:val="16"/>
                    <w:szCs w:val="24"/>
                  </w:rPr>
                </w:rPrChange>
              </w:rPr>
              <w:t>Own Phone</w:t>
            </w:r>
          </w:p>
        </w:tc>
        <w:tc>
          <w:tcPr>
            <w:tcW w:w="1896" w:type="dxa"/>
            <w:gridSpan w:val="4"/>
            <w:tcBorders>
              <w:top w:val="double" w:sz="3" w:space="0" w:color="000000"/>
              <w:left w:val="nil"/>
              <w:bottom w:val="nil"/>
              <w:right w:val="nil"/>
            </w:tcBorders>
          </w:tcPr>
          <w:p w14:paraId="3216B8D2" w14:textId="2EC46A1A" w:rsidR="006B0BF6" w:rsidRPr="00801E49" w:rsidRDefault="006B0BF6" w:rsidP="006B0BF6">
            <w:pPr>
              <w:spacing w:after="0" w:line="259" w:lineRule="auto"/>
              <w:ind w:left="0" w:right="0" w:firstLine="0"/>
              <w:jc w:val="center"/>
              <w:rPr>
                <w:rFonts w:ascii="Open Sans" w:hAnsi="Open Sans" w:cs="Open Sans"/>
                <w:b/>
                <w:sz w:val="16"/>
                <w:szCs w:val="24"/>
                <w:rPrChange w:id="2168" w:author="Nicole Wu" w:date="2024-01-08T11:26:00Z">
                  <w:rPr>
                    <w:b/>
                    <w:bCs/>
                    <w:sz w:val="16"/>
                    <w:szCs w:val="24"/>
                  </w:rPr>
                </w:rPrChange>
              </w:rPr>
            </w:pPr>
            <w:r w:rsidRPr="00801E49">
              <w:rPr>
                <w:rFonts w:ascii="Open Sans" w:hAnsi="Open Sans" w:cs="Open Sans"/>
                <w:b/>
                <w:sz w:val="16"/>
                <w:szCs w:val="24"/>
                <w:rPrChange w:id="2169" w:author="Nicole Wu" w:date="2024-01-08T11:26:00Z">
                  <w:rPr>
                    <w:b/>
                    <w:bCs/>
                    <w:sz w:val="16"/>
                    <w:szCs w:val="24"/>
                  </w:rPr>
                </w:rPrChange>
              </w:rPr>
              <w:t>No Phone</w:t>
            </w:r>
          </w:p>
        </w:tc>
        <w:tc>
          <w:tcPr>
            <w:tcW w:w="1807" w:type="dxa"/>
            <w:gridSpan w:val="3"/>
            <w:tcBorders>
              <w:top w:val="double" w:sz="3" w:space="0" w:color="000000"/>
              <w:left w:val="nil"/>
              <w:bottom w:val="nil"/>
              <w:right w:val="nil"/>
            </w:tcBorders>
          </w:tcPr>
          <w:p w14:paraId="65F56D95" w14:textId="455FE61A" w:rsidR="006B0BF6" w:rsidRPr="00801E49" w:rsidRDefault="006B0BF6" w:rsidP="006B0BF6">
            <w:pPr>
              <w:spacing w:after="0" w:line="259" w:lineRule="auto"/>
              <w:ind w:left="0" w:right="0" w:firstLine="0"/>
              <w:jc w:val="center"/>
              <w:rPr>
                <w:rFonts w:ascii="Open Sans" w:hAnsi="Open Sans" w:cs="Open Sans"/>
                <w:b/>
                <w:sz w:val="16"/>
                <w:szCs w:val="24"/>
                <w:rPrChange w:id="2170" w:author="Nicole Wu" w:date="2024-01-08T11:26:00Z">
                  <w:rPr>
                    <w:b/>
                    <w:bCs/>
                    <w:sz w:val="16"/>
                    <w:szCs w:val="24"/>
                  </w:rPr>
                </w:rPrChange>
              </w:rPr>
            </w:pPr>
            <w:r w:rsidRPr="00801E49">
              <w:rPr>
                <w:rFonts w:ascii="Open Sans" w:hAnsi="Open Sans" w:cs="Open Sans"/>
                <w:b/>
                <w:sz w:val="16"/>
                <w:szCs w:val="24"/>
                <w:rPrChange w:id="2171" w:author="Nicole Wu" w:date="2024-01-08T11:26:00Z">
                  <w:rPr>
                    <w:b/>
                    <w:bCs/>
                    <w:sz w:val="16"/>
                    <w:szCs w:val="24"/>
                  </w:rPr>
                </w:rPrChange>
              </w:rPr>
              <w:t>Total F2F</w:t>
            </w:r>
          </w:p>
        </w:tc>
      </w:tr>
      <w:tr w:rsidR="00B92327" w:rsidRPr="00801E49" w14:paraId="38FA3ED4" w14:textId="77777777" w:rsidTr="006B0BF6">
        <w:trPr>
          <w:trHeight w:val="168"/>
        </w:trPr>
        <w:tc>
          <w:tcPr>
            <w:tcW w:w="3771" w:type="dxa"/>
            <w:tcBorders>
              <w:top w:val="nil"/>
              <w:left w:val="nil"/>
              <w:bottom w:val="single" w:sz="3" w:space="0" w:color="000000"/>
              <w:right w:val="nil"/>
            </w:tcBorders>
          </w:tcPr>
          <w:p w14:paraId="42A7A032"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72" w:author="Nicole Wu" w:date="2024-01-08T11:26:00Z">
                  <w:rPr>
                    <w:b/>
                    <w:bCs/>
                    <w:sz w:val="16"/>
                    <w:szCs w:val="24"/>
                  </w:rPr>
                </w:rPrChange>
              </w:rPr>
            </w:pPr>
            <w:r w:rsidRPr="00801E49">
              <w:rPr>
                <w:rFonts w:ascii="Open Sans" w:hAnsi="Open Sans" w:cs="Open Sans"/>
                <w:b/>
                <w:sz w:val="16"/>
                <w:szCs w:val="24"/>
                <w:rPrChange w:id="2173" w:author="Nicole Wu" w:date="2024-01-08T11:26:00Z">
                  <w:rPr>
                    <w:b/>
                    <w:bCs/>
                    <w:sz w:val="16"/>
                    <w:szCs w:val="24"/>
                  </w:rPr>
                </w:rPrChange>
              </w:rPr>
              <w:t>Variable</w:t>
            </w:r>
          </w:p>
        </w:tc>
        <w:tc>
          <w:tcPr>
            <w:tcW w:w="621" w:type="dxa"/>
            <w:tcBorders>
              <w:top w:val="nil"/>
              <w:left w:val="nil"/>
              <w:bottom w:val="single" w:sz="3" w:space="0" w:color="000000"/>
              <w:right w:val="nil"/>
            </w:tcBorders>
          </w:tcPr>
          <w:p w14:paraId="33B97981"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74" w:author="Nicole Wu" w:date="2024-01-08T11:26:00Z">
                  <w:rPr>
                    <w:b/>
                    <w:bCs/>
                    <w:sz w:val="16"/>
                    <w:szCs w:val="24"/>
                  </w:rPr>
                </w:rPrChange>
              </w:rPr>
            </w:pPr>
            <w:r w:rsidRPr="00801E49">
              <w:rPr>
                <w:rFonts w:ascii="Open Sans" w:hAnsi="Open Sans" w:cs="Open Sans"/>
                <w:b/>
                <w:sz w:val="16"/>
                <w:szCs w:val="24"/>
                <w:rPrChange w:id="2175" w:author="Nicole Wu" w:date="2024-01-08T11:26:00Z">
                  <w:rPr>
                    <w:b/>
                    <w:bCs/>
                    <w:sz w:val="16"/>
                    <w:szCs w:val="24"/>
                  </w:rPr>
                </w:rPrChange>
              </w:rPr>
              <w:t>Long</w:t>
            </w:r>
          </w:p>
        </w:tc>
        <w:tc>
          <w:tcPr>
            <w:tcW w:w="621" w:type="dxa"/>
            <w:tcBorders>
              <w:top w:val="nil"/>
              <w:left w:val="nil"/>
              <w:bottom w:val="single" w:sz="3" w:space="0" w:color="000000"/>
              <w:right w:val="nil"/>
            </w:tcBorders>
          </w:tcPr>
          <w:p w14:paraId="6D770D72"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76" w:author="Nicole Wu" w:date="2024-01-08T11:26:00Z">
                  <w:rPr>
                    <w:b/>
                    <w:bCs/>
                    <w:sz w:val="16"/>
                    <w:szCs w:val="24"/>
                  </w:rPr>
                </w:rPrChange>
              </w:rPr>
            </w:pPr>
            <w:r w:rsidRPr="00801E49">
              <w:rPr>
                <w:rFonts w:ascii="Open Sans" w:hAnsi="Open Sans" w:cs="Open Sans"/>
                <w:b/>
                <w:sz w:val="16"/>
                <w:szCs w:val="24"/>
                <w:rPrChange w:id="2177" w:author="Nicole Wu" w:date="2024-01-08T11:26:00Z">
                  <w:rPr>
                    <w:b/>
                    <w:bCs/>
                    <w:sz w:val="16"/>
                    <w:szCs w:val="24"/>
                  </w:rPr>
                </w:rPrChange>
              </w:rPr>
              <w:t>Short</w:t>
            </w:r>
          </w:p>
        </w:tc>
        <w:tc>
          <w:tcPr>
            <w:tcW w:w="621" w:type="dxa"/>
            <w:tcBorders>
              <w:top w:val="nil"/>
              <w:left w:val="nil"/>
              <w:bottom w:val="single" w:sz="3" w:space="0" w:color="000000"/>
              <w:right w:val="nil"/>
            </w:tcBorders>
          </w:tcPr>
          <w:p w14:paraId="0B4BC87A"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78" w:author="Nicole Wu" w:date="2024-01-08T11:26:00Z">
                  <w:rPr>
                    <w:b/>
                    <w:bCs/>
                    <w:sz w:val="16"/>
                    <w:szCs w:val="24"/>
                  </w:rPr>
                </w:rPrChange>
              </w:rPr>
            </w:pPr>
            <w:r w:rsidRPr="00801E49">
              <w:rPr>
                <w:rFonts w:ascii="Open Sans" w:hAnsi="Open Sans" w:cs="Open Sans"/>
                <w:b/>
                <w:sz w:val="16"/>
                <w:szCs w:val="24"/>
                <w:rPrChange w:id="2179" w:author="Nicole Wu" w:date="2024-01-08T11:26:00Z">
                  <w:rPr>
                    <w:b/>
                    <w:bCs/>
                    <w:sz w:val="16"/>
                    <w:szCs w:val="24"/>
                  </w:rPr>
                </w:rPrChange>
              </w:rPr>
              <w:t>Diff</w:t>
            </w:r>
          </w:p>
        </w:tc>
        <w:tc>
          <w:tcPr>
            <w:tcW w:w="621" w:type="dxa"/>
            <w:gridSpan w:val="2"/>
            <w:tcBorders>
              <w:top w:val="nil"/>
              <w:left w:val="nil"/>
              <w:bottom w:val="single" w:sz="3" w:space="0" w:color="000000"/>
              <w:right w:val="nil"/>
            </w:tcBorders>
          </w:tcPr>
          <w:p w14:paraId="75569FBF"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80" w:author="Nicole Wu" w:date="2024-01-08T11:26:00Z">
                  <w:rPr>
                    <w:b/>
                    <w:bCs/>
                    <w:sz w:val="16"/>
                    <w:szCs w:val="24"/>
                  </w:rPr>
                </w:rPrChange>
              </w:rPr>
            </w:pPr>
            <w:r w:rsidRPr="00801E49">
              <w:rPr>
                <w:rFonts w:ascii="Open Sans" w:hAnsi="Open Sans" w:cs="Open Sans"/>
                <w:b/>
                <w:sz w:val="16"/>
                <w:szCs w:val="24"/>
                <w:rPrChange w:id="2181" w:author="Nicole Wu" w:date="2024-01-08T11:26:00Z">
                  <w:rPr>
                    <w:b/>
                    <w:bCs/>
                    <w:sz w:val="16"/>
                    <w:szCs w:val="24"/>
                  </w:rPr>
                </w:rPrChange>
              </w:rPr>
              <w:t>Long</w:t>
            </w:r>
          </w:p>
        </w:tc>
        <w:tc>
          <w:tcPr>
            <w:tcW w:w="621" w:type="dxa"/>
            <w:tcBorders>
              <w:top w:val="nil"/>
              <w:left w:val="nil"/>
              <w:bottom w:val="single" w:sz="3" w:space="0" w:color="000000"/>
              <w:right w:val="nil"/>
            </w:tcBorders>
          </w:tcPr>
          <w:p w14:paraId="173B61C5"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82" w:author="Nicole Wu" w:date="2024-01-08T11:26:00Z">
                  <w:rPr>
                    <w:b/>
                    <w:bCs/>
                    <w:sz w:val="16"/>
                    <w:szCs w:val="24"/>
                  </w:rPr>
                </w:rPrChange>
              </w:rPr>
            </w:pPr>
            <w:r w:rsidRPr="00801E49">
              <w:rPr>
                <w:rFonts w:ascii="Open Sans" w:hAnsi="Open Sans" w:cs="Open Sans"/>
                <w:b/>
                <w:sz w:val="16"/>
                <w:szCs w:val="24"/>
                <w:rPrChange w:id="2183" w:author="Nicole Wu" w:date="2024-01-08T11:26:00Z">
                  <w:rPr>
                    <w:b/>
                    <w:bCs/>
                    <w:sz w:val="16"/>
                    <w:szCs w:val="24"/>
                  </w:rPr>
                </w:rPrChange>
              </w:rPr>
              <w:t>Short</w:t>
            </w:r>
          </w:p>
        </w:tc>
        <w:tc>
          <w:tcPr>
            <w:tcW w:w="621" w:type="dxa"/>
            <w:tcBorders>
              <w:top w:val="nil"/>
              <w:left w:val="nil"/>
              <w:bottom w:val="single" w:sz="3" w:space="0" w:color="000000"/>
              <w:right w:val="nil"/>
            </w:tcBorders>
          </w:tcPr>
          <w:p w14:paraId="5C226DF3"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84" w:author="Nicole Wu" w:date="2024-01-08T11:26:00Z">
                  <w:rPr>
                    <w:b/>
                    <w:bCs/>
                    <w:sz w:val="16"/>
                    <w:szCs w:val="24"/>
                  </w:rPr>
                </w:rPrChange>
              </w:rPr>
            </w:pPr>
            <w:r w:rsidRPr="00801E49">
              <w:rPr>
                <w:rFonts w:ascii="Open Sans" w:hAnsi="Open Sans" w:cs="Open Sans"/>
                <w:b/>
                <w:sz w:val="16"/>
                <w:szCs w:val="24"/>
                <w:rPrChange w:id="2185" w:author="Nicole Wu" w:date="2024-01-08T11:26:00Z">
                  <w:rPr>
                    <w:b/>
                    <w:bCs/>
                    <w:sz w:val="16"/>
                    <w:szCs w:val="24"/>
                  </w:rPr>
                </w:rPrChange>
              </w:rPr>
              <w:t>Diff</w:t>
            </w:r>
          </w:p>
        </w:tc>
        <w:tc>
          <w:tcPr>
            <w:tcW w:w="621" w:type="dxa"/>
            <w:gridSpan w:val="2"/>
            <w:tcBorders>
              <w:top w:val="nil"/>
              <w:left w:val="nil"/>
              <w:bottom w:val="single" w:sz="3" w:space="0" w:color="000000"/>
              <w:right w:val="nil"/>
            </w:tcBorders>
          </w:tcPr>
          <w:p w14:paraId="2FE0E3A3"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86" w:author="Nicole Wu" w:date="2024-01-08T11:26:00Z">
                  <w:rPr>
                    <w:b/>
                    <w:bCs/>
                    <w:sz w:val="16"/>
                    <w:szCs w:val="24"/>
                  </w:rPr>
                </w:rPrChange>
              </w:rPr>
            </w:pPr>
            <w:r w:rsidRPr="00801E49">
              <w:rPr>
                <w:rFonts w:ascii="Open Sans" w:hAnsi="Open Sans" w:cs="Open Sans"/>
                <w:b/>
                <w:sz w:val="16"/>
                <w:szCs w:val="24"/>
                <w:rPrChange w:id="2187" w:author="Nicole Wu" w:date="2024-01-08T11:26:00Z">
                  <w:rPr>
                    <w:b/>
                    <w:bCs/>
                    <w:sz w:val="16"/>
                    <w:szCs w:val="24"/>
                  </w:rPr>
                </w:rPrChange>
              </w:rPr>
              <w:t>Long</w:t>
            </w:r>
          </w:p>
        </w:tc>
        <w:tc>
          <w:tcPr>
            <w:tcW w:w="621" w:type="dxa"/>
            <w:tcBorders>
              <w:top w:val="nil"/>
              <w:left w:val="nil"/>
              <w:bottom w:val="single" w:sz="3" w:space="0" w:color="000000"/>
              <w:right w:val="nil"/>
            </w:tcBorders>
          </w:tcPr>
          <w:p w14:paraId="6189AE51"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88" w:author="Nicole Wu" w:date="2024-01-08T11:26:00Z">
                  <w:rPr>
                    <w:b/>
                    <w:bCs/>
                    <w:sz w:val="16"/>
                    <w:szCs w:val="24"/>
                  </w:rPr>
                </w:rPrChange>
              </w:rPr>
            </w:pPr>
            <w:r w:rsidRPr="00801E49">
              <w:rPr>
                <w:rFonts w:ascii="Open Sans" w:hAnsi="Open Sans" w:cs="Open Sans"/>
                <w:b/>
                <w:sz w:val="16"/>
                <w:szCs w:val="24"/>
                <w:rPrChange w:id="2189" w:author="Nicole Wu" w:date="2024-01-08T11:26:00Z">
                  <w:rPr>
                    <w:b/>
                    <w:bCs/>
                    <w:sz w:val="16"/>
                    <w:szCs w:val="24"/>
                  </w:rPr>
                </w:rPrChange>
              </w:rPr>
              <w:t>Short</w:t>
            </w:r>
          </w:p>
        </w:tc>
        <w:tc>
          <w:tcPr>
            <w:tcW w:w="621" w:type="dxa"/>
            <w:tcBorders>
              <w:top w:val="nil"/>
              <w:left w:val="nil"/>
              <w:bottom w:val="single" w:sz="3" w:space="0" w:color="000000"/>
              <w:right w:val="nil"/>
            </w:tcBorders>
          </w:tcPr>
          <w:p w14:paraId="79F14BEA"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190" w:author="Nicole Wu" w:date="2024-01-08T11:26:00Z">
                  <w:rPr>
                    <w:b/>
                    <w:bCs/>
                    <w:sz w:val="16"/>
                    <w:szCs w:val="24"/>
                  </w:rPr>
                </w:rPrChange>
              </w:rPr>
            </w:pPr>
            <w:r w:rsidRPr="00801E49">
              <w:rPr>
                <w:rFonts w:ascii="Open Sans" w:hAnsi="Open Sans" w:cs="Open Sans"/>
                <w:b/>
                <w:sz w:val="16"/>
                <w:szCs w:val="24"/>
                <w:rPrChange w:id="2191" w:author="Nicole Wu" w:date="2024-01-08T11:26:00Z">
                  <w:rPr>
                    <w:b/>
                    <w:bCs/>
                    <w:sz w:val="16"/>
                    <w:szCs w:val="24"/>
                  </w:rPr>
                </w:rPrChange>
              </w:rPr>
              <w:t>Diff</w:t>
            </w:r>
          </w:p>
        </w:tc>
      </w:tr>
      <w:tr w:rsidR="00B92327" w:rsidRPr="00801E49" w14:paraId="23468027" w14:textId="77777777" w:rsidTr="006B0BF6">
        <w:trPr>
          <w:trHeight w:val="166"/>
        </w:trPr>
        <w:tc>
          <w:tcPr>
            <w:tcW w:w="3771" w:type="dxa"/>
            <w:tcBorders>
              <w:top w:val="single" w:sz="3" w:space="0" w:color="000000"/>
              <w:left w:val="nil"/>
              <w:bottom w:val="nil"/>
              <w:right w:val="nil"/>
            </w:tcBorders>
          </w:tcPr>
          <w:p w14:paraId="7349175D" w14:textId="77777777" w:rsidR="00B92327" w:rsidRPr="00801E49" w:rsidRDefault="00332621" w:rsidP="006B0BF6">
            <w:pPr>
              <w:spacing w:after="0" w:line="259" w:lineRule="auto"/>
              <w:ind w:left="0" w:right="0" w:firstLine="0"/>
              <w:jc w:val="left"/>
              <w:rPr>
                <w:rFonts w:ascii="Open Sans" w:hAnsi="Open Sans" w:cs="Open Sans"/>
                <w:sz w:val="16"/>
                <w:szCs w:val="24"/>
                <w:rPrChange w:id="2192" w:author="Nicole Wu" w:date="2024-01-08T11:26:00Z">
                  <w:rPr>
                    <w:sz w:val="16"/>
                    <w:szCs w:val="24"/>
                  </w:rPr>
                </w:rPrChange>
              </w:rPr>
            </w:pPr>
            <w:r w:rsidRPr="00801E49">
              <w:rPr>
                <w:rFonts w:ascii="Open Sans" w:hAnsi="Open Sans" w:cs="Open Sans"/>
                <w:sz w:val="16"/>
                <w:szCs w:val="24"/>
                <w:rPrChange w:id="2193" w:author="Nicole Wu" w:date="2024-01-08T11:26:00Z">
                  <w:rPr>
                    <w:sz w:val="16"/>
                    <w:szCs w:val="24"/>
                  </w:rPr>
                </w:rPrChange>
              </w:rPr>
              <w:t>List respondent age</w:t>
            </w:r>
          </w:p>
        </w:tc>
        <w:tc>
          <w:tcPr>
            <w:tcW w:w="621" w:type="dxa"/>
            <w:tcBorders>
              <w:top w:val="single" w:sz="3" w:space="0" w:color="000000"/>
              <w:left w:val="nil"/>
              <w:bottom w:val="nil"/>
              <w:right w:val="nil"/>
            </w:tcBorders>
          </w:tcPr>
          <w:p w14:paraId="56124E82" w14:textId="77777777" w:rsidR="00B92327" w:rsidRPr="00801E49" w:rsidRDefault="00332621" w:rsidP="006B0BF6">
            <w:pPr>
              <w:spacing w:after="0" w:line="259" w:lineRule="auto"/>
              <w:ind w:left="0" w:right="0" w:firstLine="0"/>
              <w:jc w:val="center"/>
              <w:rPr>
                <w:rFonts w:ascii="Open Sans" w:hAnsi="Open Sans" w:cs="Open Sans"/>
                <w:sz w:val="16"/>
                <w:szCs w:val="24"/>
                <w:rPrChange w:id="2194" w:author="Nicole Wu" w:date="2024-01-08T11:26:00Z">
                  <w:rPr>
                    <w:sz w:val="16"/>
                    <w:szCs w:val="24"/>
                  </w:rPr>
                </w:rPrChange>
              </w:rPr>
            </w:pPr>
            <w:r w:rsidRPr="00801E49">
              <w:rPr>
                <w:rFonts w:ascii="Open Sans" w:hAnsi="Open Sans" w:cs="Open Sans"/>
                <w:sz w:val="16"/>
                <w:szCs w:val="24"/>
                <w:rPrChange w:id="2195" w:author="Nicole Wu" w:date="2024-01-08T11:26:00Z">
                  <w:rPr>
                    <w:sz w:val="16"/>
                    <w:szCs w:val="24"/>
                  </w:rPr>
                </w:rPrChange>
              </w:rPr>
              <w:t>35.72</w:t>
            </w:r>
          </w:p>
        </w:tc>
        <w:tc>
          <w:tcPr>
            <w:tcW w:w="621" w:type="dxa"/>
            <w:tcBorders>
              <w:top w:val="single" w:sz="3" w:space="0" w:color="000000"/>
              <w:left w:val="nil"/>
              <w:bottom w:val="nil"/>
              <w:right w:val="nil"/>
            </w:tcBorders>
          </w:tcPr>
          <w:p w14:paraId="175AB7A8" w14:textId="77777777" w:rsidR="00B92327" w:rsidRPr="00801E49" w:rsidRDefault="00332621" w:rsidP="006B0BF6">
            <w:pPr>
              <w:spacing w:after="0" w:line="259" w:lineRule="auto"/>
              <w:ind w:left="0" w:right="0" w:firstLine="0"/>
              <w:jc w:val="center"/>
              <w:rPr>
                <w:rFonts w:ascii="Open Sans" w:hAnsi="Open Sans" w:cs="Open Sans"/>
                <w:sz w:val="16"/>
                <w:szCs w:val="24"/>
                <w:rPrChange w:id="2196" w:author="Nicole Wu" w:date="2024-01-08T11:26:00Z">
                  <w:rPr>
                    <w:sz w:val="16"/>
                    <w:szCs w:val="24"/>
                  </w:rPr>
                </w:rPrChange>
              </w:rPr>
            </w:pPr>
            <w:r w:rsidRPr="00801E49">
              <w:rPr>
                <w:rFonts w:ascii="Open Sans" w:hAnsi="Open Sans" w:cs="Open Sans"/>
                <w:sz w:val="16"/>
                <w:szCs w:val="24"/>
                <w:rPrChange w:id="2197" w:author="Nicole Wu" w:date="2024-01-08T11:26:00Z">
                  <w:rPr>
                    <w:sz w:val="16"/>
                    <w:szCs w:val="24"/>
                  </w:rPr>
                </w:rPrChange>
              </w:rPr>
              <w:t>36.24</w:t>
            </w:r>
          </w:p>
        </w:tc>
        <w:tc>
          <w:tcPr>
            <w:tcW w:w="621" w:type="dxa"/>
            <w:tcBorders>
              <w:top w:val="single" w:sz="3" w:space="0" w:color="000000"/>
              <w:left w:val="nil"/>
              <w:bottom w:val="nil"/>
              <w:right w:val="nil"/>
            </w:tcBorders>
          </w:tcPr>
          <w:p w14:paraId="0E446720" w14:textId="77777777" w:rsidR="00B92327" w:rsidRPr="00801E49" w:rsidRDefault="00332621" w:rsidP="006B0BF6">
            <w:pPr>
              <w:spacing w:after="0" w:line="259" w:lineRule="auto"/>
              <w:ind w:left="0" w:right="0" w:firstLine="0"/>
              <w:jc w:val="center"/>
              <w:rPr>
                <w:rFonts w:ascii="Open Sans" w:hAnsi="Open Sans" w:cs="Open Sans"/>
                <w:sz w:val="16"/>
                <w:szCs w:val="24"/>
                <w:rPrChange w:id="2198" w:author="Nicole Wu" w:date="2024-01-08T11:26:00Z">
                  <w:rPr>
                    <w:sz w:val="16"/>
                    <w:szCs w:val="24"/>
                  </w:rPr>
                </w:rPrChange>
              </w:rPr>
            </w:pPr>
            <w:r w:rsidRPr="00801E49">
              <w:rPr>
                <w:rFonts w:ascii="Open Sans" w:hAnsi="Open Sans" w:cs="Open Sans"/>
                <w:sz w:val="16"/>
                <w:szCs w:val="24"/>
                <w:rPrChange w:id="2199" w:author="Nicole Wu" w:date="2024-01-08T11:26:00Z">
                  <w:rPr>
                    <w:sz w:val="16"/>
                    <w:szCs w:val="24"/>
                  </w:rPr>
                </w:rPrChange>
              </w:rPr>
              <w:t>0.52</w:t>
            </w:r>
          </w:p>
        </w:tc>
        <w:tc>
          <w:tcPr>
            <w:tcW w:w="621" w:type="dxa"/>
            <w:gridSpan w:val="2"/>
            <w:tcBorders>
              <w:top w:val="single" w:sz="3" w:space="0" w:color="000000"/>
              <w:left w:val="nil"/>
              <w:bottom w:val="nil"/>
              <w:right w:val="nil"/>
            </w:tcBorders>
          </w:tcPr>
          <w:p w14:paraId="7134E7DA" w14:textId="77777777" w:rsidR="00B92327" w:rsidRPr="00801E49" w:rsidRDefault="00332621" w:rsidP="006B0BF6">
            <w:pPr>
              <w:spacing w:after="0" w:line="259" w:lineRule="auto"/>
              <w:ind w:left="0" w:right="0" w:firstLine="0"/>
              <w:jc w:val="center"/>
              <w:rPr>
                <w:rFonts w:ascii="Open Sans" w:hAnsi="Open Sans" w:cs="Open Sans"/>
                <w:sz w:val="16"/>
                <w:szCs w:val="24"/>
                <w:rPrChange w:id="2200" w:author="Nicole Wu" w:date="2024-01-08T11:26:00Z">
                  <w:rPr>
                    <w:sz w:val="16"/>
                    <w:szCs w:val="24"/>
                  </w:rPr>
                </w:rPrChange>
              </w:rPr>
            </w:pPr>
            <w:r w:rsidRPr="00801E49">
              <w:rPr>
                <w:rFonts w:ascii="Open Sans" w:hAnsi="Open Sans" w:cs="Open Sans"/>
                <w:sz w:val="16"/>
                <w:szCs w:val="24"/>
                <w:rPrChange w:id="2201" w:author="Nicole Wu" w:date="2024-01-08T11:26:00Z">
                  <w:rPr>
                    <w:sz w:val="16"/>
                    <w:szCs w:val="24"/>
                  </w:rPr>
                </w:rPrChange>
              </w:rPr>
              <w:t>40.13</w:t>
            </w:r>
          </w:p>
        </w:tc>
        <w:tc>
          <w:tcPr>
            <w:tcW w:w="621" w:type="dxa"/>
            <w:tcBorders>
              <w:top w:val="single" w:sz="3" w:space="0" w:color="000000"/>
              <w:left w:val="nil"/>
              <w:bottom w:val="nil"/>
              <w:right w:val="nil"/>
            </w:tcBorders>
          </w:tcPr>
          <w:p w14:paraId="15AF7D00" w14:textId="77777777" w:rsidR="00B92327" w:rsidRPr="00801E49" w:rsidRDefault="00332621" w:rsidP="006B0BF6">
            <w:pPr>
              <w:spacing w:after="0" w:line="259" w:lineRule="auto"/>
              <w:ind w:left="0" w:right="0" w:firstLine="0"/>
              <w:jc w:val="center"/>
              <w:rPr>
                <w:rFonts w:ascii="Open Sans" w:hAnsi="Open Sans" w:cs="Open Sans"/>
                <w:sz w:val="16"/>
                <w:szCs w:val="24"/>
                <w:rPrChange w:id="2202" w:author="Nicole Wu" w:date="2024-01-08T11:26:00Z">
                  <w:rPr>
                    <w:sz w:val="16"/>
                    <w:szCs w:val="24"/>
                  </w:rPr>
                </w:rPrChange>
              </w:rPr>
            </w:pPr>
            <w:r w:rsidRPr="00801E49">
              <w:rPr>
                <w:rFonts w:ascii="Open Sans" w:hAnsi="Open Sans" w:cs="Open Sans"/>
                <w:sz w:val="16"/>
                <w:szCs w:val="24"/>
                <w:rPrChange w:id="2203" w:author="Nicole Wu" w:date="2024-01-08T11:26:00Z">
                  <w:rPr>
                    <w:sz w:val="16"/>
                    <w:szCs w:val="24"/>
                  </w:rPr>
                </w:rPrChange>
              </w:rPr>
              <w:t>38.66</w:t>
            </w:r>
          </w:p>
        </w:tc>
        <w:tc>
          <w:tcPr>
            <w:tcW w:w="621" w:type="dxa"/>
            <w:tcBorders>
              <w:top w:val="single" w:sz="3" w:space="0" w:color="000000"/>
              <w:left w:val="nil"/>
              <w:bottom w:val="nil"/>
              <w:right w:val="nil"/>
            </w:tcBorders>
          </w:tcPr>
          <w:p w14:paraId="085B2492" w14:textId="77777777" w:rsidR="00B92327" w:rsidRPr="00801E49" w:rsidRDefault="00332621" w:rsidP="006B0BF6">
            <w:pPr>
              <w:spacing w:after="0" w:line="259" w:lineRule="auto"/>
              <w:ind w:left="0" w:right="0" w:firstLine="0"/>
              <w:jc w:val="center"/>
              <w:rPr>
                <w:rFonts w:ascii="Open Sans" w:hAnsi="Open Sans" w:cs="Open Sans"/>
                <w:sz w:val="16"/>
                <w:szCs w:val="24"/>
                <w:rPrChange w:id="2204" w:author="Nicole Wu" w:date="2024-01-08T11:26:00Z">
                  <w:rPr>
                    <w:sz w:val="16"/>
                    <w:szCs w:val="24"/>
                  </w:rPr>
                </w:rPrChange>
              </w:rPr>
            </w:pPr>
            <w:r w:rsidRPr="00801E49">
              <w:rPr>
                <w:rFonts w:ascii="Open Sans" w:hAnsi="Open Sans" w:cs="Open Sans"/>
                <w:sz w:val="16"/>
                <w:szCs w:val="24"/>
                <w:rPrChange w:id="2205" w:author="Nicole Wu" w:date="2024-01-08T11:26:00Z">
                  <w:rPr>
                    <w:sz w:val="16"/>
                    <w:szCs w:val="24"/>
                  </w:rPr>
                </w:rPrChange>
              </w:rPr>
              <w:t>-1.47</w:t>
            </w:r>
          </w:p>
        </w:tc>
        <w:tc>
          <w:tcPr>
            <w:tcW w:w="621" w:type="dxa"/>
            <w:gridSpan w:val="2"/>
            <w:tcBorders>
              <w:top w:val="single" w:sz="3" w:space="0" w:color="000000"/>
              <w:left w:val="nil"/>
              <w:bottom w:val="nil"/>
              <w:right w:val="nil"/>
            </w:tcBorders>
          </w:tcPr>
          <w:p w14:paraId="2B96B807" w14:textId="77777777" w:rsidR="00B92327" w:rsidRPr="00801E49" w:rsidRDefault="00332621" w:rsidP="006B0BF6">
            <w:pPr>
              <w:spacing w:after="0" w:line="259" w:lineRule="auto"/>
              <w:ind w:left="0" w:right="0" w:firstLine="0"/>
              <w:jc w:val="center"/>
              <w:rPr>
                <w:rFonts w:ascii="Open Sans" w:hAnsi="Open Sans" w:cs="Open Sans"/>
                <w:sz w:val="16"/>
                <w:szCs w:val="24"/>
                <w:rPrChange w:id="2206" w:author="Nicole Wu" w:date="2024-01-08T11:26:00Z">
                  <w:rPr>
                    <w:sz w:val="16"/>
                    <w:szCs w:val="24"/>
                  </w:rPr>
                </w:rPrChange>
              </w:rPr>
            </w:pPr>
            <w:r w:rsidRPr="00801E49">
              <w:rPr>
                <w:rFonts w:ascii="Open Sans" w:hAnsi="Open Sans" w:cs="Open Sans"/>
                <w:sz w:val="16"/>
                <w:szCs w:val="24"/>
                <w:rPrChange w:id="2207" w:author="Nicole Wu" w:date="2024-01-08T11:26:00Z">
                  <w:rPr>
                    <w:sz w:val="16"/>
                    <w:szCs w:val="24"/>
                  </w:rPr>
                </w:rPrChange>
              </w:rPr>
              <w:t>38.81</w:t>
            </w:r>
          </w:p>
        </w:tc>
        <w:tc>
          <w:tcPr>
            <w:tcW w:w="621" w:type="dxa"/>
            <w:tcBorders>
              <w:top w:val="single" w:sz="3" w:space="0" w:color="000000"/>
              <w:left w:val="nil"/>
              <w:bottom w:val="nil"/>
              <w:right w:val="nil"/>
            </w:tcBorders>
          </w:tcPr>
          <w:p w14:paraId="501EA6DB" w14:textId="77777777" w:rsidR="00B92327" w:rsidRPr="00801E49" w:rsidRDefault="00332621" w:rsidP="006B0BF6">
            <w:pPr>
              <w:spacing w:after="0" w:line="259" w:lineRule="auto"/>
              <w:ind w:left="0" w:right="0" w:firstLine="0"/>
              <w:jc w:val="center"/>
              <w:rPr>
                <w:rFonts w:ascii="Open Sans" w:hAnsi="Open Sans" w:cs="Open Sans"/>
                <w:sz w:val="16"/>
                <w:szCs w:val="24"/>
                <w:rPrChange w:id="2208" w:author="Nicole Wu" w:date="2024-01-08T11:26:00Z">
                  <w:rPr>
                    <w:sz w:val="16"/>
                    <w:szCs w:val="24"/>
                  </w:rPr>
                </w:rPrChange>
              </w:rPr>
            </w:pPr>
            <w:r w:rsidRPr="00801E49">
              <w:rPr>
                <w:rFonts w:ascii="Open Sans" w:hAnsi="Open Sans" w:cs="Open Sans"/>
                <w:sz w:val="16"/>
                <w:szCs w:val="24"/>
                <w:rPrChange w:id="2209" w:author="Nicole Wu" w:date="2024-01-08T11:26:00Z">
                  <w:rPr>
                    <w:sz w:val="16"/>
                    <w:szCs w:val="24"/>
                  </w:rPr>
                </w:rPrChange>
              </w:rPr>
              <w:t>37.92</w:t>
            </w:r>
          </w:p>
        </w:tc>
        <w:tc>
          <w:tcPr>
            <w:tcW w:w="621" w:type="dxa"/>
            <w:tcBorders>
              <w:top w:val="single" w:sz="3" w:space="0" w:color="000000"/>
              <w:left w:val="nil"/>
              <w:bottom w:val="nil"/>
              <w:right w:val="nil"/>
            </w:tcBorders>
          </w:tcPr>
          <w:p w14:paraId="42F3EFE2" w14:textId="77777777" w:rsidR="00B92327" w:rsidRPr="00801E49" w:rsidRDefault="00332621" w:rsidP="006B0BF6">
            <w:pPr>
              <w:spacing w:after="0" w:line="259" w:lineRule="auto"/>
              <w:ind w:left="0" w:right="0" w:firstLine="0"/>
              <w:jc w:val="center"/>
              <w:rPr>
                <w:rFonts w:ascii="Open Sans" w:hAnsi="Open Sans" w:cs="Open Sans"/>
                <w:sz w:val="16"/>
                <w:szCs w:val="24"/>
                <w:rPrChange w:id="2210" w:author="Nicole Wu" w:date="2024-01-08T11:26:00Z">
                  <w:rPr>
                    <w:sz w:val="16"/>
                    <w:szCs w:val="24"/>
                  </w:rPr>
                </w:rPrChange>
              </w:rPr>
            </w:pPr>
            <w:r w:rsidRPr="00801E49">
              <w:rPr>
                <w:rFonts w:ascii="Open Sans" w:hAnsi="Open Sans" w:cs="Open Sans"/>
                <w:sz w:val="16"/>
                <w:szCs w:val="24"/>
                <w:rPrChange w:id="2211" w:author="Nicole Wu" w:date="2024-01-08T11:26:00Z">
                  <w:rPr>
                    <w:sz w:val="16"/>
                    <w:szCs w:val="24"/>
                  </w:rPr>
                </w:rPrChange>
              </w:rPr>
              <w:t>-0.89</w:t>
            </w:r>
          </w:p>
        </w:tc>
      </w:tr>
      <w:tr w:rsidR="00B92327" w:rsidRPr="00801E49" w14:paraId="477253B9" w14:textId="77777777" w:rsidTr="006B0BF6">
        <w:trPr>
          <w:trHeight w:val="164"/>
        </w:trPr>
        <w:tc>
          <w:tcPr>
            <w:tcW w:w="3771" w:type="dxa"/>
            <w:tcBorders>
              <w:top w:val="nil"/>
              <w:left w:val="nil"/>
              <w:bottom w:val="nil"/>
              <w:right w:val="nil"/>
            </w:tcBorders>
          </w:tcPr>
          <w:p w14:paraId="62AF23D8" w14:textId="77777777" w:rsidR="00B92327" w:rsidRPr="00801E49" w:rsidRDefault="00B92327" w:rsidP="006B0BF6">
            <w:pPr>
              <w:spacing w:after="0" w:line="259" w:lineRule="auto"/>
              <w:ind w:left="0" w:right="0" w:firstLine="0"/>
              <w:jc w:val="left"/>
              <w:rPr>
                <w:rFonts w:ascii="Open Sans" w:hAnsi="Open Sans" w:cs="Open Sans"/>
                <w:sz w:val="16"/>
                <w:szCs w:val="24"/>
                <w:rPrChange w:id="2212" w:author="Nicole Wu" w:date="2024-01-08T11:26:00Z">
                  <w:rPr>
                    <w:sz w:val="16"/>
                    <w:szCs w:val="24"/>
                  </w:rPr>
                </w:rPrChange>
              </w:rPr>
            </w:pPr>
          </w:p>
        </w:tc>
        <w:tc>
          <w:tcPr>
            <w:tcW w:w="621" w:type="dxa"/>
            <w:tcBorders>
              <w:top w:val="nil"/>
              <w:left w:val="nil"/>
              <w:bottom w:val="nil"/>
              <w:right w:val="nil"/>
            </w:tcBorders>
          </w:tcPr>
          <w:p w14:paraId="73FF00D7" w14:textId="77777777" w:rsidR="00B92327" w:rsidRPr="00801E49" w:rsidRDefault="00332621" w:rsidP="006B0BF6">
            <w:pPr>
              <w:spacing w:after="0" w:line="259" w:lineRule="auto"/>
              <w:ind w:left="0" w:right="0" w:firstLine="0"/>
              <w:jc w:val="center"/>
              <w:rPr>
                <w:rFonts w:ascii="Open Sans" w:hAnsi="Open Sans" w:cs="Open Sans"/>
                <w:sz w:val="16"/>
                <w:szCs w:val="24"/>
                <w:rPrChange w:id="2213" w:author="Nicole Wu" w:date="2024-01-08T11:26:00Z">
                  <w:rPr>
                    <w:sz w:val="16"/>
                    <w:szCs w:val="24"/>
                  </w:rPr>
                </w:rPrChange>
              </w:rPr>
            </w:pPr>
            <w:r w:rsidRPr="00801E49">
              <w:rPr>
                <w:rFonts w:ascii="Open Sans" w:hAnsi="Open Sans" w:cs="Open Sans"/>
                <w:sz w:val="16"/>
                <w:szCs w:val="24"/>
                <w:rPrChange w:id="2214" w:author="Nicole Wu" w:date="2024-01-08T11:26:00Z">
                  <w:rPr>
                    <w:sz w:val="16"/>
                    <w:szCs w:val="24"/>
                  </w:rPr>
                </w:rPrChange>
              </w:rPr>
              <w:t>(12.73)</w:t>
            </w:r>
          </w:p>
        </w:tc>
        <w:tc>
          <w:tcPr>
            <w:tcW w:w="621" w:type="dxa"/>
            <w:tcBorders>
              <w:top w:val="nil"/>
              <w:left w:val="nil"/>
              <w:bottom w:val="nil"/>
              <w:right w:val="nil"/>
            </w:tcBorders>
          </w:tcPr>
          <w:p w14:paraId="18D01D1D" w14:textId="77777777" w:rsidR="00B92327" w:rsidRPr="00801E49" w:rsidRDefault="00332621" w:rsidP="006B0BF6">
            <w:pPr>
              <w:spacing w:after="0" w:line="259" w:lineRule="auto"/>
              <w:ind w:left="0" w:right="0" w:firstLine="0"/>
              <w:jc w:val="center"/>
              <w:rPr>
                <w:rFonts w:ascii="Open Sans" w:hAnsi="Open Sans" w:cs="Open Sans"/>
                <w:sz w:val="16"/>
                <w:szCs w:val="24"/>
                <w:rPrChange w:id="2215" w:author="Nicole Wu" w:date="2024-01-08T11:26:00Z">
                  <w:rPr>
                    <w:sz w:val="16"/>
                    <w:szCs w:val="24"/>
                  </w:rPr>
                </w:rPrChange>
              </w:rPr>
            </w:pPr>
            <w:r w:rsidRPr="00801E49">
              <w:rPr>
                <w:rFonts w:ascii="Open Sans" w:hAnsi="Open Sans" w:cs="Open Sans"/>
                <w:sz w:val="16"/>
                <w:szCs w:val="24"/>
                <w:rPrChange w:id="2216" w:author="Nicole Wu" w:date="2024-01-08T11:26:00Z">
                  <w:rPr>
                    <w:sz w:val="16"/>
                    <w:szCs w:val="24"/>
                  </w:rPr>
                </w:rPrChange>
              </w:rPr>
              <w:t>(12.11)</w:t>
            </w:r>
          </w:p>
        </w:tc>
        <w:tc>
          <w:tcPr>
            <w:tcW w:w="621" w:type="dxa"/>
            <w:tcBorders>
              <w:top w:val="nil"/>
              <w:left w:val="nil"/>
              <w:bottom w:val="nil"/>
              <w:right w:val="nil"/>
            </w:tcBorders>
          </w:tcPr>
          <w:p w14:paraId="02F98F52" w14:textId="77777777" w:rsidR="00B92327" w:rsidRPr="00801E49" w:rsidRDefault="00332621" w:rsidP="006B0BF6">
            <w:pPr>
              <w:spacing w:after="0" w:line="259" w:lineRule="auto"/>
              <w:ind w:left="0" w:right="0" w:firstLine="0"/>
              <w:jc w:val="center"/>
              <w:rPr>
                <w:rFonts w:ascii="Open Sans" w:hAnsi="Open Sans" w:cs="Open Sans"/>
                <w:sz w:val="16"/>
                <w:szCs w:val="24"/>
                <w:rPrChange w:id="2217" w:author="Nicole Wu" w:date="2024-01-08T11:26:00Z">
                  <w:rPr>
                    <w:sz w:val="16"/>
                    <w:szCs w:val="24"/>
                  </w:rPr>
                </w:rPrChange>
              </w:rPr>
            </w:pPr>
            <w:r w:rsidRPr="00801E49">
              <w:rPr>
                <w:rFonts w:ascii="Open Sans" w:hAnsi="Open Sans" w:cs="Open Sans"/>
                <w:sz w:val="16"/>
                <w:szCs w:val="24"/>
                <w:rPrChange w:id="2218" w:author="Nicole Wu" w:date="2024-01-08T11:26:00Z">
                  <w:rPr>
                    <w:sz w:val="16"/>
                    <w:szCs w:val="24"/>
                  </w:rPr>
                </w:rPrChange>
              </w:rPr>
              <w:t>(0.71)</w:t>
            </w:r>
          </w:p>
        </w:tc>
        <w:tc>
          <w:tcPr>
            <w:tcW w:w="621" w:type="dxa"/>
            <w:gridSpan w:val="2"/>
            <w:tcBorders>
              <w:top w:val="nil"/>
              <w:left w:val="nil"/>
              <w:bottom w:val="nil"/>
              <w:right w:val="nil"/>
            </w:tcBorders>
          </w:tcPr>
          <w:p w14:paraId="3AFBEF97" w14:textId="77777777" w:rsidR="00B92327" w:rsidRPr="00801E49" w:rsidRDefault="00332621" w:rsidP="006B0BF6">
            <w:pPr>
              <w:spacing w:after="0" w:line="259" w:lineRule="auto"/>
              <w:ind w:left="0" w:right="0" w:firstLine="0"/>
              <w:jc w:val="center"/>
              <w:rPr>
                <w:rFonts w:ascii="Open Sans" w:hAnsi="Open Sans" w:cs="Open Sans"/>
                <w:sz w:val="16"/>
                <w:szCs w:val="24"/>
                <w:rPrChange w:id="2219" w:author="Nicole Wu" w:date="2024-01-08T11:26:00Z">
                  <w:rPr>
                    <w:sz w:val="16"/>
                    <w:szCs w:val="24"/>
                  </w:rPr>
                </w:rPrChange>
              </w:rPr>
            </w:pPr>
            <w:r w:rsidRPr="00801E49">
              <w:rPr>
                <w:rFonts w:ascii="Open Sans" w:hAnsi="Open Sans" w:cs="Open Sans"/>
                <w:sz w:val="16"/>
                <w:szCs w:val="24"/>
                <w:rPrChange w:id="2220" w:author="Nicole Wu" w:date="2024-01-08T11:26:00Z">
                  <w:rPr>
                    <w:sz w:val="16"/>
                    <w:szCs w:val="24"/>
                  </w:rPr>
                </w:rPrChange>
              </w:rPr>
              <w:t>(14.66)</w:t>
            </w:r>
          </w:p>
        </w:tc>
        <w:tc>
          <w:tcPr>
            <w:tcW w:w="621" w:type="dxa"/>
            <w:tcBorders>
              <w:top w:val="nil"/>
              <w:left w:val="nil"/>
              <w:bottom w:val="nil"/>
              <w:right w:val="nil"/>
            </w:tcBorders>
          </w:tcPr>
          <w:p w14:paraId="6E23538A" w14:textId="77777777" w:rsidR="00B92327" w:rsidRPr="00801E49" w:rsidRDefault="00332621" w:rsidP="006B0BF6">
            <w:pPr>
              <w:spacing w:after="0" w:line="259" w:lineRule="auto"/>
              <w:ind w:left="0" w:right="0" w:firstLine="0"/>
              <w:jc w:val="center"/>
              <w:rPr>
                <w:rFonts w:ascii="Open Sans" w:hAnsi="Open Sans" w:cs="Open Sans"/>
                <w:sz w:val="16"/>
                <w:szCs w:val="24"/>
                <w:rPrChange w:id="2221" w:author="Nicole Wu" w:date="2024-01-08T11:26:00Z">
                  <w:rPr>
                    <w:sz w:val="16"/>
                    <w:szCs w:val="24"/>
                  </w:rPr>
                </w:rPrChange>
              </w:rPr>
            </w:pPr>
            <w:r w:rsidRPr="00801E49">
              <w:rPr>
                <w:rFonts w:ascii="Open Sans" w:hAnsi="Open Sans" w:cs="Open Sans"/>
                <w:sz w:val="16"/>
                <w:szCs w:val="24"/>
                <w:rPrChange w:id="2222" w:author="Nicole Wu" w:date="2024-01-08T11:26:00Z">
                  <w:rPr>
                    <w:sz w:val="16"/>
                    <w:szCs w:val="24"/>
                  </w:rPr>
                </w:rPrChange>
              </w:rPr>
              <w:t>(13.11)</w:t>
            </w:r>
          </w:p>
        </w:tc>
        <w:tc>
          <w:tcPr>
            <w:tcW w:w="621" w:type="dxa"/>
            <w:tcBorders>
              <w:top w:val="nil"/>
              <w:left w:val="nil"/>
              <w:bottom w:val="nil"/>
              <w:right w:val="nil"/>
            </w:tcBorders>
          </w:tcPr>
          <w:p w14:paraId="5C48C440" w14:textId="77777777" w:rsidR="00B92327" w:rsidRPr="00801E49" w:rsidRDefault="00332621" w:rsidP="006B0BF6">
            <w:pPr>
              <w:spacing w:after="0" w:line="259" w:lineRule="auto"/>
              <w:ind w:left="0" w:right="0" w:firstLine="0"/>
              <w:jc w:val="center"/>
              <w:rPr>
                <w:rFonts w:ascii="Open Sans" w:hAnsi="Open Sans" w:cs="Open Sans"/>
                <w:sz w:val="16"/>
                <w:szCs w:val="24"/>
                <w:rPrChange w:id="2223" w:author="Nicole Wu" w:date="2024-01-08T11:26:00Z">
                  <w:rPr>
                    <w:sz w:val="16"/>
                    <w:szCs w:val="24"/>
                  </w:rPr>
                </w:rPrChange>
              </w:rPr>
            </w:pPr>
            <w:r w:rsidRPr="00801E49">
              <w:rPr>
                <w:rFonts w:ascii="Open Sans" w:hAnsi="Open Sans" w:cs="Open Sans"/>
                <w:sz w:val="16"/>
                <w:szCs w:val="24"/>
                <w:rPrChange w:id="2224" w:author="Nicole Wu" w:date="2024-01-08T11:26:00Z">
                  <w:rPr>
                    <w:sz w:val="16"/>
                    <w:szCs w:val="24"/>
                  </w:rPr>
                </w:rPrChange>
              </w:rPr>
              <w:t>(0.15)</w:t>
            </w:r>
          </w:p>
        </w:tc>
        <w:tc>
          <w:tcPr>
            <w:tcW w:w="621" w:type="dxa"/>
            <w:gridSpan w:val="2"/>
            <w:tcBorders>
              <w:top w:val="nil"/>
              <w:left w:val="nil"/>
              <w:bottom w:val="nil"/>
              <w:right w:val="nil"/>
            </w:tcBorders>
          </w:tcPr>
          <w:p w14:paraId="6E9DB379" w14:textId="77777777" w:rsidR="00B92327" w:rsidRPr="00801E49" w:rsidRDefault="00332621" w:rsidP="006B0BF6">
            <w:pPr>
              <w:spacing w:after="0" w:line="259" w:lineRule="auto"/>
              <w:ind w:left="0" w:right="0" w:firstLine="0"/>
              <w:jc w:val="center"/>
              <w:rPr>
                <w:rFonts w:ascii="Open Sans" w:hAnsi="Open Sans" w:cs="Open Sans"/>
                <w:sz w:val="16"/>
                <w:szCs w:val="24"/>
                <w:rPrChange w:id="2225" w:author="Nicole Wu" w:date="2024-01-08T11:26:00Z">
                  <w:rPr>
                    <w:sz w:val="16"/>
                    <w:szCs w:val="24"/>
                  </w:rPr>
                </w:rPrChange>
              </w:rPr>
            </w:pPr>
            <w:r w:rsidRPr="00801E49">
              <w:rPr>
                <w:rFonts w:ascii="Open Sans" w:hAnsi="Open Sans" w:cs="Open Sans"/>
                <w:sz w:val="16"/>
                <w:szCs w:val="24"/>
                <w:rPrChange w:id="2226" w:author="Nicole Wu" w:date="2024-01-08T11:26:00Z">
                  <w:rPr>
                    <w:sz w:val="16"/>
                    <w:szCs w:val="24"/>
                  </w:rPr>
                </w:rPrChange>
              </w:rPr>
              <w:t>(14.24)</w:t>
            </w:r>
          </w:p>
        </w:tc>
        <w:tc>
          <w:tcPr>
            <w:tcW w:w="621" w:type="dxa"/>
            <w:tcBorders>
              <w:top w:val="nil"/>
              <w:left w:val="nil"/>
              <w:bottom w:val="nil"/>
              <w:right w:val="nil"/>
            </w:tcBorders>
          </w:tcPr>
          <w:p w14:paraId="32FB1C33" w14:textId="77777777" w:rsidR="00B92327" w:rsidRPr="00801E49" w:rsidRDefault="00332621" w:rsidP="006B0BF6">
            <w:pPr>
              <w:spacing w:after="0" w:line="259" w:lineRule="auto"/>
              <w:ind w:left="0" w:right="0" w:firstLine="0"/>
              <w:jc w:val="center"/>
              <w:rPr>
                <w:rFonts w:ascii="Open Sans" w:hAnsi="Open Sans" w:cs="Open Sans"/>
                <w:sz w:val="16"/>
                <w:szCs w:val="24"/>
                <w:rPrChange w:id="2227" w:author="Nicole Wu" w:date="2024-01-08T11:26:00Z">
                  <w:rPr>
                    <w:sz w:val="16"/>
                    <w:szCs w:val="24"/>
                  </w:rPr>
                </w:rPrChange>
              </w:rPr>
            </w:pPr>
            <w:r w:rsidRPr="00801E49">
              <w:rPr>
                <w:rFonts w:ascii="Open Sans" w:hAnsi="Open Sans" w:cs="Open Sans"/>
                <w:sz w:val="16"/>
                <w:szCs w:val="24"/>
                <w:rPrChange w:id="2228" w:author="Nicole Wu" w:date="2024-01-08T11:26:00Z">
                  <w:rPr>
                    <w:sz w:val="16"/>
                    <w:szCs w:val="24"/>
                  </w:rPr>
                </w:rPrChange>
              </w:rPr>
              <w:t>(12.85)</w:t>
            </w:r>
          </w:p>
        </w:tc>
        <w:tc>
          <w:tcPr>
            <w:tcW w:w="621" w:type="dxa"/>
            <w:tcBorders>
              <w:top w:val="nil"/>
              <w:left w:val="nil"/>
              <w:bottom w:val="nil"/>
              <w:right w:val="nil"/>
            </w:tcBorders>
          </w:tcPr>
          <w:p w14:paraId="66759216" w14:textId="77777777" w:rsidR="00B92327" w:rsidRPr="00801E49" w:rsidRDefault="00332621" w:rsidP="006B0BF6">
            <w:pPr>
              <w:spacing w:after="0" w:line="259" w:lineRule="auto"/>
              <w:ind w:left="0" w:right="0" w:firstLine="0"/>
              <w:jc w:val="center"/>
              <w:rPr>
                <w:rFonts w:ascii="Open Sans" w:hAnsi="Open Sans" w:cs="Open Sans"/>
                <w:sz w:val="16"/>
                <w:szCs w:val="24"/>
                <w:rPrChange w:id="2229" w:author="Nicole Wu" w:date="2024-01-08T11:26:00Z">
                  <w:rPr>
                    <w:sz w:val="16"/>
                    <w:szCs w:val="24"/>
                  </w:rPr>
                </w:rPrChange>
              </w:rPr>
            </w:pPr>
            <w:r w:rsidRPr="00801E49">
              <w:rPr>
                <w:rFonts w:ascii="Open Sans" w:hAnsi="Open Sans" w:cs="Open Sans"/>
                <w:sz w:val="16"/>
                <w:szCs w:val="24"/>
                <w:rPrChange w:id="2230" w:author="Nicole Wu" w:date="2024-01-08T11:26:00Z">
                  <w:rPr>
                    <w:sz w:val="16"/>
                    <w:szCs w:val="24"/>
                  </w:rPr>
                </w:rPrChange>
              </w:rPr>
              <w:t>(0.29)</w:t>
            </w:r>
          </w:p>
        </w:tc>
      </w:tr>
      <w:tr w:rsidR="00B92327" w:rsidRPr="00801E49" w14:paraId="68C4F6E3" w14:textId="77777777" w:rsidTr="006B0BF6">
        <w:trPr>
          <w:trHeight w:val="164"/>
        </w:trPr>
        <w:tc>
          <w:tcPr>
            <w:tcW w:w="3771" w:type="dxa"/>
            <w:tcBorders>
              <w:top w:val="nil"/>
              <w:left w:val="nil"/>
              <w:bottom w:val="nil"/>
              <w:right w:val="nil"/>
            </w:tcBorders>
          </w:tcPr>
          <w:p w14:paraId="0802B21B" w14:textId="77777777" w:rsidR="00B92327" w:rsidRPr="00801E49" w:rsidRDefault="00332621" w:rsidP="006B0BF6">
            <w:pPr>
              <w:spacing w:after="0" w:line="259" w:lineRule="auto"/>
              <w:ind w:left="0" w:right="0" w:firstLine="0"/>
              <w:jc w:val="left"/>
              <w:rPr>
                <w:rFonts w:ascii="Open Sans" w:hAnsi="Open Sans" w:cs="Open Sans"/>
                <w:sz w:val="16"/>
                <w:szCs w:val="24"/>
                <w:rPrChange w:id="2231" w:author="Nicole Wu" w:date="2024-01-08T11:26:00Z">
                  <w:rPr>
                    <w:sz w:val="16"/>
                    <w:szCs w:val="24"/>
                  </w:rPr>
                </w:rPrChange>
              </w:rPr>
            </w:pPr>
            <w:r w:rsidRPr="00801E49">
              <w:rPr>
                <w:rFonts w:ascii="Open Sans" w:hAnsi="Open Sans" w:cs="Open Sans"/>
                <w:sz w:val="16"/>
                <w:szCs w:val="24"/>
                <w:rPrChange w:id="2232" w:author="Nicole Wu" w:date="2024-01-08T11:26:00Z">
                  <w:rPr>
                    <w:sz w:val="16"/>
                    <w:szCs w:val="24"/>
                  </w:rPr>
                </w:rPrChange>
              </w:rPr>
              <w:t>Household head is the respondent</w:t>
            </w:r>
          </w:p>
        </w:tc>
        <w:tc>
          <w:tcPr>
            <w:tcW w:w="621" w:type="dxa"/>
            <w:tcBorders>
              <w:top w:val="nil"/>
              <w:left w:val="nil"/>
              <w:bottom w:val="nil"/>
              <w:right w:val="nil"/>
            </w:tcBorders>
          </w:tcPr>
          <w:p w14:paraId="6A777DBD" w14:textId="77777777" w:rsidR="00B92327" w:rsidRPr="00801E49" w:rsidRDefault="00332621" w:rsidP="006B0BF6">
            <w:pPr>
              <w:spacing w:after="0" w:line="259" w:lineRule="auto"/>
              <w:ind w:left="0" w:right="0" w:firstLine="0"/>
              <w:jc w:val="center"/>
              <w:rPr>
                <w:rFonts w:ascii="Open Sans" w:hAnsi="Open Sans" w:cs="Open Sans"/>
                <w:sz w:val="16"/>
                <w:szCs w:val="24"/>
                <w:rPrChange w:id="2233" w:author="Nicole Wu" w:date="2024-01-08T11:26:00Z">
                  <w:rPr>
                    <w:sz w:val="16"/>
                    <w:szCs w:val="24"/>
                  </w:rPr>
                </w:rPrChange>
              </w:rPr>
            </w:pPr>
            <w:r w:rsidRPr="00801E49">
              <w:rPr>
                <w:rFonts w:ascii="Open Sans" w:hAnsi="Open Sans" w:cs="Open Sans"/>
                <w:sz w:val="16"/>
                <w:szCs w:val="24"/>
                <w:rPrChange w:id="2234" w:author="Nicole Wu" w:date="2024-01-08T11:26:00Z">
                  <w:rPr>
                    <w:sz w:val="16"/>
                    <w:szCs w:val="24"/>
                  </w:rPr>
                </w:rPrChange>
              </w:rPr>
              <w:t>0.71</w:t>
            </w:r>
          </w:p>
        </w:tc>
        <w:tc>
          <w:tcPr>
            <w:tcW w:w="621" w:type="dxa"/>
            <w:tcBorders>
              <w:top w:val="nil"/>
              <w:left w:val="nil"/>
              <w:bottom w:val="nil"/>
              <w:right w:val="nil"/>
            </w:tcBorders>
          </w:tcPr>
          <w:p w14:paraId="051FA3E4" w14:textId="77777777" w:rsidR="00B92327" w:rsidRPr="00801E49" w:rsidRDefault="00332621" w:rsidP="006B0BF6">
            <w:pPr>
              <w:spacing w:after="0" w:line="259" w:lineRule="auto"/>
              <w:ind w:left="0" w:right="0" w:firstLine="0"/>
              <w:jc w:val="center"/>
              <w:rPr>
                <w:rFonts w:ascii="Open Sans" w:hAnsi="Open Sans" w:cs="Open Sans"/>
                <w:sz w:val="16"/>
                <w:szCs w:val="24"/>
                <w:rPrChange w:id="2235" w:author="Nicole Wu" w:date="2024-01-08T11:26:00Z">
                  <w:rPr>
                    <w:sz w:val="16"/>
                    <w:szCs w:val="24"/>
                  </w:rPr>
                </w:rPrChange>
              </w:rPr>
            </w:pPr>
            <w:r w:rsidRPr="00801E49">
              <w:rPr>
                <w:rFonts w:ascii="Open Sans" w:hAnsi="Open Sans" w:cs="Open Sans"/>
                <w:sz w:val="16"/>
                <w:szCs w:val="24"/>
                <w:rPrChange w:id="2236" w:author="Nicole Wu" w:date="2024-01-08T11:26:00Z">
                  <w:rPr>
                    <w:sz w:val="16"/>
                    <w:szCs w:val="24"/>
                  </w:rPr>
                </w:rPrChange>
              </w:rPr>
              <w:t>0.72</w:t>
            </w:r>
          </w:p>
        </w:tc>
        <w:tc>
          <w:tcPr>
            <w:tcW w:w="621" w:type="dxa"/>
            <w:tcBorders>
              <w:top w:val="nil"/>
              <w:left w:val="nil"/>
              <w:bottom w:val="nil"/>
              <w:right w:val="nil"/>
            </w:tcBorders>
          </w:tcPr>
          <w:p w14:paraId="29DF0858" w14:textId="77777777" w:rsidR="00B92327" w:rsidRPr="00801E49" w:rsidRDefault="00332621" w:rsidP="006B0BF6">
            <w:pPr>
              <w:spacing w:after="0" w:line="259" w:lineRule="auto"/>
              <w:ind w:left="0" w:right="0" w:firstLine="0"/>
              <w:jc w:val="center"/>
              <w:rPr>
                <w:rFonts w:ascii="Open Sans" w:hAnsi="Open Sans" w:cs="Open Sans"/>
                <w:sz w:val="16"/>
                <w:szCs w:val="24"/>
                <w:rPrChange w:id="2237" w:author="Nicole Wu" w:date="2024-01-08T11:26:00Z">
                  <w:rPr>
                    <w:sz w:val="16"/>
                    <w:szCs w:val="24"/>
                  </w:rPr>
                </w:rPrChange>
              </w:rPr>
            </w:pPr>
            <w:r w:rsidRPr="00801E49">
              <w:rPr>
                <w:rFonts w:ascii="Open Sans" w:hAnsi="Open Sans" w:cs="Open Sans"/>
                <w:sz w:val="16"/>
                <w:szCs w:val="24"/>
                <w:rPrChange w:id="2238" w:author="Nicole Wu" w:date="2024-01-08T11:26:00Z">
                  <w:rPr>
                    <w:sz w:val="16"/>
                    <w:szCs w:val="24"/>
                  </w:rPr>
                </w:rPrChange>
              </w:rPr>
              <w:t>0.00</w:t>
            </w:r>
          </w:p>
        </w:tc>
        <w:tc>
          <w:tcPr>
            <w:tcW w:w="621" w:type="dxa"/>
            <w:gridSpan w:val="2"/>
            <w:tcBorders>
              <w:top w:val="nil"/>
              <w:left w:val="nil"/>
              <w:bottom w:val="nil"/>
              <w:right w:val="nil"/>
            </w:tcBorders>
          </w:tcPr>
          <w:p w14:paraId="6C4FD961" w14:textId="77777777" w:rsidR="00B92327" w:rsidRPr="00801E49" w:rsidRDefault="00332621" w:rsidP="006B0BF6">
            <w:pPr>
              <w:spacing w:after="0" w:line="259" w:lineRule="auto"/>
              <w:ind w:left="0" w:right="0" w:firstLine="0"/>
              <w:jc w:val="center"/>
              <w:rPr>
                <w:rFonts w:ascii="Open Sans" w:hAnsi="Open Sans" w:cs="Open Sans"/>
                <w:sz w:val="16"/>
                <w:szCs w:val="24"/>
                <w:rPrChange w:id="2239" w:author="Nicole Wu" w:date="2024-01-08T11:26:00Z">
                  <w:rPr>
                    <w:sz w:val="16"/>
                    <w:szCs w:val="24"/>
                  </w:rPr>
                </w:rPrChange>
              </w:rPr>
            </w:pPr>
            <w:r w:rsidRPr="00801E49">
              <w:rPr>
                <w:rFonts w:ascii="Open Sans" w:hAnsi="Open Sans" w:cs="Open Sans"/>
                <w:sz w:val="16"/>
                <w:szCs w:val="24"/>
                <w:rPrChange w:id="2240" w:author="Nicole Wu" w:date="2024-01-08T11:26:00Z">
                  <w:rPr>
                    <w:sz w:val="16"/>
                    <w:szCs w:val="24"/>
                  </w:rPr>
                </w:rPrChange>
              </w:rPr>
              <w:t>0.80</w:t>
            </w:r>
          </w:p>
        </w:tc>
        <w:tc>
          <w:tcPr>
            <w:tcW w:w="621" w:type="dxa"/>
            <w:tcBorders>
              <w:top w:val="nil"/>
              <w:left w:val="nil"/>
              <w:bottom w:val="nil"/>
              <w:right w:val="nil"/>
            </w:tcBorders>
          </w:tcPr>
          <w:p w14:paraId="4E534E08" w14:textId="77777777" w:rsidR="00B92327" w:rsidRPr="00801E49" w:rsidRDefault="00332621" w:rsidP="006B0BF6">
            <w:pPr>
              <w:spacing w:after="0" w:line="259" w:lineRule="auto"/>
              <w:ind w:left="0" w:right="0" w:firstLine="0"/>
              <w:jc w:val="center"/>
              <w:rPr>
                <w:rFonts w:ascii="Open Sans" w:hAnsi="Open Sans" w:cs="Open Sans"/>
                <w:sz w:val="16"/>
                <w:szCs w:val="24"/>
                <w:rPrChange w:id="2241" w:author="Nicole Wu" w:date="2024-01-08T11:26:00Z">
                  <w:rPr>
                    <w:sz w:val="16"/>
                    <w:szCs w:val="24"/>
                  </w:rPr>
                </w:rPrChange>
              </w:rPr>
            </w:pPr>
            <w:r w:rsidRPr="00801E49">
              <w:rPr>
                <w:rFonts w:ascii="Open Sans" w:hAnsi="Open Sans" w:cs="Open Sans"/>
                <w:sz w:val="16"/>
                <w:szCs w:val="24"/>
                <w:rPrChange w:id="2242" w:author="Nicole Wu" w:date="2024-01-08T11:26:00Z">
                  <w:rPr>
                    <w:sz w:val="16"/>
                    <w:szCs w:val="24"/>
                  </w:rPr>
                </w:rPrChange>
              </w:rPr>
              <w:t>0.76</w:t>
            </w:r>
          </w:p>
        </w:tc>
        <w:tc>
          <w:tcPr>
            <w:tcW w:w="621" w:type="dxa"/>
            <w:tcBorders>
              <w:top w:val="nil"/>
              <w:left w:val="nil"/>
              <w:bottom w:val="nil"/>
              <w:right w:val="nil"/>
            </w:tcBorders>
          </w:tcPr>
          <w:p w14:paraId="6CE5630B" w14:textId="77777777" w:rsidR="00B92327" w:rsidRPr="00801E49" w:rsidRDefault="00332621" w:rsidP="006B0BF6">
            <w:pPr>
              <w:spacing w:after="0" w:line="259" w:lineRule="auto"/>
              <w:ind w:left="0" w:right="0" w:firstLine="0"/>
              <w:jc w:val="center"/>
              <w:rPr>
                <w:rFonts w:ascii="Open Sans" w:hAnsi="Open Sans" w:cs="Open Sans"/>
                <w:sz w:val="16"/>
                <w:szCs w:val="24"/>
                <w:rPrChange w:id="2243" w:author="Nicole Wu" w:date="2024-01-08T11:26:00Z">
                  <w:rPr>
                    <w:sz w:val="16"/>
                    <w:szCs w:val="24"/>
                  </w:rPr>
                </w:rPrChange>
              </w:rPr>
            </w:pPr>
            <w:r w:rsidRPr="00801E49">
              <w:rPr>
                <w:rFonts w:ascii="Open Sans" w:hAnsi="Open Sans" w:cs="Open Sans"/>
                <w:sz w:val="16"/>
                <w:szCs w:val="24"/>
                <w:rPrChange w:id="2244" w:author="Nicole Wu" w:date="2024-01-08T11:26:00Z">
                  <w:rPr>
                    <w:sz w:val="16"/>
                    <w:szCs w:val="24"/>
                  </w:rPr>
                </w:rPrChange>
              </w:rPr>
              <w:t>-0.04</w:t>
            </w:r>
          </w:p>
        </w:tc>
        <w:tc>
          <w:tcPr>
            <w:tcW w:w="621" w:type="dxa"/>
            <w:gridSpan w:val="2"/>
            <w:tcBorders>
              <w:top w:val="nil"/>
              <w:left w:val="nil"/>
              <w:bottom w:val="nil"/>
              <w:right w:val="nil"/>
            </w:tcBorders>
          </w:tcPr>
          <w:p w14:paraId="37158A8B" w14:textId="77777777" w:rsidR="00B92327" w:rsidRPr="00801E49" w:rsidRDefault="00332621" w:rsidP="006B0BF6">
            <w:pPr>
              <w:spacing w:after="0" w:line="259" w:lineRule="auto"/>
              <w:ind w:left="0" w:right="0" w:firstLine="0"/>
              <w:jc w:val="center"/>
              <w:rPr>
                <w:rFonts w:ascii="Open Sans" w:hAnsi="Open Sans" w:cs="Open Sans"/>
                <w:sz w:val="16"/>
                <w:szCs w:val="24"/>
                <w:rPrChange w:id="2245" w:author="Nicole Wu" w:date="2024-01-08T11:26:00Z">
                  <w:rPr>
                    <w:sz w:val="16"/>
                    <w:szCs w:val="24"/>
                  </w:rPr>
                </w:rPrChange>
              </w:rPr>
            </w:pPr>
            <w:r w:rsidRPr="00801E49">
              <w:rPr>
                <w:rFonts w:ascii="Open Sans" w:hAnsi="Open Sans" w:cs="Open Sans"/>
                <w:sz w:val="16"/>
                <w:szCs w:val="24"/>
                <w:rPrChange w:id="2246" w:author="Nicole Wu" w:date="2024-01-08T11:26:00Z">
                  <w:rPr>
                    <w:sz w:val="16"/>
                    <w:szCs w:val="24"/>
                  </w:rPr>
                </w:rPrChange>
              </w:rPr>
              <w:t>0.77</w:t>
            </w:r>
          </w:p>
        </w:tc>
        <w:tc>
          <w:tcPr>
            <w:tcW w:w="621" w:type="dxa"/>
            <w:tcBorders>
              <w:top w:val="nil"/>
              <w:left w:val="nil"/>
              <w:bottom w:val="nil"/>
              <w:right w:val="nil"/>
            </w:tcBorders>
          </w:tcPr>
          <w:p w14:paraId="5070BF8D" w14:textId="77777777" w:rsidR="00B92327" w:rsidRPr="00801E49" w:rsidRDefault="00332621" w:rsidP="006B0BF6">
            <w:pPr>
              <w:spacing w:after="0" w:line="259" w:lineRule="auto"/>
              <w:ind w:left="0" w:right="0" w:firstLine="0"/>
              <w:jc w:val="center"/>
              <w:rPr>
                <w:rFonts w:ascii="Open Sans" w:hAnsi="Open Sans" w:cs="Open Sans"/>
                <w:sz w:val="16"/>
                <w:szCs w:val="24"/>
                <w:rPrChange w:id="2247" w:author="Nicole Wu" w:date="2024-01-08T11:26:00Z">
                  <w:rPr>
                    <w:sz w:val="16"/>
                    <w:szCs w:val="24"/>
                  </w:rPr>
                </w:rPrChange>
              </w:rPr>
            </w:pPr>
            <w:r w:rsidRPr="00801E49">
              <w:rPr>
                <w:rFonts w:ascii="Open Sans" w:hAnsi="Open Sans" w:cs="Open Sans"/>
                <w:sz w:val="16"/>
                <w:szCs w:val="24"/>
                <w:rPrChange w:id="2248" w:author="Nicole Wu" w:date="2024-01-08T11:26:00Z">
                  <w:rPr>
                    <w:sz w:val="16"/>
                    <w:szCs w:val="24"/>
                  </w:rPr>
                </w:rPrChange>
              </w:rPr>
              <w:t>0.75</w:t>
            </w:r>
          </w:p>
        </w:tc>
        <w:tc>
          <w:tcPr>
            <w:tcW w:w="621" w:type="dxa"/>
            <w:tcBorders>
              <w:top w:val="nil"/>
              <w:left w:val="nil"/>
              <w:bottom w:val="nil"/>
              <w:right w:val="nil"/>
            </w:tcBorders>
          </w:tcPr>
          <w:p w14:paraId="107161E3" w14:textId="77777777" w:rsidR="00B92327" w:rsidRPr="00801E49" w:rsidRDefault="00332621" w:rsidP="006B0BF6">
            <w:pPr>
              <w:spacing w:after="0" w:line="259" w:lineRule="auto"/>
              <w:ind w:left="0" w:right="0" w:firstLine="0"/>
              <w:jc w:val="center"/>
              <w:rPr>
                <w:rFonts w:ascii="Open Sans" w:hAnsi="Open Sans" w:cs="Open Sans"/>
                <w:sz w:val="16"/>
                <w:szCs w:val="24"/>
                <w:rPrChange w:id="2249" w:author="Nicole Wu" w:date="2024-01-08T11:26:00Z">
                  <w:rPr>
                    <w:sz w:val="16"/>
                    <w:szCs w:val="24"/>
                  </w:rPr>
                </w:rPrChange>
              </w:rPr>
            </w:pPr>
            <w:r w:rsidRPr="00801E49">
              <w:rPr>
                <w:rFonts w:ascii="Open Sans" w:hAnsi="Open Sans" w:cs="Open Sans"/>
                <w:sz w:val="16"/>
                <w:szCs w:val="24"/>
                <w:rPrChange w:id="2250" w:author="Nicole Wu" w:date="2024-01-08T11:26:00Z">
                  <w:rPr>
                    <w:sz w:val="16"/>
                    <w:szCs w:val="24"/>
                  </w:rPr>
                </w:rPrChange>
              </w:rPr>
              <w:t>-0.03</w:t>
            </w:r>
          </w:p>
        </w:tc>
      </w:tr>
      <w:tr w:rsidR="00B92327" w:rsidRPr="00801E49" w14:paraId="252A3953" w14:textId="77777777" w:rsidTr="006B0BF6">
        <w:trPr>
          <w:trHeight w:val="164"/>
        </w:trPr>
        <w:tc>
          <w:tcPr>
            <w:tcW w:w="3771" w:type="dxa"/>
            <w:tcBorders>
              <w:top w:val="nil"/>
              <w:left w:val="nil"/>
              <w:bottom w:val="nil"/>
              <w:right w:val="nil"/>
            </w:tcBorders>
          </w:tcPr>
          <w:p w14:paraId="67404FDC" w14:textId="77777777" w:rsidR="00B92327" w:rsidRPr="00801E49" w:rsidRDefault="00B92327" w:rsidP="006B0BF6">
            <w:pPr>
              <w:spacing w:after="0" w:line="259" w:lineRule="auto"/>
              <w:ind w:left="0" w:right="0" w:firstLine="0"/>
              <w:jc w:val="left"/>
              <w:rPr>
                <w:rFonts w:ascii="Open Sans" w:hAnsi="Open Sans" w:cs="Open Sans"/>
                <w:sz w:val="16"/>
                <w:szCs w:val="24"/>
                <w:rPrChange w:id="2251" w:author="Nicole Wu" w:date="2024-01-08T11:26:00Z">
                  <w:rPr>
                    <w:sz w:val="16"/>
                    <w:szCs w:val="24"/>
                  </w:rPr>
                </w:rPrChange>
              </w:rPr>
            </w:pPr>
          </w:p>
        </w:tc>
        <w:tc>
          <w:tcPr>
            <w:tcW w:w="621" w:type="dxa"/>
            <w:tcBorders>
              <w:top w:val="nil"/>
              <w:left w:val="nil"/>
              <w:bottom w:val="nil"/>
              <w:right w:val="nil"/>
            </w:tcBorders>
          </w:tcPr>
          <w:p w14:paraId="29448C41" w14:textId="77777777" w:rsidR="00B92327" w:rsidRPr="00801E49" w:rsidRDefault="00332621" w:rsidP="006B0BF6">
            <w:pPr>
              <w:spacing w:after="0" w:line="259" w:lineRule="auto"/>
              <w:ind w:left="0" w:right="0" w:firstLine="0"/>
              <w:jc w:val="center"/>
              <w:rPr>
                <w:rFonts w:ascii="Open Sans" w:hAnsi="Open Sans" w:cs="Open Sans"/>
                <w:sz w:val="16"/>
                <w:szCs w:val="24"/>
                <w:rPrChange w:id="2252" w:author="Nicole Wu" w:date="2024-01-08T11:26:00Z">
                  <w:rPr>
                    <w:sz w:val="16"/>
                    <w:szCs w:val="24"/>
                  </w:rPr>
                </w:rPrChange>
              </w:rPr>
            </w:pPr>
            <w:r w:rsidRPr="00801E49">
              <w:rPr>
                <w:rFonts w:ascii="Open Sans" w:hAnsi="Open Sans" w:cs="Open Sans"/>
                <w:sz w:val="16"/>
                <w:szCs w:val="24"/>
                <w:rPrChange w:id="2253" w:author="Nicole Wu" w:date="2024-01-08T11:26:00Z">
                  <w:rPr>
                    <w:sz w:val="16"/>
                    <w:szCs w:val="24"/>
                  </w:rPr>
                </w:rPrChange>
              </w:rPr>
              <w:t>(0.45)</w:t>
            </w:r>
          </w:p>
        </w:tc>
        <w:tc>
          <w:tcPr>
            <w:tcW w:w="621" w:type="dxa"/>
            <w:tcBorders>
              <w:top w:val="nil"/>
              <w:left w:val="nil"/>
              <w:bottom w:val="nil"/>
              <w:right w:val="nil"/>
            </w:tcBorders>
          </w:tcPr>
          <w:p w14:paraId="45C57194" w14:textId="77777777" w:rsidR="00B92327" w:rsidRPr="00801E49" w:rsidRDefault="00332621" w:rsidP="006B0BF6">
            <w:pPr>
              <w:spacing w:after="0" w:line="259" w:lineRule="auto"/>
              <w:ind w:left="0" w:right="0" w:firstLine="0"/>
              <w:jc w:val="center"/>
              <w:rPr>
                <w:rFonts w:ascii="Open Sans" w:hAnsi="Open Sans" w:cs="Open Sans"/>
                <w:sz w:val="16"/>
                <w:szCs w:val="24"/>
                <w:rPrChange w:id="2254" w:author="Nicole Wu" w:date="2024-01-08T11:26:00Z">
                  <w:rPr>
                    <w:sz w:val="16"/>
                    <w:szCs w:val="24"/>
                  </w:rPr>
                </w:rPrChange>
              </w:rPr>
            </w:pPr>
            <w:r w:rsidRPr="00801E49">
              <w:rPr>
                <w:rFonts w:ascii="Open Sans" w:hAnsi="Open Sans" w:cs="Open Sans"/>
                <w:sz w:val="16"/>
                <w:szCs w:val="24"/>
                <w:rPrChange w:id="2255" w:author="Nicole Wu" w:date="2024-01-08T11:26:00Z">
                  <w:rPr>
                    <w:sz w:val="16"/>
                    <w:szCs w:val="24"/>
                  </w:rPr>
                </w:rPrChange>
              </w:rPr>
              <w:t>(0.45)</w:t>
            </w:r>
          </w:p>
        </w:tc>
        <w:tc>
          <w:tcPr>
            <w:tcW w:w="621" w:type="dxa"/>
            <w:tcBorders>
              <w:top w:val="nil"/>
              <w:left w:val="nil"/>
              <w:bottom w:val="nil"/>
              <w:right w:val="nil"/>
            </w:tcBorders>
          </w:tcPr>
          <w:p w14:paraId="42A31E0C" w14:textId="77777777" w:rsidR="00B92327" w:rsidRPr="00801E49" w:rsidRDefault="00332621" w:rsidP="006B0BF6">
            <w:pPr>
              <w:spacing w:after="0" w:line="259" w:lineRule="auto"/>
              <w:ind w:left="0" w:right="0" w:firstLine="0"/>
              <w:jc w:val="center"/>
              <w:rPr>
                <w:rFonts w:ascii="Open Sans" w:hAnsi="Open Sans" w:cs="Open Sans"/>
                <w:sz w:val="16"/>
                <w:szCs w:val="24"/>
                <w:rPrChange w:id="2256" w:author="Nicole Wu" w:date="2024-01-08T11:26:00Z">
                  <w:rPr>
                    <w:sz w:val="16"/>
                    <w:szCs w:val="24"/>
                  </w:rPr>
                </w:rPrChange>
              </w:rPr>
            </w:pPr>
            <w:r w:rsidRPr="00801E49">
              <w:rPr>
                <w:rFonts w:ascii="Open Sans" w:hAnsi="Open Sans" w:cs="Open Sans"/>
                <w:sz w:val="16"/>
                <w:szCs w:val="24"/>
                <w:rPrChange w:id="2257" w:author="Nicole Wu" w:date="2024-01-08T11:26:00Z">
                  <w:rPr>
                    <w:sz w:val="16"/>
                    <w:szCs w:val="24"/>
                  </w:rPr>
                </w:rPrChange>
              </w:rPr>
              <w:t>(0.93)</w:t>
            </w:r>
          </w:p>
        </w:tc>
        <w:tc>
          <w:tcPr>
            <w:tcW w:w="621" w:type="dxa"/>
            <w:gridSpan w:val="2"/>
            <w:tcBorders>
              <w:top w:val="nil"/>
              <w:left w:val="nil"/>
              <w:bottom w:val="nil"/>
              <w:right w:val="nil"/>
            </w:tcBorders>
          </w:tcPr>
          <w:p w14:paraId="06C47FB0" w14:textId="77777777" w:rsidR="00B92327" w:rsidRPr="00801E49" w:rsidRDefault="00332621" w:rsidP="006B0BF6">
            <w:pPr>
              <w:spacing w:after="0" w:line="259" w:lineRule="auto"/>
              <w:ind w:left="0" w:right="0" w:firstLine="0"/>
              <w:jc w:val="center"/>
              <w:rPr>
                <w:rFonts w:ascii="Open Sans" w:hAnsi="Open Sans" w:cs="Open Sans"/>
                <w:sz w:val="16"/>
                <w:szCs w:val="24"/>
                <w:rPrChange w:id="2258" w:author="Nicole Wu" w:date="2024-01-08T11:26:00Z">
                  <w:rPr>
                    <w:sz w:val="16"/>
                    <w:szCs w:val="24"/>
                  </w:rPr>
                </w:rPrChange>
              </w:rPr>
            </w:pPr>
            <w:r w:rsidRPr="00801E49">
              <w:rPr>
                <w:rFonts w:ascii="Open Sans" w:hAnsi="Open Sans" w:cs="Open Sans"/>
                <w:sz w:val="16"/>
                <w:szCs w:val="24"/>
                <w:rPrChange w:id="2259" w:author="Nicole Wu" w:date="2024-01-08T11:26:00Z">
                  <w:rPr>
                    <w:sz w:val="16"/>
                    <w:szCs w:val="24"/>
                  </w:rPr>
                </w:rPrChange>
              </w:rPr>
              <w:t>(0.40)</w:t>
            </w:r>
          </w:p>
        </w:tc>
        <w:tc>
          <w:tcPr>
            <w:tcW w:w="621" w:type="dxa"/>
            <w:tcBorders>
              <w:top w:val="nil"/>
              <w:left w:val="nil"/>
              <w:bottom w:val="nil"/>
              <w:right w:val="nil"/>
            </w:tcBorders>
          </w:tcPr>
          <w:p w14:paraId="3B6347CC" w14:textId="77777777" w:rsidR="00B92327" w:rsidRPr="00801E49" w:rsidRDefault="00332621" w:rsidP="006B0BF6">
            <w:pPr>
              <w:spacing w:after="0" w:line="259" w:lineRule="auto"/>
              <w:ind w:left="0" w:right="0" w:firstLine="0"/>
              <w:jc w:val="center"/>
              <w:rPr>
                <w:rFonts w:ascii="Open Sans" w:hAnsi="Open Sans" w:cs="Open Sans"/>
                <w:sz w:val="16"/>
                <w:szCs w:val="24"/>
                <w:rPrChange w:id="2260" w:author="Nicole Wu" w:date="2024-01-08T11:26:00Z">
                  <w:rPr>
                    <w:sz w:val="16"/>
                    <w:szCs w:val="24"/>
                  </w:rPr>
                </w:rPrChange>
              </w:rPr>
            </w:pPr>
            <w:r w:rsidRPr="00801E49">
              <w:rPr>
                <w:rFonts w:ascii="Open Sans" w:hAnsi="Open Sans" w:cs="Open Sans"/>
                <w:sz w:val="16"/>
                <w:szCs w:val="24"/>
                <w:rPrChange w:id="2261" w:author="Nicole Wu" w:date="2024-01-08T11:26:00Z">
                  <w:rPr>
                    <w:sz w:val="16"/>
                    <w:szCs w:val="24"/>
                  </w:rPr>
                </w:rPrChange>
              </w:rPr>
              <w:t>(0.43)</w:t>
            </w:r>
          </w:p>
        </w:tc>
        <w:tc>
          <w:tcPr>
            <w:tcW w:w="621" w:type="dxa"/>
            <w:tcBorders>
              <w:top w:val="nil"/>
              <w:left w:val="nil"/>
              <w:bottom w:val="nil"/>
              <w:right w:val="nil"/>
            </w:tcBorders>
          </w:tcPr>
          <w:p w14:paraId="6AC6342C" w14:textId="77777777" w:rsidR="00B92327" w:rsidRPr="00801E49" w:rsidRDefault="00332621" w:rsidP="006B0BF6">
            <w:pPr>
              <w:spacing w:after="0" w:line="259" w:lineRule="auto"/>
              <w:ind w:left="0" w:right="0" w:firstLine="0"/>
              <w:jc w:val="center"/>
              <w:rPr>
                <w:rFonts w:ascii="Open Sans" w:hAnsi="Open Sans" w:cs="Open Sans"/>
                <w:sz w:val="16"/>
                <w:szCs w:val="24"/>
                <w:rPrChange w:id="2262" w:author="Nicole Wu" w:date="2024-01-08T11:26:00Z">
                  <w:rPr>
                    <w:sz w:val="16"/>
                    <w:szCs w:val="24"/>
                  </w:rPr>
                </w:rPrChange>
              </w:rPr>
            </w:pPr>
            <w:r w:rsidRPr="00801E49">
              <w:rPr>
                <w:rFonts w:ascii="Open Sans" w:hAnsi="Open Sans" w:cs="Open Sans"/>
                <w:sz w:val="16"/>
                <w:szCs w:val="24"/>
                <w:rPrChange w:id="2263" w:author="Nicole Wu" w:date="2024-01-08T11:26:00Z">
                  <w:rPr>
                    <w:sz w:val="16"/>
                    <w:szCs w:val="24"/>
                  </w:rPr>
                </w:rPrChange>
              </w:rPr>
              <w:t>(0.22)</w:t>
            </w:r>
          </w:p>
        </w:tc>
        <w:tc>
          <w:tcPr>
            <w:tcW w:w="621" w:type="dxa"/>
            <w:gridSpan w:val="2"/>
            <w:tcBorders>
              <w:top w:val="nil"/>
              <w:left w:val="nil"/>
              <w:bottom w:val="nil"/>
              <w:right w:val="nil"/>
            </w:tcBorders>
          </w:tcPr>
          <w:p w14:paraId="50CC7EBC" w14:textId="77777777" w:rsidR="00B92327" w:rsidRPr="00801E49" w:rsidRDefault="00332621" w:rsidP="006B0BF6">
            <w:pPr>
              <w:spacing w:after="0" w:line="259" w:lineRule="auto"/>
              <w:ind w:left="0" w:right="0" w:firstLine="0"/>
              <w:jc w:val="center"/>
              <w:rPr>
                <w:rFonts w:ascii="Open Sans" w:hAnsi="Open Sans" w:cs="Open Sans"/>
                <w:sz w:val="16"/>
                <w:szCs w:val="24"/>
                <w:rPrChange w:id="2264" w:author="Nicole Wu" w:date="2024-01-08T11:26:00Z">
                  <w:rPr>
                    <w:sz w:val="16"/>
                    <w:szCs w:val="24"/>
                  </w:rPr>
                </w:rPrChange>
              </w:rPr>
            </w:pPr>
            <w:r w:rsidRPr="00801E49">
              <w:rPr>
                <w:rFonts w:ascii="Open Sans" w:hAnsi="Open Sans" w:cs="Open Sans"/>
                <w:sz w:val="16"/>
                <w:szCs w:val="24"/>
                <w:rPrChange w:id="2265" w:author="Nicole Wu" w:date="2024-01-08T11:26:00Z">
                  <w:rPr>
                    <w:sz w:val="16"/>
                    <w:szCs w:val="24"/>
                  </w:rPr>
                </w:rPrChange>
              </w:rPr>
              <w:t>(0.42)</w:t>
            </w:r>
          </w:p>
        </w:tc>
        <w:tc>
          <w:tcPr>
            <w:tcW w:w="621" w:type="dxa"/>
            <w:tcBorders>
              <w:top w:val="nil"/>
              <w:left w:val="nil"/>
              <w:bottom w:val="nil"/>
              <w:right w:val="nil"/>
            </w:tcBorders>
          </w:tcPr>
          <w:p w14:paraId="5026CAC9" w14:textId="77777777" w:rsidR="00B92327" w:rsidRPr="00801E49" w:rsidRDefault="00332621" w:rsidP="006B0BF6">
            <w:pPr>
              <w:spacing w:after="0" w:line="259" w:lineRule="auto"/>
              <w:ind w:left="0" w:right="0" w:firstLine="0"/>
              <w:jc w:val="center"/>
              <w:rPr>
                <w:rFonts w:ascii="Open Sans" w:hAnsi="Open Sans" w:cs="Open Sans"/>
                <w:sz w:val="16"/>
                <w:szCs w:val="24"/>
                <w:rPrChange w:id="2266" w:author="Nicole Wu" w:date="2024-01-08T11:26:00Z">
                  <w:rPr>
                    <w:sz w:val="16"/>
                    <w:szCs w:val="24"/>
                  </w:rPr>
                </w:rPrChange>
              </w:rPr>
            </w:pPr>
            <w:r w:rsidRPr="00801E49">
              <w:rPr>
                <w:rFonts w:ascii="Open Sans" w:hAnsi="Open Sans" w:cs="Open Sans"/>
                <w:sz w:val="16"/>
                <w:szCs w:val="24"/>
                <w:rPrChange w:id="2267" w:author="Nicole Wu" w:date="2024-01-08T11:26:00Z">
                  <w:rPr>
                    <w:sz w:val="16"/>
                    <w:szCs w:val="24"/>
                  </w:rPr>
                </w:rPrChange>
              </w:rPr>
              <w:t>(0.44)</w:t>
            </w:r>
          </w:p>
        </w:tc>
        <w:tc>
          <w:tcPr>
            <w:tcW w:w="621" w:type="dxa"/>
            <w:tcBorders>
              <w:top w:val="nil"/>
              <w:left w:val="nil"/>
              <w:bottom w:val="nil"/>
              <w:right w:val="nil"/>
            </w:tcBorders>
          </w:tcPr>
          <w:p w14:paraId="7B3E6EB6" w14:textId="77777777" w:rsidR="00B92327" w:rsidRPr="00801E49" w:rsidRDefault="00332621" w:rsidP="006B0BF6">
            <w:pPr>
              <w:spacing w:after="0" w:line="259" w:lineRule="auto"/>
              <w:ind w:left="0" w:right="0" w:firstLine="0"/>
              <w:jc w:val="center"/>
              <w:rPr>
                <w:rFonts w:ascii="Open Sans" w:hAnsi="Open Sans" w:cs="Open Sans"/>
                <w:sz w:val="16"/>
                <w:szCs w:val="24"/>
                <w:rPrChange w:id="2268" w:author="Nicole Wu" w:date="2024-01-08T11:26:00Z">
                  <w:rPr>
                    <w:sz w:val="16"/>
                    <w:szCs w:val="24"/>
                  </w:rPr>
                </w:rPrChange>
              </w:rPr>
            </w:pPr>
            <w:r w:rsidRPr="00801E49">
              <w:rPr>
                <w:rFonts w:ascii="Open Sans" w:hAnsi="Open Sans" w:cs="Open Sans"/>
                <w:sz w:val="16"/>
                <w:szCs w:val="24"/>
                <w:rPrChange w:id="2269" w:author="Nicole Wu" w:date="2024-01-08T11:26:00Z">
                  <w:rPr>
                    <w:sz w:val="16"/>
                    <w:szCs w:val="24"/>
                  </w:rPr>
                </w:rPrChange>
              </w:rPr>
              <w:t>(0.33)</w:t>
            </w:r>
          </w:p>
        </w:tc>
      </w:tr>
      <w:tr w:rsidR="00B92327" w:rsidRPr="00801E49" w14:paraId="1EE325AB" w14:textId="77777777" w:rsidTr="006B0BF6">
        <w:trPr>
          <w:trHeight w:val="164"/>
        </w:trPr>
        <w:tc>
          <w:tcPr>
            <w:tcW w:w="3771" w:type="dxa"/>
            <w:tcBorders>
              <w:top w:val="nil"/>
              <w:left w:val="nil"/>
              <w:bottom w:val="nil"/>
              <w:right w:val="nil"/>
            </w:tcBorders>
          </w:tcPr>
          <w:p w14:paraId="5FE5ECB5" w14:textId="77777777" w:rsidR="00B92327" w:rsidRPr="00801E49" w:rsidRDefault="00332621" w:rsidP="006B0BF6">
            <w:pPr>
              <w:spacing w:after="0" w:line="259" w:lineRule="auto"/>
              <w:ind w:left="0" w:right="0" w:firstLine="0"/>
              <w:jc w:val="left"/>
              <w:rPr>
                <w:rFonts w:ascii="Open Sans" w:hAnsi="Open Sans" w:cs="Open Sans"/>
                <w:sz w:val="16"/>
                <w:szCs w:val="24"/>
                <w:rPrChange w:id="2270" w:author="Nicole Wu" w:date="2024-01-08T11:26:00Z">
                  <w:rPr>
                    <w:sz w:val="16"/>
                    <w:szCs w:val="24"/>
                  </w:rPr>
                </w:rPrChange>
              </w:rPr>
            </w:pPr>
            <w:r w:rsidRPr="00801E49">
              <w:rPr>
                <w:rFonts w:ascii="Open Sans" w:hAnsi="Open Sans" w:cs="Open Sans"/>
                <w:sz w:val="16"/>
                <w:szCs w:val="24"/>
                <w:rPrChange w:id="2271" w:author="Nicole Wu" w:date="2024-01-08T11:26:00Z">
                  <w:rPr>
                    <w:sz w:val="16"/>
                    <w:szCs w:val="24"/>
                  </w:rPr>
                </w:rPrChange>
              </w:rPr>
              <w:t>Female Household Head</w:t>
            </w:r>
          </w:p>
        </w:tc>
        <w:tc>
          <w:tcPr>
            <w:tcW w:w="621" w:type="dxa"/>
            <w:tcBorders>
              <w:top w:val="nil"/>
              <w:left w:val="nil"/>
              <w:bottom w:val="nil"/>
              <w:right w:val="nil"/>
            </w:tcBorders>
          </w:tcPr>
          <w:p w14:paraId="12B6C781" w14:textId="77777777" w:rsidR="00B92327" w:rsidRPr="00801E49" w:rsidRDefault="00332621" w:rsidP="006B0BF6">
            <w:pPr>
              <w:spacing w:after="0" w:line="259" w:lineRule="auto"/>
              <w:ind w:left="0" w:right="0" w:firstLine="0"/>
              <w:jc w:val="center"/>
              <w:rPr>
                <w:rFonts w:ascii="Open Sans" w:hAnsi="Open Sans" w:cs="Open Sans"/>
                <w:sz w:val="16"/>
                <w:szCs w:val="24"/>
                <w:rPrChange w:id="2272" w:author="Nicole Wu" w:date="2024-01-08T11:26:00Z">
                  <w:rPr>
                    <w:sz w:val="16"/>
                    <w:szCs w:val="24"/>
                  </w:rPr>
                </w:rPrChange>
              </w:rPr>
            </w:pPr>
            <w:r w:rsidRPr="00801E49">
              <w:rPr>
                <w:rFonts w:ascii="Open Sans" w:hAnsi="Open Sans" w:cs="Open Sans"/>
                <w:sz w:val="16"/>
                <w:szCs w:val="24"/>
                <w:rPrChange w:id="2273" w:author="Nicole Wu" w:date="2024-01-08T11:26:00Z">
                  <w:rPr>
                    <w:sz w:val="16"/>
                    <w:szCs w:val="24"/>
                  </w:rPr>
                </w:rPrChange>
              </w:rPr>
              <w:t>0.20</w:t>
            </w:r>
          </w:p>
        </w:tc>
        <w:tc>
          <w:tcPr>
            <w:tcW w:w="621" w:type="dxa"/>
            <w:tcBorders>
              <w:top w:val="nil"/>
              <w:left w:val="nil"/>
              <w:bottom w:val="nil"/>
              <w:right w:val="nil"/>
            </w:tcBorders>
          </w:tcPr>
          <w:p w14:paraId="09105AFC" w14:textId="77777777" w:rsidR="00B92327" w:rsidRPr="00801E49" w:rsidRDefault="00332621" w:rsidP="006B0BF6">
            <w:pPr>
              <w:spacing w:after="0" w:line="259" w:lineRule="auto"/>
              <w:ind w:left="0" w:right="0" w:firstLine="0"/>
              <w:jc w:val="center"/>
              <w:rPr>
                <w:rFonts w:ascii="Open Sans" w:hAnsi="Open Sans" w:cs="Open Sans"/>
                <w:sz w:val="16"/>
                <w:szCs w:val="24"/>
                <w:rPrChange w:id="2274" w:author="Nicole Wu" w:date="2024-01-08T11:26:00Z">
                  <w:rPr>
                    <w:sz w:val="16"/>
                    <w:szCs w:val="24"/>
                  </w:rPr>
                </w:rPrChange>
              </w:rPr>
            </w:pPr>
            <w:r w:rsidRPr="00801E49">
              <w:rPr>
                <w:rFonts w:ascii="Open Sans" w:hAnsi="Open Sans" w:cs="Open Sans"/>
                <w:sz w:val="16"/>
                <w:szCs w:val="24"/>
                <w:rPrChange w:id="2275" w:author="Nicole Wu" w:date="2024-01-08T11:26:00Z">
                  <w:rPr>
                    <w:sz w:val="16"/>
                    <w:szCs w:val="24"/>
                  </w:rPr>
                </w:rPrChange>
              </w:rPr>
              <w:t>0.19</w:t>
            </w:r>
          </w:p>
        </w:tc>
        <w:tc>
          <w:tcPr>
            <w:tcW w:w="621" w:type="dxa"/>
            <w:tcBorders>
              <w:top w:val="nil"/>
              <w:left w:val="nil"/>
              <w:bottom w:val="nil"/>
              <w:right w:val="nil"/>
            </w:tcBorders>
          </w:tcPr>
          <w:p w14:paraId="537F3516" w14:textId="77777777" w:rsidR="00B92327" w:rsidRPr="00801E49" w:rsidRDefault="00332621" w:rsidP="006B0BF6">
            <w:pPr>
              <w:spacing w:after="0" w:line="259" w:lineRule="auto"/>
              <w:ind w:left="0" w:right="0" w:firstLine="0"/>
              <w:jc w:val="center"/>
              <w:rPr>
                <w:rFonts w:ascii="Open Sans" w:hAnsi="Open Sans" w:cs="Open Sans"/>
                <w:sz w:val="16"/>
                <w:szCs w:val="24"/>
                <w:rPrChange w:id="2276" w:author="Nicole Wu" w:date="2024-01-08T11:26:00Z">
                  <w:rPr>
                    <w:sz w:val="16"/>
                    <w:szCs w:val="24"/>
                  </w:rPr>
                </w:rPrChange>
              </w:rPr>
            </w:pPr>
            <w:r w:rsidRPr="00801E49">
              <w:rPr>
                <w:rFonts w:ascii="Open Sans" w:hAnsi="Open Sans" w:cs="Open Sans"/>
                <w:sz w:val="16"/>
                <w:szCs w:val="24"/>
                <w:rPrChange w:id="2277" w:author="Nicole Wu" w:date="2024-01-08T11:26:00Z">
                  <w:rPr>
                    <w:sz w:val="16"/>
                    <w:szCs w:val="24"/>
                  </w:rPr>
                </w:rPrChange>
              </w:rPr>
              <w:t>-0.01</w:t>
            </w:r>
          </w:p>
        </w:tc>
        <w:tc>
          <w:tcPr>
            <w:tcW w:w="621" w:type="dxa"/>
            <w:gridSpan w:val="2"/>
            <w:tcBorders>
              <w:top w:val="nil"/>
              <w:left w:val="nil"/>
              <w:bottom w:val="nil"/>
              <w:right w:val="nil"/>
            </w:tcBorders>
          </w:tcPr>
          <w:p w14:paraId="52246807" w14:textId="77777777" w:rsidR="00B92327" w:rsidRPr="00801E49" w:rsidRDefault="00332621" w:rsidP="006B0BF6">
            <w:pPr>
              <w:spacing w:after="0" w:line="259" w:lineRule="auto"/>
              <w:ind w:left="0" w:right="0" w:firstLine="0"/>
              <w:jc w:val="center"/>
              <w:rPr>
                <w:rFonts w:ascii="Open Sans" w:hAnsi="Open Sans" w:cs="Open Sans"/>
                <w:sz w:val="16"/>
                <w:szCs w:val="24"/>
                <w:rPrChange w:id="2278" w:author="Nicole Wu" w:date="2024-01-08T11:26:00Z">
                  <w:rPr>
                    <w:sz w:val="16"/>
                    <w:szCs w:val="24"/>
                  </w:rPr>
                </w:rPrChange>
              </w:rPr>
            </w:pPr>
            <w:r w:rsidRPr="00801E49">
              <w:rPr>
                <w:rFonts w:ascii="Open Sans" w:hAnsi="Open Sans" w:cs="Open Sans"/>
                <w:sz w:val="16"/>
                <w:szCs w:val="24"/>
                <w:rPrChange w:id="2279" w:author="Nicole Wu" w:date="2024-01-08T11:26:00Z">
                  <w:rPr>
                    <w:sz w:val="16"/>
                    <w:szCs w:val="24"/>
                  </w:rPr>
                </w:rPrChange>
              </w:rPr>
              <w:t>0.30</w:t>
            </w:r>
          </w:p>
        </w:tc>
        <w:tc>
          <w:tcPr>
            <w:tcW w:w="621" w:type="dxa"/>
            <w:tcBorders>
              <w:top w:val="nil"/>
              <w:left w:val="nil"/>
              <w:bottom w:val="nil"/>
              <w:right w:val="nil"/>
            </w:tcBorders>
          </w:tcPr>
          <w:p w14:paraId="59B7C8FB" w14:textId="77777777" w:rsidR="00B92327" w:rsidRPr="00801E49" w:rsidRDefault="00332621" w:rsidP="006B0BF6">
            <w:pPr>
              <w:spacing w:after="0" w:line="259" w:lineRule="auto"/>
              <w:ind w:left="0" w:right="0" w:firstLine="0"/>
              <w:jc w:val="center"/>
              <w:rPr>
                <w:rFonts w:ascii="Open Sans" w:hAnsi="Open Sans" w:cs="Open Sans"/>
                <w:sz w:val="16"/>
                <w:szCs w:val="24"/>
                <w:rPrChange w:id="2280" w:author="Nicole Wu" w:date="2024-01-08T11:26:00Z">
                  <w:rPr>
                    <w:sz w:val="16"/>
                    <w:szCs w:val="24"/>
                  </w:rPr>
                </w:rPrChange>
              </w:rPr>
            </w:pPr>
            <w:r w:rsidRPr="00801E49">
              <w:rPr>
                <w:rFonts w:ascii="Open Sans" w:hAnsi="Open Sans" w:cs="Open Sans"/>
                <w:sz w:val="16"/>
                <w:szCs w:val="24"/>
                <w:rPrChange w:id="2281" w:author="Nicole Wu" w:date="2024-01-08T11:26:00Z">
                  <w:rPr>
                    <w:sz w:val="16"/>
                    <w:szCs w:val="24"/>
                  </w:rPr>
                </w:rPrChange>
              </w:rPr>
              <w:t>0.30</w:t>
            </w:r>
          </w:p>
        </w:tc>
        <w:tc>
          <w:tcPr>
            <w:tcW w:w="621" w:type="dxa"/>
            <w:tcBorders>
              <w:top w:val="nil"/>
              <w:left w:val="nil"/>
              <w:bottom w:val="nil"/>
              <w:right w:val="nil"/>
            </w:tcBorders>
          </w:tcPr>
          <w:p w14:paraId="7AA6295C" w14:textId="77777777" w:rsidR="00B92327" w:rsidRPr="00801E49" w:rsidRDefault="00332621" w:rsidP="006B0BF6">
            <w:pPr>
              <w:spacing w:after="0" w:line="259" w:lineRule="auto"/>
              <w:ind w:left="0" w:right="0" w:firstLine="0"/>
              <w:jc w:val="center"/>
              <w:rPr>
                <w:rFonts w:ascii="Open Sans" w:hAnsi="Open Sans" w:cs="Open Sans"/>
                <w:sz w:val="16"/>
                <w:szCs w:val="24"/>
                <w:rPrChange w:id="2282" w:author="Nicole Wu" w:date="2024-01-08T11:26:00Z">
                  <w:rPr>
                    <w:sz w:val="16"/>
                    <w:szCs w:val="24"/>
                  </w:rPr>
                </w:rPrChange>
              </w:rPr>
            </w:pPr>
            <w:r w:rsidRPr="00801E49">
              <w:rPr>
                <w:rFonts w:ascii="Open Sans" w:hAnsi="Open Sans" w:cs="Open Sans"/>
                <w:sz w:val="16"/>
                <w:szCs w:val="24"/>
                <w:rPrChange w:id="2283" w:author="Nicole Wu" w:date="2024-01-08T11:26:00Z">
                  <w:rPr>
                    <w:sz w:val="16"/>
                    <w:szCs w:val="24"/>
                  </w:rPr>
                </w:rPrChange>
              </w:rPr>
              <w:t>-0.00</w:t>
            </w:r>
          </w:p>
        </w:tc>
        <w:tc>
          <w:tcPr>
            <w:tcW w:w="621" w:type="dxa"/>
            <w:gridSpan w:val="2"/>
            <w:tcBorders>
              <w:top w:val="nil"/>
              <w:left w:val="nil"/>
              <w:bottom w:val="nil"/>
              <w:right w:val="nil"/>
            </w:tcBorders>
          </w:tcPr>
          <w:p w14:paraId="538DA901" w14:textId="77777777" w:rsidR="00B92327" w:rsidRPr="00801E49" w:rsidRDefault="00332621" w:rsidP="006B0BF6">
            <w:pPr>
              <w:spacing w:after="0" w:line="259" w:lineRule="auto"/>
              <w:ind w:left="0" w:right="0" w:firstLine="0"/>
              <w:jc w:val="center"/>
              <w:rPr>
                <w:rFonts w:ascii="Open Sans" w:hAnsi="Open Sans" w:cs="Open Sans"/>
                <w:sz w:val="16"/>
                <w:szCs w:val="24"/>
                <w:rPrChange w:id="2284" w:author="Nicole Wu" w:date="2024-01-08T11:26:00Z">
                  <w:rPr>
                    <w:sz w:val="16"/>
                    <w:szCs w:val="24"/>
                  </w:rPr>
                </w:rPrChange>
              </w:rPr>
            </w:pPr>
            <w:r w:rsidRPr="00801E49">
              <w:rPr>
                <w:rFonts w:ascii="Open Sans" w:hAnsi="Open Sans" w:cs="Open Sans"/>
                <w:sz w:val="16"/>
                <w:szCs w:val="24"/>
                <w:rPrChange w:id="2285" w:author="Nicole Wu" w:date="2024-01-08T11:26:00Z">
                  <w:rPr>
                    <w:sz w:val="16"/>
                    <w:szCs w:val="24"/>
                  </w:rPr>
                </w:rPrChange>
              </w:rPr>
              <w:t>0.27</w:t>
            </w:r>
          </w:p>
        </w:tc>
        <w:tc>
          <w:tcPr>
            <w:tcW w:w="621" w:type="dxa"/>
            <w:tcBorders>
              <w:top w:val="nil"/>
              <w:left w:val="nil"/>
              <w:bottom w:val="nil"/>
              <w:right w:val="nil"/>
            </w:tcBorders>
          </w:tcPr>
          <w:p w14:paraId="7C996B7E" w14:textId="77777777" w:rsidR="00B92327" w:rsidRPr="00801E49" w:rsidRDefault="00332621" w:rsidP="006B0BF6">
            <w:pPr>
              <w:spacing w:after="0" w:line="259" w:lineRule="auto"/>
              <w:ind w:left="0" w:right="0" w:firstLine="0"/>
              <w:jc w:val="center"/>
              <w:rPr>
                <w:rFonts w:ascii="Open Sans" w:hAnsi="Open Sans" w:cs="Open Sans"/>
                <w:sz w:val="16"/>
                <w:szCs w:val="24"/>
                <w:rPrChange w:id="2286" w:author="Nicole Wu" w:date="2024-01-08T11:26:00Z">
                  <w:rPr>
                    <w:sz w:val="16"/>
                    <w:szCs w:val="24"/>
                  </w:rPr>
                </w:rPrChange>
              </w:rPr>
            </w:pPr>
            <w:r w:rsidRPr="00801E49">
              <w:rPr>
                <w:rFonts w:ascii="Open Sans" w:hAnsi="Open Sans" w:cs="Open Sans"/>
                <w:sz w:val="16"/>
                <w:szCs w:val="24"/>
                <w:rPrChange w:id="2287" w:author="Nicole Wu" w:date="2024-01-08T11:26:00Z">
                  <w:rPr>
                    <w:sz w:val="16"/>
                    <w:szCs w:val="24"/>
                  </w:rPr>
                </w:rPrChange>
              </w:rPr>
              <w:t>0.26</w:t>
            </w:r>
          </w:p>
        </w:tc>
        <w:tc>
          <w:tcPr>
            <w:tcW w:w="621" w:type="dxa"/>
            <w:tcBorders>
              <w:top w:val="nil"/>
              <w:left w:val="nil"/>
              <w:bottom w:val="nil"/>
              <w:right w:val="nil"/>
            </w:tcBorders>
          </w:tcPr>
          <w:p w14:paraId="24BDC2B3" w14:textId="77777777" w:rsidR="00B92327" w:rsidRPr="00801E49" w:rsidRDefault="00332621" w:rsidP="006B0BF6">
            <w:pPr>
              <w:spacing w:after="0" w:line="259" w:lineRule="auto"/>
              <w:ind w:left="0" w:right="0" w:firstLine="0"/>
              <w:jc w:val="center"/>
              <w:rPr>
                <w:rFonts w:ascii="Open Sans" w:hAnsi="Open Sans" w:cs="Open Sans"/>
                <w:sz w:val="16"/>
                <w:szCs w:val="24"/>
                <w:rPrChange w:id="2288" w:author="Nicole Wu" w:date="2024-01-08T11:26:00Z">
                  <w:rPr>
                    <w:sz w:val="16"/>
                    <w:szCs w:val="24"/>
                  </w:rPr>
                </w:rPrChange>
              </w:rPr>
            </w:pPr>
            <w:r w:rsidRPr="00801E49">
              <w:rPr>
                <w:rFonts w:ascii="Open Sans" w:hAnsi="Open Sans" w:cs="Open Sans"/>
                <w:sz w:val="16"/>
                <w:szCs w:val="24"/>
                <w:rPrChange w:id="2289" w:author="Nicole Wu" w:date="2024-01-08T11:26:00Z">
                  <w:rPr>
                    <w:sz w:val="16"/>
                    <w:szCs w:val="24"/>
                  </w:rPr>
                </w:rPrChange>
              </w:rPr>
              <w:t>-0.01</w:t>
            </w:r>
          </w:p>
        </w:tc>
      </w:tr>
      <w:tr w:rsidR="00B92327" w:rsidRPr="00801E49" w14:paraId="5D137C2C" w14:textId="77777777" w:rsidTr="006B0BF6">
        <w:trPr>
          <w:trHeight w:val="164"/>
        </w:trPr>
        <w:tc>
          <w:tcPr>
            <w:tcW w:w="3771" w:type="dxa"/>
            <w:tcBorders>
              <w:top w:val="nil"/>
              <w:left w:val="nil"/>
              <w:bottom w:val="nil"/>
              <w:right w:val="nil"/>
            </w:tcBorders>
          </w:tcPr>
          <w:p w14:paraId="0B28E665" w14:textId="77777777" w:rsidR="00B92327" w:rsidRPr="00801E49" w:rsidRDefault="00B92327" w:rsidP="006B0BF6">
            <w:pPr>
              <w:spacing w:after="0" w:line="259" w:lineRule="auto"/>
              <w:ind w:left="0" w:right="0" w:firstLine="0"/>
              <w:jc w:val="left"/>
              <w:rPr>
                <w:rFonts w:ascii="Open Sans" w:hAnsi="Open Sans" w:cs="Open Sans"/>
                <w:sz w:val="16"/>
                <w:szCs w:val="24"/>
                <w:rPrChange w:id="2290" w:author="Nicole Wu" w:date="2024-01-08T11:26:00Z">
                  <w:rPr>
                    <w:sz w:val="16"/>
                    <w:szCs w:val="24"/>
                  </w:rPr>
                </w:rPrChange>
              </w:rPr>
            </w:pPr>
          </w:p>
        </w:tc>
        <w:tc>
          <w:tcPr>
            <w:tcW w:w="621" w:type="dxa"/>
            <w:tcBorders>
              <w:top w:val="nil"/>
              <w:left w:val="nil"/>
              <w:bottom w:val="nil"/>
              <w:right w:val="nil"/>
            </w:tcBorders>
          </w:tcPr>
          <w:p w14:paraId="3B1B58EE" w14:textId="77777777" w:rsidR="00B92327" w:rsidRPr="00801E49" w:rsidRDefault="00332621" w:rsidP="006B0BF6">
            <w:pPr>
              <w:spacing w:after="0" w:line="259" w:lineRule="auto"/>
              <w:ind w:left="0" w:right="0" w:firstLine="0"/>
              <w:jc w:val="center"/>
              <w:rPr>
                <w:rFonts w:ascii="Open Sans" w:hAnsi="Open Sans" w:cs="Open Sans"/>
                <w:sz w:val="16"/>
                <w:szCs w:val="24"/>
                <w:rPrChange w:id="2291" w:author="Nicole Wu" w:date="2024-01-08T11:26:00Z">
                  <w:rPr>
                    <w:sz w:val="16"/>
                    <w:szCs w:val="24"/>
                  </w:rPr>
                </w:rPrChange>
              </w:rPr>
            </w:pPr>
            <w:r w:rsidRPr="00801E49">
              <w:rPr>
                <w:rFonts w:ascii="Open Sans" w:hAnsi="Open Sans" w:cs="Open Sans"/>
                <w:sz w:val="16"/>
                <w:szCs w:val="24"/>
                <w:rPrChange w:id="2292" w:author="Nicole Wu" w:date="2024-01-08T11:26:00Z">
                  <w:rPr>
                    <w:sz w:val="16"/>
                    <w:szCs w:val="24"/>
                  </w:rPr>
                </w:rPrChange>
              </w:rPr>
              <w:t>(0.40)</w:t>
            </w:r>
          </w:p>
        </w:tc>
        <w:tc>
          <w:tcPr>
            <w:tcW w:w="621" w:type="dxa"/>
            <w:tcBorders>
              <w:top w:val="nil"/>
              <w:left w:val="nil"/>
              <w:bottom w:val="nil"/>
              <w:right w:val="nil"/>
            </w:tcBorders>
          </w:tcPr>
          <w:p w14:paraId="232F6AB2" w14:textId="77777777" w:rsidR="00B92327" w:rsidRPr="00801E49" w:rsidRDefault="00332621" w:rsidP="006B0BF6">
            <w:pPr>
              <w:spacing w:after="0" w:line="259" w:lineRule="auto"/>
              <w:ind w:left="0" w:right="0" w:firstLine="0"/>
              <w:jc w:val="center"/>
              <w:rPr>
                <w:rFonts w:ascii="Open Sans" w:hAnsi="Open Sans" w:cs="Open Sans"/>
                <w:sz w:val="16"/>
                <w:szCs w:val="24"/>
                <w:rPrChange w:id="2293" w:author="Nicole Wu" w:date="2024-01-08T11:26:00Z">
                  <w:rPr>
                    <w:sz w:val="16"/>
                    <w:szCs w:val="24"/>
                  </w:rPr>
                </w:rPrChange>
              </w:rPr>
            </w:pPr>
            <w:r w:rsidRPr="00801E49">
              <w:rPr>
                <w:rFonts w:ascii="Open Sans" w:hAnsi="Open Sans" w:cs="Open Sans"/>
                <w:sz w:val="16"/>
                <w:szCs w:val="24"/>
                <w:rPrChange w:id="2294" w:author="Nicole Wu" w:date="2024-01-08T11:26:00Z">
                  <w:rPr>
                    <w:sz w:val="16"/>
                    <w:szCs w:val="24"/>
                  </w:rPr>
                </w:rPrChange>
              </w:rPr>
              <w:t>(0.40)</w:t>
            </w:r>
          </w:p>
        </w:tc>
        <w:tc>
          <w:tcPr>
            <w:tcW w:w="621" w:type="dxa"/>
            <w:tcBorders>
              <w:top w:val="nil"/>
              <w:left w:val="nil"/>
              <w:bottom w:val="nil"/>
              <w:right w:val="nil"/>
            </w:tcBorders>
          </w:tcPr>
          <w:p w14:paraId="6D1CE609" w14:textId="77777777" w:rsidR="00B92327" w:rsidRPr="00801E49" w:rsidRDefault="00332621" w:rsidP="006B0BF6">
            <w:pPr>
              <w:spacing w:after="0" w:line="259" w:lineRule="auto"/>
              <w:ind w:left="0" w:right="0" w:firstLine="0"/>
              <w:jc w:val="center"/>
              <w:rPr>
                <w:rFonts w:ascii="Open Sans" w:hAnsi="Open Sans" w:cs="Open Sans"/>
                <w:sz w:val="16"/>
                <w:szCs w:val="24"/>
                <w:rPrChange w:id="2295" w:author="Nicole Wu" w:date="2024-01-08T11:26:00Z">
                  <w:rPr>
                    <w:sz w:val="16"/>
                    <w:szCs w:val="24"/>
                  </w:rPr>
                </w:rPrChange>
              </w:rPr>
            </w:pPr>
            <w:r w:rsidRPr="00801E49">
              <w:rPr>
                <w:rFonts w:ascii="Open Sans" w:hAnsi="Open Sans" w:cs="Open Sans"/>
                <w:sz w:val="16"/>
                <w:szCs w:val="24"/>
                <w:rPrChange w:id="2296" w:author="Nicole Wu" w:date="2024-01-08T11:26:00Z">
                  <w:rPr>
                    <w:sz w:val="16"/>
                    <w:szCs w:val="24"/>
                  </w:rPr>
                </w:rPrChange>
              </w:rPr>
              <w:t>(0.84)</w:t>
            </w:r>
          </w:p>
        </w:tc>
        <w:tc>
          <w:tcPr>
            <w:tcW w:w="621" w:type="dxa"/>
            <w:gridSpan w:val="2"/>
            <w:tcBorders>
              <w:top w:val="nil"/>
              <w:left w:val="nil"/>
              <w:bottom w:val="nil"/>
              <w:right w:val="nil"/>
            </w:tcBorders>
          </w:tcPr>
          <w:p w14:paraId="08B1CA07" w14:textId="77777777" w:rsidR="00B92327" w:rsidRPr="00801E49" w:rsidRDefault="00332621" w:rsidP="006B0BF6">
            <w:pPr>
              <w:spacing w:after="0" w:line="259" w:lineRule="auto"/>
              <w:ind w:left="0" w:right="0" w:firstLine="0"/>
              <w:jc w:val="center"/>
              <w:rPr>
                <w:rFonts w:ascii="Open Sans" w:hAnsi="Open Sans" w:cs="Open Sans"/>
                <w:sz w:val="16"/>
                <w:szCs w:val="24"/>
                <w:rPrChange w:id="2297" w:author="Nicole Wu" w:date="2024-01-08T11:26:00Z">
                  <w:rPr>
                    <w:sz w:val="16"/>
                    <w:szCs w:val="24"/>
                  </w:rPr>
                </w:rPrChange>
              </w:rPr>
            </w:pPr>
            <w:r w:rsidRPr="00801E49">
              <w:rPr>
                <w:rFonts w:ascii="Open Sans" w:hAnsi="Open Sans" w:cs="Open Sans"/>
                <w:sz w:val="16"/>
                <w:szCs w:val="24"/>
                <w:rPrChange w:id="2298" w:author="Nicole Wu" w:date="2024-01-08T11:26:00Z">
                  <w:rPr>
                    <w:sz w:val="16"/>
                    <w:szCs w:val="24"/>
                  </w:rPr>
                </w:rPrChange>
              </w:rPr>
              <w:t>(0.46)</w:t>
            </w:r>
          </w:p>
        </w:tc>
        <w:tc>
          <w:tcPr>
            <w:tcW w:w="621" w:type="dxa"/>
            <w:tcBorders>
              <w:top w:val="nil"/>
              <w:left w:val="nil"/>
              <w:bottom w:val="nil"/>
              <w:right w:val="nil"/>
            </w:tcBorders>
          </w:tcPr>
          <w:p w14:paraId="27A0319B" w14:textId="77777777" w:rsidR="00B92327" w:rsidRPr="00801E49" w:rsidRDefault="00332621" w:rsidP="006B0BF6">
            <w:pPr>
              <w:spacing w:after="0" w:line="259" w:lineRule="auto"/>
              <w:ind w:left="0" w:right="0" w:firstLine="0"/>
              <w:jc w:val="center"/>
              <w:rPr>
                <w:rFonts w:ascii="Open Sans" w:hAnsi="Open Sans" w:cs="Open Sans"/>
                <w:sz w:val="16"/>
                <w:szCs w:val="24"/>
                <w:rPrChange w:id="2299" w:author="Nicole Wu" w:date="2024-01-08T11:26:00Z">
                  <w:rPr>
                    <w:sz w:val="16"/>
                    <w:szCs w:val="24"/>
                  </w:rPr>
                </w:rPrChange>
              </w:rPr>
            </w:pPr>
            <w:r w:rsidRPr="00801E49">
              <w:rPr>
                <w:rFonts w:ascii="Open Sans" w:hAnsi="Open Sans" w:cs="Open Sans"/>
                <w:sz w:val="16"/>
                <w:szCs w:val="24"/>
                <w:rPrChange w:id="2300" w:author="Nicole Wu" w:date="2024-01-08T11:26:00Z">
                  <w:rPr>
                    <w:sz w:val="16"/>
                    <w:szCs w:val="24"/>
                  </w:rPr>
                </w:rPrChange>
              </w:rPr>
              <w:t>(0.46)</w:t>
            </w:r>
          </w:p>
        </w:tc>
        <w:tc>
          <w:tcPr>
            <w:tcW w:w="621" w:type="dxa"/>
            <w:tcBorders>
              <w:top w:val="nil"/>
              <w:left w:val="nil"/>
              <w:bottom w:val="nil"/>
              <w:right w:val="nil"/>
            </w:tcBorders>
          </w:tcPr>
          <w:p w14:paraId="479BD097" w14:textId="77777777" w:rsidR="00B92327" w:rsidRPr="00801E49" w:rsidRDefault="00332621" w:rsidP="006B0BF6">
            <w:pPr>
              <w:spacing w:after="0" w:line="259" w:lineRule="auto"/>
              <w:ind w:left="0" w:right="0" w:firstLine="0"/>
              <w:jc w:val="center"/>
              <w:rPr>
                <w:rFonts w:ascii="Open Sans" w:hAnsi="Open Sans" w:cs="Open Sans"/>
                <w:sz w:val="16"/>
                <w:szCs w:val="24"/>
                <w:rPrChange w:id="2301" w:author="Nicole Wu" w:date="2024-01-08T11:26:00Z">
                  <w:rPr>
                    <w:sz w:val="16"/>
                    <w:szCs w:val="24"/>
                  </w:rPr>
                </w:rPrChange>
              </w:rPr>
            </w:pPr>
            <w:r w:rsidRPr="00801E49">
              <w:rPr>
                <w:rFonts w:ascii="Open Sans" w:hAnsi="Open Sans" w:cs="Open Sans"/>
                <w:sz w:val="16"/>
                <w:szCs w:val="24"/>
                <w:rPrChange w:id="2302" w:author="Nicole Wu" w:date="2024-01-08T11:26:00Z">
                  <w:rPr>
                    <w:sz w:val="16"/>
                    <w:szCs w:val="24"/>
                  </w:rPr>
                </w:rPrChange>
              </w:rPr>
              <w:t>(0.94)</w:t>
            </w:r>
          </w:p>
        </w:tc>
        <w:tc>
          <w:tcPr>
            <w:tcW w:w="621" w:type="dxa"/>
            <w:gridSpan w:val="2"/>
            <w:tcBorders>
              <w:top w:val="nil"/>
              <w:left w:val="nil"/>
              <w:bottom w:val="nil"/>
              <w:right w:val="nil"/>
            </w:tcBorders>
          </w:tcPr>
          <w:p w14:paraId="3F9DFD0F" w14:textId="77777777" w:rsidR="00B92327" w:rsidRPr="00801E49" w:rsidRDefault="00332621" w:rsidP="006B0BF6">
            <w:pPr>
              <w:spacing w:after="0" w:line="259" w:lineRule="auto"/>
              <w:ind w:left="0" w:right="0" w:firstLine="0"/>
              <w:jc w:val="center"/>
              <w:rPr>
                <w:rFonts w:ascii="Open Sans" w:hAnsi="Open Sans" w:cs="Open Sans"/>
                <w:sz w:val="16"/>
                <w:szCs w:val="24"/>
                <w:rPrChange w:id="2303" w:author="Nicole Wu" w:date="2024-01-08T11:26:00Z">
                  <w:rPr>
                    <w:sz w:val="16"/>
                    <w:szCs w:val="24"/>
                  </w:rPr>
                </w:rPrChange>
              </w:rPr>
            </w:pPr>
            <w:r w:rsidRPr="00801E49">
              <w:rPr>
                <w:rFonts w:ascii="Open Sans" w:hAnsi="Open Sans" w:cs="Open Sans"/>
                <w:sz w:val="16"/>
                <w:szCs w:val="24"/>
                <w:rPrChange w:id="2304" w:author="Nicole Wu" w:date="2024-01-08T11:26:00Z">
                  <w:rPr>
                    <w:sz w:val="16"/>
                    <w:szCs w:val="24"/>
                  </w:rPr>
                </w:rPrChange>
              </w:rPr>
              <w:t>(0.44)</w:t>
            </w:r>
          </w:p>
        </w:tc>
        <w:tc>
          <w:tcPr>
            <w:tcW w:w="621" w:type="dxa"/>
            <w:tcBorders>
              <w:top w:val="nil"/>
              <w:left w:val="nil"/>
              <w:bottom w:val="nil"/>
              <w:right w:val="nil"/>
            </w:tcBorders>
          </w:tcPr>
          <w:p w14:paraId="2B01F7E0" w14:textId="77777777" w:rsidR="00B92327" w:rsidRPr="00801E49" w:rsidRDefault="00332621" w:rsidP="006B0BF6">
            <w:pPr>
              <w:spacing w:after="0" w:line="259" w:lineRule="auto"/>
              <w:ind w:left="0" w:right="0" w:firstLine="0"/>
              <w:jc w:val="center"/>
              <w:rPr>
                <w:rFonts w:ascii="Open Sans" w:hAnsi="Open Sans" w:cs="Open Sans"/>
                <w:sz w:val="16"/>
                <w:szCs w:val="24"/>
                <w:rPrChange w:id="2305" w:author="Nicole Wu" w:date="2024-01-08T11:26:00Z">
                  <w:rPr>
                    <w:sz w:val="16"/>
                    <w:szCs w:val="24"/>
                  </w:rPr>
                </w:rPrChange>
              </w:rPr>
            </w:pPr>
            <w:r w:rsidRPr="00801E49">
              <w:rPr>
                <w:rFonts w:ascii="Open Sans" w:hAnsi="Open Sans" w:cs="Open Sans"/>
                <w:sz w:val="16"/>
                <w:szCs w:val="24"/>
                <w:rPrChange w:id="2306" w:author="Nicole Wu" w:date="2024-01-08T11:26:00Z">
                  <w:rPr>
                    <w:sz w:val="16"/>
                    <w:szCs w:val="24"/>
                  </w:rPr>
                </w:rPrChange>
              </w:rPr>
              <w:t>(0.44)</w:t>
            </w:r>
          </w:p>
        </w:tc>
        <w:tc>
          <w:tcPr>
            <w:tcW w:w="621" w:type="dxa"/>
            <w:tcBorders>
              <w:top w:val="nil"/>
              <w:left w:val="nil"/>
              <w:bottom w:val="nil"/>
              <w:right w:val="nil"/>
            </w:tcBorders>
          </w:tcPr>
          <w:p w14:paraId="058F1489" w14:textId="77777777" w:rsidR="00B92327" w:rsidRPr="00801E49" w:rsidRDefault="00332621" w:rsidP="006B0BF6">
            <w:pPr>
              <w:spacing w:after="0" w:line="259" w:lineRule="auto"/>
              <w:ind w:left="0" w:right="0" w:firstLine="0"/>
              <w:jc w:val="center"/>
              <w:rPr>
                <w:rFonts w:ascii="Open Sans" w:hAnsi="Open Sans" w:cs="Open Sans"/>
                <w:sz w:val="16"/>
                <w:szCs w:val="24"/>
                <w:rPrChange w:id="2307" w:author="Nicole Wu" w:date="2024-01-08T11:26:00Z">
                  <w:rPr>
                    <w:sz w:val="16"/>
                    <w:szCs w:val="24"/>
                  </w:rPr>
                </w:rPrChange>
              </w:rPr>
            </w:pPr>
            <w:r w:rsidRPr="00801E49">
              <w:rPr>
                <w:rFonts w:ascii="Open Sans" w:hAnsi="Open Sans" w:cs="Open Sans"/>
                <w:sz w:val="16"/>
                <w:szCs w:val="24"/>
                <w:rPrChange w:id="2308" w:author="Nicole Wu" w:date="2024-01-08T11:26:00Z">
                  <w:rPr>
                    <w:sz w:val="16"/>
                    <w:szCs w:val="24"/>
                  </w:rPr>
                </w:rPrChange>
              </w:rPr>
              <w:t>(0.85)</w:t>
            </w:r>
          </w:p>
        </w:tc>
      </w:tr>
      <w:tr w:rsidR="00B92327" w:rsidRPr="00801E49" w14:paraId="621BAE72" w14:textId="77777777" w:rsidTr="006B0BF6">
        <w:trPr>
          <w:trHeight w:val="164"/>
        </w:trPr>
        <w:tc>
          <w:tcPr>
            <w:tcW w:w="3771" w:type="dxa"/>
            <w:tcBorders>
              <w:top w:val="nil"/>
              <w:left w:val="nil"/>
              <w:bottom w:val="nil"/>
              <w:right w:val="nil"/>
            </w:tcBorders>
          </w:tcPr>
          <w:p w14:paraId="4F8F8ADC" w14:textId="77777777" w:rsidR="00B92327" w:rsidRPr="00801E49" w:rsidRDefault="00332621" w:rsidP="006B0BF6">
            <w:pPr>
              <w:spacing w:after="0" w:line="259" w:lineRule="auto"/>
              <w:ind w:left="0" w:right="0" w:firstLine="0"/>
              <w:jc w:val="left"/>
              <w:rPr>
                <w:rFonts w:ascii="Open Sans" w:hAnsi="Open Sans" w:cs="Open Sans"/>
                <w:sz w:val="16"/>
                <w:szCs w:val="24"/>
                <w:rPrChange w:id="2309" w:author="Nicole Wu" w:date="2024-01-08T11:26:00Z">
                  <w:rPr>
                    <w:sz w:val="16"/>
                    <w:szCs w:val="24"/>
                  </w:rPr>
                </w:rPrChange>
              </w:rPr>
            </w:pPr>
            <w:r w:rsidRPr="00801E49">
              <w:rPr>
                <w:rFonts w:ascii="Open Sans" w:hAnsi="Open Sans" w:cs="Open Sans"/>
                <w:sz w:val="16"/>
                <w:szCs w:val="24"/>
                <w:rPrChange w:id="2310" w:author="Nicole Wu" w:date="2024-01-08T11:26:00Z">
                  <w:rPr>
                    <w:sz w:val="16"/>
                    <w:szCs w:val="24"/>
                  </w:rPr>
                </w:rPrChange>
              </w:rPr>
              <w:t>Married Household Head</w:t>
            </w:r>
          </w:p>
        </w:tc>
        <w:tc>
          <w:tcPr>
            <w:tcW w:w="621" w:type="dxa"/>
            <w:tcBorders>
              <w:top w:val="nil"/>
              <w:left w:val="nil"/>
              <w:bottom w:val="nil"/>
              <w:right w:val="nil"/>
            </w:tcBorders>
          </w:tcPr>
          <w:p w14:paraId="50CF02D2" w14:textId="77777777" w:rsidR="00B92327" w:rsidRPr="00801E49" w:rsidRDefault="00332621" w:rsidP="006B0BF6">
            <w:pPr>
              <w:spacing w:after="0" w:line="259" w:lineRule="auto"/>
              <w:ind w:left="0" w:right="0" w:firstLine="0"/>
              <w:jc w:val="center"/>
              <w:rPr>
                <w:rFonts w:ascii="Open Sans" w:hAnsi="Open Sans" w:cs="Open Sans"/>
                <w:sz w:val="16"/>
                <w:szCs w:val="24"/>
                <w:rPrChange w:id="2311" w:author="Nicole Wu" w:date="2024-01-08T11:26:00Z">
                  <w:rPr>
                    <w:sz w:val="16"/>
                    <w:szCs w:val="24"/>
                  </w:rPr>
                </w:rPrChange>
              </w:rPr>
            </w:pPr>
            <w:r w:rsidRPr="00801E49">
              <w:rPr>
                <w:rFonts w:ascii="Open Sans" w:hAnsi="Open Sans" w:cs="Open Sans"/>
                <w:sz w:val="16"/>
                <w:szCs w:val="24"/>
                <w:rPrChange w:id="2312" w:author="Nicole Wu" w:date="2024-01-08T11:26:00Z">
                  <w:rPr>
                    <w:sz w:val="16"/>
                    <w:szCs w:val="24"/>
                  </w:rPr>
                </w:rPrChange>
              </w:rPr>
              <w:t>0.24</w:t>
            </w:r>
          </w:p>
        </w:tc>
        <w:tc>
          <w:tcPr>
            <w:tcW w:w="621" w:type="dxa"/>
            <w:tcBorders>
              <w:top w:val="nil"/>
              <w:left w:val="nil"/>
              <w:bottom w:val="nil"/>
              <w:right w:val="nil"/>
            </w:tcBorders>
          </w:tcPr>
          <w:p w14:paraId="30AC1785" w14:textId="77777777" w:rsidR="00B92327" w:rsidRPr="00801E49" w:rsidRDefault="00332621" w:rsidP="006B0BF6">
            <w:pPr>
              <w:spacing w:after="0" w:line="259" w:lineRule="auto"/>
              <w:ind w:left="0" w:right="0" w:firstLine="0"/>
              <w:jc w:val="center"/>
              <w:rPr>
                <w:rFonts w:ascii="Open Sans" w:hAnsi="Open Sans" w:cs="Open Sans"/>
                <w:sz w:val="16"/>
                <w:szCs w:val="24"/>
                <w:rPrChange w:id="2313" w:author="Nicole Wu" w:date="2024-01-08T11:26:00Z">
                  <w:rPr>
                    <w:sz w:val="16"/>
                    <w:szCs w:val="24"/>
                  </w:rPr>
                </w:rPrChange>
              </w:rPr>
            </w:pPr>
            <w:r w:rsidRPr="00801E49">
              <w:rPr>
                <w:rFonts w:ascii="Open Sans" w:hAnsi="Open Sans" w:cs="Open Sans"/>
                <w:sz w:val="16"/>
                <w:szCs w:val="24"/>
                <w:rPrChange w:id="2314" w:author="Nicole Wu" w:date="2024-01-08T11:26:00Z">
                  <w:rPr>
                    <w:sz w:val="16"/>
                    <w:szCs w:val="24"/>
                  </w:rPr>
                </w:rPrChange>
              </w:rPr>
              <w:t>0.26</w:t>
            </w:r>
          </w:p>
        </w:tc>
        <w:tc>
          <w:tcPr>
            <w:tcW w:w="621" w:type="dxa"/>
            <w:tcBorders>
              <w:top w:val="nil"/>
              <w:left w:val="nil"/>
              <w:bottom w:val="nil"/>
              <w:right w:val="nil"/>
            </w:tcBorders>
          </w:tcPr>
          <w:p w14:paraId="550F0C00" w14:textId="77777777" w:rsidR="00B92327" w:rsidRPr="00801E49" w:rsidRDefault="00332621" w:rsidP="006B0BF6">
            <w:pPr>
              <w:spacing w:after="0" w:line="259" w:lineRule="auto"/>
              <w:ind w:left="0" w:right="0" w:firstLine="0"/>
              <w:jc w:val="center"/>
              <w:rPr>
                <w:rFonts w:ascii="Open Sans" w:hAnsi="Open Sans" w:cs="Open Sans"/>
                <w:sz w:val="16"/>
                <w:szCs w:val="24"/>
                <w:rPrChange w:id="2315" w:author="Nicole Wu" w:date="2024-01-08T11:26:00Z">
                  <w:rPr>
                    <w:sz w:val="16"/>
                    <w:szCs w:val="24"/>
                  </w:rPr>
                </w:rPrChange>
              </w:rPr>
            </w:pPr>
            <w:r w:rsidRPr="00801E49">
              <w:rPr>
                <w:rFonts w:ascii="Open Sans" w:hAnsi="Open Sans" w:cs="Open Sans"/>
                <w:sz w:val="16"/>
                <w:szCs w:val="24"/>
                <w:rPrChange w:id="2316" w:author="Nicole Wu" w:date="2024-01-08T11:26:00Z">
                  <w:rPr>
                    <w:sz w:val="16"/>
                    <w:szCs w:val="24"/>
                  </w:rPr>
                </w:rPrChange>
              </w:rPr>
              <w:t>0.02</w:t>
            </w:r>
          </w:p>
        </w:tc>
        <w:tc>
          <w:tcPr>
            <w:tcW w:w="621" w:type="dxa"/>
            <w:gridSpan w:val="2"/>
            <w:tcBorders>
              <w:top w:val="nil"/>
              <w:left w:val="nil"/>
              <w:bottom w:val="nil"/>
              <w:right w:val="nil"/>
            </w:tcBorders>
          </w:tcPr>
          <w:p w14:paraId="3D4C4F2A" w14:textId="77777777" w:rsidR="00B92327" w:rsidRPr="00801E49" w:rsidRDefault="00332621" w:rsidP="006B0BF6">
            <w:pPr>
              <w:spacing w:after="0" w:line="259" w:lineRule="auto"/>
              <w:ind w:left="0" w:right="0" w:firstLine="0"/>
              <w:jc w:val="center"/>
              <w:rPr>
                <w:rFonts w:ascii="Open Sans" w:hAnsi="Open Sans" w:cs="Open Sans"/>
                <w:sz w:val="16"/>
                <w:szCs w:val="24"/>
                <w:rPrChange w:id="2317" w:author="Nicole Wu" w:date="2024-01-08T11:26:00Z">
                  <w:rPr>
                    <w:sz w:val="16"/>
                    <w:szCs w:val="24"/>
                  </w:rPr>
                </w:rPrChange>
              </w:rPr>
            </w:pPr>
            <w:r w:rsidRPr="00801E49">
              <w:rPr>
                <w:rFonts w:ascii="Open Sans" w:hAnsi="Open Sans" w:cs="Open Sans"/>
                <w:sz w:val="16"/>
                <w:szCs w:val="24"/>
                <w:rPrChange w:id="2318" w:author="Nicole Wu" w:date="2024-01-08T11:26:00Z">
                  <w:rPr>
                    <w:sz w:val="16"/>
                    <w:szCs w:val="24"/>
                  </w:rPr>
                </w:rPrChange>
              </w:rPr>
              <w:t>0.12</w:t>
            </w:r>
          </w:p>
        </w:tc>
        <w:tc>
          <w:tcPr>
            <w:tcW w:w="621" w:type="dxa"/>
            <w:tcBorders>
              <w:top w:val="nil"/>
              <w:left w:val="nil"/>
              <w:bottom w:val="nil"/>
              <w:right w:val="nil"/>
            </w:tcBorders>
          </w:tcPr>
          <w:p w14:paraId="3385DF11" w14:textId="77777777" w:rsidR="00B92327" w:rsidRPr="00801E49" w:rsidRDefault="00332621" w:rsidP="006B0BF6">
            <w:pPr>
              <w:spacing w:after="0" w:line="259" w:lineRule="auto"/>
              <w:ind w:left="0" w:right="0" w:firstLine="0"/>
              <w:jc w:val="center"/>
              <w:rPr>
                <w:rFonts w:ascii="Open Sans" w:hAnsi="Open Sans" w:cs="Open Sans"/>
                <w:sz w:val="16"/>
                <w:szCs w:val="24"/>
                <w:rPrChange w:id="2319" w:author="Nicole Wu" w:date="2024-01-08T11:26:00Z">
                  <w:rPr>
                    <w:sz w:val="16"/>
                    <w:szCs w:val="24"/>
                  </w:rPr>
                </w:rPrChange>
              </w:rPr>
            </w:pPr>
            <w:r w:rsidRPr="00801E49">
              <w:rPr>
                <w:rFonts w:ascii="Open Sans" w:hAnsi="Open Sans" w:cs="Open Sans"/>
                <w:sz w:val="16"/>
                <w:szCs w:val="24"/>
                <w:rPrChange w:id="2320" w:author="Nicole Wu" w:date="2024-01-08T11:26:00Z">
                  <w:rPr>
                    <w:sz w:val="16"/>
                    <w:szCs w:val="24"/>
                  </w:rPr>
                </w:rPrChange>
              </w:rPr>
              <w:t>0.16</w:t>
            </w:r>
          </w:p>
        </w:tc>
        <w:tc>
          <w:tcPr>
            <w:tcW w:w="621" w:type="dxa"/>
            <w:tcBorders>
              <w:top w:val="nil"/>
              <w:left w:val="nil"/>
              <w:bottom w:val="nil"/>
              <w:right w:val="nil"/>
            </w:tcBorders>
          </w:tcPr>
          <w:p w14:paraId="31CB5CBA" w14:textId="77777777" w:rsidR="00B92327" w:rsidRPr="00801E49" w:rsidRDefault="00332621" w:rsidP="006B0BF6">
            <w:pPr>
              <w:spacing w:after="0" w:line="259" w:lineRule="auto"/>
              <w:ind w:left="0" w:right="0" w:firstLine="0"/>
              <w:jc w:val="center"/>
              <w:rPr>
                <w:rFonts w:ascii="Open Sans" w:hAnsi="Open Sans" w:cs="Open Sans"/>
                <w:sz w:val="16"/>
                <w:szCs w:val="24"/>
                <w:rPrChange w:id="2321" w:author="Nicole Wu" w:date="2024-01-08T11:26:00Z">
                  <w:rPr>
                    <w:sz w:val="16"/>
                    <w:szCs w:val="24"/>
                  </w:rPr>
                </w:rPrChange>
              </w:rPr>
            </w:pPr>
            <w:r w:rsidRPr="00801E49">
              <w:rPr>
                <w:rFonts w:ascii="Open Sans" w:hAnsi="Open Sans" w:cs="Open Sans"/>
                <w:sz w:val="16"/>
                <w:szCs w:val="24"/>
                <w:rPrChange w:id="2322" w:author="Nicole Wu" w:date="2024-01-08T11:26:00Z">
                  <w:rPr>
                    <w:sz w:val="16"/>
                    <w:szCs w:val="24"/>
                  </w:rPr>
                </w:rPrChange>
              </w:rPr>
              <w:t>0.03</w:t>
            </w:r>
          </w:p>
        </w:tc>
        <w:tc>
          <w:tcPr>
            <w:tcW w:w="621" w:type="dxa"/>
            <w:gridSpan w:val="2"/>
            <w:tcBorders>
              <w:top w:val="nil"/>
              <w:left w:val="nil"/>
              <w:bottom w:val="nil"/>
              <w:right w:val="nil"/>
            </w:tcBorders>
          </w:tcPr>
          <w:p w14:paraId="61B12555" w14:textId="77777777" w:rsidR="00B92327" w:rsidRPr="00801E49" w:rsidRDefault="00332621" w:rsidP="006B0BF6">
            <w:pPr>
              <w:spacing w:after="0" w:line="259" w:lineRule="auto"/>
              <w:ind w:left="0" w:right="0" w:firstLine="0"/>
              <w:jc w:val="center"/>
              <w:rPr>
                <w:rFonts w:ascii="Open Sans" w:hAnsi="Open Sans" w:cs="Open Sans"/>
                <w:sz w:val="16"/>
                <w:szCs w:val="24"/>
                <w:rPrChange w:id="2323" w:author="Nicole Wu" w:date="2024-01-08T11:26:00Z">
                  <w:rPr>
                    <w:sz w:val="16"/>
                    <w:szCs w:val="24"/>
                  </w:rPr>
                </w:rPrChange>
              </w:rPr>
            </w:pPr>
            <w:r w:rsidRPr="00801E49">
              <w:rPr>
                <w:rFonts w:ascii="Open Sans" w:hAnsi="Open Sans" w:cs="Open Sans"/>
                <w:sz w:val="16"/>
                <w:szCs w:val="24"/>
                <w:rPrChange w:id="2324" w:author="Nicole Wu" w:date="2024-01-08T11:26:00Z">
                  <w:rPr>
                    <w:sz w:val="16"/>
                    <w:szCs w:val="24"/>
                  </w:rPr>
                </w:rPrChange>
              </w:rPr>
              <w:t>0.16</w:t>
            </w:r>
          </w:p>
        </w:tc>
        <w:tc>
          <w:tcPr>
            <w:tcW w:w="621" w:type="dxa"/>
            <w:tcBorders>
              <w:top w:val="nil"/>
              <w:left w:val="nil"/>
              <w:bottom w:val="nil"/>
              <w:right w:val="nil"/>
            </w:tcBorders>
          </w:tcPr>
          <w:p w14:paraId="63F21EF2" w14:textId="77777777" w:rsidR="00B92327" w:rsidRPr="00801E49" w:rsidRDefault="00332621" w:rsidP="006B0BF6">
            <w:pPr>
              <w:spacing w:after="0" w:line="259" w:lineRule="auto"/>
              <w:ind w:left="0" w:right="0" w:firstLine="0"/>
              <w:jc w:val="center"/>
              <w:rPr>
                <w:rFonts w:ascii="Open Sans" w:hAnsi="Open Sans" w:cs="Open Sans"/>
                <w:sz w:val="16"/>
                <w:szCs w:val="24"/>
                <w:rPrChange w:id="2325" w:author="Nicole Wu" w:date="2024-01-08T11:26:00Z">
                  <w:rPr>
                    <w:sz w:val="16"/>
                    <w:szCs w:val="24"/>
                  </w:rPr>
                </w:rPrChange>
              </w:rPr>
            </w:pPr>
            <w:r w:rsidRPr="00801E49">
              <w:rPr>
                <w:rFonts w:ascii="Open Sans" w:hAnsi="Open Sans" w:cs="Open Sans"/>
                <w:sz w:val="16"/>
                <w:szCs w:val="24"/>
                <w:rPrChange w:id="2326" w:author="Nicole Wu" w:date="2024-01-08T11:26:00Z">
                  <w:rPr>
                    <w:sz w:val="16"/>
                    <w:szCs w:val="24"/>
                  </w:rPr>
                </w:rPrChange>
              </w:rPr>
              <w:t>0.19</w:t>
            </w:r>
          </w:p>
        </w:tc>
        <w:tc>
          <w:tcPr>
            <w:tcW w:w="621" w:type="dxa"/>
            <w:tcBorders>
              <w:top w:val="nil"/>
              <w:left w:val="nil"/>
              <w:bottom w:val="nil"/>
              <w:right w:val="nil"/>
            </w:tcBorders>
          </w:tcPr>
          <w:p w14:paraId="5A9A076C" w14:textId="77777777" w:rsidR="00B92327" w:rsidRPr="00801E49" w:rsidRDefault="00332621" w:rsidP="006B0BF6">
            <w:pPr>
              <w:spacing w:after="0" w:line="259" w:lineRule="auto"/>
              <w:ind w:left="0" w:right="0" w:firstLine="0"/>
              <w:jc w:val="center"/>
              <w:rPr>
                <w:rFonts w:ascii="Open Sans" w:hAnsi="Open Sans" w:cs="Open Sans"/>
                <w:sz w:val="16"/>
                <w:szCs w:val="24"/>
                <w:rPrChange w:id="2327" w:author="Nicole Wu" w:date="2024-01-08T11:26:00Z">
                  <w:rPr>
                    <w:sz w:val="16"/>
                    <w:szCs w:val="24"/>
                  </w:rPr>
                </w:rPrChange>
              </w:rPr>
            </w:pPr>
            <w:r w:rsidRPr="00801E49">
              <w:rPr>
                <w:rFonts w:ascii="Open Sans" w:hAnsi="Open Sans" w:cs="Open Sans"/>
                <w:sz w:val="16"/>
                <w:szCs w:val="24"/>
                <w:rPrChange w:id="2328" w:author="Nicole Wu" w:date="2024-01-08T11:26:00Z">
                  <w:rPr>
                    <w:sz w:val="16"/>
                    <w:szCs w:val="24"/>
                  </w:rPr>
                </w:rPrChange>
              </w:rPr>
              <w:t>0.03</w:t>
            </w:r>
          </w:p>
        </w:tc>
      </w:tr>
      <w:tr w:rsidR="00B92327" w:rsidRPr="00801E49" w14:paraId="41FE6A59" w14:textId="77777777" w:rsidTr="006B0BF6">
        <w:trPr>
          <w:trHeight w:val="164"/>
        </w:trPr>
        <w:tc>
          <w:tcPr>
            <w:tcW w:w="3771" w:type="dxa"/>
            <w:tcBorders>
              <w:top w:val="nil"/>
              <w:left w:val="nil"/>
              <w:bottom w:val="nil"/>
              <w:right w:val="nil"/>
            </w:tcBorders>
          </w:tcPr>
          <w:p w14:paraId="5B00410D" w14:textId="77777777" w:rsidR="00B92327" w:rsidRPr="00801E49" w:rsidRDefault="00B92327" w:rsidP="006B0BF6">
            <w:pPr>
              <w:spacing w:after="0" w:line="259" w:lineRule="auto"/>
              <w:ind w:left="0" w:right="0" w:firstLine="0"/>
              <w:jc w:val="left"/>
              <w:rPr>
                <w:rFonts w:ascii="Open Sans" w:hAnsi="Open Sans" w:cs="Open Sans"/>
                <w:sz w:val="16"/>
                <w:szCs w:val="24"/>
                <w:rPrChange w:id="2329" w:author="Nicole Wu" w:date="2024-01-08T11:26:00Z">
                  <w:rPr>
                    <w:sz w:val="16"/>
                    <w:szCs w:val="24"/>
                  </w:rPr>
                </w:rPrChange>
              </w:rPr>
            </w:pPr>
          </w:p>
        </w:tc>
        <w:tc>
          <w:tcPr>
            <w:tcW w:w="621" w:type="dxa"/>
            <w:tcBorders>
              <w:top w:val="nil"/>
              <w:left w:val="nil"/>
              <w:bottom w:val="nil"/>
              <w:right w:val="nil"/>
            </w:tcBorders>
          </w:tcPr>
          <w:p w14:paraId="33CC704E" w14:textId="77777777" w:rsidR="00B92327" w:rsidRPr="00801E49" w:rsidRDefault="00332621" w:rsidP="006B0BF6">
            <w:pPr>
              <w:spacing w:after="0" w:line="259" w:lineRule="auto"/>
              <w:ind w:left="0" w:right="0" w:firstLine="0"/>
              <w:jc w:val="center"/>
              <w:rPr>
                <w:rFonts w:ascii="Open Sans" w:hAnsi="Open Sans" w:cs="Open Sans"/>
                <w:sz w:val="16"/>
                <w:szCs w:val="24"/>
                <w:rPrChange w:id="2330" w:author="Nicole Wu" w:date="2024-01-08T11:26:00Z">
                  <w:rPr>
                    <w:sz w:val="16"/>
                    <w:szCs w:val="24"/>
                  </w:rPr>
                </w:rPrChange>
              </w:rPr>
            </w:pPr>
            <w:r w:rsidRPr="00801E49">
              <w:rPr>
                <w:rFonts w:ascii="Open Sans" w:hAnsi="Open Sans" w:cs="Open Sans"/>
                <w:sz w:val="16"/>
                <w:szCs w:val="24"/>
                <w:rPrChange w:id="2331" w:author="Nicole Wu" w:date="2024-01-08T11:26:00Z">
                  <w:rPr>
                    <w:sz w:val="16"/>
                    <w:szCs w:val="24"/>
                  </w:rPr>
                </w:rPrChange>
              </w:rPr>
              <w:t>(0.43)</w:t>
            </w:r>
          </w:p>
        </w:tc>
        <w:tc>
          <w:tcPr>
            <w:tcW w:w="621" w:type="dxa"/>
            <w:tcBorders>
              <w:top w:val="nil"/>
              <w:left w:val="nil"/>
              <w:bottom w:val="nil"/>
              <w:right w:val="nil"/>
            </w:tcBorders>
          </w:tcPr>
          <w:p w14:paraId="44FD3F58" w14:textId="77777777" w:rsidR="00B92327" w:rsidRPr="00801E49" w:rsidRDefault="00332621" w:rsidP="006B0BF6">
            <w:pPr>
              <w:spacing w:after="0" w:line="259" w:lineRule="auto"/>
              <w:ind w:left="0" w:right="0" w:firstLine="0"/>
              <w:jc w:val="center"/>
              <w:rPr>
                <w:rFonts w:ascii="Open Sans" w:hAnsi="Open Sans" w:cs="Open Sans"/>
                <w:sz w:val="16"/>
                <w:szCs w:val="24"/>
                <w:rPrChange w:id="2332" w:author="Nicole Wu" w:date="2024-01-08T11:26:00Z">
                  <w:rPr>
                    <w:sz w:val="16"/>
                    <w:szCs w:val="24"/>
                  </w:rPr>
                </w:rPrChange>
              </w:rPr>
            </w:pPr>
            <w:r w:rsidRPr="00801E49">
              <w:rPr>
                <w:rFonts w:ascii="Open Sans" w:hAnsi="Open Sans" w:cs="Open Sans"/>
                <w:sz w:val="16"/>
                <w:szCs w:val="24"/>
                <w:rPrChange w:id="2333" w:author="Nicole Wu" w:date="2024-01-08T11:26:00Z">
                  <w:rPr>
                    <w:sz w:val="16"/>
                    <w:szCs w:val="24"/>
                  </w:rPr>
                </w:rPrChange>
              </w:rPr>
              <w:t>(0.44)</w:t>
            </w:r>
          </w:p>
        </w:tc>
        <w:tc>
          <w:tcPr>
            <w:tcW w:w="621" w:type="dxa"/>
            <w:tcBorders>
              <w:top w:val="nil"/>
              <w:left w:val="nil"/>
              <w:bottom w:val="nil"/>
              <w:right w:val="nil"/>
            </w:tcBorders>
          </w:tcPr>
          <w:p w14:paraId="4273F919" w14:textId="77777777" w:rsidR="00B92327" w:rsidRPr="00801E49" w:rsidRDefault="00332621" w:rsidP="006B0BF6">
            <w:pPr>
              <w:spacing w:after="0" w:line="259" w:lineRule="auto"/>
              <w:ind w:left="0" w:right="0" w:firstLine="0"/>
              <w:jc w:val="center"/>
              <w:rPr>
                <w:rFonts w:ascii="Open Sans" w:hAnsi="Open Sans" w:cs="Open Sans"/>
                <w:sz w:val="16"/>
                <w:szCs w:val="24"/>
                <w:rPrChange w:id="2334" w:author="Nicole Wu" w:date="2024-01-08T11:26:00Z">
                  <w:rPr>
                    <w:sz w:val="16"/>
                    <w:szCs w:val="24"/>
                  </w:rPr>
                </w:rPrChange>
              </w:rPr>
            </w:pPr>
            <w:r w:rsidRPr="00801E49">
              <w:rPr>
                <w:rFonts w:ascii="Open Sans" w:hAnsi="Open Sans" w:cs="Open Sans"/>
                <w:sz w:val="16"/>
                <w:szCs w:val="24"/>
                <w:rPrChange w:id="2335" w:author="Nicole Wu" w:date="2024-01-08T11:26:00Z">
                  <w:rPr>
                    <w:sz w:val="16"/>
                    <w:szCs w:val="24"/>
                  </w:rPr>
                </w:rPrChange>
              </w:rPr>
              <w:t>(0.70)</w:t>
            </w:r>
          </w:p>
        </w:tc>
        <w:tc>
          <w:tcPr>
            <w:tcW w:w="621" w:type="dxa"/>
            <w:gridSpan w:val="2"/>
            <w:tcBorders>
              <w:top w:val="nil"/>
              <w:left w:val="nil"/>
              <w:bottom w:val="nil"/>
              <w:right w:val="nil"/>
            </w:tcBorders>
          </w:tcPr>
          <w:p w14:paraId="7627FDA9" w14:textId="77777777" w:rsidR="00B92327" w:rsidRPr="00801E49" w:rsidRDefault="00332621" w:rsidP="006B0BF6">
            <w:pPr>
              <w:spacing w:after="0" w:line="259" w:lineRule="auto"/>
              <w:ind w:left="0" w:right="0" w:firstLine="0"/>
              <w:jc w:val="center"/>
              <w:rPr>
                <w:rFonts w:ascii="Open Sans" w:hAnsi="Open Sans" w:cs="Open Sans"/>
                <w:sz w:val="16"/>
                <w:szCs w:val="24"/>
                <w:rPrChange w:id="2336" w:author="Nicole Wu" w:date="2024-01-08T11:26:00Z">
                  <w:rPr>
                    <w:sz w:val="16"/>
                    <w:szCs w:val="24"/>
                  </w:rPr>
                </w:rPrChange>
              </w:rPr>
            </w:pPr>
            <w:r w:rsidRPr="00801E49">
              <w:rPr>
                <w:rFonts w:ascii="Open Sans" w:hAnsi="Open Sans" w:cs="Open Sans"/>
                <w:sz w:val="16"/>
                <w:szCs w:val="24"/>
                <w:rPrChange w:id="2337" w:author="Nicole Wu" w:date="2024-01-08T11:26:00Z">
                  <w:rPr>
                    <w:sz w:val="16"/>
                    <w:szCs w:val="24"/>
                  </w:rPr>
                </w:rPrChange>
              </w:rPr>
              <w:t>(0.33)</w:t>
            </w:r>
          </w:p>
        </w:tc>
        <w:tc>
          <w:tcPr>
            <w:tcW w:w="621" w:type="dxa"/>
            <w:tcBorders>
              <w:top w:val="nil"/>
              <w:left w:val="nil"/>
              <w:bottom w:val="nil"/>
              <w:right w:val="nil"/>
            </w:tcBorders>
          </w:tcPr>
          <w:p w14:paraId="773B2478" w14:textId="77777777" w:rsidR="00B92327" w:rsidRPr="00801E49" w:rsidRDefault="00332621" w:rsidP="006B0BF6">
            <w:pPr>
              <w:spacing w:after="0" w:line="259" w:lineRule="auto"/>
              <w:ind w:left="0" w:right="0" w:firstLine="0"/>
              <w:jc w:val="center"/>
              <w:rPr>
                <w:rFonts w:ascii="Open Sans" w:hAnsi="Open Sans" w:cs="Open Sans"/>
                <w:sz w:val="16"/>
                <w:szCs w:val="24"/>
                <w:rPrChange w:id="2338" w:author="Nicole Wu" w:date="2024-01-08T11:26:00Z">
                  <w:rPr>
                    <w:sz w:val="16"/>
                    <w:szCs w:val="24"/>
                  </w:rPr>
                </w:rPrChange>
              </w:rPr>
            </w:pPr>
            <w:r w:rsidRPr="00801E49">
              <w:rPr>
                <w:rFonts w:ascii="Open Sans" w:hAnsi="Open Sans" w:cs="Open Sans"/>
                <w:sz w:val="16"/>
                <w:szCs w:val="24"/>
                <w:rPrChange w:id="2339" w:author="Nicole Wu" w:date="2024-01-08T11:26:00Z">
                  <w:rPr>
                    <w:sz w:val="16"/>
                    <w:szCs w:val="24"/>
                  </w:rPr>
                </w:rPrChange>
              </w:rPr>
              <w:t>(0.37)</w:t>
            </w:r>
          </w:p>
        </w:tc>
        <w:tc>
          <w:tcPr>
            <w:tcW w:w="621" w:type="dxa"/>
            <w:tcBorders>
              <w:top w:val="nil"/>
              <w:left w:val="nil"/>
              <w:bottom w:val="nil"/>
              <w:right w:val="nil"/>
            </w:tcBorders>
          </w:tcPr>
          <w:p w14:paraId="32F2F4F9" w14:textId="77777777" w:rsidR="00B92327" w:rsidRPr="00801E49" w:rsidRDefault="00332621" w:rsidP="006B0BF6">
            <w:pPr>
              <w:spacing w:after="0" w:line="259" w:lineRule="auto"/>
              <w:ind w:left="0" w:right="0" w:firstLine="0"/>
              <w:jc w:val="center"/>
              <w:rPr>
                <w:rFonts w:ascii="Open Sans" w:hAnsi="Open Sans" w:cs="Open Sans"/>
                <w:sz w:val="16"/>
                <w:szCs w:val="24"/>
                <w:rPrChange w:id="2340" w:author="Nicole Wu" w:date="2024-01-08T11:26:00Z">
                  <w:rPr>
                    <w:sz w:val="16"/>
                    <w:szCs w:val="24"/>
                  </w:rPr>
                </w:rPrChange>
              </w:rPr>
            </w:pPr>
            <w:r w:rsidRPr="00801E49">
              <w:rPr>
                <w:rFonts w:ascii="Open Sans" w:hAnsi="Open Sans" w:cs="Open Sans"/>
                <w:sz w:val="16"/>
                <w:szCs w:val="24"/>
                <w:rPrChange w:id="2341" w:author="Nicole Wu" w:date="2024-01-08T11:26:00Z">
                  <w:rPr>
                    <w:sz w:val="16"/>
                    <w:szCs w:val="24"/>
                  </w:rPr>
                </w:rPrChange>
              </w:rPr>
              <w:t>(0.18)</w:t>
            </w:r>
          </w:p>
        </w:tc>
        <w:tc>
          <w:tcPr>
            <w:tcW w:w="621" w:type="dxa"/>
            <w:gridSpan w:val="2"/>
            <w:tcBorders>
              <w:top w:val="nil"/>
              <w:left w:val="nil"/>
              <w:bottom w:val="nil"/>
              <w:right w:val="nil"/>
            </w:tcBorders>
          </w:tcPr>
          <w:p w14:paraId="2DACC528" w14:textId="77777777" w:rsidR="00B92327" w:rsidRPr="00801E49" w:rsidRDefault="00332621" w:rsidP="006B0BF6">
            <w:pPr>
              <w:spacing w:after="0" w:line="259" w:lineRule="auto"/>
              <w:ind w:left="0" w:right="0" w:firstLine="0"/>
              <w:jc w:val="center"/>
              <w:rPr>
                <w:rFonts w:ascii="Open Sans" w:hAnsi="Open Sans" w:cs="Open Sans"/>
                <w:sz w:val="16"/>
                <w:szCs w:val="24"/>
                <w:rPrChange w:id="2342" w:author="Nicole Wu" w:date="2024-01-08T11:26:00Z">
                  <w:rPr>
                    <w:sz w:val="16"/>
                    <w:szCs w:val="24"/>
                  </w:rPr>
                </w:rPrChange>
              </w:rPr>
            </w:pPr>
            <w:r w:rsidRPr="00801E49">
              <w:rPr>
                <w:rFonts w:ascii="Open Sans" w:hAnsi="Open Sans" w:cs="Open Sans"/>
                <w:sz w:val="16"/>
                <w:szCs w:val="24"/>
                <w:rPrChange w:id="2343" w:author="Nicole Wu" w:date="2024-01-08T11:26:00Z">
                  <w:rPr>
                    <w:sz w:val="16"/>
                    <w:szCs w:val="24"/>
                  </w:rPr>
                </w:rPrChange>
              </w:rPr>
              <w:t>(0.37)</w:t>
            </w:r>
          </w:p>
        </w:tc>
        <w:tc>
          <w:tcPr>
            <w:tcW w:w="621" w:type="dxa"/>
            <w:tcBorders>
              <w:top w:val="nil"/>
              <w:left w:val="nil"/>
              <w:bottom w:val="nil"/>
              <w:right w:val="nil"/>
            </w:tcBorders>
          </w:tcPr>
          <w:p w14:paraId="58145B0F" w14:textId="77777777" w:rsidR="00B92327" w:rsidRPr="00801E49" w:rsidRDefault="00332621" w:rsidP="006B0BF6">
            <w:pPr>
              <w:spacing w:after="0" w:line="259" w:lineRule="auto"/>
              <w:ind w:left="0" w:right="0" w:firstLine="0"/>
              <w:jc w:val="center"/>
              <w:rPr>
                <w:rFonts w:ascii="Open Sans" w:hAnsi="Open Sans" w:cs="Open Sans"/>
                <w:sz w:val="16"/>
                <w:szCs w:val="24"/>
                <w:rPrChange w:id="2344" w:author="Nicole Wu" w:date="2024-01-08T11:26:00Z">
                  <w:rPr>
                    <w:sz w:val="16"/>
                    <w:szCs w:val="24"/>
                  </w:rPr>
                </w:rPrChange>
              </w:rPr>
            </w:pPr>
            <w:r w:rsidRPr="00801E49">
              <w:rPr>
                <w:rFonts w:ascii="Open Sans" w:hAnsi="Open Sans" w:cs="Open Sans"/>
                <w:sz w:val="16"/>
                <w:szCs w:val="24"/>
                <w:rPrChange w:id="2345" w:author="Nicole Wu" w:date="2024-01-08T11:26:00Z">
                  <w:rPr>
                    <w:sz w:val="16"/>
                    <w:szCs w:val="24"/>
                  </w:rPr>
                </w:rPrChange>
              </w:rPr>
              <w:t>(0.39)</w:t>
            </w:r>
          </w:p>
        </w:tc>
        <w:tc>
          <w:tcPr>
            <w:tcW w:w="621" w:type="dxa"/>
            <w:tcBorders>
              <w:top w:val="nil"/>
              <w:left w:val="nil"/>
              <w:bottom w:val="nil"/>
              <w:right w:val="nil"/>
            </w:tcBorders>
          </w:tcPr>
          <w:p w14:paraId="1FF62BE3" w14:textId="77777777" w:rsidR="00B92327" w:rsidRPr="00801E49" w:rsidRDefault="00332621" w:rsidP="006B0BF6">
            <w:pPr>
              <w:spacing w:after="0" w:line="259" w:lineRule="auto"/>
              <w:ind w:left="0" w:right="0" w:firstLine="0"/>
              <w:jc w:val="center"/>
              <w:rPr>
                <w:rFonts w:ascii="Open Sans" w:hAnsi="Open Sans" w:cs="Open Sans"/>
                <w:sz w:val="16"/>
                <w:szCs w:val="24"/>
                <w:rPrChange w:id="2346" w:author="Nicole Wu" w:date="2024-01-08T11:26:00Z">
                  <w:rPr>
                    <w:sz w:val="16"/>
                    <w:szCs w:val="24"/>
                  </w:rPr>
                </w:rPrChange>
              </w:rPr>
            </w:pPr>
            <w:r w:rsidRPr="00801E49">
              <w:rPr>
                <w:rFonts w:ascii="Open Sans" w:hAnsi="Open Sans" w:cs="Open Sans"/>
                <w:sz w:val="16"/>
                <w:szCs w:val="24"/>
                <w:rPrChange w:id="2347" w:author="Nicole Wu" w:date="2024-01-08T11:26:00Z">
                  <w:rPr>
                    <w:sz w:val="16"/>
                    <w:szCs w:val="24"/>
                  </w:rPr>
                </w:rPrChange>
              </w:rPr>
              <w:t>(0.19)</w:t>
            </w:r>
          </w:p>
        </w:tc>
      </w:tr>
      <w:tr w:rsidR="00B92327" w:rsidRPr="00801E49" w14:paraId="2279C889" w14:textId="77777777" w:rsidTr="006B0BF6">
        <w:trPr>
          <w:trHeight w:val="164"/>
        </w:trPr>
        <w:tc>
          <w:tcPr>
            <w:tcW w:w="3771" w:type="dxa"/>
            <w:tcBorders>
              <w:top w:val="nil"/>
              <w:left w:val="nil"/>
              <w:bottom w:val="nil"/>
              <w:right w:val="nil"/>
            </w:tcBorders>
          </w:tcPr>
          <w:p w14:paraId="5842ABBA" w14:textId="77777777" w:rsidR="00B92327" w:rsidRPr="00801E49" w:rsidRDefault="00332621" w:rsidP="006B0BF6">
            <w:pPr>
              <w:spacing w:after="0" w:line="259" w:lineRule="auto"/>
              <w:ind w:left="0" w:right="0" w:firstLine="0"/>
              <w:jc w:val="left"/>
              <w:rPr>
                <w:rFonts w:ascii="Open Sans" w:hAnsi="Open Sans" w:cs="Open Sans"/>
                <w:sz w:val="16"/>
                <w:szCs w:val="24"/>
                <w:rPrChange w:id="2348" w:author="Nicole Wu" w:date="2024-01-08T11:26:00Z">
                  <w:rPr>
                    <w:sz w:val="16"/>
                    <w:szCs w:val="24"/>
                  </w:rPr>
                </w:rPrChange>
              </w:rPr>
            </w:pPr>
            <w:r w:rsidRPr="00801E49">
              <w:rPr>
                <w:rFonts w:ascii="Open Sans" w:hAnsi="Open Sans" w:cs="Open Sans"/>
                <w:sz w:val="16"/>
                <w:szCs w:val="24"/>
                <w:rPrChange w:id="2349" w:author="Nicole Wu" w:date="2024-01-08T11:26:00Z">
                  <w:rPr>
                    <w:sz w:val="16"/>
                    <w:szCs w:val="24"/>
                  </w:rPr>
                </w:rPrChange>
              </w:rPr>
              <w:t>Household head years of education</w:t>
            </w:r>
          </w:p>
        </w:tc>
        <w:tc>
          <w:tcPr>
            <w:tcW w:w="621" w:type="dxa"/>
            <w:tcBorders>
              <w:top w:val="nil"/>
              <w:left w:val="nil"/>
              <w:bottom w:val="nil"/>
              <w:right w:val="nil"/>
            </w:tcBorders>
          </w:tcPr>
          <w:p w14:paraId="10C2DEC8" w14:textId="77777777" w:rsidR="00B92327" w:rsidRPr="00801E49" w:rsidRDefault="00332621" w:rsidP="006B0BF6">
            <w:pPr>
              <w:spacing w:after="0" w:line="259" w:lineRule="auto"/>
              <w:ind w:left="0" w:right="0" w:firstLine="0"/>
              <w:jc w:val="center"/>
              <w:rPr>
                <w:rFonts w:ascii="Open Sans" w:hAnsi="Open Sans" w:cs="Open Sans"/>
                <w:sz w:val="16"/>
                <w:szCs w:val="24"/>
                <w:rPrChange w:id="2350" w:author="Nicole Wu" w:date="2024-01-08T11:26:00Z">
                  <w:rPr>
                    <w:sz w:val="16"/>
                    <w:szCs w:val="24"/>
                  </w:rPr>
                </w:rPrChange>
              </w:rPr>
            </w:pPr>
            <w:r w:rsidRPr="00801E49">
              <w:rPr>
                <w:rFonts w:ascii="Open Sans" w:hAnsi="Open Sans" w:cs="Open Sans"/>
                <w:sz w:val="16"/>
                <w:szCs w:val="24"/>
                <w:rPrChange w:id="2351" w:author="Nicole Wu" w:date="2024-01-08T11:26:00Z">
                  <w:rPr>
                    <w:sz w:val="16"/>
                    <w:szCs w:val="24"/>
                  </w:rPr>
                </w:rPrChange>
              </w:rPr>
              <w:t>7.30</w:t>
            </w:r>
          </w:p>
        </w:tc>
        <w:tc>
          <w:tcPr>
            <w:tcW w:w="621" w:type="dxa"/>
            <w:tcBorders>
              <w:top w:val="nil"/>
              <w:left w:val="nil"/>
              <w:bottom w:val="nil"/>
              <w:right w:val="nil"/>
            </w:tcBorders>
          </w:tcPr>
          <w:p w14:paraId="1EE95AD3" w14:textId="77777777" w:rsidR="00B92327" w:rsidRPr="00801E49" w:rsidRDefault="00332621" w:rsidP="006B0BF6">
            <w:pPr>
              <w:spacing w:after="0" w:line="259" w:lineRule="auto"/>
              <w:ind w:left="0" w:right="0" w:firstLine="0"/>
              <w:jc w:val="center"/>
              <w:rPr>
                <w:rFonts w:ascii="Open Sans" w:hAnsi="Open Sans" w:cs="Open Sans"/>
                <w:sz w:val="16"/>
                <w:szCs w:val="24"/>
                <w:rPrChange w:id="2352" w:author="Nicole Wu" w:date="2024-01-08T11:26:00Z">
                  <w:rPr>
                    <w:sz w:val="16"/>
                    <w:szCs w:val="24"/>
                  </w:rPr>
                </w:rPrChange>
              </w:rPr>
            </w:pPr>
            <w:r w:rsidRPr="00801E49">
              <w:rPr>
                <w:rFonts w:ascii="Open Sans" w:hAnsi="Open Sans" w:cs="Open Sans"/>
                <w:sz w:val="16"/>
                <w:szCs w:val="24"/>
                <w:rPrChange w:id="2353" w:author="Nicole Wu" w:date="2024-01-08T11:26:00Z">
                  <w:rPr>
                    <w:sz w:val="16"/>
                    <w:szCs w:val="24"/>
                  </w:rPr>
                </w:rPrChange>
              </w:rPr>
              <w:t>7.71</w:t>
            </w:r>
          </w:p>
        </w:tc>
        <w:tc>
          <w:tcPr>
            <w:tcW w:w="621" w:type="dxa"/>
            <w:tcBorders>
              <w:top w:val="nil"/>
              <w:left w:val="nil"/>
              <w:bottom w:val="nil"/>
              <w:right w:val="nil"/>
            </w:tcBorders>
          </w:tcPr>
          <w:p w14:paraId="794E2505" w14:textId="77777777" w:rsidR="00B92327" w:rsidRPr="00801E49" w:rsidRDefault="00332621" w:rsidP="006B0BF6">
            <w:pPr>
              <w:spacing w:after="0" w:line="259" w:lineRule="auto"/>
              <w:ind w:left="0" w:right="0" w:firstLine="0"/>
              <w:jc w:val="center"/>
              <w:rPr>
                <w:rFonts w:ascii="Open Sans" w:hAnsi="Open Sans" w:cs="Open Sans"/>
                <w:sz w:val="16"/>
                <w:szCs w:val="24"/>
                <w:rPrChange w:id="2354" w:author="Nicole Wu" w:date="2024-01-08T11:26:00Z">
                  <w:rPr>
                    <w:sz w:val="16"/>
                    <w:szCs w:val="24"/>
                  </w:rPr>
                </w:rPrChange>
              </w:rPr>
            </w:pPr>
            <w:r w:rsidRPr="00801E49">
              <w:rPr>
                <w:rFonts w:ascii="Open Sans" w:hAnsi="Open Sans" w:cs="Open Sans"/>
                <w:sz w:val="16"/>
                <w:szCs w:val="24"/>
                <w:rPrChange w:id="2355" w:author="Nicole Wu" w:date="2024-01-08T11:26:00Z">
                  <w:rPr>
                    <w:sz w:val="16"/>
                    <w:szCs w:val="24"/>
                  </w:rPr>
                </w:rPrChange>
              </w:rPr>
              <w:t>0.41</w:t>
            </w:r>
          </w:p>
        </w:tc>
        <w:tc>
          <w:tcPr>
            <w:tcW w:w="621" w:type="dxa"/>
            <w:gridSpan w:val="2"/>
            <w:tcBorders>
              <w:top w:val="nil"/>
              <w:left w:val="nil"/>
              <w:bottom w:val="nil"/>
              <w:right w:val="nil"/>
            </w:tcBorders>
          </w:tcPr>
          <w:p w14:paraId="45EF1EE3" w14:textId="77777777" w:rsidR="00B92327" w:rsidRPr="00801E49" w:rsidRDefault="00332621" w:rsidP="006B0BF6">
            <w:pPr>
              <w:spacing w:after="0" w:line="259" w:lineRule="auto"/>
              <w:ind w:left="0" w:right="0" w:firstLine="0"/>
              <w:jc w:val="center"/>
              <w:rPr>
                <w:rFonts w:ascii="Open Sans" w:hAnsi="Open Sans" w:cs="Open Sans"/>
                <w:sz w:val="16"/>
                <w:szCs w:val="24"/>
                <w:rPrChange w:id="2356" w:author="Nicole Wu" w:date="2024-01-08T11:26:00Z">
                  <w:rPr>
                    <w:sz w:val="16"/>
                    <w:szCs w:val="24"/>
                  </w:rPr>
                </w:rPrChange>
              </w:rPr>
            </w:pPr>
            <w:r w:rsidRPr="00801E49">
              <w:rPr>
                <w:rFonts w:ascii="Open Sans" w:hAnsi="Open Sans" w:cs="Open Sans"/>
                <w:sz w:val="16"/>
                <w:szCs w:val="24"/>
                <w:rPrChange w:id="2357" w:author="Nicole Wu" w:date="2024-01-08T11:26:00Z">
                  <w:rPr>
                    <w:sz w:val="16"/>
                    <w:szCs w:val="24"/>
                  </w:rPr>
                </w:rPrChange>
              </w:rPr>
              <w:t>3.32</w:t>
            </w:r>
          </w:p>
        </w:tc>
        <w:tc>
          <w:tcPr>
            <w:tcW w:w="621" w:type="dxa"/>
            <w:tcBorders>
              <w:top w:val="nil"/>
              <w:left w:val="nil"/>
              <w:bottom w:val="nil"/>
              <w:right w:val="nil"/>
            </w:tcBorders>
          </w:tcPr>
          <w:p w14:paraId="0180BDDD" w14:textId="77777777" w:rsidR="00B92327" w:rsidRPr="00801E49" w:rsidRDefault="00332621" w:rsidP="006B0BF6">
            <w:pPr>
              <w:spacing w:after="0" w:line="259" w:lineRule="auto"/>
              <w:ind w:left="0" w:right="0" w:firstLine="0"/>
              <w:jc w:val="center"/>
              <w:rPr>
                <w:rFonts w:ascii="Open Sans" w:hAnsi="Open Sans" w:cs="Open Sans"/>
                <w:sz w:val="16"/>
                <w:szCs w:val="24"/>
                <w:rPrChange w:id="2358" w:author="Nicole Wu" w:date="2024-01-08T11:26:00Z">
                  <w:rPr>
                    <w:sz w:val="16"/>
                    <w:szCs w:val="24"/>
                  </w:rPr>
                </w:rPrChange>
              </w:rPr>
            </w:pPr>
            <w:r w:rsidRPr="00801E49">
              <w:rPr>
                <w:rFonts w:ascii="Open Sans" w:hAnsi="Open Sans" w:cs="Open Sans"/>
                <w:sz w:val="16"/>
                <w:szCs w:val="24"/>
                <w:rPrChange w:id="2359" w:author="Nicole Wu" w:date="2024-01-08T11:26:00Z">
                  <w:rPr>
                    <w:sz w:val="16"/>
                    <w:szCs w:val="24"/>
                  </w:rPr>
                </w:rPrChange>
              </w:rPr>
              <w:t>3.46</w:t>
            </w:r>
          </w:p>
        </w:tc>
        <w:tc>
          <w:tcPr>
            <w:tcW w:w="621" w:type="dxa"/>
            <w:tcBorders>
              <w:top w:val="nil"/>
              <w:left w:val="nil"/>
              <w:bottom w:val="nil"/>
              <w:right w:val="nil"/>
            </w:tcBorders>
          </w:tcPr>
          <w:p w14:paraId="43008121" w14:textId="77777777" w:rsidR="00B92327" w:rsidRPr="00801E49" w:rsidRDefault="00332621" w:rsidP="006B0BF6">
            <w:pPr>
              <w:spacing w:after="0" w:line="259" w:lineRule="auto"/>
              <w:ind w:left="0" w:right="0" w:firstLine="0"/>
              <w:jc w:val="center"/>
              <w:rPr>
                <w:rFonts w:ascii="Open Sans" w:hAnsi="Open Sans" w:cs="Open Sans"/>
                <w:sz w:val="16"/>
                <w:szCs w:val="24"/>
                <w:rPrChange w:id="2360" w:author="Nicole Wu" w:date="2024-01-08T11:26:00Z">
                  <w:rPr>
                    <w:sz w:val="16"/>
                    <w:szCs w:val="24"/>
                  </w:rPr>
                </w:rPrChange>
              </w:rPr>
            </w:pPr>
            <w:r w:rsidRPr="00801E49">
              <w:rPr>
                <w:rFonts w:ascii="Open Sans" w:hAnsi="Open Sans" w:cs="Open Sans"/>
                <w:sz w:val="16"/>
                <w:szCs w:val="24"/>
                <w:rPrChange w:id="2361" w:author="Nicole Wu" w:date="2024-01-08T11:26:00Z">
                  <w:rPr>
                    <w:sz w:val="16"/>
                    <w:szCs w:val="24"/>
                  </w:rPr>
                </w:rPrChange>
              </w:rPr>
              <w:t>0.13</w:t>
            </w:r>
          </w:p>
        </w:tc>
        <w:tc>
          <w:tcPr>
            <w:tcW w:w="621" w:type="dxa"/>
            <w:gridSpan w:val="2"/>
            <w:tcBorders>
              <w:top w:val="nil"/>
              <w:left w:val="nil"/>
              <w:bottom w:val="nil"/>
              <w:right w:val="nil"/>
            </w:tcBorders>
          </w:tcPr>
          <w:p w14:paraId="0566B186" w14:textId="77777777" w:rsidR="00B92327" w:rsidRPr="00801E49" w:rsidRDefault="00332621" w:rsidP="006B0BF6">
            <w:pPr>
              <w:spacing w:after="0" w:line="259" w:lineRule="auto"/>
              <w:ind w:left="0" w:right="0" w:firstLine="0"/>
              <w:jc w:val="center"/>
              <w:rPr>
                <w:rFonts w:ascii="Open Sans" w:hAnsi="Open Sans" w:cs="Open Sans"/>
                <w:sz w:val="16"/>
                <w:szCs w:val="24"/>
                <w:rPrChange w:id="2362" w:author="Nicole Wu" w:date="2024-01-08T11:26:00Z">
                  <w:rPr>
                    <w:sz w:val="16"/>
                    <w:szCs w:val="24"/>
                  </w:rPr>
                </w:rPrChange>
              </w:rPr>
            </w:pPr>
            <w:r w:rsidRPr="00801E49">
              <w:rPr>
                <w:rFonts w:ascii="Open Sans" w:hAnsi="Open Sans" w:cs="Open Sans"/>
                <w:sz w:val="16"/>
                <w:szCs w:val="24"/>
                <w:rPrChange w:id="2363" w:author="Nicole Wu" w:date="2024-01-08T11:26:00Z">
                  <w:rPr>
                    <w:sz w:val="16"/>
                    <w:szCs w:val="24"/>
                  </w:rPr>
                </w:rPrChange>
              </w:rPr>
              <w:t>4.52</w:t>
            </w:r>
          </w:p>
        </w:tc>
        <w:tc>
          <w:tcPr>
            <w:tcW w:w="621" w:type="dxa"/>
            <w:tcBorders>
              <w:top w:val="nil"/>
              <w:left w:val="nil"/>
              <w:bottom w:val="nil"/>
              <w:right w:val="nil"/>
            </w:tcBorders>
          </w:tcPr>
          <w:p w14:paraId="4FB51B26" w14:textId="77777777" w:rsidR="00B92327" w:rsidRPr="00801E49" w:rsidRDefault="00332621" w:rsidP="006B0BF6">
            <w:pPr>
              <w:spacing w:after="0" w:line="259" w:lineRule="auto"/>
              <w:ind w:left="0" w:right="0" w:firstLine="0"/>
              <w:jc w:val="center"/>
              <w:rPr>
                <w:rFonts w:ascii="Open Sans" w:hAnsi="Open Sans" w:cs="Open Sans"/>
                <w:sz w:val="16"/>
                <w:szCs w:val="24"/>
                <w:rPrChange w:id="2364" w:author="Nicole Wu" w:date="2024-01-08T11:26:00Z">
                  <w:rPr>
                    <w:sz w:val="16"/>
                    <w:szCs w:val="24"/>
                  </w:rPr>
                </w:rPrChange>
              </w:rPr>
            </w:pPr>
            <w:r w:rsidRPr="00801E49">
              <w:rPr>
                <w:rFonts w:ascii="Open Sans" w:hAnsi="Open Sans" w:cs="Open Sans"/>
                <w:sz w:val="16"/>
                <w:szCs w:val="24"/>
                <w:rPrChange w:id="2365" w:author="Nicole Wu" w:date="2024-01-08T11:26:00Z">
                  <w:rPr>
                    <w:sz w:val="16"/>
                    <w:szCs w:val="24"/>
                  </w:rPr>
                </w:rPrChange>
              </w:rPr>
              <w:t>4.76</w:t>
            </w:r>
          </w:p>
        </w:tc>
        <w:tc>
          <w:tcPr>
            <w:tcW w:w="621" w:type="dxa"/>
            <w:tcBorders>
              <w:top w:val="nil"/>
              <w:left w:val="nil"/>
              <w:bottom w:val="nil"/>
              <w:right w:val="nil"/>
            </w:tcBorders>
          </w:tcPr>
          <w:p w14:paraId="71DF66DB" w14:textId="77777777" w:rsidR="00B92327" w:rsidRPr="00801E49" w:rsidRDefault="00332621" w:rsidP="006B0BF6">
            <w:pPr>
              <w:spacing w:after="0" w:line="259" w:lineRule="auto"/>
              <w:ind w:left="0" w:right="0" w:firstLine="0"/>
              <w:jc w:val="center"/>
              <w:rPr>
                <w:rFonts w:ascii="Open Sans" w:hAnsi="Open Sans" w:cs="Open Sans"/>
                <w:sz w:val="16"/>
                <w:szCs w:val="24"/>
                <w:rPrChange w:id="2366" w:author="Nicole Wu" w:date="2024-01-08T11:26:00Z">
                  <w:rPr>
                    <w:sz w:val="16"/>
                    <w:szCs w:val="24"/>
                  </w:rPr>
                </w:rPrChange>
              </w:rPr>
            </w:pPr>
            <w:r w:rsidRPr="00801E49">
              <w:rPr>
                <w:rFonts w:ascii="Open Sans" w:hAnsi="Open Sans" w:cs="Open Sans"/>
                <w:sz w:val="16"/>
                <w:szCs w:val="24"/>
                <w:rPrChange w:id="2367" w:author="Nicole Wu" w:date="2024-01-08T11:26:00Z">
                  <w:rPr>
                    <w:sz w:val="16"/>
                    <w:szCs w:val="24"/>
                  </w:rPr>
                </w:rPrChange>
              </w:rPr>
              <w:t>0.24</w:t>
            </w:r>
          </w:p>
        </w:tc>
      </w:tr>
      <w:tr w:rsidR="00B92327" w:rsidRPr="00801E49" w14:paraId="19DF80FD" w14:textId="77777777" w:rsidTr="006B0BF6">
        <w:trPr>
          <w:trHeight w:val="164"/>
        </w:trPr>
        <w:tc>
          <w:tcPr>
            <w:tcW w:w="3771" w:type="dxa"/>
            <w:tcBorders>
              <w:top w:val="nil"/>
              <w:left w:val="nil"/>
              <w:bottom w:val="nil"/>
              <w:right w:val="nil"/>
            </w:tcBorders>
          </w:tcPr>
          <w:p w14:paraId="350EF5AE" w14:textId="77777777" w:rsidR="00B92327" w:rsidRPr="00801E49" w:rsidRDefault="00B92327" w:rsidP="006B0BF6">
            <w:pPr>
              <w:spacing w:after="0" w:line="259" w:lineRule="auto"/>
              <w:ind w:left="0" w:right="0" w:firstLine="0"/>
              <w:jc w:val="left"/>
              <w:rPr>
                <w:rFonts w:ascii="Open Sans" w:hAnsi="Open Sans" w:cs="Open Sans"/>
                <w:sz w:val="16"/>
                <w:szCs w:val="24"/>
                <w:rPrChange w:id="2368" w:author="Nicole Wu" w:date="2024-01-08T11:26:00Z">
                  <w:rPr>
                    <w:sz w:val="16"/>
                    <w:szCs w:val="24"/>
                  </w:rPr>
                </w:rPrChange>
              </w:rPr>
            </w:pPr>
          </w:p>
        </w:tc>
        <w:tc>
          <w:tcPr>
            <w:tcW w:w="621" w:type="dxa"/>
            <w:tcBorders>
              <w:top w:val="nil"/>
              <w:left w:val="nil"/>
              <w:bottom w:val="nil"/>
              <w:right w:val="nil"/>
            </w:tcBorders>
          </w:tcPr>
          <w:p w14:paraId="19F3D9BF" w14:textId="77777777" w:rsidR="00B92327" w:rsidRPr="00801E49" w:rsidRDefault="00332621" w:rsidP="006B0BF6">
            <w:pPr>
              <w:spacing w:after="0" w:line="259" w:lineRule="auto"/>
              <w:ind w:left="0" w:right="0" w:firstLine="0"/>
              <w:jc w:val="center"/>
              <w:rPr>
                <w:rFonts w:ascii="Open Sans" w:hAnsi="Open Sans" w:cs="Open Sans"/>
                <w:sz w:val="16"/>
                <w:szCs w:val="24"/>
                <w:rPrChange w:id="2369" w:author="Nicole Wu" w:date="2024-01-08T11:26:00Z">
                  <w:rPr>
                    <w:sz w:val="16"/>
                    <w:szCs w:val="24"/>
                  </w:rPr>
                </w:rPrChange>
              </w:rPr>
            </w:pPr>
            <w:r w:rsidRPr="00801E49">
              <w:rPr>
                <w:rFonts w:ascii="Open Sans" w:hAnsi="Open Sans" w:cs="Open Sans"/>
                <w:sz w:val="16"/>
                <w:szCs w:val="24"/>
                <w:rPrChange w:id="2370" w:author="Nicole Wu" w:date="2024-01-08T11:26:00Z">
                  <w:rPr>
                    <w:sz w:val="16"/>
                    <w:szCs w:val="24"/>
                  </w:rPr>
                </w:rPrChange>
              </w:rPr>
              <w:t>(4.04)</w:t>
            </w:r>
          </w:p>
        </w:tc>
        <w:tc>
          <w:tcPr>
            <w:tcW w:w="621" w:type="dxa"/>
            <w:tcBorders>
              <w:top w:val="nil"/>
              <w:left w:val="nil"/>
              <w:bottom w:val="nil"/>
              <w:right w:val="nil"/>
            </w:tcBorders>
          </w:tcPr>
          <w:p w14:paraId="3AF53D71" w14:textId="77777777" w:rsidR="00B92327" w:rsidRPr="00801E49" w:rsidRDefault="00332621" w:rsidP="006B0BF6">
            <w:pPr>
              <w:spacing w:after="0" w:line="259" w:lineRule="auto"/>
              <w:ind w:left="0" w:right="0" w:firstLine="0"/>
              <w:jc w:val="center"/>
              <w:rPr>
                <w:rFonts w:ascii="Open Sans" w:hAnsi="Open Sans" w:cs="Open Sans"/>
                <w:sz w:val="16"/>
                <w:szCs w:val="24"/>
                <w:rPrChange w:id="2371" w:author="Nicole Wu" w:date="2024-01-08T11:26:00Z">
                  <w:rPr>
                    <w:sz w:val="16"/>
                    <w:szCs w:val="24"/>
                  </w:rPr>
                </w:rPrChange>
              </w:rPr>
            </w:pPr>
            <w:r w:rsidRPr="00801E49">
              <w:rPr>
                <w:rFonts w:ascii="Open Sans" w:hAnsi="Open Sans" w:cs="Open Sans"/>
                <w:sz w:val="16"/>
                <w:szCs w:val="24"/>
                <w:rPrChange w:id="2372" w:author="Nicole Wu" w:date="2024-01-08T11:26:00Z">
                  <w:rPr>
                    <w:sz w:val="16"/>
                    <w:szCs w:val="24"/>
                  </w:rPr>
                </w:rPrChange>
              </w:rPr>
              <w:t>(4.16)</w:t>
            </w:r>
          </w:p>
        </w:tc>
        <w:tc>
          <w:tcPr>
            <w:tcW w:w="621" w:type="dxa"/>
            <w:tcBorders>
              <w:top w:val="nil"/>
              <w:left w:val="nil"/>
              <w:bottom w:val="nil"/>
              <w:right w:val="nil"/>
            </w:tcBorders>
          </w:tcPr>
          <w:p w14:paraId="6D42F5B5" w14:textId="77777777" w:rsidR="00B92327" w:rsidRPr="00801E49" w:rsidRDefault="00332621" w:rsidP="006B0BF6">
            <w:pPr>
              <w:spacing w:after="0" w:line="259" w:lineRule="auto"/>
              <w:ind w:left="0" w:right="0" w:firstLine="0"/>
              <w:jc w:val="center"/>
              <w:rPr>
                <w:rFonts w:ascii="Open Sans" w:hAnsi="Open Sans" w:cs="Open Sans"/>
                <w:sz w:val="16"/>
                <w:szCs w:val="24"/>
                <w:rPrChange w:id="2373" w:author="Nicole Wu" w:date="2024-01-08T11:26:00Z">
                  <w:rPr>
                    <w:sz w:val="16"/>
                    <w:szCs w:val="24"/>
                  </w:rPr>
                </w:rPrChange>
              </w:rPr>
            </w:pPr>
            <w:r w:rsidRPr="00801E49">
              <w:rPr>
                <w:rFonts w:ascii="Open Sans" w:hAnsi="Open Sans" w:cs="Open Sans"/>
                <w:sz w:val="16"/>
                <w:szCs w:val="24"/>
                <w:rPrChange w:id="2374" w:author="Nicole Wu" w:date="2024-01-08T11:26:00Z">
                  <w:rPr>
                    <w:sz w:val="16"/>
                    <w:szCs w:val="24"/>
                  </w:rPr>
                </w:rPrChange>
              </w:rPr>
              <w:t>(0.38)</w:t>
            </w:r>
          </w:p>
        </w:tc>
        <w:tc>
          <w:tcPr>
            <w:tcW w:w="621" w:type="dxa"/>
            <w:gridSpan w:val="2"/>
            <w:tcBorders>
              <w:top w:val="nil"/>
              <w:left w:val="nil"/>
              <w:bottom w:val="nil"/>
              <w:right w:val="nil"/>
            </w:tcBorders>
          </w:tcPr>
          <w:p w14:paraId="3CD922E8" w14:textId="77777777" w:rsidR="00B92327" w:rsidRPr="00801E49" w:rsidRDefault="00332621" w:rsidP="006B0BF6">
            <w:pPr>
              <w:spacing w:after="0" w:line="259" w:lineRule="auto"/>
              <w:ind w:left="0" w:right="0" w:firstLine="0"/>
              <w:jc w:val="center"/>
              <w:rPr>
                <w:rFonts w:ascii="Open Sans" w:hAnsi="Open Sans" w:cs="Open Sans"/>
                <w:sz w:val="16"/>
                <w:szCs w:val="24"/>
                <w:rPrChange w:id="2375" w:author="Nicole Wu" w:date="2024-01-08T11:26:00Z">
                  <w:rPr>
                    <w:sz w:val="16"/>
                    <w:szCs w:val="24"/>
                  </w:rPr>
                </w:rPrChange>
              </w:rPr>
            </w:pPr>
            <w:r w:rsidRPr="00801E49">
              <w:rPr>
                <w:rFonts w:ascii="Open Sans" w:hAnsi="Open Sans" w:cs="Open Sans"/>
                <w:sz w:val="16"/>
                <w:szCs w:val="24"/>
                <w:rPrChange w:id="2376" w:author="Nicole Wu" w:date="2024-01-08T11:26:00Z">
                  <w:rPr>
                    <w:sz w:val="16"/>
                    <w:szCs w:val="24"/>
                  </w:rPr>
                </w:rPrChange>
              </w:rPr>
              <w:t>(3.23)</w:t>
            </w:r>
          </w:p>
        </w:tc>
        <w:tc>
          <w:tcPr>
            <w:tcW w:w="621" w:type="dxa"/>
            <w:tcBorders>
              <w:top w:val="nil"/>
              <w:left w:val="nil"/>
              <w:bottom w:val="nil"/>
              <w:right w:val="nil"/>
            </w:tcBorders>
          </w:tcPr>
          <w:p w14:paraId="711CE563" w14:textId="77777777" w:rsidR="00B92327" w:rsidRPr="00801E49" w:rsidRDefault="00332621" w:rsidP="006B0BF6">
            <w:pPr>
              <w:spacing w:after="0" w:line="259" w:lineRule="auto"/>
              <w:ind w:left="0" w:right="0" w:firstLine="0"/>
              <w:jc w:val="center"/>
              <w:rPr>
                <w:rFonts w:ascii="Open Sans" w:hAnsi="Open Sans" w:cs="Open Sans"/>
                <w:sz w:val="16"/>
                <w:szCs w:val="24"/>
                <w:rPrChange w:id="2377" w:author="Nicole Wu" w:date="2024-01-08T11:26:00Z">
                  <w:rPr>
                    <w:sz w:val="16"/>
                    <w:szCs w:val="24"/>
                  </w:rPr>
                </w:rPrChange>
              </w:rPr>
            </w:pPr>
            <w:r w:rsidRPr="00801E49">
              <w:rPr>
                <w:rFonts w:ascii="Open Sans" w:hAnsi="Open Sans" w:cs="Open Sans"/>
                <w:sz w:val="16"/>
                <w:szCs w:val="24"/>
                <w:rPrChange w:id="2378" w:author="Nicole Wu" w:date="2024-01-08T11:26:00Z">
                  <w:rPr>
                    <w:sz w:val="16"/>
                    <w:szCs w:val="24"/>
                  </w:rPr>
                </w:rPrChange>
              </w:rPr>
              <w:t>(3.32)</w:t>
            </w:r>
          </w:p>
        </w:tc>
        <w:tc>
          <w:tcPr>
            <w:tcW w:w="621" w:type="dxa"/>
            <w:tcBorders>
              <w:top w:val="nil"/>
              <w:left w:val="nil"/>
              <w:bottom w:val="nil"/>
              <w:right w:val="nil"/>
            </w:tcBorders>
          </w:tcPr>
          <w:p w14:paraId="7C98EF43" w14:textId="77777777" w:rsidR="00B92327" w:rsidRPr="00801E49" w:rsidRDefault="00332621" w:rsidP="006B0BF6">
            <w:pPr>
              <w:spacing w:after="0" w:line="259" w:lineRule="auto"/>
              <w:ind w:left="0" w:right="0" w:firstLine="0"/>
              <w:jc w:val="center"/>
              <w:rPr>
                <w:rFonts w:ascii="Open Sans" w:hAnsi="Open Sans" w:cs="Open Sans"/>
                <w:sz w:val="16"/>
                <w:szCs w:val="24"/>
                <w:rPrChange w:id="2379" w:author="Nicole Wu" w:date="2024-01-08T11:26:00Z">
                  <w:rPr>
                    <w:sz w:val="16"/>
                    <w:szCs w:val="24"/>
                  </w:rPr>
                </w:rPrChange>
              </w:rPr>
            </w:pPr>
            <w:r w:rsidRPr="00801E49">
              <w:rPr>
                <w:rFonts w:ascii="Open Sans" w:hAnsi="Open Sans" w:cs="Open Sans"/>
                <w:sz w:val="16"/>
                <w:szCs w:val="24"/>
                <w:rPrChange w:id="2380" w:author="Nicole Wu" w:date="2024-01-08T11:26:00Z">
                  <w:rPr>
                    <w:sz w:val="16"/>
                    <w:szCs w:val="24"/>
                  </w:rPr>
                </w:rPrChange>
              </w:rPr>
              <w:t>(0.58)</w:t>
            </w:r>
          </w:p>
        </w:tc>
        <w:tc>
          <w:tcPr>
            <w:tcW w:w="621" w:type="dxa"/>
            <w:gridSpan w:val="2"/>
            <w:tcBorders>
              <w:top w:val="nil"/>
              <w:left w:val="nil"/>
              <w:bottom w:val="nil"/>
              <w:right w:val="nil"/>
            </w:tcBorders>
          </w:tcPr>
          <w:p w14:paraId="121FD78D" w14:textId="77777777" w:rsidR="00B92327" w:rsidRPr="00801E49" w:rsidRDefault="00332621" w:rsidP="006B0BF6">
            <w:pPr>
              <w:spacing w:after="0" w:line="259" w:lineRule="auto"/>
              <w:ind w:left="0" w:right="0" w:firstLine="0"/>
              <w:jc w:val="center"/>
              <w:rPr>
                <w:rFonts w:ascii="Open Sans" w:hAnsi="Open Sans" w:cs="Open Sans"/>
                <w:sz w:val="16"/>
                <w:szCs w:val="24"/>
                <w:rPrChange w:id="2381" w:author="Nicole Wu" w:date="2024-01-08T11:26:00Z">
                  <w:rPr>
                    <w:sz w:val="16"/>
                    <w:szCs w:val="24"/>
                  </w:rPr>
                </w:rPrChange>
              </w:rPr>
            </w:pPr>
            <w:r w:rsidRPr="00801E49">
              <w:rPr>
                <w:rFonts w:ascii="Open Sans" w:hAnsi="Open Sans" w:cs="Open Sans"/>
                <w:sz w:val="16"/>
                <w:szCs w:val="24"/>
                <w:rPrChange w:id="2382" w:author="Nicole Wu" w:date="2024-01-08T11:26:00Z">
                  <w:rPr>
                    <w:sz w:val="16"/>
                    <w:szCs w:val="24"/>
                  </w:rPr>
                </w:rPrChange>
              </w:rPr>
              <w:t>(3.94)</w:t>
            </w:r>
          </w:p>
        </w:tc>
        <w:tc>
          <w:tcPr>
            <w:tcW w:w="621" w:type="dxa"/>
            <w:tcBorders>
              <w:top w:val="nil"/>
              <w:left w:val="nil"/>
              <w:bottom w:val="nil"/>
              <w:right w:val="nil"/>
            </w:tcBorders>
          </w:tcPr>
          <w:p w14:paraId="6A9CF996" w14:textId="77777777" w:rsidR="00B92327" w:rsidRPr="00801E49" w:rsidRDefault="00332621" w:rsidP="006B0BF6">
            <w:pPr>
              <w:spacing w:after="0" w:line="259" w:lineRule="auto"/>
              <w:ind w:left="0" w:right="0" w:firstLine="0"/>
              <w:jc w:val="center"/>
              <w:rPr>
                <w:rFonts w:ascii="Open Sans" w:hAnsi="Open Sans" w:cs="Open Sans"/>
                <w:sz w:val="16"/>
                <w:szCs w:val="24"/>
                <w:rPrChange w:id="2383" w:author="Nicole Wu" w:date="2024-01-08T11:26:00Z">
                  <w:rPr>
                    <w:sz w:val="16"/>
                    <w:szCs w:val="24"/>
                  </w:rPr>
                </w:rPrChange>
              </w:rPr>
            </w:pPr>
            <w:r w:rsidRPr="00801E49">
              <w:rPr>
                <w:rFonts w:ascii="Open Sans" w:hAnsi="Open Sans" w:cs="Open Sans"/>
                <w:sz w:val="16"/>
                <w:szCs w:val="24"/>
                <w:rPrChange w:id="2384" w:author="Nicole Wu" w:date="2024-01-08T11:26:00Z">
                  <w:rPr>
                    <w:sz w:val="16"/>
                    <w:szCs w:val="24"/>
                  </w:rPr>
                </w:rPrChange>
              </w:rPr>
              <w:t>(4.09)</w:t>
            </w:r>
          </w:p>
        </w:tc>
        <w:tc>
          <w:tcPr>
            <w:tcW w:w="621" w:type="dxa"/>
            <w:tcBorders>
              <w:top w:val="nil"/>
              <w:left w:val="nil"/>
              <w:bottom w:val="nil"/>
              <w:right w:val="nil"/>
            </w:tcBorders>
          </w:tcPr>
          <w:p w14:paraId="231FE6A1" w14:textId="77777777" w:rsidR="00B92327" w:rsidRPr="00801E49" w:rsidRDefault="00332621" w:rsidP="006B0BF6">
            <w:pPr>
              <w:spacing w:after="0" w:line="259" w:lineRule="auto"/>
              <w:ind w:left="0" w:right="0" w:firstLine="0"/>
              <w:jc w:val="center"/>
              <w:rPr>
                <w:rFonts w:ascii="Open Sans" w:hAnsi="Open Sans" w:cs="Open Sans"/>
                <w:sz w:val="16"/>
                <w:szCs w:val="24"/>
                <w:rPrChange w:id="2385" w:author="Nicole Wu" w:date="2024-01-08T11:26:00Z">
                  <w:rPr>
                    <w:sz w:val="16"/>
                    <w:szCs w:val="24"/>
                  </w:rPr>
                </w:rPrChange>
              </w:rPr>
            </w:pPr>
            <w:r w:rsidRPr="00801E49">
              <w:rPr>
                <w:rFonts w:ascii="Open Sans" w:hAnsi="Open Sans" w:cs="Open Sans"/>
                <w:sz w:val="16"/>
                <w:szCs w:val="24"/>
                <w:rPrChange w:id="2386" w:author="Nicole Wu" w:date="2024-01-08T11:26:00Z">
                  <w:rPr>
                    <w:sz w:val="16"/>
                    <w:szCs w:val="24"/>
                  </w:rPr>
                </w:rPrChange>
              </w:rPr>
              <w:t>(0.34)</w:t>
            </w:r>
          </w:p>
        </w:tc>
      </w:tr>
      <w:tr w:rsidR="00B92327" w:rsidRPr="00801E49" w14:paraId="179182CF" w14:textId="77777777" w:rsidTr="006B0BF6">
        <w:trPr>
          <w:trHeight w:val="164"/>
        </w:trPr>
        <w:tc>
          <w:tcPr>
            <w:tcW w:w="3771" w:type="dxa"/>
            <w:tcBorders>
              <w:top w:val="nil"/>
              <w:left w:val="nil"/>
              <w:bottom w:val="nil"/>
              <w:right w:val="nil"/>
            </w:tcBorders>
          </w:tcPr>
          <w:p w14:paraId="2E641CDD" w14:textId="77777777" w:rsidR="00B92327" w:rsidRPr="00801E49" w:rsidRDefault="00332621" w:rsidP="006B0BF6">
            <w:pPr>
              <w:spacing w:after="0" w:line="259" w:lineRule="auto"/>
              <w:ind w:left="0" w:right="0" w:firstLine="0"/>
              <w:jc w:val="left"/>
              <w:rPr>
                <w:rFonts w:ascii="Open Sans" w:hAnsi="Open Sans" w:cs="Open Sans"/>
                <w:sz w:val="16"/>
                <w:szCs w:val="24"/>
                <w:rPrChange w:id="2387" w:author="Nicole Wu" w:date="2024-01-08T11:26:00Z">
                  <w:rPr>
                    <w:sz w:val="16"/>
                    <w:szCs w:val="24"/>
                  </w:rPr>
                </w:rPrChange>
              </w:rPr>
            </w:pPr>
            <w:r w:rsidRPr="00801E49">
              <w:rPr>
                <w:rFonts w:ascii="Open Sans" w:hAnsi="Open Sans" w:cs="Open Sans"/>
                <w:sz w:val="16"/>
                <w:szCs w:val="24"/>
                <w:rPrChange w:id="2388" w:author="Nicole Wu" w:date="2024-01-08T11:26:00Z">
                  <w:rPr>
                    <w:sz w:val="16"/>
                    <w:szCs w:val="24"/>
                  </w:rPr>
                </w:rPrChange>
              </w:rPr>
              <w:t>Displaced household</w:t>
            </w:r>
          </w:p>
        </w:tc>
        <w:tc>
          <w:tcPr>
            <w:tcW w:w="621" w:type="dxa"/>
            <w:tcBorders>
              <w:top w:val="nil"/>
              <w:left w:val="nil"/>
              <w:bottom w:val="nil"/>
              <w:right w:val="nil"/>
            </w:tcBorders>
          </w:tcPr>
          <w:p w14:paraId="51B4118B" w14:textId="77777777" w:rsidR="00B92327" w:rsidRPr="00801E49" w:rsidRDefault="00332621" w:rsidP="006B0BF6">
            <w:pPr>
              <w:spacing w:after="0" w:line="259" w:lineRule="auto"/>
              <w:ind w:left="0" w:right="0" w:firstLine="0"/>
              <w:jc w:val="center"/>
              <w:rPr>
                <w:rFonts w:ascii="Open Sans" w:hAnsi="Open Sans" w:cs="Open Sans"/>
                <w:sz w:val="16"/>
                <w:szCs w:val="24"/>
                <w:rPrChange w:id="2389" w:author="Nicole Wu" w:date="2024-01-08T11:26:00Z">
                  <w:rPr>
                    <w:sz w:val="16"/>
                    <w:szCs w:val="24"/>
                  </w:rPr>
                </w:rPrChange>
              </w:rPr>
            </w:pPr>
            <w:r w:rsidRPr="00801E49">
              <w:rPr>
                <w:rFonts w:ascii="Open Sans" w:hAnsi="Open Sans" w:cs="Open Sans"/>
                <w:sz w:val="16"/>
                <w:szCs w:val="24"/>
                <w:rPrChange w:id="2390" w:author="Nicole Wu" w:date="2024-01-08T11:26:00Z">
                  <w:rPr>
                    <w:sz w:val="16"/>
                    <w:szCs w:val="24"/>
                  </w:rPr>
                </w:rPrChange>
              </w:rPr>
              <w:t>0.13</w:t>
            </w:r>
          </w:p>
        </w:tc>
        <w:tc>
          <w:tcPr>
            <w:tcW w:w="621" w:type="dxa"/>
            <w:tcBorders>
              <w:top w:val="nil"/>
              <w:left w:val="nil"/>
              <w:bottom w:val="nil"/>
              <w:right w:val="nil"/>
            </w:tcBorders>
          </w:tcPr>
          <w:p w14:paraId="0411D160" w14:textId="77777777" w:rsidR="00B92327" w:rsidRPr="00801E49" w:rsidRDefault="00332621" w:rsidP="006B0BF6">
            <w:pPr>
              <w:spacing w:after="0" w:line="259" w:lineRule="auto"/>
              <w:ind w:left="0" w:right="0" w:firstLine="0"/>
              <w:jc w:val="center"/>
              <w:rPr>
                <w:rFonts w:ascii="Open Sans" w:hAnsi="Open Sans" w:cs="Open Sans"/>
                <w:sz w:val="16"/>
                <w:szCs w:val="24"/>
                <w:rPrChange w:id="2391" w:author="Nicole Wu" w:date="2024-01-08T11:26:00Z">
                  <w:rPr>
                    <w:sz w:val="16"/>
                    <w:szCs w:val="24"/>
                  </w:rPr>
                </w:rPrChange>
              </w:rPr>
            </w:pPr>
            <w:r w:rsidRPr="00801E49">
              <w:rPr>
                <w:rFonts w:ascii="Open Sans" w:hAnsi="Open Sans" w:cs="Open Sans"/>
                <w:sz w:val="16"/>
                <w:szCs w:val="24"/>
                <w:rPrChange w:id="2392" w:author="Nicole Wu" w:date="2024-01-08T11:26:00Z">
                  <w:rPr>
                    <w:sz w:val="16"/>
                    <w:szCs w:val="24"/>
                  </w:rPr>
                </w:rPrChange>
              </w:rPr>
              <w:t>0.08</w:t>
            </w:r>
          </w:p>
        </w:tc>
        <w:tc>
          <w:tcPr>
            <w:tcW w:w="621" w:type="dxa"/>
            <w:tcBorders>
              <w:top w:val="nil"/>
              <w:left w:val="nil"/>
              <w:bottom w:val="nil"/>
              <w:right w:val="nil"/>
            </w:tcBorders>
          </w:tcPr>
          <w:p w14:paraId="3A99F51D" w14:textId="77777777" w:rsidR="00B92327" w:rsidRPr="00801E49" w:rsidRDefault="00332621" w:rsidP="006B0BF6">
            <w:pPr>
              <w:spacing w:after="0" w:line="259" w:lineRule="auto"/>
              <w:ind w:left="0" w:right="0" w:firstLine="0"/>
              <w:jc w:val="center"/>
              <w:rPr>
                <w:rFonts w:ascii="Open Sans" w:hAnsi="Open Sans" w:cs="Open Sans"/>
                <w:sz w:val="16"/>
                <w:szCs w:val="24"/>
                <w:rPrChange w:id="2393" w:author="Nicole Wu" w:date="2024-01-08T11:26:00Z">
                  <w:rPr>
                    <w:sz w:val="16"/>
                    <w:szCs w:val="24"/>
                  </w:rPr>
                </w:rPrChange>
              </w:rPr>
            </w:pPr>
            <w:r w:rsidRPr="00801E49">
              <w:rPr>
                <w:rFonts w:ascii="Open Sans" w:hAnsi="Open Sans" w:cs="Open Sans"/>
                <w:sz w:val="16"/>
                <w:szCs w:val="24"/>
                <w:rPrChange w:id="2394" w:author="Nicole Wu" w:date="2024-01-08T11:26:00Z">
                  <w:rPr>
                    <w:sz w:val="16"/>
                    <w:szCs w:val="24"/>
                  </w:rPr>
                </w:rPrChange>
              </w:rPr>
              <w:t>-0.06</w:t>
            </w:r>
          </w:p>
        </w:tc>
        <w:tc>
          <w:tcPr>
            <w:tcW w:w="621" w:type="dxa"/>
            <w:gridSpan w:val="2"/>
            <w:tcBorders>
              <w:top w:val="nil"/>
              <w:left w:val="nil"/>
              <w:bottom w:val="nil"/>
              <w:right w:val="nil"/>
            </w:tcBorders>
          </w:tcPr>
          <w:p w14:paraId="3F5D3DF0" w14:textId="77777777" w:rsidR="00B92327" w:rsidRPr="00801E49" w:rsidRDefault="00332621" w:rsidP="006B0BF6">
            <w:pPr>
              <w:spacing w:after="0" w:line="259" w:lineRule="auto"/>
              <w:ind w:left="0" w:right="0" w:firstLine="0"/>
              <w:jc w:val="center"/>
              <w:rPr>
                <w:rFonts w:ascii="Open Sans" w:hAnsi="Open Sans" w:cs="Open Sans"/>
                <w:sz w:val="16"/>
                <w:szCs w:val="24"/>
                <w:rPrChange w:id="2395" w:author="Nicole Wu" w:date="2024-01-08T11:26:00Z">
                  <w:rPr>
                    <w:sz w:val="16"/>
                    <w:szCs w:val="24"/>
                  </w:rPr>
                </w:rPrChange>
              </w:rPr>
            </w:pPr>
            <w:r w:rsidRPr="00801E49">
              <w:rPr>
                <w:rFonts w:ascii="Open Sans" w:hAnsi="Open Sans" w:cs="Open Sans"/>
                <w:sz w:val="16"/>
                <w:szCs w:val="24"/>
                <w:rPrChange w:id="2396" w:author="Nicole Wu" w:date="2024-01-08T11:26:00Z">
                  <w:rPr>
                    <w:sz w:val="16"/>
                    <w:szCs w:val="24"/>
                  </w:rPr>
                </w:rPrChange>
              </w:rPr>
              <w:t>0.04</w:t>
            </w:r>
          </w:p>
        </w:tc>
        <w:tc>
          <w:tcPr>
            <w:tcW w:w="621" w:type="dxa"/>
            <w:tcBorders>
              <w:top w:val="nil"/>
              <w:left w:val="nil"/>
              <w:bottom w:val="nil"/>
              <w:right w:val="nil"/>
            </w:tcBorders>
          </w:tcPr>
          <w:p w14:paraId="771E094F" w14:textId="77777777" w:rsidR="00B92327" w:rsidRPr="00801E49" w:rsidRDefault="00332621" w:rsidP="006B0BF6">
            <w:pPr>
              <w:spacing w:after="0" w:line="259" w:lineRule="auto"/>
              <w:ind w:left="0" w:right="0" w:firstLine="0"/>
              <w:jc w:val="center"/>
              <w:rPr>
                <w:rFonts w:ascii="Open Sans" w:hAnsi="Open Sans" w:cs="Open Sans"/>
                <w:sz w:val="16"/>
                <w:szCs w:val="24"/>
                <w:rPrChange w:id="2397" w:author="Nicole Wu" w:date="2024-01-08T11:26:00Z">
                  <w:rPr>
                    <w:sz w:val="16"/>
                    <w:szCs w:val="24"/>
                  </w:rPr>
                </w:rPrChange>
              </w:rPr>
            </w:pPr>
            <w:r w:rsidRPr="00801E49">
              <w:rPr>
                <w:rFonts w:ascii="Open Sans" w:hAnsi="Open Sans" w:cs="Open Sans"/>
                <w:sz w:val="16"/>
                <w:szCs w:val="24"/>
                <w:rPrChange w:id="2398" w:author="Nicole Wu" w:date="2024-01-08T11:26:00Z">
                  <w:rPr>
                    <w:sz w:val="16"/>
                    <w:szCs w:val="24"/>
                  </w:rPr>
                </w:rPrChange>
              </w:rPr>
              <w:t>0.02</w:t>
            </w:r>
          </w:p>
        </w:tc>
        <w:tc>
          <w:tcPr>
            <w:tcW w:w="621" w:type="dxa"/>
            <w:tcBorders>
              <w:top w:val="nil"/>
              <w:left w:val="nil"/>
              <w:bottom w:val="nil"/>
              <w:right w:val="nil"/>
            </w:tcBorders>
          </w:tcPr>
          <w:p w14:paraId="565815D5" w14:textId="77777777" w:rsidR="00B92327" w:rsidRPr="00801E49" w:rsidRDefault="00332621" w:rsidP="006B0BF6">
            <w:pPr>
              <w:spacing w:after="0" w:line="259" w:lineRule="auto"/>
              <w:ind w:left="0" w:right="0" w:firstLine="0"/>
              <w:jc w:val="center"/>
              <w:rPr>
                <w:rFonts w:ascii="Open Sans" w:hAnsi="Open Sans" w:cs="Open Sans"/>
                <w:sz w:val="16"/>
                <w:szCs w:val="24"/>
                <w:rPrChange w:id="2399" w:author="Nicole Wu" w:date="2024-01-08T11:26:00Z">
                  <w:rPr>
                    <w:sz w:val="16"/>
                    <w:szCs w:val="24"/>
                  </w:rPr>
                </w:rPrChange>
              </w:rPr>
            </w:pPr>
            <w:r w:rsidRPr="00801E49">
              <w:rPr>
                <w:rFonts w:ascii="Open Sans" w:hAnsi="Open Sans" w:cs="Open Sans"/>
                <w:sz w:val="16"/>
                <w:szCs w:val="24"/>
                <w:rPrChange w:id="2400" w:author="Nicole Wu" w:date="2024-01-08T11:26:00Z">
                  <w:rPr>
                    <w:sz w:val="16"/>
                    <w:szCs w:val="24"/>
                  </w:rPr>
                </w:rPrChange>
              </w:rPr>
              <w:t>-0.02</w:t>
            </w:r>
          </w:p>
        </w:tc>
        <w:tc>
          <w:tcPr>
            <w:tcW w:w="621" w:type="dxa"/>
            <w:gridSpan w:val="2"/>
            <w:tcBorders>
              <w:top w:val="nil"/>
              <w:left w:val="nil"/>
              <w:bottom w:val="nil"/>
              <w:right w:val="nil"/>
            </w:tcBorders>
          </w:tcPr>
          <w:p w14:paraId="0C4A6938" w14:textId="77777777" w:rsidR="00B92327" w:rsidRPr="00801E49" w:rsidRDefault="00332621" w:rsidP="006B0BF6">
            <w:pPr>
              <w:spacing w:after="0" w:line="259" w:lineRule="auto"/>
              <w:ind w:left="0" w:right="0" w:firstLine="0"/>
              <w:jc w:val="center"/>
              <w:rPr>
                <w:rFonts w:ascii="Open Sans" w:hAnsi="Open Sans" w:cs="Open Sans"/>
                <w:sz w:val="16"/>
                <w:szCs w:val="24"/>
                <w:rPrChange w:id="2401" w:author="Nicole Wu" w:date="2024-01-08T11:26:00Z">
                  <w:rPr>
                    <w:sz w:val="16"/>
                    <w:szCs w:val="24"/>
                  </w:rPr>
                </w:rPrChange>
              </w:rPr>
            </w:pPr>
            <w:r w:rsidRPr="00801E49">
              <w:rPr>
                <w:rFonts w:ascii="Open Sans" w:hAnsi="Open Sans" w:cs="Open Sans"/>
                <w:sz w:val="16"/>
                <w:szCs w:val="24"/>
                <w:rPrChange w:id="2402" w:author="Nicole Wu" w:date="2024-01-08T11:26:00Z">
                  <w:rPr>
                    <w:sz w:val="16"/>
                    <w:szCs w:val="24"/>
                  </w:rPr>
                </w:rPrChange>
              </w:rPr>
              <w:t>0.07</w:t>
            </w:r>
          </w:p>
        </w:tc>
        <w:tc>
          <w:tcPr>
            <w:tcW w:w="621" w:type="dxa"/>
            <w:tcBorders>
              <w:top w:val="nil"/>
              <w:left w:val="nil"/>
              <w:bottom w:val="nil"/>
              <w:right w:val="nil"/>
            </w:tcBorders>
          </w:tcPr>
          <w:p w14:paraId="1DB33ED8" w14:textId="77777777" w:rsidR="00B92327" w:rsidRPr="00801E49" w:rsidRDefault="00332621" w:rsidP="006B0BF6">
            <w:pPr>
              <w:spacing w:after="0" w:line="259" w:lineRule="auto"/>
              <w:ind w:left="0" w:right="0" w:firstLine="0"/>
              <w:jc w:val="center"/>
              <w:rPr>
                <w:rFonts w:ascii="Open Sans" w:hAnsi="Open Sans" w:cs="Open Sans"/>
                <w:sz w:val="16"/>
                <w:szCs w:val="24"/>
                <w:rPrChange w:id="2403" w:author="Nicole Wu" w:date="2024-01-08T11:26:00Z">
                  <w:rPr>
                    <w:sz w:val="16"/>
                    <w:szCs w:val="24"/>
                  </w:rPr>
                </w:rPrChange>
              </w:rPr>
            </w:pPr>
            <w:r w:rsidRPr="00801E49">
              <w:rPr>
                <w:rFonts w:ascii="Open Sans" w:hAnsi="Open Sans" w:cs="Open Sans"/>
                <w:sz w:val="16"/>
                <w:szCs w:val="24"/>
                <w:rPrChange w:id="2404" w:author="Nicole Wu" w:date="2024-01-08T11:26:00Z">
                  <w:rPr>
                    <w:sz w:val="16"/>
                    <w:szCs w:val="24"/>
                  </w:rPr>
                </w:rPrChange>
              </w:rPr>
              <w:t>0.04</w:t>
            </w:r>
          </w:p>
        </w:tc>
        <w:tc>
          <w:tcPr>
            <w:tcW w:w="621" w:type="dxa"/>
            <w:tcBorders>
              <w:top w:val="nil"/>
              <w:left w:val="nil"/>
              <w:bottom w:val="nil"/>
              <w:right w:val="nil"/>
            </w:tcBorders>
          </w:tcPr>
          <w:p w14:paraId="007EB279" w14:textId="77777777" w:rsidR="00B92327" w:rsidRPr="00801E49" w:rsidRDefault="00332621" w:rsidP="006B0BF6">
            <w:pPr>
              <w:spacing w:after="0" w:line="259" w:lineRule="auto"/>
              <w:ind w:left="0" w:right="0" w:firstLine="0"/>
              <w:jc w:val="center"/>
              <w:rPr>
                <w:rFonts w:ascii="Open Sans" w:hAnsi="Open Sans" w:cs="Open Sans"/>
                <w:sz w:val="16"/>
                <w:szCs w:val="24"/>
                <w:rPrChange w:id="2405" w:author="Nicole Wu" w:date="2024-01-08T11:26:00Z">
                  <w:rPr>
                    <w:sz w:val="16"/>
                    <w:szCs w:val="24"/>
                  </w:rPr>
                </w:rPrChange>
              </w:rPr>
            </w:pPr>
            <w:r w:rsidRPr="00801E49">
              <w:rPr>
                <w:rFonts w:ascii="Open Sans" w:hAnsi="Open Sans" w:cs="Open Sans"/>
                <w:sz w:val="16"/>
                <w:szCs w:val="24"/>
                <w:rPrChange w:id="2406" w:author="Nicole Wu" w:date="2024-01-08T11:26:00Z">
                  <w:rPr>
                    <w:sz w:val="16"/>
                    <w:szCs w:val="24"/>
                  </w:rPr>
                </w:rPrChange>
              </w:rPr>
              <w:t>-0.03*</w:t>
            </w:r>
          </w:p>
        </w:tc>
      </w:tr>
      <w:tr w:rsidR="00B92327" w:rsidRPr="00801E49" w14:paraId="783DBEBF" w14:textId="77777777" w:rsidTr="006B0BF6">
        <w:trPr>
          <w:trHeight w:val="164"/>
        </w:trPr>
        <w:tc>
          <w:tcPr>
            <w:tcW w:w="3771" w:type="dxa"/>
            <w:tcBorders>
              <w:top w:val="nil"/>
              <w:left w:val="nil"/>
              <w:bottom w:val="nil"/>
              <w:right w:val="nil"/>
            </w:tcBorders>
          </w:tcPr>
          <w:p w14:paraId="4453F12D" w14:textId="77777777" w:rsidR="00B92327" w:rsidRPr="00801E49" w:rsidRDefault="00B92327" w:rsidP="006B0BF6">
            <w:pPr>
              <w:spacing w:after="0" w:line="259" w:lineRule="auto"/>
              <w:ind w:left="0" w:right="0" w:firstLine="0"/>
              <w:jc w:val="left"/>
              <w:rPr>
                <w:rFonts w:ascii="Open Sans" w:hAnsi="Open Sans" w:cs="Open Sans"/>
                <w:sz w:val="16"/>
                <w:szCs w:val="24"/>
                <w:rPrChange w:id="2407" w:author="Nicole Wu" w:date="2024-01-08T11:26:00Z">
                  <w:rPr>
                    <w:sz w:val="16"/>
                    <w:szCs w:val="24"/>
                  </w:rPr>
                </w:rPrChange>
              </w:rPr>
            </w:pPr>
          </w:p>
        </w:tc>
        <w:tc>
          <w:tcPr>
            <w:tcW w:w="621" w:type="dxa"/>
            <w:tcBorders>
              <w:top w:val="nil"/>
              <w:left w:val="nil"/>
              <w:bottom w:val="nil"/>
              <w:right w:val="nil"/>
            </w:tcBorders>
          </w:tcPr>
          <w:p w14:paraId="6358369B" w14:textId="77777777" w:rsidR="00B92327" w:rsidRPr="00801E49" w:rsidRDefault="00332621" w:rsidP="006B0BF6">
            <w:pPr>
              <w:spacing w:after="0" w:line="259" w:lineRule="auto"/>
              <w:ind w:left="0" w:right="0" w:firstLine="0"/>
              <w:jc w:val="center"/>
              <w:rPr>
                <w:rFonts w:ascii="Open Sans" w:hAnsi="Open Sans" w:cs="Open Sans"/>
                <w:sz w:val="16"/>
                <w:szCs w:val="24"/>
                <w:rPrChange w:id="2408" w:author="Nicole Wu" w:date="2024-01-08T11:26:00Z">
                  <w:rPr>
                    <w:sz w:val="16"/>
                    <w:szCs w:val="24"/>
                  </w:rPr>
                </w:rPrChange>
              </w:rPr>
            </w:pPr>
            <w:r w:rsidRPr="00801E49">
              <w:rPr>
                <w:rFonts w:ascii="Open Sans" w:hAnsi="Open Sans" w:cs="Open Sans"/>
                <w:sz w:val="16"/>
                <w:szCs w:val="24"/>
                <w:rPrChange w:id="2409" w:author="Nicole Wu" w:date="2024-01-08T11:26:00Z">
                  <w:rPr>
                    <w:sz w:val="16"/>
                    <w:szCs w:val="24"/>
                  </w:rPr>
                </w:rPrChange>
              </w:rPr>
              <w:t>(0.34)</w:t>
            </w:r>
          </w:p>
        </w:tc>
        <w:tc>
          <w:tcPr>
            <w:tcW w:w="621" w:type="dxa"/>
            <w:tcBorders>
              <w:top w:val="nil"/>
              <w:left w:val="nil"/>
              <w:bottom w:val="nil"/>
              <w:right w:val="nil"/>
            </w:tcBorders>
          </w:tcPr>
          <w:p w14:paraId="4A33C601" w14:textId="77777777" w:rsidR="00B92327" w:rsidRPr="00801E49" w:rsidRDefault="00332621" w:rsidP="006B0BF6">
            <w:pPr>
              <w:spacing w:after="0" w:line="259" w:lineRule="auto"/>
              <w:ind w:left="0" w:right="0" w:firstLine="0"/>
              <w:jc w:val="center"/>
              <w:rPr>
                <w:rFonts w:ascii="Open Sans" w:hAnsi="Open Sans" w:cs="Open Sans"/>
                <w:sz w:val="16"/>
                <w:szCs w:val="24"/>
                <w:rPrChange w:id="2410" w:author="Nicole Wu" w:date="2024-01-08T11:26:00Z">
                  <w:rPr>
                    <w:sz w:val="16"/>
                    <w:szCs w:val="24"/>
                  </w:rPr>
                </w:rPrChange>
              </w:rPr>
            </w:pPr>
            <w:r w:rsidRPr="00801E49">
              <w:rPr>
                <w:rFonts w:ascii="Open Sans" w:hAnsi="Open Sans" w:cs="Open Sans"/>
                <w:sz w:val="16"/>
                <w:szCs w:val="24"/>
                <w:rPrChange w:id="2411" w:author="Nicole Wu" w:date="2024-01-08T11:26:00Z">
                  <w:rPr>
                    <w:sz w:val="16"/>
                    <w:szCs w:val="24"/>
                  </w:rPr>
                </w:rPrChange>
              </w:rPr>
              <w:t>(0.27)</w:t>
            </w:r>
          </w:p>
        </w:tc>
        <w:tc>
          <w:tcPr>
            <w:tcW w:w="621" w:type="dxa"/>
            <w:tcBorders>
              <w:top w:val="nil"/>
              <w:left w:val="nil"/>
              <w:bottom w:val="nil"/>
              <w:right w:val="nil"/>
            </w:tcBorders>
          </w:tcPr>
          <w:p w14:paraId="3F3FEB35" w14:textId="77777777" w:rsidR="00B92327" w:rsidRPr="00801E49" w:rsidRDefault="00332621" w:rsidP="006B0BF6">
            <w:pPr>
              <w:spacing w:after="0" w:line="259" w:lineRule="auto"/>
              <w:ind w:left="0" w:right="0" w:firstLine="0"/>
              <w:jc w:val="center"/>
              <w:rPr>
                <w:rFonts w:ascii="Open Sans" w:hAnsi="Open Sans" w:cs="Open Sans"/>
                <w:sz w:val="16"/>
                <w:szCs w:val="24"/>
                <w:rPrChange w:id="2412" w:author="Nicole Wu" w:date="2024-01-08T11:26:00Z">
                  <w:rPr>
                    <w:sz w:val="16"/>
                    <w:szCs w:val="24"/>
                  </w:rPr>
                </w:rPrChange>
              </w:rPr>
            </w:pPr>
            <w:r w:rsidRPr="00801E49">
              <w:rPr>
                <w:rFonts w:ascii="Open Sans" w:hAnsi="Open Sans" w:cs="Open Sans"/>
                <w:sz w:val="16"/>
                <w:szCs w:val="24"/>
                <w:rPrChange w:id="2413" w:author="Nicole Wu" w:date="2024-01-08T11:26:00Z">
                  <w:rPr>
                    <w:sz w:val="16"/>
                    <w:szCs w:val="24"/>
                  </w:rPr>
                </w:rPrChange>
              </w:rPr>
              <w:t>(0.10)</w:t>
            </w:r>
          </w:p>
        </w:tc>
        <w:tc>
          <w:tcPr>
            <w:tcW w:w="621" w:type="dxa"/>
            <w:gridSpan w:val="2"/>
            <w:tcBorders>
              <w:top w:val="nil"/>
              <w:left w:val="nil"/>
              <w:bottom w:val="nil"/>
              <w:right w:val="nil"/>
            </w:tcBorders>
          </w:tcPr>
          <w:p w14:paraId="122F17BD" w14:textId="77777777" w:rsidR="00B92327" w:rsidRPr="00801E49" w:rsidRDefault="00332621" w:rsidP="006B0BF6">
            <w:pPr>
              <w:spacing w:after="0" w:line="259" w:lineRule="auto"/>
              <w:ind w:left="0" w:right="0" w:firstLine="0"/>
              <w:jc w:val="center"/>
              <w:rPr>
                <w:rFonts w:ascii="Open Sans" w:hAnsi="Open Sans" w:cs="Open Sans"/>
                <w:sz w:val="16"/>
                <w:szCs w:val="24"/>
                <w:rPrChange w:id="2414" w:author="Nicole Wu" w:date="2024-01-08T11:26:00Z">
                  <w:rPr>
                    <w:sz w:val="16"/>
                    <w:szCs w:val="24"/>
                  </w:rPr>
                </w:rPrChange>
              </w:rPr>
            </w:pPr>
            <w:r w:rsidRPr="00801E49">
              <w:rPr>
                <w:rFonts w:ascii="Open Sans" w:hAnsi="Open Sans" w:cs="Open Sans"/>
                <w:sz w:val="16"/>
                <w:szCs w:val="24"/>
                <w:rPrChange w:id="2415" w:author="Nicole Wu" w:date="2024-01-08T11:26:00Z">
                  <w:rPr>
                    <w:sz w:val="16"/>
                    <w:szCs w:val="24"/>
                  </w:rPr>
                </w:rPrChange>
              </w:rPr>
              <w:t>(0.21)</w:t>
            </w:r>
          </w:p>
        </w:tc>
        <w:tc>
          <w:tcPr>
            <w:tcW w:w="621" w:type="dxa"/>
            <w:tcBorders>
              <w:top w:val="nil"/>
              <w:left w:val="nil"/>
              <w:bottom w:val="nil"/>
              <w:right w:val="nil"/>
            </w:tcBorders>
          </w:tcPr>
          <w:p w14:paraId="33AE6C14" w14:textId="77777777" w:rsidR="00B92327" w:rsidRPr="00801E49" w:rsidRDefault="00332621" w:rsidP="006B0BF6">
            <w:pPr>
              <w:spacing w:after="0" w:line="259" w:lineRule="auto"/>
              <w:ind w:left="0" w:right="0" w:firstLine="0"/>
              <w:jc w:val="center"/>
              <w:rPr>
                <w:rFonts w:ascii="Open Sans" w:hAnsi="Open Sans" w:cs="Open Sans"/>
                <w:sz w:val="16"/>
                <w:szCs w:val="24"/>
                <w:rPrChange w:id="2416" w:author="Nicole Wu" w:date="2024-01-08T11:26:00Z">
                  <w:rPr>
                    <w:sz w:val="16"/>
                    <w:szCs w:val="24"/>
                  </w:rPr>
                </w:rPrChange>
              </w:rPr>
            </w:pPr>
            <w:r w:rsidRPr="00801E49">
              <w:rPr>
                <w:rFonts w:ascii="Open Sans" w:hAnsi="Open Sans" w:cs="Open Sans"/>
                <w:sz w:val="16"/>
                <w:szCs w:val="24"/>
                <w:rPrChange w:id="2417" w:author="Nicole Wu" w:date="2024-01-08T11:26:00Z">
                  <w:rPr>
                    <w:sz w:val="16"/>
                    <w:szCs w:val="24"/>
                  </w:rPr>
                </w:rPrChange>
              </w:rPr>
              <w:t>(0.15)</w:t>
            </w:r>
          </w:p>
        </w:tc>
        <w:tc>
          <w:tcPr>
            <w:tcW w:w="621" w:type="dxa"/>
            <w:tcBorders>
              <w:top w:val="nil"/>
              <w:left w:val="nil"/>
              <w:bottom w:val="nil"/>
              <w:right w:val="nil"/>
            </w:tcBorders>
          </w:tcPr>
          <w:p w14:paraId="4574FA81" w14:textId="77777777" w:rsidR="00B92327" w:rsidRPr="00801E49" w:rsidRDefault="00332621" w:rsidP="006B0BF6">
            <w:pPr>
              <w:spacing w:after="0" w:line="259" w:lineRule="auto"/>
              <w:ind w:left="0" w:right="0" w:firstLine="0"/>
              <w:jc w:val="center"/>
              <w:rPr>
                <w:rFonts w:ascii="Open Sans" w:hAnsi="Open Sans" w:cs="Open Sans"/>
                <w:sz w:val="16"/>
                <w:szCs w:val="24"/>
                <w:rPrChange w:id="2418" w:author="Nicole Wu" w:date="2024-01-08T11:26:00Z">
                  <w:rPr>
                    <w:sz w:val="16"/>
                    <w:szCs w:val="24"/>
                  </w:rPr>
                </w:rPrChange>
              </w:rPr>
            </w:pPr>
            <w:r w:rsidRPr="00801E49">
              <w:rPr>
                <w:rFonts w:ascii="Open Sans" w:hAnsi="Open Sans" w:cs="Open Sans"/>
                <w:sz w:val="16"/>
                <w:szCs w:val="24"/>
                <w:rPrChange w:id="2419" w:author="Nicole Wu" w:date="2024-01-08T11:26:00Z">
                  <w:rPr>
                    <w:sz w:val="16"/>
                    <w:szCs w:val="24"/>
                  </w:rPr>
                </w:rPrChange>
              </w:rPr>
              <w:t>(0.10)</w:t>
            </w:r>
          </w:p>
        </w:tc>
        <w:tc>
          <w:tcPr>
            <w:tcW w:w="621" w:type="dxa"/>
            <w:gridSpan w:val="2"/>
            <w:tcBorders>
              <w:top w:val="nil"/>
              <w:left w:val="nil"/>
              <w:bottom w:val="nil"/>
              <w:right w:val="nil"/>
            </w:tcBorders>
          </w:tcPr>
          <w:p w14:paraId="33BB0C64" w14:textId="77777777" w:rsidR="00B92327" w:rsidRPr="00801E49" w:rsidRDefault="00332621" w:rsidP="006B0BF6">
            <w:pPr>
              <w:spacing w:after="0" w:line="259" w:lineRule="auto"/>
              <w:ind w:left="0" w:right="0" w:firstLine="0"/>
              <w:jc w:val="center"/>
              <w:rPr>
                <w:rFonts w:ascii="Open Sans" w:hAnsi="Open Sans" w:cs="Open Sans"/>
                <w:sz w:val="16"/>
                <w:szCs w:val="24"/>
                <w:rPrChange w:id="2420" w:author="Nicole Wu" w:date="2024-01-08T11:26:00Z">
                  <w:rPr>
                    <w:sz w:val="16"/>
                    <w:szCs w:val="24"/>
                  </w:rPr>
                </w:rPrChange>
              </w:rPr>
            </w:pPr>
            <w:r w:rsidRPr="00801E49">
              <w:rPr>
                <w:rFonts w:ascii="Open Sans" w:hAnsi="Open Sans" w:cs="Open Sans"/>
                <w:sz w:val="16"/>
                <w:szCs w:val="24"/>
                <w:rPrChange w:id="2421" w:author="Nicole Wu" w:date="2024-01-08T11:26:00Z">
                  <w:rPr>
                    <w:sz w:val="16"/>
                    <w:szCs w:val="24"/>
                  </w:rPr>
                </w:rPrChange>
              </w:rPr>
              <w:t>(0.26)</w:t>
            </w:r>
          </w:p>
        </w:tc>
        <w:tc>
          <w:tcPr>
            <w:tcW w:w="621" w:type="dxa"/>
            <w:tcBorders>
              <w:top w:val="nil"/>
              <w:left w:val="nil"/>
              <w:bottom w:val="nil"/>
              <w:right w:val="nil"/>
            </w:tcBorders>
          </w:tcPr>
          <w:p w14:paraId="29D736E4" w14:textId="77777777" w:rsidR="00B92327" w:rsidRPr="00801E49" w:rsidRDefault="00332621" w:rsidP="006B0BF6">
            <w:pPr>
              <w:spacing w:after="0" w:line="259" w:lineRule="auto"/>
              <w:ind w:left="0" w:right="0" w:firstLine="0"/>
              <w:jc w:val="center"/>
              <w:rPr>
                <w:rFonts w:ascii="Open Sans" w:hAnsi="Open Sans" w:cs="Open Sans"/>
                <w:sz w:val="16"/>
                <w:szCs w:val="24"/>
                <w:rPrChange w:id="2422" w:author="Nicole Wu" w:date="2024-01-08T11:26:00Z">
                  <w:rPr>
                    <w:sz w:val="16"/>
                    <w:szCs w:val="24"/>
                  </w:rPr>
                </w:rPrChange>
              </w:rPr>
            </w:pPr>
            <w:r w:rsidRPr="00801E49">
              <w:rPr>
                <w:rFonts w:ascii="Open Sans" w:hAnsi="Open Sans" w:cs="Open Sans"/>
                <w:sz w:val="16"/>
                <w:szCs w:val="24"/>
                <w:rPrChange w:id="2423" w:author="Nicole Wu" w:date="2024-01-08T11:26:00Z">
                  <w:rPr>
                    <w:sz w:val="16"/>
                    <w:szCs w:val="24"/>
                  </w:rPr>
                </w:rPrChange>
              </w:rPr>
              <w:t>(0.19)</w:t>
            </w:r>
          </w:p>
        </w:tc>
        <w:tc>
          <w:tcPr>
            <w:tcW w:w="621" w:type="dxa"/>
            <w:tcBorders>
              <w:top w:val="nil"/>
              <w:left w:val="nil"/>
              <w:bottom w:val="nil"/>
              <w:right w:val="nil"/>
            </w:tcBorders>
          </w:tcPr>
          <w:p w14:paraId="40618525" w14:textId="77777777" w:rsidR="00B92327" w:rsidRPr="00801E49" w:rsidRDefault="00332621" w:rsidP="006B0BF6">
            <w:pPr>
              <w:spacing w:after="0" w:line="259" w:lineRule="auto"/>
              <w:ind w:left="0" w:right="0" w:firstLine="0"/>
              <w:jc w:val="center"/>
              <w:rPr>
                <w:rFonts w:ascii="Open Sans" w:hAnsi="Open Sans" w:cs="Open Sans"/>
                <w:sz w:val="16"/>
                <w:szCs w:val="24"/>
                <w:rPrChange w:id="2424" w:author="Nicole Wu" w:date="2024-01-08T11:26:00Z">
                  <w:rPr>
                    <w:sz w:val="16"/>
                    <w:szCs w:val="24"/>
                  </w:rPr>
                </w:rPrChange>
              </w:rPr>
            </w:pPr>
            <w:r w:rsidRPr="00801E49">
              <w:rPr>
                <w:rFonts w:ascii="Open Sans" w:hAnsi="Open Sans" w:cs="Open Sans"/>
                <w:sz w:val="16"/>
                <w:szCs w:val="24"/>
                <w:rPrChange w:id="2425" w:author="Nicole Wu" w:date="2024-01-08T11:26:00Z">
                  <w:rPr>
                    <w:sz w:val="16"/>
                    <w:szCs w:val="24"/>
                  </w:rPr>
                </w:rPrChange>
              </w:rPr>
              <w:t>(0.02)</w:t>
            </w:r>
          </w:p>
        </w:tc>
      </w:tr>
      <w:tr w:rsidR="00B92327" w:rsidRPr="00801E49" w14:paraId="3B14AB65" w14:textId="77777777" w:rsidTr="006B0BF6">
        <w:trPr>
          <w:trHeight w:val="164"/>
        </w:trPr>
        <w:tc>
          <w:tcPr>
            <w:tcW w:w="3771" w:type="dxa"/>
            <w:tcBorders>
              <w:top w:val="nil"/>
              <w:left w:val="nil"/>
              <w:bottom w:val="nil"/>
              <w:right w:val="nil"/>
            </w:tcBorders>
          </w:tcPr>
          <w:p w14:paraId="73CB8B36" w14:textId="77777777" w:rsidR="00B92327" w:rsidRPr="00801E49" w:rsidRDefault="00332621" w:rsidP="006B0BF6">
            <w:pPr>
              <w:spacing w:after="0" w:line="259" w:lineRule="auto"/>
              <w:ind w:left="0" w:right="0" w:firstLine="0"/>
              <w:jc w:val="left"/>
              <w:rPr>
                <w:rFonts w:ascii="Open Sans" w:hAnsi="Open Sans" w:cs="Open Sans"/>
                <w:sz w:val="16"/>
                <w:szCs w:val="24"/>
                <w:rPrChange w:id="2426" w:author="Nicole Wu" w:date="2024-01-08T11:26:00Z">
                  <w:rPr>
                    <w:sz w:val="16"/>
                    <w:szCs w:val="24"/>
                  </w:rPr>
                </w:rPrChange>
              </w:rPr>
            </w:pPr>
            <w:r w:rsidRPr="00801E49">
              <w:rPr>
                <w:rFonts w:ascii="Open Sans" w:hAnsi="Open Sans" w:cs="Open Sans"/>
                <w:sz w:val="16"/>
                <w:szCs w:val="24"/>
                <w:rPrChange w:id="2427" w:author="Nicole Wu" w:date="2024-01-08T11:26:00Z">
                  <w:rPr>
                    <w:sz w:val="16"/>
                    <w:szCs w:val="24"/>
                  </w:rPr>
                </w:rPrChange>
              </w:rPr>
              <w:t>Household size</w:t>
            </w:r>
          </w:p>
        </w:tc>
        <w:tc>
          <w:tcPr>
            <w:tcW w:w="621" w:type="dxa"/>
            <w:tcBorders>
              <w:top w:val="nil"/>
              <w:left w:val="nil"/>
              <w:bottom w:val="nil"/>
              <w:right w:val="nil"/>
            </w:tcBorders>
          </w:tcPr>
          <w:p w14:paraId="62A89120" w14:textId="77777777" w:rsidR="00B92327" w:rsidRPr="00801E49" w:rsidRDefault="00332621" w:rsidP="006B0BF6">
            <w:pPr>
              <w:spacing w:after="0" w:line="259" w:lineRule="auto"/>
              <w:ind w:left="0" w:right="0" w:firstLine="0"/>
              <w:jc w:val="center"/>
              <w:rPr>
                <w:rFonts w:ascii="Open Sans" w:hAnsi="Open Sans" w:cs="Open Sans"/>
                <w:sz w:val="16"/>
                <w:szCs w:val="24"/>
                <w:rPrChange w:id="2428" w:author="Nicole Wu" w:date="2024-01-08T11:26:00Z">
                  <w:rPr>
                    <w:sz w:val="16"/>
                    <w:szCs w:val="24"/>
                  </w:rPr>
                </w:rPrChange>
              </w:rPr>
            </w:pPr>
            <w:r w:rsidRPr="00801E49">
              <w:rPr>
                <w:rFonts w:ascii="Open Sans" w:hAnsi="Open Sans" w:cs="Open Sans"/>
                <w:sz w:val="16"/>
                <w:szCs w:val="24"/>
                <w:rPrChange w:id="2429" w:author="Nicole Wu" w:date="2024-01-08T11:26:00Z">
                  <w:rPr>
                    <w:sz w:val="16"/>
                    <w:szCs w:val="24"/>
                  </w:rPr>
                </w:rPrChange>
              </w:rPr>
              <w:t>7.46</w:t>
            </w:r>
          </w:p>
        </w:tc>
        <w:tc>
          <w:tcPr>
            <w:tcW w:w="621" w:type="dxa"/>
            <w:tcBorders>
              <w:top w:val="nil"/>
              <w:left w:val="nil"/>
              <w:bottom w:val="nil"/>
              <w:right w:val="nil"/>
            </w:tcBorders>
          </w:tcPr>
          <w:p w14:paraId="77D451DD" w14:textId="77777777" w:rsidR="00B92327" w:rsidRPr="00801E49" w:rsidRDefault="00332621" w:rsidP="006B0BF6">
            <w:pPr>
              <w:spacing w:after="0" w:line="259" w:lineRule="auto"/>
              <w:ind w:left="0" w:right="0" w:firstLine="0"/>
              <w:jc w:val="center"/>
              <w:rPr>
                <w:rFonts w:ascii="Open Sans" w:hAnsi="Open Sans" w:cs="Open Sans"/>
                <w:sz w:val="16"/>
                <w:szCs w:val="24"/>
                <w:rPrChange w:id="2430" w:author="Nicole Wu" w:date="2024-01-08T11:26:00Z">
                  <w:rPr>
                    <w:sz w:val="16"/>
                    <w:szCs w:val="24"/>
                  </w:rPr>
                </w:rPrChange>
              </w:rPr>
            </w:pPr>
            <w:r w:rsidRPr="00801E49">
              <w:rPr>
                <w:rFonts w:ascii="Open Sans" w:hAnsi="Open Sans" w:cs="Open Sans"/>
                <w:sz w:val="16"/>
                <w:szCs w:val="24"/>
                <w:rPrChange w:id="2431" w:author="Nicole Wu" w:date="2024-01-08T11:26:00Z">
                  <w:rPr>
                    <w:sz w:val="16"/>
                    <w:szCs w:val="24"/>
                  </w:rPr>
                </w:rPrChange>
              </w:rPr>
              <w:t>7.91</w:t>
            </w:r>
          </w:p>
        </w:tc>
        <w:tc>
          <w:tcPr>
            <w:tcW w:w="621" w:type="dxa"/>
            <w:tcBorders>
              <w:top w:val="nil"/>
              <w:left w:val="nil"/>
              <w:bottom w:val="nil"/>
              <w:right w:val="nil"/>
            </w:tcBorders>
          </w:tcPr>
          <w:p w14:paraId="275571F0" w14:textId="77777777" w:rsidR="00B92327" w:rsidRPr="00801E49" w:rsidRDefault="00332621" w:rsidP="006B0BF6">
            <w:pPr>
              <w:spacing w:after="0" w:line="259" w:lineRule="auto"/>
              <w:ind w:left="0" w:right="0" w:firstLine="0"/>
              <w:jc w:val="center"/>
              <w:rPr>
                <w:rFonts w:ascii="Open Sans" w:hAnsi="Open Sans" w:cs="Open Sans"/>
                <w:sz w:val="16"/>
                <w:szCs w:val="24"/>
                <w:rPrChange w:id="2432" w:author="Nicole Wu" w:date="2024-01-08T11:26:00Z">
                  <w:rPr>
                    <w:sz w:val="16"/>
                    <w:szCs w:val="24"/>
                  </w:rPr>
                </w:rPrChange>
              </w:rPr>
            </w:pPr>
            <w:r w:rsidRPr="00801E49">
              <w:rPr>
                <w:rFonts w:ascii="Open Sans" w:hAnsi="Open Sans" w:cs="Open Sans"/>
                <w:sz w:val="16"/>
                <w:szCs w:val="24"/>
                <w:rPrChange w:id="2433" w:author="Nicole Wu" w:date="2024-01-08T11:26:00Z">
                  <w:rPr>
                    <w:sz w:val="16"/>
                    <w:szCs w:val="24"/>
                  </w:rPr>
                </w:rPrChange>
              </w:rPr>
              <w:t>0.45</w:t>
            </w:r>
          </w:p>
        </w:tc>
        <w:tc>
          <w:tcPr>
            <w:tcW w:w="621" w:type="dxa"/>
            <w:gridSpan w:val="2"/>
            <w:tcBorders>
              <w:top w:val="nil"/>
              <w:left w:val="nil"/>
              <w:bottom w:val="nil"/>
              <w:right w:val="nil"/>
            </w:tcBorders>
          </w:tcPr>
          <w:p w14:paraId="1400D856" w14:textId="77777777" w:rsidR="00B92327" w:rsidRPr="00801E49" w:rsidRDefault="00332621" w:rsidP="006B0BF6">
            <w:pPr>
              <w:spacing w:after="0" w:line="259" w:lineRule="auto"/>
              <w:ind w:left="0" w:right="0" w:firstLine="0"/>
              <w:jc w:val="center"/>
              <w:rPr>
                <w:rFonts w:ascii="Open Sans" w:hAnsi="Open Sans" w:cs="Open Sans"/>
                <w:sz w:val="16"/>
                <w:szCs w:val="24"/>
                <w:rPrChange w:id="2434" w:author="Nicole Wu" w:date="2024-01-08T11:26:00Z">
                  <w:rPr>
                    <w:sz w:val="16"/>
                    <w:szCs w:val="24"/>
                  </w:rPr>
                </w:rPrChange>
              </w:rPr>
            </w:pPr>
            <w:r w:rsidRPr="00801E49">
              <w:rPr>
                <w:rFonts w:ascii="Open Sans" w:hAnsi="Open Sans" w:cs="Open Sans"/>
                <w:sz w:val="16"/>
                <w:szCs w:val="24"/>
                <w:rPrChange w:id="2435" w:author="Nicole Wu" w:date="2024-01-08T11:26:00Z">
                  <w:rPr>
                    <w:sz w:val="16"/>
                    <w:szCs w:val="24"/>
                  </w:rPr>
                </w:rPrChange>
              </w:rPr>
              <w:t>6.17</w:t>
            </w:r>
          </w:p>
        </w:tc>
        <w:tc>
          <w:tcPr>
            <w:tcW w:w="621" w:type="dxa"/>
            <w:tcBorders>
              <w:top w:val="nil"/>
              <w:left w:val="nil"/>
              <w:bottom w:val="nil"/>
              <w:right w:val="nil"/>
            </w:tcBorders>
          </w:tcPr>
          <w:p w14:paraId="7F780E0A" w14:textId="77777777" w:rsidR="00B92327" w:rsidRPr="00801E49" w:rsidRDefault="00332621" w:rsidP="006B0BF6">
            <w:pPr>
              <w:spacing w:after="0" w:line="259" w:lineRule="auto"/>
              <w:ind w:left="0" w:right="0" w:firstLine="0"/>
              <w:jc w:val="center"/>
              <w:rPr>
                <w:rFonts w:ascii="Open Sans" w:hAnsi="Open Sans" w:cs="Open Sans"/>
                <w:sz w:val="16"/>
                <w:szCs w:val="24"/>
                <w:rPrChange w:id="2436" w:author="Nicole Wu" w:date="2024-01-08T11:26:00Z">
                  <w:rPr>
                    <w:sz w:val="16"/>
                    <w:szCs w:val="24"/>
                  </w:rPr>
                </w:rPrChange>
              </w:rPr>
            </w:pPr>
            <w:r w:rsidRPr="00801E49">
              <w:rPr>
                <w:rFonts w:ascii="Open Sans" w:hAnsi="Open Sans" w:cs="Open Sans"/>
                <w:sz w:val="16"/>
                <w:szCs w:val="24"/>
                <w:rPrChange w:id="2437" w:author="Nicole Wu" w:date="2024-01-08T11:26:00Z">
                  <w:rPr>
                    <w:sz w:val="16"/>
                    <w:szCs w:val="24"/>
                  </w:rPr>
                </w:rPrChange>
              </w:rPr>
              <w:t>6.00</w:t>
            </w:r>
          </w:p>
        </w:tc>
        <w:tc>
          <w:tcPr>
            <w:tcW w:w="621" w:type="dxa"/>
            <w:tcBorders>
              <w:top w:val="nil"/>
              <w:left w:val="nil"/>
              <w:bottom w:val="nil"/>
              <w:right w:val="nil"/>
            </w:tcBorders>
          </w:tcPr>
          <w:p w14:paraId="3BBF9BAE" w14:textId="77777777" w:rsidR="00B92327" w:rsidRPr="00801E49" w:rsidRDefault="00332621" w:rsidP="006B0BF6">
            <w:pPr>
              <w:spacing w:after="0" w:line="259" w:lineRule="auto"/>
              <w:ind w:left="0" w:right="0" w:firstLine="0"/>
              <w:jc w:val="center"/>
              <w:rPr>
                <w:rFonts w:ascii="Open Sans" w:hAnsi="Open Sans" w:cs="Open Sans"/>
                <w:sz w:val="16"/>
                <w:szCs w:val="24"/>
                <w:rPrChange w:id="2438" w:author="Nicole Wu" w:date="2024-01-08T11:26:00Z">
                  <w:rPr>
                    <w:sz w:val="16"/>
                    <w:szCs w:val="24"/>
                  </w:rPr>
                </w:rPrChange>
              </w:rPr>
            </w:pPr>
            <w:r w:rsidRPr="00801E49">
              <w:rPr>
                <w:rFonts w:ascii="Open Sans" w:hAnsi="Open Sans" w:cs="Open Sans"/>
                <w:sz w:val="16"/>
                <w:szCs w:val="24"/>
                <w:rPrChange w:id="2439" w:author="Nicole Wu" w:date="2024-01-08T11:26:00Z">
                  <w:rPr>
                    <w:sz w:val="16"/>
                    <w:szCs w:val="24"/>
                  </w:rPr>
                </w:rPrChange>
              </w:rPr>
              <w:t>-0.17</w:t>
            </w:r>
          </w:p>
        </w:tc>
        <w:tc>
          <w:tcPr>
            <w:tcW w:w="621" w:type="dxa"/>
            <w:gridSpan w:val="2"/>
            <w:tcBorders>
              <w:top w:val="nil"/>
              <w:left w:val="nil"/>
              <w:bottom w:val="nil"/>
              <w:right w:val="nil"/>
            </w:tcBorders>
          </w:tcPr>
          <w:p w14:paraId="40C43A67" w14:textId="77777777" w:rsidR="00B92327" w:rsidRPr="00801E49" w:rsidRDefault="00332621" w:rsidP="006B0BF6">
            <w:pPr>
              <w:spacing w:after="0" w:line="259" w:lineRule="auto"/>
              <w:ind w:left="0" w:right="0" w:firstLine="0"/>
              <w:jc w:val="center"/>
              <w:rPr>
                <w:rFonts w:ascii="Open Sans" w:hAnsi="Open Sans" w:cs="Open Sans"/>
                <w:sz w:val="16"/>
                <w:szCs w:val="24"/>
                <w:rPrChange w:id="2440" w:author="Nicole Wu" w:date="2024-01-08T11:26:00Z">
                  <w:rPr>
                    <w:sz w:val="16"/>
                    <w:szCs w:val="24"/>
                  </w:rPr>
                </w:rPrChange>
              </w:rPr>
            </w:pPr>
            <w:r w:rsidRPr="00801E49">
              <w:rPr>
                <w:rFonts w:ascii="Open Sans" w:hAnsi="Open Sans" w:cs="Open Sans"/>
                <w:sz w:val="16"/>
                <w:szCs w:val="24"/>
                <w:rPrChange w:id="2441" w:author="Nicole Wu" w:date="2024-01-08T11:26:00Z">
                  <w:rPr>
                    <w:sz w:val="16"/>
                    <w:szCs w:val="24"/>
                  </w:rPr>
                </w:rPrChange>
              </w:rPr>
              <w:t>6.56</w:t>
            </w:r>
          </w:p>
        </w:tc>
        <w:tc>
          <w:tcPr>
            <w:tcW w:w="621" w:type="dxa"/>
            <w:tcBorders>
              <w:top w:val="nil"/>
              <w:left w:val="nil"/>
              <w:bottom w:val="nil"/>
              <w:right w:val="nil"/>
            </w:tcBorders>
          </w:tcPr>
          <w:p w14:paraId="4301533D" w14:textId="77777777" w:rsidR="00B92327" w:rsidRPr="00801E49" w:rsidRDefault="00332621" w:rsidP="006B0BF6">
            <w:pPr>
              <w:spacing w:after="0" w:line="259" w:lineRule="auto"/>
              <w:ind w:left="0" w:right="0" w:firstLine="0"/>
              <w:jc w:val="center"/>
              <w:rPr>
                <w:rFonts w:ascii="Open Sans" w:hAnsi="Open Sans" w:cs="Open Sans"/>
                <w:sz w:val="16"/>
                <w:szCs w:val="24"/>
                <w:rPrChange w:id="2442" w:author="Nicole Wu" w:date="2024-01-08T11:26:00Z">
                  <w:rPr>
                    <w:sz w:val="16"/>
                    <w:szCs w:val="24"/>
                  </w:rPr>
                </w:rPrChange>
              </w:rPr>
            </w:pPr>
            <w:r w:rsidRPr="00801E49">
              <w:rPr>
                <w:rFonts w:ascii="Open Sans" w:hAnsi="Open Sans" w:cs="Open Sans"/>
                <w:sz w:val="16"/>
                <w:szCs w:val="24"/>
                <w:rPrChange w:id="2443" w:author="Nicole Wu" w:date="2024-01-08T11:26:00Z">
                  <w:rPr>
                    <w:sz w:val="16"/>
                    <w:szCs w:val="24"/>
                  </w:rPr>
                </w:rPrChange>
              </w:rPr>
              <w:t>6.58</w:t>
            </w:r>
          </w:p>
        </w:tc>
        <w:tc>
          <w:tcPr>
            <w:tcW w:w="621" w:type="dxa"/>
            <w:tcBorders>
              <w:top w:val="nil"/>
              <w:left w:val="nil"/>
              <w:bottom w:val="nil"/>
              <w:right w:val="nil"/>
            </w:tcBorders>
          </w:tcPr>
          <w:p w14:paraId="24E3327D" w14:textId="77777777" w:rsidR="00B92327" w:rsidRPr="00801E49" w:rsidRDefault="00332621" w:rsidP="006B0BF6">
            <w:pPr>
              <w:spacing w:after="0" w:line="259" w:lineRule="auto"/>
              <w:ind w:left="0" w:right="0" w:firstLine="0"/>
              <w:jc w:val="center"/>
              <w:rPr>
                <w:rFonts w:ascii="Open Sans" w:hAnsi="Open Sans" w:cs="Open Sans"/>
                <w:sz w:val="16"/>
                <w:szCs w:val="24"/>
                <w:rPrChange w:id="2444" w:author="Nicole Wu" w:date="2024-01-08T11:26:00Z">
                  <w:rPr>
                    <w:sz w:val="16"/>
                    <w:szCs w:val="24"/>
                  </w:rPr>
                </w:rPrChange>
              </w:rPr>
            </w:pPr>
            <w:r w:rsidRPr="00801E49">
              <w:rPr>
                <w:rFonts w:ascii="Open Sans" w:hAnsi="Open Sans" w:cs="Open Sans"/>
                <w:sz w:val="16"/>
                <w:szCs w:val="24"/>
                <w:rPrChange w:id="2445" w:author="Nicole Wu" w:date="2024-01-08T11:26:00Z">
                  <w:rPr>
                    <w:sz w:val="16"/>
                    <w:szCs w:val="24"/>
                  </w:rPr>
                </w:rPrChange>
              </w:rPr>
              <w:t>0.03</w:t>
            </w:r>
          </w:p>
        </w:tc>
      </w:tr>
      <w:tr w:rsidR="00B92327" w:rsidRPr="00801E49" w14:paraId="20DCCA87" w14:textId="77777777" w:rsidTr="006B0BF6">
        <w:trPr>
          <w:trHeight w:val="164"/>
        </w:trPr>
        <w:tc>
          <w:tcPr>
            <w:tcW w:w="3771" w:type="dxa"/>
            <w:tcBorders>
              <w:top w:val="nil"/>
              <w:left w:val="nil"/>
              <w:bottom w:val="nil"/>
              <w:right w:val="nil"/>
            </w:tcBorders>
          </w:tcPr>
          <w:p w14:paraId="23000E32" w14:textId="77777777" w:rsidR="00B92327" w:rsidRPr="00801E49" w:rsidRDefault="00B92327" w:rsidP="006B0BF6">
            <w:pPr>
              <w:spacing w:after="0" w:line="259" w:lineRule="auto"/>
              <w:ind w:left="0" w:right="0" w:firstLine="0"/>
              <w:jc w:val="left"/>
              <w:rPr>
                <w:rFonts w:ascii="Open Sans" w:hAnsi="Open Sans" w:cs="Open Sans"/>
                <w:sz w:val="16"/>
                <w:szCs w:val="24"/>
                <w:rPrChange w:id="2446" w:author="Nicole Wu" w:date="2024-01-08T11:26:00Z">
                  <w:rPr>
                    <w:sz w:val="16"/>
                    <w:szCs w:val="24"/>
                  </w:rPr>
                </w:rPrChange>
              </w:rPr>
            </w:pPr>
          </w:p>
        </w:tc>
        <w:tc>
          <w:tcPr>
            <w:tcW w:w="621" w:type="dxa"/>
            <w:tcBorders>
              <w:top w:val="nil"/>
              <w:left w:val="nil"/>
              <w:bottom w:val="nil"/>
              <w:right w:val="nil"/>
            </w:tcBorders>
          </w:tcPr>
          <w:p w14:paraId="542D5919" w14:textId="77777777" w:rsidR="00B92327" w:rsidRPr="00801E49" w:rsidRDefault="00332621" w:rsidP="006B0BF6">
            <w:pPr>
              <w:spacing w:after="0" w:line="259" w:lineRule="auto"/>
              <w:ind w:left="0" w:right="0" w:firstLine="0"/>
              <w:jc w:val="center"/>
              <w:rPr>
                <w:rFonts w:ascii="Open Sans" w:hAnsi="Open Sans" w:cs="Open Sans"/>
                <w:sz w:val="16"/>
                <w:szCs w:val="24"/>
                <w:rPrChange w:id="2447" w:author="Nicole Wu" w:date="2024-01-08T11:26:00Z">
                  <w:rPr>
                    <w:sz w:val="16"/>
                    <w:szCs w:val="24"/>
                  </w:rPr>
                </w:rPrChange>
              </w:rPr>
            </w:pPr>
            <w:r w:rsidRPr="00801E49">
              <w:rPr>
                <w:rFonts w:ascii="Open Sans" w:hAnsi="Open Sans" w:cs="Open Sans"/>
                <w:sz w:val="16"/>
                <w:szCs w:val="24"/>
                <w:rPrChange w:id="2448" w:author="Nicole Wu" w:date="2024-01-08T11:26:00Z">
                  <w:rPr>
                    <w:sz w:val="16"/>
                    <w:szCs w:val="24"/>
                  </w:rPr>
                </w:rPrChange>
              </w:rPr>
              <w:t>(3.35)</w:t>
            </w:r>
          </w:p>
        </w:tc>
        <w:tc>
          <w:tcPr>
            <w:tcW w:w="621" w:type="dxa"/>
            <w:tcBorders>
              <w:top w:val="nil"/>
              <w:left w:val="nil"/>
              <w:bottom w:val="nil"/>
              <w:right w:val="nil"/>
            </w:tcBorders>
          </w:tcPr>
          <w:p w14:paraId="6ABFF21D" w14:textId="77777777" w:rsidR="00B92327" w:rsidRPr="00801E49" w:rsidRDefault="00332621" w:rsidP="006B0BF6">
            <w:pPr>
              <w:spacing w:after="0" w:line="259" w:lineRule="auto"/>
              <w:ind w:left="0" w:right="0" w:firstLine="0"/>
              <w:jc w:val="center"/>
              <w:rPr>
                <w:rFonts w:ascii="Open Sans" w:hAnsi="Open Sans" w:cs="Open Sans"/>
                <w:sz w:val="16"/>
                <w:szCs w:val="24"/>
                <w:rPrChange w:id="2449" w:author="Nicole Wu" w:date="2024-01-08T11:26:00Z">
                  <w:rPr>
                    <w:sz w:val="16"/>
                    <w:szCs w:val="24"/>
                  </w:rPr>
                </w:rPrChange>
              </w:rPr>
            </w:pPr>
            <w:r w:rsidRPr="00801E49">
              <w:rPr>
                <w:rFonts w:ascii="Open Sans" w:hAnsi="Open Sans" w:cs="Open Sans"/>
                <w:sz w:val="16"/>
                <w:szCs w:val="24"/>
                <w:rPrChange w:id="2450" w:author="Nicole Wu" w:date="2024-01-08T11:26:00Z">
                  <w:rPr>
                    <w:sz w:val="16"/>
                    <w:szCs w:val="24"/>
                  </w:rPr>
                </w:rPrChange>
              </w:rPr>
              <w:t>(3.65)</w:t>
            </w:r>
          </w:p>
        </w:tc>
        <w:tc>
          <w:tcPr>
            <w:tcW w:w="621" w:type="dxa"/>
            <w:tcBorders>
              <w:top w:val="nil"/>
              <w:left w:val="nil"/>
              <w:bottom w:val="nil"/>
              <w:right w:val="nil"/>
            </w:tcBorders>
          </w:tcPr>
          <w:p w14:paraId="60B8412A" w14:textId="77777777" w:rsidR="00B92327" w:rsidRPr="00801E49" w:rsidRDefault="00332621" w:rsidP="006B0BF6">
            <w:pPr>
              <w:spacing w:after="0" w:line="259" w:lineRule="auto"/>
              <w:ind w:left="0" w:right="0" w:firstLine="0"/>
              <w:jc w:val="center"/>
              <w:rPr>
                <w:rFonts w:ascii="Open Sans" w:hAnsi="Open Sans" w:cs="Open Sans"/>
                <w:sz w:val="16"/>
                <w:szCs w:val="24"/>
                <w:rPrChange w:id="2451" w:author="Nicole Wu" w:date="2024-01-08T11:26:00Z">
                  <w:rPr>
                    <w:sz w:val="16"/>
                    <w:szCs w:val="24"/>
                  </w:rPr>
                </w:rPrChange>
              </w:rPr>
            </w:pPr>
            <w:r w:rsidRPr="00801E49">
              <w:rPr>
                <w:rFonts w:ascii="Open Sans" w:hAnsi="Open Sans" w:cs="Open Sans"/>
                <w:sz w:val="16"/>
                <w:szCs w:val="24"/>
                <w:rPrChange w:id="2452" w:author="Nicole Wu" w:date="2024-01-08T11:26:00Z">
                  <w:rPr>
                    <w:sz w:val="16"/>
                    <w:szCs w:val="24"/>
                  </w:rPr>
                </w:rPrChange>
              </w:rPr>
              <w:t>(0.25)</w:t>
            </w:r>
          </w:p>
        </w:tc>
        <w:tc>
          <w:tcPr>
            <w:tcW w:w="621" w:type="dxa"/>
            <w:gridSpan w:val="2"/>
            <w:tcBorders>
              <w:top w:val="nil"/>
              <w:left w:val="nil"/>
              <w:bottom w:val="nil"/>
              <w:right w:val="nil"/>
            </w:tcBorders>
          </w:tcPr>
          <w:p w14:paraId="17A8C10D" w14:textId="77777777" w:rsidR="00B92327" w:rsidRPr="00801E49" w:rsidRDefault="00332621" w:rsidP="006B0BF6">
            <w:pPr>
              <w:spacing w:after="0" w:line="259" w:lineRule="auto"/>
              <w:ind w:left="0" w:right="0" w:firstLine="0"/>
              <w:jc w:val="center"/>
              <w:rPr>
                <w:rFonts w:ascii="Open Sans" w:hAnsi="Open Sans" w:cs="Open Sans"/>
                <w:sz w:val="16"/>
                <w:szCs w:val="24"/>
                <w:rPrChange w:id="2453" w:author="Nicole Wu" w:date="2024-01-08T11:26:00Z">
                  <w:rPr>
                    <w:sz w:val="16"/>
                    <w:szCs w:val="24"/>
                  </w:rPr>
                </w:rPrChange>
              </w:rPr>
            </w:pPr>
            <w:r w:rsidRPr="00801E49">
              <w:rPr>
                <w:rFonts w:ascii="Open Sans" w:hAnsi="Open Sans" w:cs="Open Sans"/>
                <w:sz w:val="16"/>
                <w:szCs w:val="24"/>
                <w:rPrChange w:id="2454" w:author="Nicole Wu" w:date="2024-01-08T11:26:00Z">
                  <w:rPr>
                    <w:sz w:val="16"/>
                    <w:szCs w:val="24"/>
                  </w:rPr>
                </w:rPrChange>
              </w:rPr>
              <w:t>(2.82)</w:t>
            </w:r>
          </w:p>
        </w:tc>
        <w:tc>
          <w:tcPr>
            <w:tcW w:w="621" w:type="dxa"/>
            <w:tcBorders>
              <w:top w:val="nil"/>
              <w:left w:val="nil"/>
              <w:bottom w:val="nil"/>
              <w:right w:val="nil"/>
            </w:tcBorders>
          </w:tcPr>
          <w:p w14:paraId="4002CC91" w14:textId="77777777" w:rsidR="00B92327" w:rsidRPr="00801E49" w:rsidRDefault="00332621" w:rsidP="006B0BF6">
            <w:pPr>
              <w:spacing w:after="0" w:line="259" w:lineRule="auto"/>
              <w:ind w:left="0" w:right="0" w:firstLine="0"/>
              <w:jc w:val="center"/>
              <w:rPr>
                <w:rFonts w:ascii="Open Sans" w:hAnsi="Open Sans" w:cs="Open Sans"/>
                <w:sz w:val="16"/>
                <w:szCs w:val="24"/>
                <w:rPrChange w:id="2455" w:author="Nicole Wu" w:date="2024-01-08T11:26:00Z">
                  <w:rPr>
                    <w:sz w:val="16"/>
                    <w:szCs w:val="24"/>
                  </w:rPr>
                </w:rPrChange>
              </w:rPr>
            </w:pPr>
            <w:r w:rsidRPr="00801E49">
              <w:rPr>
                <w:rFonts w:ascii="Open Sans" w:hAnsi="Open Sans" w:cs="Open Sans"/>
                <w:sz w:val="16"/>
                <w:szCs w:val="24"/>
                <w:rPrChange w:id="2456" w:author="Nicole Wu" w:date="2024-01-08T11:26:00Z">
                  <w:rPr>
                    <w:sz w:val="16"/>
                    <w:szCs w:val="24"/>
                  </w:rPr>
                </w:rPrChange>
              </w:rPr>
              <w:t>(2.47)</w:t>
            </w:r>
          </w:p>
        </w:tc>
        <w:tc>
          <w:tcPr>
            <w:tcW w:w="621" w:type="dxa"/>
            <w:tcBorders>
              <w:top w:val="nil"/>
              <w:left w:val="nil"/>
              <w:bottom w:val="nil"/>
              <w:right w:val="nil"/>
            </w:tcBorders>
          </w:tcPr>
          <w:p w14:paraId="466E9D09" w14:textId="77777777" w:rsidR="00B92327" w:rsidRPr="00801E49" w:rsidRDefault="00332621" w:rsidP="006B0BF6">
            <w:pPr>
              <w:spacing w:after="0" w:line="259" w:lineRule="auto"/>
              <w:ind w:left="0" w:right="0" w:firstLine="0"/>
              <w:jc w:val="center"/>
              <w:rPr>
                <w:rFonts w:ascii="Open Sans" w:hAnsi="Open Sans" w:cs="Open Sans"/>
                <w:sz w:val="16"/>
                <w:szCs w:val="24"/>
                <w:rPrChange w:id="2457" w:author="Nicole Wu" w:date="2024-01-08T11:26:00Z">
                  <w:rPr>
                    <w:sz w:val="16"/>
                    <w:szCs w:val="24"/>
                  </w:rPr>
                </w:rPrChange>
              </w:rPr>
            </w:pPr>
            <w:r w:rsidRPr="00801E49">
              <w:rPr>
                <w:rFonts w:ascii="Open Sans" w:hAnsi="Open Sans" w:cs="Open Sans"/>
                <w:sz w:val="16"/>
                <w:szCs w:val="24"/>
                <w:rPrChange w:id="2458" w:author="Nicole Wu" w:date="2024-01-08T11:26:00Z">
                  <w:rPr>
                    <w:sz w:val="16"/>
                    <w:szCs w:val="24"/>
                  </w:rPr>
                </w:rPrChange>
              </w:rPr>
              <w:t>(0.38)</w:t>
            </w:r>
          </w:p>
        </w:tc>
        <w:tc>
          <w:tcPr>
            <w:tcW w:w="621" w:type="dxa"/>
            <w:gridSpan w:val="2"/>
            <w:tcBorders>
              <w:top w:val="nil"/>
              <w:left w:val="nil"/>
              <w:bottom w:val="nil"/>
              <w:right w:val="nil"/>
            </w:tcBorders>
          </w:tcPr>
          <w:p w14:paraId="1C8B2B41" w14:textId="77777777" w:rsidR="00B92327" w:rsidRPr="00801E49" w:rsidRDefault="00332621" w:rsidP="006B0BF6">
            <w:pPr>
              <w:spacing w:after="0" w:line="259" w:lineRule="auto"/>
              <w:ind w:left="0" w:right="0" w:firstLine="0"/>
              <w:jc w:val="center"/>
              <w:rPr>
                <w:rFonts w:ascii="Open Sans" w:hAnsi="Open Sans" w:cs="Open Sans"/>
                <w:sz w:val="16"/>
                <w:szCs w:val="24"/>
                <w:rPrChange w:id="2459" w:author="Nicole Wu" w:date="2024-01-08T11:26:00Z">
                  <w:rPr>
                    <w:sz w:val="16"/>
                    <w:szCs w:val="24"/>
                  </w:rPr>
                </w:rPrChange>
              </w:rPr>
            </w:pPr>
            <w:r w:rsidRPr="00801E49">
              <w:rPr>
                <w:rFonts w:ascii="Open Sans" w:hAnsi="Open Sans" w:cs="Open Sans"/>
                <w:sz w:val="16"/>
                <w:szCs w:val="24"/>
                <w:rPrChange w:id="2460" w:author="Nicole Wu" w:date="2024-01-08T11:26:00Z">
                  <w:rPr>
                    <w:sz w:val="16"/>
                    <w:szCs w:val="24"/>
                  </w:rPr>
                </w:rPrChange>
              </w:rPr>
              <w:t>(3.05)</w:t>
            </w:r>
          </w:p>
        </w:tc>
        <w:tc>
          <w:tcPr>
            <w:tcW w:w="621" w:type="dxa"/>
            <w:tcBorders>
              <w:top w:val="nil"/>
              <w:left w:val="nil"/>
              <w:bottom w:val="nil"/>
              <w:right w:val="nil"/>
            </w:tcBorders>
          </w:tcPr>
          <w:p w14:paraId="22070CF2" w14:textId="77777777" w:rsidR="00B92327" w:rsidRPr="00801E49" w:rsidRDefault="00332621" w:rsidP="006B0BF6">
            <w:pPr>
              <w:spacing w:after="0" w:line="259" w:lineRule="auto"/>
              <w:ind w:left="0" w:right="0" w:firstLine="0"/>
              <w:jc w:val="center"/>
              <w:rPr>
                <w:rFonts w:ascii="Open Sans" w:hAnsi="Open Sans" w:cs="Open Sans"/>
                <w:sz w:val="16"/>
                <w:szCs w:val="24"/>
                <w:rPrChange w:id="2461" w:author="Nicole Wu" w:date="2024-01-08T11:26:00Z">
                  <w:rPr>
                    <w:sz w:val="16"/>
                    <w:szCs w:val="24"/>
                  </w:rPr>
                </w:rPrChange>
              </w:rPr>
            </w:pPr>
            <w:r w:rsidRPr="00801E49">
              <w:rPr>
                <w:rFonts w:ascii="Open Sans" w:hAnsi="Open Sans" w:cs="Open Sans"/>
                <w:sz w:val="16"/>
                <w:szCs w:val="24"/>
                <w:rPrChange w:id="2462" w:author="Nicole Wu" w:date="2024-01-08T11:26:00Z">
                  <w:rPr>
                    <w:sz w:val="16"/>
                    <w:szCs w:val="24"/>
                  </w:rPr>
                </w:rPrChange>
              </w:rPr>
              <w:t>(3.01)</w:t>
            </w:r>
          </w:p>
        </w:tc>
        <w:tc>
          <w:tcPr>
            <w:tcW w:w="621" w:type="dxa"/>
            <w:tcBorders>
              <w:top w:val="nil"/>
              <w:left w:val="nil"/>
              <w:bottom w:val="nil"/>
              <w:right w:val="nil"/>
            </w:tcBorders>
          </w:tcPr>
          <w:p w14:paraId="03885977" w14:textId="77777777" w:rsidR="00B92327" w:rsidRPr="00801E49" w:rsidRDefault="00332621" w:rsidP="006B0BF6">
            <w:pPr>
              <w:spacing w:after="0" w:line="259" w:lineRule="auto"/>
              <w:ind w:left="0" w:right="0" w:firstLine="0"/>
              <w:jc w:val="center"/>
              <w:rPr>
                <w:rFonts w:ascii="Open Sans" w:hAnsi="Open Sans" w:cs="Open Sans"/>
                <w:sz w:val="16"/>
                <w:szCs w:val="24"/>
                <w:rPrChange w:id="2463" w:author="Nicole Wu" w:date="2024-01-08T11:26:00Z">
                  <w:rPr>
                    <w:sz w:val="16"/>
                    <w:szCs w:val="24"/>
                  </w:rPr>
                </w:rPrChange>
              </w:rPr>
            </w:pPr>
            <w:r w:rsidRPr="00801E49">
              <w:rPr>
                <w:rFonts w:ascii="Open Sans" w:hAnsi="Open Sans" w:cs="Open Sans"/>
                <w:sz w:val="16"/>
                <w:szCs w:val="24"/>
                <w:rPrChange w:id="2464" w:author="Nicole Wu" w:date="2024-01-08T11:26:00Z">
                  <w:rPr>
                    <w:sz w:val="16"/>
                    <w:szCs w:val="24"/>
                  </w:rPr>
                </w:rPrChange>
              </w:rPr>
              <w:t>(0.89)</w:t>
            </w:r>
          </w:p>
        </w:tc>
      </w:tr>
      <w:tr w:rsidR="00B92327" w:rsidRPr="00801E49" w14:paraId="395D6C72" w14:textId="77777777" w:rsidTr="006B0BF6">
        <w:trPr>
          <w:trHeight w:val="164"/>
        </w:trPr>
        <w:tc>
          <w:tcPr>
            <w:tcW w:w="3771" w:type="dxa"/>
            <w:tcBorders>
              <w:top w:val="nil"/>
              <w:left w:val="nil"/>
              <w:bottom w:val="nil"/>
              <w:right w:val="nil"/>
            </w:tcBorders>
          </w:tcPr>
          <w:p w14:paraId="51525B88" w14:textId="77777777" w:rsidR="00B92327" w:rsidRPr="00801E49" w:rsidRDefault="00332621" w:rsidP="006B0BF6">
            <w:pPr>
              <w:spacing w:after="0" w:line="259" w:lineRule="auto"/>
              <w:ind w:left="0" w:right="0" w:firstLine="0"/>
              <w:jc w:val="left"/>
              <w:rPr>
                <w:rFonts w:ascii="Open Sans" w:hAnsi="Open Sans" w:cs="Open Sans"/>
                <w:sz w:val="16"/>
                <w:szCs w:val="24"/>
                <w:rPrChange w:id="2465" w:author="Nicole Wu" w:date="2024-01-08T11:26:00Z">
                  <w:rPr>
                    <w:sz w:val="16"/>
                    <w:szCs w:val="24"/>
                  </w:rPr>
                </w:rPrChange>
              </w:rPr>
            </w:pPr>
            <w:r w:rsidRPr="00801E49">
              <w:rPr>
                <w:rFonts w:ascii="Open Sans" w:hAnsi="Open Sans" w:cs="Open Sans"/>
                <w:sz w:val="16"/>
                <w:szCs w:val="24"/>
                <w:rPrChange w:id="2466" w:author="Nicole Wu" w:date="2024-01-08T11:26:00Z">
                  <w:rPr>
                    <w:sz w:val="16"/>
                    <w:szCs w:val="24"/>
                  </w:rPr>
                </w:rPrChange>
              </w:rPr>
              <w:t>Number of household member younger than 15</w:t>
            </w:r>
          </w:p>
        </w:tc>
        <w:tc>
          <w:tcPr>
            <w:tcW w:w="621" w:type="dxa"/>
            <w:tcBorders>
              <w:top w:val="nil"/>
              <w:left w:val="nil"/>
              <w:bottom w:val="nil"/>
              <w:right w:val="nil"/>
            </w:tcBorders>
          </w:tcPr>
          <w:p w14:paraId="5F8E5CFA" w14:textId="77777777" w:rsidR="00B92327" w:rsidRPr="00801E49" w:rsidRDefault="00332621" w:rsidP="006B0BF6">
            <w:pPr>
              <w:spacing w:after="0" w:line="259" w:lineRule="auto"/>
              <w:ind w:left="0" w:right="0" w:firstLine="0"/>
              <w:jc w:val="center"/>
              <w:rPr>
                <w:rFonts w:ascii="Open Sans" w:hAnsi="Open Sans" w:cs="Open Sans"/>
                <w:sz w:val="16"/>
                <w:szCs w:val="24"/>
                <w:rPrChange w:id="2467" w:author="Nicole Wu" w:date="2024-01-08T11:26:00Z">
                  <w:rPr>
                    <w:sz w:val="16"/>
                    <w:szCs w:val="24"/>
                  </w:rPr>
                </w:rPrChange>
              </w:rPr>
            </w:pPr>
            <w:r w:rsidRPr="00801E49">
              <w:rPr>
                <w:rFonts w:ascii="Open Sans" w:hAnsi="Open Sans" w:cs="Open Sans"/>
                <w:sz w:val="16"/>
                <w:szCs w:val="24"/>
                <w:rPrChange w:id="2468" w:author="Nicole Wu" w:date="2024-01-08T11:26:00Z">
                  <w:rPr>
                    <w:sz w:val="16"/>
                    <w:szCs w:val="24"/>
                  </w:rPr>
                </w:rPrChange>
              </w:rPr>
              <w:t>3.87</w:t>
            </w:r>
          </w:p>
        </w:tc>
        <w:tc>
          <w:tcPr>
            <w:tcW w:w="621" w:type="dxa"/>
            <w:tcBorders>
              <w:top w:val="nil"/>
              <w:left w:val="nil"/>
              <w:bottom w:val="nil"/>
              <w:right w:val="nil"/>
            </w:tcBorders>
          </w:tcPr>
          <w:p w14:paraId="7391C439" w14:textId="77777777" w:rsidR="00B92327" w:rsidRPr="00801E49" w:rsidRDefault="00332621" w:rsidP="006B0BF6">
            <w:pPr>
              <w:spacing w:after="0" w:line="259" w:lineRule="auto"/>
              <w:ind w:left="0" w:right="0" w:firstLine="0"/>
              <w:jc w:val="center"/>
              <w:rPr>
                <w:rFonts w:ascii="Open Sans" w:hAnsi="Open Sans" w:cs="Open Sans"/>
                <w:sz w:val="16"/>
                <w:szCs w:val="24"/>
                <w:rPrChange w:id="2469" w:author="Nicole Wu" w:date="2024-01-08T11:26:00Z">
                  <w:rPr>
                    <w:sz w:val="16"/>
                    <w:szCs w:val="24"/>
                  </w:rPr>
                </w:rPrChange>
              </w:rPr>
            </w:pPr>
            <w:r w:rsidRPr="00801E49">
              <w:rPr>
                <w:rFonts w:ascii="Open Sans" w:hAnsi="Open Sans" w:cs="Open Sans"/>
                <w:sz w:val="16"/>
                <w:szCs w:val="24"/>
                <w:rPrChange w:id="2470" w:author="Nicole Wu" w:date="2024-01-08T11:26:00Z">
                  <w:rPr>
                    <w:sz w:val="16"/>
                    <w:szCs w:val="24"/>
                  </w:rPr>
                </w:rPrChange>
              </w:rPr>
              <w:t>4.17</w:t>
            </w:r>
          </w:p>
        </w:tc>
        <w:tc>
          <w:tcPr>
            <w:tcW w:w="621" w:type="dxa"/>
            <w:tcBorders>
              <w:top w:val="nil"/>
              <w:left w:val="nil"/>
              <w:bottom w:val="nil"/>
              <w:right w:val="nil"/>
            </w:tcBorders>
          </w:tcPr>
          <w:p w14:paraId="3A21C401" w14:textId="77777777" w:rsidR="00B92327" w:rsidRPr="00801E49" w:rsidRDefault="00332621" w:rsidP="006B0BF6">
            <w:pPr>
              <w:spacing w:after="0" w:line="259" w:lineRule="auto"/>
              <w:ind w:left="0" w:right="0" w:firstLine="0"/>
              <w:jc w:val="center"/>
              <w:rPr>
                <w:rFonts w:ascii="Open Sans" w:hAnsi="Open Sans" w:cs="Open Sans"/>
                <w:sz w:val="16"/>
                <w:szCs w:val="24"/>
                <w:rPrChange w:id="2471" w:author="Nicole Wu" w:date="2024-01-08T11:26:00Z">
                  <w:rPr>
                    <w:sz w:val="16"/>
                    <w:szCs w:val="24"/>
                  </w:rPr>
                </w:rPrChange>
              </w:rPr>
            </w:pPr>
            <w:r w:rsidRPr="00801E49">
              <w:rPr>
                <w:rFonts w:ascii="Open Sans" w:hAnsi="Open Sans" w:cs="Open Sans"/>
                <w:sz w:val="16"/>
                <w:szCs w:val="24"/>
                <w:rPrChange w:id="2472" w:author="Nicole Wu" w:date="2024-01-08T11:26:00Z">
                  <w:rPr>
                    <w:sz w:val="16"/>
                    <w:szCs w:val="24"/>
                  </w:rPr>
                </w:rPrChange>
              </w:rPr>
              <w:t>0.30</w:t>
            </w:r>
          </w:p>
        </w:tc>
        <w:tc>
          <w:tcPr>
            <w:tcW w:w="621" w:type="dxa"/>
            <w:gridSpan w:val="2"/>
            <w:tcBorders>
              <w:top w:val="nil"/>
              <w:left w:val="nil"/>
              <w:bottom w:val="nil"/>
              <w:right w:val="nil"/>
            </w:tcBorders>
          </w:tcPr>
          <w:p w14:paraId="3C693999" w14:textId="77777777" w:rsidR="00B92327" w:rsidRPr="00801E49" w:rsidRDefault="00332621" w:rsidP="006B0BF6">
            <w:pPr>
              <w:spacing w:after="0" w:line="259" w:lineRule="auto"/>
              <w:ind w:left="0" w:right="0" w:firstLine="0"/>
              <w:jc w:val="center"/>
              <w:rPr>
                <w:rFonts w:ascii="Open Sans" w:hAnsi="Open Sans" w:cs="Open Sans"/>
                <w:sz w:val="16"/>
                <w:szCs w:val="24"/>
                <w:rPrChange w:id="2473" w:author="Nicole Wu" w:date="2024-01-08T11:26:00Z">
                  <w:rPr>
                    <w:sz w:val="16"/>
                    <w:szCs w:val="24"/>
                  </w:rPr>
                </w:rPrChange>
              </w:rPr>
            </w:pPr>
            <w:r w:rsidRPr="00801E49">
              <w:rPr>
                <w:rFonts w:ascii="Open Sans" w:hAnsi="Open Sans" w:cs="Open Sans"/>
                <w:sz w:val="16"/>
                <w:szCs w:val="24"/>
                <w:rPrChange w:id="2474" w:author="Nicole Wu" w:date="2024-01-08T11:26:00Z">
                  <w:rPr>
                    <w:sz w:val="16"/>
                    <w:szCs w:val="24"/>
                  </w:rPr>
                </w:rPrChange>
              </w:rPr>
              <w:t>3.28</w:t>
            </w:r>
          </w:p>
        </w:tc>
        <w:tc>
          <w:tcPr>
            <w:tcW w:w="621" w:type="dxa"/>
            <w:tcBorders>
              <w:top w:val="nil"/>
              <w:left w:val="nil"/>
              <w:bottom w:val="nil"/>
              <w:right w:val="nil"/>
            </w:tcBorders>
          </w:tcPr>
          <w:p w14:paraId="2BD37741" w14:textId="77777777" w:rsidR="00B92327" w:rsidRPr="00801E49" w:rsidRDefault="00332621" w:rsidP="006B0BF6">
            <w:pPr>
              <w:spacing w:after="0" w:line="259" w:lineRule="auto"/>
              <w:ind w:left="0" w:right="0" w:firstLine="0"/>
              <w:jc w:val="center"/>
              <w:rPr>
                <w:rFonts w:ascii="Open Sans" w:hAnsi="Open Sans" w:cs="Open Sans"/>
                <w:sz w:val="16"/>
                <w:szCs w:val="24"/>
                <w:rPrChange w:id="2475" w:author="Nicole Wu" w:date="2024-01-08T11:26:00Z">
                  <w:rPr>
                    <w:sz w:val="16"/>
                    <w:szCs w:val="24"/>
                  </w:rPr>
                </w:rPrChange>
              </w:rPr>
            </w:pPr>
            <w:r w:rsidRPr="00801E49">
              <w:rPr>
                <w:rFonts w:ascii="Open Sans" w:hAnsi="Open Sans" w:cs="Open Sans"/>
                <w:sz w:val="16"/>
                <w:szCs w:val="24"/>
                <w:rPrChange w:id="2476" w:author="Nicole Wu" w:date="2024-01-08T11:26:00Z">
                  <w:rPr>
                    <w:sz w:val="16"/>
                    <w:szCs w:val="24"/>
                  </w:rPr>
                </w:rPrChange>
              </w:rPr>
              <w:t>3.13</w:t>
            </w:r>
          </w:p>
        </w:tc>
        <w:tc>
          <w:tcPr>
            <w:tcW w:w="621" w:type="dxa"/>
            <w:tcBorders>
              <w:top w:val="nil"/>
              <w:left w:val="nil"/>
              <w:bottom w:val="nil"/>
              <w:right w:val="nil"/>
            </w:tcBorders>
          </w:tcPr>
          <w:p w14:paraId="6A92B5D4" w14:textId="77777777" w:rsidR="00B92327" w:rsidRPr="00801E49" w:rsidRDefault="00332621" w:rsidP="006B0BF6">
            <w:pPr>
              <w:spacing w:after="0" w:line="259" w:lineRule="auto"/>
              <w:ind w:left="0" w:right="0" w:firstLine="0"/>
              <w:jc w:val="center"/>
              <w:rPr>
                <w:rFonts w:ascii="Open Sans" w:hAnsi="Open Sans" w:cs="Open Sans"/>
                <w:sz w:val="16"/>
                <w:szCs w:val="24"/>
                <w:rPrChange w:id="2477" w:author="Nicole Wu" w:date="2024-01-08T11:26:00Z">
                  <w:rPr>
                    <w:sz w:val="16"/>
                    <w:szCs w:val="24"/>
                  </w:rPr>
                </w:rPrChange>
              </w:rPr>
            </w:pPr>
            <w:r w:rsidRPr="00801E49">
              <w:rPr>
                <w:rFonts w:ascii="Open Sans" w:hAnsi="Open Sans" w:cs="Open Sans"/>
                <w:sz w:val="16"/>
                <w:szCs w:val="24"/>
                <w:rPrChange w:id="2478" w:author="Nicole Wu" w:date="2024-01-08T11:26:00Z">
                  <w:rPr>
                    <w:sz w:val="16"/>
                    <w:szCs w:val="24"/>
                  </w:rPr>
                </w:rPrChange>
              </w:rPr>
              <w:t>-0.15</w:t>
            </w:r>
          </w:p>
        </w:tc>
        <w:tc>
          <w:tcPr>
            <w:tcW w:w="621" w:type="dxa"/>
            <w:gridSpan w:val="2"/>
            <w:tcBorders>
              <w:top w:val="nil"/>
              <w:left w:val="nil"/>
              <w:bottom w:val="nil"/>
              <w:right w:val="nil"/>
            </w:tcBorders>
          </w:tcPr>
          <w:p w14:paraId="19566F38" w14:textId="77777777" w:rsidR="00B92327" w:rsidRPr="00801E49" w:rsidRDefault="00332621" w:rsidP="006B0BF6">
            <w:pPr>
              <w:spacing w:after="0" w:line="259" w:lineRule="auto"/>
              <w:ind w:left="0" w:right="0" w:firstLine="0"/>
              <w:jc w:val="center"/>
              <w:rPr>
                <w:rFonts w:ascii="Open Sans" w:hAnsi="Open Sans" w:cs="Open Sans"/>
                <w:sz w:val="16"/>
                <w:szCs w:val="24"/>
                <w:rPrChange w:id="2479" w:author="Nicole Wu" w:date="2024-01-08T11:26:00Z">
                  <w:rPr>
                    <w:sz w:val="16"/>
                    <w:szCs w:val="24"/>
                  </w:rPr>
                </w:rPrChange>
              </w:rPr>
            </w:pPr>
            <w:r w:rsidRPr="00801E49">
              <w:rPr>
                <w:rFonts w:ascii="Open Sans" w:hAnsi="Open Sans" w:cs="Open Sans"/>
                <w:sz w:val="16"/>
                <w:szCs w:val="24"/>
                <w:rPrChange w:id="2480" w:author="Nicole Wu" w:date="2024-01-08T11:26:00Z">
                  <w:rPr>
                    <w:sz w:val="16"/>
                    <w:szCs w:val="24"/>
                  </w:rPr>
                </w:rPrChange>
              </w:rPr>
              <w:t>3.46</w:t>
            </w:r>
          </w:p>
        </w:tc>
        <w:tc>
          <w:tcPr>
            <w:tcW w:w="621" w:type="dxa"/>
            <w:tcBorders>
              <w:top w:val="nil"/>
              <w:left w:val="nil"/>
              <w:bottom w:val="nil"/>
              <w:right w:val="nil"/>
            </w:tcBorders>
          </w:tcPr>
          <w:p w14:paraId="23F56BB8" w14:textId="77777777" w:rsidR="00B92327" w:rsidRPr="00801E49" w:rsidRDefault="00332621" w:rsidP="006B0BF6">
            <w:pPr>
              <w:spacing w:after="0" w:line="259" w:lineRule="auto"/>
              <w:ind w:left="0" w:right="0" w:firstLine="0"/>
              <w:jc w:val="center"/>
              <w:rPr>
                <w:rFonts w:ascii="Open Sans" w:hAnsi="Open Sans" w:cs="Open Sans"/>
                <w:sz w:val="16"/>
                <w:szCs w:val="24"/>
                <w:rPrChange w:id="2481" w:author="Nicole Wu" w:date="2024-01-08T11:26:00Z">
                  <w:rPr>
                    <w:sz w:val="16"/>
                    <w:szCs w:val="24"/>
                  </w:rPr>
                </w:rPrChange>
              </w:rPr>
            </w:pPr>
            <w:r w:rsidRPr="00801E49">
              <w:rPr>
                <w:rFonts w:ascii="Open Sans" w:hAnsi="Open Sans" w:cs="Open Sans"/>
                <w:sz w:val="16"/>
                <w:szCs w:val="24"/>
                <w:rPrChange w:id="2482" w:author="Nicole Wu" w:date="2024-01-08T11:26:00Z">
                  <w:rPr>
                    <w:sz w:val="16"/>
                    <w:szCs w:val="24"/>
                  </w:rPr>
                </w:rPrChange>
              </w:rPr>
              <w:t>3.45</w:t>
            </w:r>
          </w:p>
        </w:tc>
        <w:tc>
          <w:tcPr>
            <w:tcW w:w="621" w:type="dxa"/>
            <w:tcBorders>
              <w:top w:val="nil"/>
              <w:left w:val="nil"/>
              <w:bottom w:val="nil"/>
              <w:right w:val="nil"/>
            </w:tcBorders>
          </w:tcPr>
          <w:p w14:paraId="19324A69" w14:textId="77777777" w:rsidR="00B92327" w:rsidRPr="00801E49" w:rsidRDefault="00332621" w:rsidP="006B0BF6">
            <w:pPr>
              <w:spacing w:after="0" w:line="259" w:lineRule="auto"/>
              <w:ind w:left="0" w:right="0" w:firstLine="0"/>
              <w:jc w:val="center"/>
              <w:rPr>
                <w:rFonts w:ascii="Open Sans" w:hAnsi="Open Sans" w:cs="Open Sans"/>
                <w:sz w:val="16"/>
                <w:szCs w:val="24"/>
                <w:rPrChange w:id="2483" w:author="Nicole Wu" w:date="2024-01-08T11:26:00Z">
                  <w:rPr>
                    <w:sz w:val="16"/>
                    <w:szCs w:val="24"/>
                  </w:rPr>
                </w:rPrChange>
              </w:rPr>
            </w:pPr>
            <w:r w:rsidRPr="00801E49">
              <w:rPr>
                <w:rFonts w:ascii="Open Sans" w:hAnsi="Open Sans" w:cs="Open Sans"/>
                <w:sz w:val="16"/>
                <w:szCs w:val="24"/>
                <w:rPrChange w:id="2484" w:author="Nicole Wu" w:date="2024-01-08T11:26:00Z">
                  <w:rPr>
                    <w:sz w:val="16"/>
                    <w:szCs w:val="24"/>
                  </w:rPr>
                </w:rPrChange>
              </w:rPr>
              <w:t>-0.01</w:t>
            </w:r>
          </w:p>
        </w:tc>
      </w:tr>
      <w:tr w:rsidR="00B92327" w:rsidRPr="00801E49" w14:paraId="7078CD93" w14:textId="77777777" w:rsidTr="006B0BF6">
        <w:trPr>
          <w:trHeight w:val="164"/>
        </w:trPr>
        <w:tc>
          <w:tcPr>
            <w:tcW w:w="3771" w:type="dxa"/>
            <w:tcBorders>
              <w:top w:val="nil"/>
              <w:left w:val="nil"/>
              <w:bottom w:val="nil"/>
              <w:right w:val="nil"/>
            </w:tcBorders>
          </w:tcPr>
          <w:p w14:paraId="50162422" w14:textId="77777777" w:rsidR="00B92327" w:rsidRPr="00801E49" w:rsidRDefault="00B92327" w:rsidP="006B0BF6">
            <w:pPr>
              <w:spacing w:after="0" w:line="259" w:lineRule="auto"/>
              <w:ind w:left="0" w:right="0" w:firstLine="0"/>
              <w:jc w:val="left"/>
              <w:rPr>
                <w:rFonts w:ascii="Open Sans" w:hAnsi="Open Sans" w:cs="Open Sans"/>
                <w:sz w:val="16"/>
                <w:szCs w:val="24"/>
                <w:rPrChange w:id="2485" w:author="Nicole Wu" w:date="2024-01-08T11:26:00Z">
                  <w:rPr>
                    <w:sz w:val="16"/>
                    <w:szCs w:val="24"/>
                  </w:rPr>
                </w:rPrChange>
              </w:rPr>
            </w:pPr>
          </w:p>
        </w:tc>
        <w:tc>
          <w:tcPr>
            <w:tcW w:w="621" w:type="dxa"/>
            <w:tcBorders>
              <w:top w:val="nil"/>
              <w:left w:val="nil"/>
              <w:bottom w:val="nil"/>
              <w:right w:val="nil"/>
            </w:tcBorders>
          </w:tcPr>
          <w:p w14:paraId="7C751A91" w14:textId="77777777" w:rsidR="00B92327" w:rsidRPr="00801E49" w:rsidRDefault="00332621" w:rsidP="006B0BF6">
            <w:pPr>
              <w:spacing w:after="0" w:line="259" w:lineRule="auto"/>
              <w:ind w:left="0" w:right="0" w:firstLine="0"/>
              <w:jc w:val="center"/>
              <w:rPr>
                <w:rFonts w:ascii="Open Sans" w:hAnsi="Open Sans" w:cs="Open Sans"/>
                <w:sz w:val="16"/>
                <w:szCs w:val="24"/>
                <w:rPrChange w:id="2486" w:author="Nicole Wu" w:date="2024-01-08T11:26:00Z">
                  <w:rPr>
                    <w:sz w:val="16"/>
                    <w:szCs w:val="24"/>
                  </w:rPr>
                </w:rPrChange>
              </w:rPr>
            </w:pPr>
            <w:r w:rsidRPr="00801E49">
              <w:rPr>
                <w:rFonts w:ascii="Open Sans" w:hAnsi="Open Sans" w:cs="Open Sans"/>
                <w:sz w:val="16"/>
                <w:szCs w:val="24"/>
                <w:rPrChange w:id="2487" w:author="Nicole Wu" w:date="2024-01-08T11:26:00Z">
                  <w:rPr>
                    <w:sz w:val="16"/>
                    <w:szCs w:val="24"/>
                  </w:rPr>
                </w:rPrChange>
              </w:rPr>
              <w:t>(2.13)</w:t>
            </w:r>
          </w:p>
        </w:tc>
        <w:tc>
          <w:tcPr>
            <w:tcW w:w="621" w:type="dxa"/>
            <w:tcBorders>
              <w:top w:val="nil"/>
              <w:left w:val="nil"/>
              <w:bottom w:val="nil"/>
              <w:right w:val="nil"/>
            </w:tcBorders>
          </w:tcPr>
          <w:p w14:paraId="3389344C" w14:textId="77777777" w:rsidR="00B92327" w:rsidRPr="00801E49" w:rsidRDefault="00332621" w:rsidP="006B0BF6">
            <w:pPr>
              <w:spacing w:after="0" w:line="259" w:lineRule="auto"/>
              <w:ind w:left="0" w:right="0" w:firstLine="0"/>
              <w:jc w:val="center"/>
              <w:rPr>
                <w:rFonts w:ascii="Open Sans" w:hAnsi="Open Sans" w:cs="Open Sans"/>
                <w:sz w:val="16"/>
                <w:szCs w:val="24"/>
                <w:rPrChange w:id="2488" w:author="Nicole Wu" w:date="2024-01-08T11:26:00Z">
                  <w:rPr>
                    <w:sz w:val="16"/>
                    <w:szCs w:val="24"/>
                  </w:rPr>
                </w:rPrChange>
              </w:rPr>
            </w:pPr>
            <w:r w:rsidRPr="00801E49">
              <w:rPr>
                <w:rFonts w:ascii="Open Sans" w:hAnsi="Open Sans" w:cs="Open Sans"/>
                <w:sz w:val="16"/>
                <w:szCs w:val="24"/>
                <w:rPrChange w:id="2489" w:author="Nicole Wu" w:date="2024-01-08T11:26:00Z">
                  <w:rPr>
                    <w:sz w:val="16"/>
                    <w:szCs w:val="24"/>
                  </w:rPr>
                </w:rPrChange>
              </w:rPr>
              <w:t>(2.41)</w:t>
            </w:r>
          </w:p>
        </w:tc>
        <w:tc>
          <w:tcPr>
            <w:tcW w:w="621" w:type="dxa"/>
            <w:tcBorders>
              <w:top w:val="nil"/>
              <w:left w:val="nil"/>
              <w:bottom w:val="nil"/>
              <w:right w:val="nil"/>
            </w:tcBorders>
          </w:tcPr>
          <w:p w14:paraId="31A818C2" w14:textId="77777777" w:rsidR="00B92327" w:rsidRPr="00801E49" w:rsidRDefault="00332621" w:rsidP="006B0BF6">
            <w:pPr>
              <w:spacing w:after="0" w:line="259" w:lineRule="auto"/>
              <w:ind w:left="0" w:right="0" w:firstLine="0"/>
              <w:jc w:val="center"/>
              <w:rPr>
                <w:rFonts w:ascii="Open Sans" w:hAnsi="Open Sans" w:cs="Open Sans"/>
                <w:sz w:val="16"/>
                <w:szCs w:val="24"/>
                <w:rPrChange w:id="2490" w:author="Nicole Wu" w:date="2024-01-08T11:26:00Z">
                  <w:rPr>
                    <w:sz w:val="16"/>
                    <w:szCs w:val="24"/>
                  </w:rPr>
                </w:rPrChange>
              </w:rPr>
            </w:pPr>
            <w:r w:rsidRPr="00801E49">
              <w:rPr>
                <w:rFonts w:ascii="Open Sans" w:hAnsi="Open Sans" w:cs="Open Sans"/>
                <w:sz w:val="16"/>
                <w:szCs w:val="24"/>
                <w:rPrChange w:id="2491" w:author="Nicole Wu" w:date="2024-01-08T11:26:00Z">
                  <w:rPr>
                    <w:sz w:val="16"/>
                    <w:szCs w:val="24"/>
                  </w:rPr>
                </w:rPrChange>
              </w:rPr>
              <w:t>(0.24)</w:t>
            </w:r>
          </w:p>
        </w:tc>
        <w:tc>
          <w:tcPr>
            <w:tcW w:w="621" w:type="dxa"/>
            <w:gridSpan w:val="2"/>
            <w:tcBorders>
              <w:top w:val="nil"/>
              <w:left w:val="nil"/>
              <w:bottom w:val="nil"/>
              <w:right w:val="nil"/>
            </w:tcBorders>
          </w:tcPr>
          <w:p w14:paraId="18CA9974" w14:textId="77777777" w:rsidR="00B92327" w:rsidRPr="00801E49" w:rsidRDefault="00332621" w:rsidP="006B0BF6">
            <w:pPr>
              <w:spacing w:after="0" w:line="259" w:lineRule="auto"/>
              <w:ind w:left="0" w:right="0" w:firstLine="0"/>
              <w:jc w:val="center"/>
              <w:rPr>
                <w:rFonts w:ascii="Open Sans" w:hAnsi="Open Sans" w:cs="Open Sans"/>
                <w:sz w:val="16"/>
                <w:szCs w:val="24"/>
                <w:rPrChange w:id="2492" w:author="Nicole Wu" w:date="2024-01-08T11:26:00Z">
                  <w:rPr>
                    <w:sz w:val="16"/>
                    <w:szCs w:val="24"/>
                  </w:rPr>
                </w:rPrChange>
              </w:rPr>
            </w:pPr>
            <w:r w:rsidRPr="00801E49">
              <w:rPr>
                <w:rFonts w:ascii="Open Sans" w:hAnsi="Open Sans" w:cs="Open Sans"/>
                <w:sz w:val="16"/>
                <w:szCs w:val="24"/>
                <w:rPrChange w:id="2493" w:author="Nicole Wu" w:date="2024-01-08T11:26:00Z">
                  <w:rPr>
                    <w:sz w:val="16"/>
                    <w:szCs w:val="24"/>
                  </w:rPr>
                </w:rPrChange>
              </w:rPr>
              <w:t>(2.07)</w:t>
            </w:r>
          </w:p>
        </w:tc>
        <w:tc>
          <w:tcPr>
            <w:tcW w:w="621" w:type="dxa"/>
            <w:tcBorders>
              <w:top w:val="nil"/>
              <w:left w:val="nil"/>
              <w:bottom w:val="nil"/>
              <w:right w:val="nil"/>
            </w:tcBorders>
          </w:tcPr>
          <w:p w14:paraId="2F6DBBDA" w14:textId="77777777" w:rsidR="00B92327" w:rsidRPr="00801E49" w:rsidRDefault="00332621" w:rsidP="006B0BF6">
            <w:pPr>
              <w:spacing w:after="0" w:line="259" w:lineRule="auto"/>
              <w:ind w:left="0" w:right="0" w:firstLine="0"/>
              <w:jc w:val="center"/>
              <w:rPr>
                <w:rFonts w:ascii="Open Sans" w:hAnsi="Open Sans" w:cs="Open Sans"/>
                <w:sz w:val="16"/>
                <w:szCs w:val="24"/>
                <w:rPrChange w:id="2494" w:author="Nicole Wu" w:date="2024-01-08T11:26:00Z">
                  <w:rPr>
                    <w:sz w:val="16"/>
                    <w:szCs w:val="24"/>
                  </w:rPr>
                </w:rPrChange>
              </w:rPr>
            </w:pPr>
            <w:r w:rsidRPr="00801E49">
              <w:rPr>
                <w:rFonts w:ascii="Open Sans" w:hAnsi="Open Sans" w:cs="Open Sans"/>
                <w:sz w:val="16"/>
                <w:szCs w:val="24"/>
                <w:rPrChange w:id="2495" w:author="Nicole Wu" w:date="2024-01-08T11:26:00Z">
                  <w:rPr>
                    <w:sz w:val="16"/>
                    <w:szCs w:val="24"/>
                  </w:rPr>
                </w:rPrChange>
              </w:rPr>
              <w:t>(1.74)</w:t>
            </w:r>
          </w:p>
        </w:tc>
        <w:tc>
          <w:tcPr>
            <w:tcW w:w="621" w:type="dxa"/>
            <w:tcBorders>
              <w:top w:val="nil"/>
              <w:left w:val="nil"/>
              <w:bottom w:val="nil"/>
              <w:right w:val="nil"/>
            </w:tcBorders>
          </w:tcPr>
          <w:p w14:paraId="1FCC6354" w14:textId="77777777" w:rsidR="00B92327" w:rsidRPr="00801E49" w:rsidRDefault="00332621" w:rsidP="006B0BF6">
            <w:pPr>
              <w:spacing w:after="0" w:line="259" w:lineRule="auto"/>
              <w:ind w:left="0" w:right="0" w:firstLine="0"/>
              <w:jc w:val="center"/>
              <w:rPr>
                <w:rFonts w:ascii="Open Sans" w:hAnsi="Open Sans" w:cs="Open Sans"/>
                <w:sz w:val="16"/>
                <w:szCs w:val="24"/>
                <w:rPrChange w:id="2496" w:author="Nicole Wu" w:date="2024-01-08T11:26:00Z">
                  <w:rPr>
                    <w:sz w:val="16"/>
                    <w:szCs w:val="24"/>
                  </w:rPr>
                </w:rPrChange>
              </w:rPr>
            </w:pPr>
            <w:r w:rsidRPr="00801E49">
              <w:rPr>
                <w:rFonts w:ascii="Open Sans" w:hAnsi="Open Sans" w:cs="Open Sans"/>
                <w:sz w:val="16"/>
                <w:szCs w:val="24"/>
                <w:rPrChange w:id="2497" w:author="Nicole Wu" w:date="2024-01-08T11:26:00Z">
                  <w:rPr>
                    <w:sz w:val="16"/>
                    <w:szCs w:val="24"/>
                  </w:rPr>
                </w:rPrChange>
              </w:rPr>
              <w:t>(0.29)</w:t>
            </w:r>
          </w:p>
        </w:tc>
        <w:tc>
          <w:tcPr>
            <w:tcW w:w="621" w:type="dxa"/>
            <w:gridSpan w:val="2"/>
            <w:tcBorders>
              <w:top w:val="nil"/>
              <w:left w:val="nil"/>
              <w:bottom w:val="nil"/>
              <w:right w:val="nil"/>
            </w:tcBorders>
          </w:tcPr>
          <w:p w14:paraId="7F0B4BC7" w14:textId="77777777" w:rsidR="00B92327" w:rsidRPr="00801E49" w:rsidRDefault="00332621" w:rsidP="006B0BF6">
            <w:pPr>
              <w:spacing w:after="0" w:line="259" w:lineRule="auto"/>
              <w:ind w:left="0" w:right="0" w:firstLine="0"/>
              <w:jc w:val="center"/>
              <w:rPr>
                <w:rFonts w:ascii="Open Sans" w:hAnsi="Open Sans" w:cs="Open Sans"/>
                <w:sz w:val="16"/>
                <w:szCs w:val="24"/>
                <w:rPrChange w:id="2498" w:author="Nicole Wu" w:date="2024-01-08T11:26:00Z">
                  <w:rPr>
                    <w:sz w:val="16"/>
                    <w:szCs w:val="24"/>
                  </w:rPr>
                </w:rPrChange>
              </w:rPr>
            </w:pPr>
            <w:r w:rsidRPr="00801E49">
              <w:rPr>
                <w:rFonts w:ascii="Open Sans" w:hAnsi="Open Sans" w:cs="Open Sans"/>
                <w:sz w:val="16"/>
                <w:szCs w:val="24"/>
                <w:rPrChange w:id="2499" w:author="Nicole Wu" w:date="2024-01-08T11:26:00Z">
                  <w:rPr>
                    <w:sz w:val="16"/>
                    <w:szCs w:val="24"/>
                  </w:rPr>
                </w:rPrChange>
              </w:rPr>
              <w:t>(2.10)</w:t>
            </w:r>
          </w:p>
        </w:tc>
        <w:tc>
          <w:tcPr>
            <w:tcW w:w="621" w:type="dxa"/>
            <w:tcBorders>
              <w:top w:val="nil"/>
              <w:left w:val="nil"/>
              <w:bottom w:val="nil"/>
              <w:right w:val="nil"/>
            </w:tcBorders>
          </w:tcPr>
          <w:p w14:paraId="6F670F52" w14:textId="77777777" w:rsidR="00B92327" w:rsidRPr="00801E49" w:rsidRDefault="00332621" w:rsidP="006B0BF6">
            <w:pPr>
              <w:spacing w:after="0" w:line="259" w:lineRule="auto"/>
              <w:ind w:left="0" w:right="0" w:firstLine="0"/>
              <w:jc w:val="center"/>
              <w:rPr>
                <w:rFonts w:ascii="Open Sans" w:hAnsi="Open Sans" w:cs="Open Sans"/>
                <w:sz w:val="16"/>
                <w:szCs w:val="24"/>
                <w:rPrChange w:id="2500" w:author="Nicole Wu" w:date="2024-01-08T11:26:00Z">
                  <w:rPr>
                    <w:sz w:val="16"/>
                    <w:szCs w:val="24"/>
                  </w:rPr>
                </w:rPrChange>
              </w:rPr>
            </w:pPr>
            <w:r w:rsidRPr="00801E49">
              <w:rPr>
                <w:rFonts w:ascii="Open Sans" w:hAnsi="Open Sans" w:cs="Open Sans"/>
                <w:sz w:val="16"/>
                <w:szCs w:val="24"/>
                <w:rPrChange w:id="2501" w:author="Nicole Wu" w:date="2024-01-08T11:26:00Z">
                  <w:rPr>
                    <w:sz w:val="16"/>
                    <w:szCs w:val="24"/>
                  </w:rPr>
                </w:rPrChange>
              </w:rPr>
              <w:t>(2.02)</w:t>
            </w:r>
          </w:p>
        </w:tc>
        <w:tc>
          <w:tcPr>
            <w:tcW w:w="621" w:type="dxa"/>
            <w:tcBorders>
              <w:top w:val="nil"/>
              <w:left w:val="nil"/>
              <w:bottom w:val="nil"/>
              <w:right w:val="nil"/>
            </w:tcBorders>
          </w:tcPr>
          <w:p w14:paraId="5FC3AAB5" w14:textId="77777777" w:rsidR="00B92327" w:rsidRPr="00801E49" w:rsidRDefault="00332621" w:rsidP="006B0BF6">
            <w:pPr>
              <w:spacing w:after="0" w:line="259" w:lineRule="auto"/>
              <w:ind w:left="0" w:right="0" w:firstLine="0"/>
              <w:jc w:val="center"/>
              <w:rPr>
                <w:rFonts w:ascii="Open Sans" w:hAnsi="Open Sans" w:cs="Open Sans"/>
                <w:sz w:val="16"/>
                <w:szCs w:val="24"/>
                <w:rPrChange w:id="2502" w:author="Nicole Wu" w:date="2024-01-08T11:26:00Z">
                  <w:rPr>
                    <w:sz w:val="16"/>
                    <w:szCs w:val="24"/>
                  </w:rPr>
                </w:rPrChange>
              </w:rPr>
            </w:pPr>
            <w:r w:rsidRPr="00801E49">
              <w:rPr>
                <w:rFonts w:ascii="Open Sans" w:hAnsi="Open Sans" w:cs="Open Sans"/>
                <w:sz w:val="16"/>
                <w:szCs w:val="24"/>
                <w:rPrChange w:id="2503" w:author="Nicole Wu" w:date="2024-01-08T11:26:00Z">
                  <w:rPr>
                    <w:sz w:val="16"/>
                    <w:szCs w:val="24"/>
                  </w:rPr>
                </w:rPrChange>
              </w:rPr>
              <w:t>(0.95)</w:t>
            </w:r>
          </w:p>
        </w:tc>
      </w:tr>
      <w:tr w:rsidR="00B92327" w:rsidRPr="00801E49" w14:paraId="02408D6B" w14:textId="77777777" w:rsidTr="006B0BF6">
        <w:trPr>
          <w:trHeight w:val="164"/>
        </w:trPr>
        <w:tc>
          <w:tcPr>
            <w:tcW w:w="3771" w:type="dxa"/>
            <w:tcBorders>
              <w:top w:val="nil"/>
              <w:left w:val="nil"/>
              <w:bottom w:val="nil"/>
              <w:right w:val="nil"/>
            </w:tcBorders>
          </w:tcPr>
          <w:p w14:paraId="657368DA" w14:textId="77777777" w:rsidR="00B92327" w:rsidRPr="00801E49" w:rsidRDefault="00332621" w:rsidP="006B0BF6">
            <w:pPr>
              <w:spacing w:after="0" w:line="259" w:lineRule="auto"/>
              <w:ind w:left="0" w:right="0" w:firstLine="0"/>
              <w:jc w:val="left"/>
              <w:rPr>
                <w:rFonts w:ascii="Open Sans" w:hAnsi="Open Sans" w:cs="Open Sans"/>
                <w:sz w:val="16"/>
                <w:szCs w:val="24"/>
                <w:rPrChange w:id="2504" w:author="Nicole Wu" w:date="2024-01-08T11:26:00Z">
                  <w:rPr>
                    <w:sz w:val="16"/>
                    <w:szCs w:val="24"/>
                  </w:rPr>
                </w:rPrChange>
              </w:rPr>
            </w:pPr>
            <w:r w:rsidRPr="00801E49">
              <w:rPr>
                <w:rFonts w:ascii="Open Sans" w:hAnsi="Open Sans" w:cs="Open Sans"/>
                <w:sz w:val="16"/>
                <w:szCs w:val="24"/>
                <w:rPrChange w:id="2505" w:author="Nicole Wu" w:date="2024-01-08T11:26:00Z">
                  <w:rPr>
                    <w:sz w:val="16"/>
                    <w:szCs w:val="24"/>
                  </w:rPr>
                </w:rPrChange>
              </w:rPr>
              <w:t>Number of household member older than 60</w:t>
            </w:r>
          </w:p>
        </w:tc>
        <w:tc>
          <w:tcPr>
            <w:tcW w:w="621" w:type="dxa"/>
            <w:tcBorders>
              <w:top w:val="nil"/>
              <w:left w:val="nil"/>
              <w:bottom w:val="nil"/>
              <w:right w:val="nil"/>
            </w:tcBorders>
          </w:tcPr>
          <w:p w14:paraId="178A5521" w14:textId="77777777" w:rsidR="00B92327" w:rsidRPr="00801E49" w:rsidRDefault="00332621" w:rsidP="006B0BF6">
            <w:pPr>
              <w:spacing w:after="0" w:line="259" w:lineRule="auto"/>
              <w:ind w:left="0" w:right="0" w:firstLine="0"/>
              <w:jc w:val="center"/>
              <w:rPr>
                <w:rFonts w:ascii="Open Sans" w:hAnsi="Open Sans" w:cs="Open Sans"/>
                <w:sz w:val="16"/>
                <w:szCs w:val="24"/>
                <w:rPrChange w:id="2506" w:author="Nicole Wu" w:date="2024-01-08T11:26:00Z">
                  <w:rPr>
                    <w:sz w:val="16"/>
                    <w:szCs w:val="24"/>
                  </w:rPr>
                </w:rPrChange>
              </w:rPr>
            </w:pPr>
            <w:r w:rsidRPr="00801E49">
              <w:rPr>
                <w:rFonts w:ascii="Open Sans" w:hAnsi="Open Sans" w:cs="Open Sans"/>
                <w:sz w:val="16"/>
                <w:szCs w:val="24"/>
                <w:rPrChange w:id="2507" w:author="Nicole Wu" w:date="2024-01-08T11:26:00Z">
                  <w:rPr>
                    <w:sz w:val="16"/>
                    <w:szCs w:val="24"/>
                  </w:rPr>
                </w:rPrChange>
              </w:rPr>
              <w:t>0.21</w:t>
            </w:r>
          </w:p>
        </w:tc>
        <w:tc>
          <w:tcPr>
            <w:tcW w:w="621" w:type="dxa"/>
            <w:tcBorders>
              <w:top w:val="nil"/>
              <w:left w:val="nil"/>
              <w:bottom w:val="nil"/>
              <w:right w:val="nil"/>
            </w:tcBorders>
          </w:tcPr>
          <w:p w14:paraId="30F095FA" w14:textId="77777777" w:rsidR="00B92327" w:rsidRPr="00801E49" w:rsidRDefault="00332621" w:rsidP="006B0BF6">
            <w:pPr>
              <w:spacing w:after="0" w:line="259" w:lineRule="auto"/>
              <w:ind w:left="0" w:right="0" w:firstLine="0"/>
              <w:jc w:val="center"/>
              <w:rPr>
                <w:rFonts w:ascii="Open Sans" w:hAnsi="Open Sans" w:cs="Open Sans"/>
                <w:sz w:val="16"/>
                <w:szCs w:val="24"/>
                <w:rPrChange w:id="2508" w:author="Nicole Wu" w:date="2024-01-08T11:26:00Z">
                  <w:rPr>
                    <w:sz w:val="16"/>
                    <w:szCs w:val="24"/>
                  </w:rPr>
                </w:rPrChange>
              </w:rPr>
            </w:pPr>
            <w:r w:rsidRPr="00801E49">
              <w:rPr>
                <w:rFonts w:ascii="Open Sans" w:hAnsi="Open Sans" w:cs="Open Sans"/>
                <w:sz w:val="16"/>
                <w:szCs w:val="24"/>
                <w:rPrChange w:id="2509" w:author="Nicole Wu" w:date="2024-01-08T11:26:00Z">
                  <w:rPr>
                    <w:sz w:val="16"/>
                    <w:szCs w:val="24"/>
                  </w:rPr>
                </w:rPrChange>
              </w:rPr>
              <w:t>0.21</w:t>
            </w:r>
          </w:p>
        </w:tc>
        <w:tc>
          <w:tcPr>
            <w:tcW w:w="621" w:type="dxa"/>
            <w:tcBorders>
              <w:top w:val="nil"/>
              <w:left w:val="nil"/>
              <w:bottom w:val="nil"/>
              <w:right w:val="nil"/>
            </w:tcBorders>
          </w:tcPr>
          <w:p w14:paraId="18B65A22" w14:textId="77777777" w:rsidR="00B92327" w:rsidRPr="00801E49" w:rsidRDefault="00332621" w:rsidP="006B0BF6">
            <w:pPr>
              <w:spacing w:after="0" w:line="259" w:lineRule="auto"/>
              <w:ind w:left="0" w:right="0" w:firstLine="0"/>
              <w:jc w:val="center"/>
              <w:rPr>
                <w:rFonts w:ascii="Open Sans" w:hAnsi="Open Sans" w:cs="Open Sans"/>
                <w:sz w:val="16"/>
                <w:szCs w:val="24"/>
                <w:rPrChange w:id="2510" w:author="Nicole Wu" w:date="2024-01-08T11:26:00Z">
                  <w:rPr>
                    <w:sz w:val="16"/>
                    <w:szCs w:val="24"/>
                  </w:rPr>
                </w:rPrChange>
              </w:rPr>
            </w:pPr>
            <w:r w:rsidRPr="00801E49">
              <w:rPr>
                <w:rFonts w:ascii="Open Sans" w:hAnsi="Open Sans" w:cs="Open Sans"/>
                <w:sz w:val="16"/>
                <w:szCs w:val="24"/>
                <w:rPrChange w:id="2511" w:author="Nicole Wu" w:date="2024-01-08T11:26:00Z">
                  <w:rPr>
                    <w:sz w:val="16"/>
                    <w:szCs w:val="24"/>
                  </w:rPr>
                </w:rPrChange>
              </w:rPr>
              <w:t>0.00</w:t>
            </w:r>
          </w:p>
        </w:tc>
        <w:tc>
          <w:tcPr>
            <w:tcW w:w="621" w:type="dxa"/>
            <w:gridSpan w:val="2"/>
            <w:tcBorders>
              <w:top w:val="nil"/>
              <w:left w:val="nil"/>
              <w:bottom w:val="nil"/>
              <w:right w:val="nil"/>
            </w:tcBorders>
          </w:tcPr>
          <w:p w14:paraId="26AC9AAD" w14:textId="77777777" w:rsidR="00B92327" w:rsidRPr="00801E49" w:rsidRDefault="00332621" w:rsidP="006B0BF6">
            <w:pPr>
              <w:spacing w:after="0" w:line="259" w:lineRule="auto"/>
              <w:ind w:left="0" w:right="0" w:firstLine="0"/>
              <w:jc w:val="center"/>
              <w:rPr>
                <w:rFonts w:ascii="Open Sans" w:hAnsi="Open Sans" w:cs="Open Sans"/>
                <w:sz w:val="16"/>
                <w:szCs w:val="24"/>
                <w:rPrChange w:id="2512" w:author="Nicole Wu" w:date="2024-01-08T11:26:00Z">
                  <w:rPr>
                    <w:sz w:val="16"/>
                    <w:szCs w:val="24"/>
                  </w:rPr>
                </w:rPrChange>
              </w:rPr>
            </w:pPr>
            <w:r w:rsidRPr="00801E49">
              <w:rPr>
                <w:rFonts w:ascii="Open Sans" w:hAnsi="Open Sans" w:cs="Open Sans"/>
                <w:sz w:val="16"/>
                <w:szCs w:val="24"/>
                <w:rPrChange w:id="2513" w:author="Nicole Wu" w:date="2024-01-08T11:26:00Z">
                  <w:rPr>
                    <w:sz w:val="16"/>
                    <w:szCs w:val="24"/>
                  </w:rPr>
                </w:rPrChange>
              </w:rPr>
              <w:t>0.19</w:t>
            </w:r>
          </w:p>
        </w:tc>
        <w:tc>
          <w:tcPr>
            <w:tcW w:w="621" w:type="dxa"/>
            <w:tcBorders>
              <w:top w:val="nil"/>
              <w:left w:val="nil"/>
              <w:bottom w:val="nil"/>
              <w:right w:val="nil"/>
            </w:tcBorders>
          </w:tcPr>
          <w:p w14:paraId="46B6ADE6" w14:textId="77777777" w:rsidR="00B92327" w:rsidRPr="00801E49" w:rsidRDefault="00332621" w:rsidP="006B0BF6">
            <w:pPr>
              <w:spacing w:after="0" w:line="259" w:lineRule="auto"/>
              <w:ind w:left="0" w:right="0" w:firstLine="0"/>
              <w:jc w:val="center"/>
              <w:rPr>
                <w:rFonts w:ascii="Open Sans" w:hAnsi="Open Sans" w:cs="Open Sans"/>
                <w:sz w:val="16"/>
                <w:szCs w:val="24"/>
                <w:rPrChange w:id="2514" w:author="Nicole Wu" w:date="2024-01-08T11:26:00Z">
                  <w:rPr>
                    <w:sz w:val="16"/>
                    <w:szCs w:val="24"/>
                  </w:rPr>
                </w:rPrChange>
              </w:rPr>
            </w:pPr>
            <w:r w:rsidRPr="00801E49">
              <w:rPr>
                <w:rFonts w:ascii="Open Sans" w:hAnsi="Open Sans" w:cs="Open Sans"/>
                <w:sz w:val="16"/>
                <w:szCs w:val="24"/>
                <w:rPrChange w:id="2515" w:author="Nicole Wu" w:date="2024-01-08T11:26:00Z">
                  <w:rPr>
                    <w:sz w:val="16"/>
                    <w:szCs w:val="24"/>
                  </w:rPr>
                </w:rPrChange>
              </w:rPr>
              <w:t>0.16</w:t>
            </w:r>
          </w:p>
        </w:tc>
        <w:tc>
          <w:tcPr>
            <w:tcW w:w="621" w:type="dxa"/>
            <w:tcBorders>
              <w:top w:val="nil"/>
              <w:left w:val="nil"/>
              <w:bottom w:val="nil"/>
              <w:right w:val="nil"/>
            </w:tcBorders>
          </w:tcPr>
          <w:p w14:paraId="693A1C3B" w14:textId="77777777" w:rsidR="00B92327" w:rsidRPr="00801E49" w:rsidRDefault="00332621" w:rsidP="006B0BF6">
            <w:pPr>
              <w:spacing w:after="0" w:line="259" w:lineRule="auto"/>
              <w:ind w:left="0" w:right="0" w:firstLine="0"/>
              <w:jc w:val="center"/>
              <w:rPr>
                <w:rFonts w:ascii="Open Sans" w:hAnsi="Open Sans" w:cs="Open Sans"/>
                <w:sz w:val="16"/>
                <w:szCs w:val="24"/>
                <w:rPrChange w:id="2516" w:author="Nicole Wu" w:date="2024-01-08T11:26:00Z">
                  <w:rPr>
                    <w:sz w:val="16"/>
                    <w:szCs w:val="24"/>
                  </w:rPr>
                </w:rPrChange>
              </w:rPr>
            </w:pPr>
            <w:r w:rsidRPr="00801E49">
              <w:rPr>
                <w:rFonts w:ascii="Open Sans" w:hAnsi="Open Sans" w:cs="Open Sans"/>
                <w:sz w:val="16"/>
                <w:szCs w:val="24"/>
                <w:rPrChange w:id="2517" w:author="Nicole Wu" w:date="2024-01-08T11:26:00Z">
                  <w:rPr>
                    <w:sz w:val="16"/>
                    <w:szCs w:val="24"/>
                  </w:rPr>
                </w:rPrChange>
              </w:rPr>
              <w:t>-0.03</w:t>
            </w:r>
          </w:p>
        </w:tc>
        <w:tc>
          <w:tcPr>
            <w:tcW w:w="621" w:type="dxa"/>
            <w:gridSpan w:val="2"/>
            <w:tcBorders>
              <w:top w:val="nil"/>
              <w:left w:val="nil"/>
              <w:bottom w:val="nil"/>
              <w:right w:val="nil"/>
            </w:tcBorders>
          </w:tcPr>
          <w:p w14:paraId="7559EECE" w14:textId="77777777" w:rsidR="00B92327" w:rsidRPr="00801E49" w:rsidRDefault="00332621" w:rsidP="006B0BF6">
            <w:pPr>
              <w:spacing w:after="0" w:line="259" w:lineRule="auto"/>
              <w:ind w:left="0" w:right="0" w:firstLine="0"/>
              <w:jc w:val="center"/>
              <w:rPr>
                <w:rFonts w:ascii="Open Sans" w:hAnsi="Open Sans" w:cs="Open Sans"/>
                <w:sz w:val="16"/>
                <w:szCs w:val="24"/>
                <w:rPrChange w:id="2518" w:author="Nicole Wu" w:date="2024-01-08T11:26:00Z">
                  <w:rPr>
                    <w:sz w:val="16"/>
                    <w:szCs w:val="24"/>
                  </w:rPr>
                </w:rPrChange>
              </w:rPr>
            </w:pPr>
            <w:r w:rsidRPr="00801E49">
              <w:rPr>
                <w:rFonts w:ascii="Open Sans" w:hAnsi="Open Sans" w:cs="Open Sans"/>
                <w:sz w:val="16"/>
                <w:szCs w:val="24"/>
                <w:rPrChange w:id="2519" w:author="Nicole Wu" w:date="2024-01-08T11:26:00Z">
                  <w:rPr>
                    <w:sz w:val="16"/>
                    <w:szCs w:val="24"/>
                  </w:rPr>
                </w:rPrChange>
              </w:rPr>
              <w:t>0.20</w:t>
            </w:r>
          </w:p>
        </w:tc>
        <w:tc>
          <w:tcPr>
            <w:tcW w:w="621" w:type="dxa"/>
            <w:tcBorders>
              <w:top w:val="nil"/>
              <w:left w:val="nil"/>
              <w:bottom w:val="nil"/>
              <w:right w:val="nil"/>
            </w:tcBorders>
          </w:tcPr>
          <w:p w14:paraId="162B39D8" w14:textId="77777777" w:rsidR="00B92327" w:rsidRPr="00801E49" w:rsidRDefault="00332621" w:rsidP="006B0BF6">
            <w:pPr>
              <w:spacing w:after="0" w:line="259" w:lineRule="auto"/>
              <w:ind w:left="0" w:right="0" w:firstLine="0"/>
              <w:jc w:val="center"/>
              <w:rPr>
                <w:rFonts w:ascii="Open Sans" w:hAnsi="Open Sans" w:cs="Open Sans"/>
                <w:sz w:val="16"/>
                <w:szCs w:val="24"/>
                <w:rPrChange w:id="2520" w:author="Nicole Wu" w:date="2024-01-08T11:26:00Z">
                  <w:rPr>
                    <w:sz w:val="16"/>
                    <w:szCs w:val="24"/>
                  </w:rPr>
                </w:rPrChange>
              </w:rPr>
            </w:pPr>
            <w:r w:rsidRPr="00801E49">
              <w:rPr>
                <w:rFonts w:ascii="Open Sans" w:hAnsi="Open Sans" w:cs="Open Sans"/>
                <w:sz w:val="16"/>
                <w:szCs w:val="24"/>
                <w:rPrChange w:id="2521" w:author="Nicole Wu" w:date="2024-01-08T11:26:00Z">
                  <w:rPr>
                    <w:sz w:val="16"/>
                    <w:szCs w:val="24"/>
                  </w:rPr>
                </w:rPrChange>
              </w:rPr>
              <w:t>0.17</w:t>
            </w:r>
          </w:p>
        </w:tc>
        <w:tc>
          <w:tcPr>
            <w:tcW w:w="621" w:type="dxa"/>
            <w:tcBorders>
              <w:top w:val="nil"/>
              <w:left w:val="nil"/>
              <w:bottom w:val="nil"/>
              <w:right w:val="nil"/>
            </w:tcBorders>
          </w:tcPr>
          <w:p w14:paraId="1356C141" w14:textId="77777777" w:rsidR="00B92327" w:rsidRPr="00801E49" w:rsidRDefault="00332621" w:rsidP="006B0BF6">
            <w:pPr>
              <w:spacing w:after="0" w:line="259" w:lineRule="auto"/>
              <w:ind w:left="0" w:right="0" w:firstLine="0"/>
              <w:jc w:val="center"/>
              <w:rPr>
                <w:rFonts w:ascii="Open Sans" w:hAnsi="Open Sans" w:cs="Open Sans"/>
                <w:sz w:val="16"/>
                <w:szCs w:val="24"/>
                <w:rPrChange w:id="2522" w:author="Nicole Wu" w:date="2024-01-08T11:26:00Z">
                  <w:rPr>
                    <w:sz w:val="16"/>
                    <w:szCs w:val="24"/>
                  </w:rPr>
                </w:rPrChange>
              </w:rPr>
            </w:pPr>
            <w:r w:rsidRPr="00801E49">
              <w:rPr>
                <w:rFonts w:ascii="Open Sans" w:hAnsi="Open Sans" w:cs="Open Sans"/>
                <w:sz w:val="16"/>
                <w:szCs w:val="24"/>
                <w:rPrChange w:id="2523" w:author="Nicole Wu" w:date="2024-01-08T11:26:00Z">
                  <w:rPr>
                    <w:sz w:val="16"/>
                    <w:szCs w:val="24"/>
                  </w:rPr>
                </w:rPrChange>
              </w:rPr>
              <w:t>-0.02</w:t>
            </w:r>
          </w:p>
        </w:tc>
      </w:tr>
      <w:tr w:rsidR="00B92327" w:rsidRPr="00801E49" w14:paraId="1A1E01BC" w14:textId="77777777" w:rsidTr="006B0BF6">
        <w:trPr>
          <w:trHeight w:val="164"/>
        </w:trPr>
        <w:tc>
          <w:tcPr>
            <w:tcW w:w="3771" w:type="dxa"/>
            <w:tcBorders>
              <w:top w:val="nil"/>
              <w:left w:val="nil"/>
              <w:bottom w:val="nil"/>
              <w:right w:val="nil"/>
            </w:tcBorders>
          </w:tcPr>
          <w:p w14:paraId="017DFB32" w14:textId="77777777" w:rsidR="00B92327" w:rsidRPr="00801E49" w:rsidRDefault="00B92327" w:rsidP="006B0BF6">
            <w:pPr>
              <w:spacing w:after="0" w:line="259" w:lineRule="auto"/>
              <w:ind w:left="0" w:right="0" w:firstLine="0"/>
              <w:jc w:val="left"/>
              <w:rPr>
                <w:rFonts w:ascii="Open Sans" w:hAnsi="Open Sans" w:cs="Open Sans"/>
                <w:sz w:val="16"/>
                <w:szCs w:val="24"/>
                <w:rPrChange w:id="2524" w:author="Nicole Wu" w:date="2024-01-08T11:26:00Z">
                  <w:rPr>
                    <w:sz w:val="16"/>
                    <w:szCs w:val="24"/>
                  </w:rPr>
                </w:rPrChange>
              </w:rPr>
            </w:pPr>
          </w:p>
        </w:tc>
        <w:tc>
          <w:tcPr>
            <w:tcW w:w="621" w:type="dxa"/>
            <w:tcBorders>
              <w:top w:val="nil"/>
              <w:left w:val="nil"/>
              <w:bottom w:val="nil"/>
              <w:right w:val="nil"/>
            </w:tcBorders>
          </w:tcPr>
          <w:p w14:paraId="591A5EEB" w14:textId="77777777" w:rsidR="00B92327" w:rsidRPr="00801E49" w:rsidRDefault="00332621" w:rsidP="006B0BF6">
            <w:pPr>
              <w:spacing w:after="0" w:line="259" w:lineRule="auto"/>
              <w:ind w:left="0" w:right="0" w:firstLine="0"/>
              <w:jc w:val="center"/>
              <w:rPr>
                <w:rFonts w:ascii="Open Sans" w:hAnsi="Open Sans" w:cs="Open Sans"/>
                <w:sz w:val="16"/>
                <w:szCs w:val="24"/>
                <w:rPrChange w:id="2525" w:author="Nicole Wu" w:date="2024-01-08T11:26:00Z">
                  <w:rPr>
                    <w:sz w:val="16"/>
                    <w:szCs w:val="24"/>
                  </w:rPr>
                </w:rPrChange>
              </w:rPr>
            </w:pPr>
            <w:r w:rsidRPr="00801E49">
              <w:rPr>
                <w:rFonts w:ascii="Open Sans" w:hAnsi="Open Sans" w:cs="Open Sans"/>
                <w:sz w:val="16"/>
                <w:szCs w:val="24"/>
                <w:rPrChange w:id="2526" w:author="Nicole Wu" w:date="2024-01-08T11:26:00Z">
                  <w:rPr>
                    <w:sz w:val="16"/>
                    <w:szCs w:val="24"/>
                  </w:rPr>
                </w:rPrChange>
              </w:rPr>
              <w:t>(0.49)</w:t>
            </w:r>
          </w:p>
        </w:tc>
        <w:tc>
          <w:tcPr>
            <w:tcW w:w="621" w:type="dxa"/>
            <w:tcBorders>
              <w:top w:val="nil"/>
              <w:left w:val="nil"/>
              <w:bottom w:val="nil"/>
              <w:right w:val="nil"/>
            </w:tcBorders>
          </w:tcPr>
          <w:p w14:paraId="63B83F38" w14:textId="77777777" w:rsidR="00B92327" w:rsidRPr="00801E49" w:rsidRDefault="00332621" w:rsidP="006B0BF6">
            <w:pPr>
              <w:spacing w:after="0" w:line="259" w:lineRule="auto"/>
              <w:ind w:left="0" w:right="0" w:firstLine="0"/>
              <w:jc w:val="center"/>
              <w:rPr>
                <w:rFonts w:ascii="Open Sans" w:hAnsi="Open Sans" w:cs="Open Sans"/>
                <w:sz w:val="16"/>
                <w:szCs w:val="24"/>
                <w:rPrChange w:id="2527" w:author="Nicole Wu" w:date="2024-01-08T11:26:00Z">
                  <w:rPr>
                    <w:sz w:val="16"/>
                    <w:szCs w:val="24"/>
                  </w:rPr>
                </w:rPrChange>
              </w:rPr>
            </w:pPr>
            <w:r w:rsidRPr="00801E49">
              <w:rPr>
                <w:rFonts w:ascii="Open Sans" w:hAnsi="Open Sans" w:cs="Open Sans"/>
                <w:sz w:val="16"/>
                <w:szCs w:val="24"/>
                <w:rPrChange w:id="2528" w:author="Nicole Wu" w:date="2024-01-08T11:26:00Z">
                  <w:rPr>
                    <w:sz w:val="16"/>
                    <w:szCs w:val="24"/>
                  </w:rPr>
                </w:rPrChange>
              </w:rPr>
              <w:t>(0.47)</w:t>
            </w:r>
          </w:p>
        </w:tc>
        <w:tc>
          <w:tcPr>
            <w:tcW w:w="621" w:type="dxa"/>
            <w:tcBorders>
              <w:top w:val="nil"/>
              <w:left w:val="nil"/>
              <w:bottom w:val="nil"/>
              <w:right w:val="nil"/>
            </w:tcBorders>
          </w:tcPr>
          <w:p w14:paraId="2E5E3CFC" w14:textId="77777777" w:rsidR="00B92327" w:rsidRPr="00801E49" w:rsidRDefault="00332621" w:rsidP="006B0BF6">
            <w:pPr>
              <w:spacing w:after="0" w:line="259" w:lineRule="auto"/>
              <w:ind w:left="0" w:right="0" w:firstLine="0"/>
              <w:jc w:val="center"/>
              <w:rPr>
                <w:rFonts w:ascii="Open Sans" w:hAnsi="Open Sans" w:cs="Open Sans"/>
                <w:sz w:val="16"/>
                <w:szCs w:val="24"/>
                <w:rPrChange w:id="2529" w:author="Nicole Wu" w:date="2024-01-08T11:26:00Z">
                  <w:rPr>
                    <w:sz w:val="16"/>
                    <w:szCs w:val="24"/>
                  </w:rPr>
                </w:rPrChange>
              </w:rPr>
            </w:pPr>
            <w:r w:rsidRPr="00801E49">
              <w:rPr>
                <w:rFonts w:ascii="Open Sans" w:hAnsi="Open Sans" w:cs="Open Sans"/>
                <w:sz w:val="16"/>
                <w:szCs w:val="24"/>
                <w:rPrChange w:id="2530" w:author="Nicole Wu" w:date="2024-01-08T11:26:00Z">
                  <w:rPr>
                    <w:sz w:val="16"/>
                    <w:szCs w:val="24"/>
                  </w:rPr>
                </w:rPrChange>
              </w:rPr>
              <w:t>(0.94)</w:t>
            </w:r>
          </w:p>
        </w:tc>
        <w:tc>
          <w:tcPr>
            <w:tcW w:w="621" w:type="dxa"/>
            <w:gridSpan w:val="2"/>
            <w:tcBorders>
              <w:top w:val="nil"/>
              <w:left w:val="nil"/>
              <w:bottom w:val="nil"/>
              <w:right w:val="nil"/>
            </w:tcBorders>
          </w:tcPr>
          <w:p w14:paraId="705649C3" w14:textId="77777777" w:rsidR="00B92327" w:rsidRPr="00801E49" w:rsidRDefault="00332621" w:rsidP="006B0BF6">
            <w:pPr>
              <w:spacing w:after="0" w:line="259" w:lineRule="auto"/>
              <w:ind w:left="0" w:right="0" w:firstLine="0"/>
              <w:jc w:val="center"/>
              <w:rPr>
                <w:rFonts w:ascii="Open Sans" w:hAnsi="Open Sans" w:cs="Open Sans"/>
                <w:sz w:val="16"/>
                <w:szCs w:val="24"/>
                <w:rPrChange w:id="2531" w:author="Nicole Wu" w:date="2024-01-08T11:26:00Z">
                  <w:rPr>
                    <w:sz w:val="16"/>
                    <w:szCs w:val="24"/>
                  </w:rPr>
                </w:rPrChange>
              </w:rPr>
            </w:pPr>
            <w:r w:rsidRPr="00801E49">
              <w:rPr>
                <w:rFonts w:ascii="Open Sans" w:hAnsi="Open Sans" w:cs="Open Sans"/>
                <w:sz w:val="16"/>
                <w:szCs w:val="24"/>
                <w:rPrChange w:id="2532" w:author="Nicole Wu" w:date="2024-01-08T11:26:00Z">
                  <w:rPr>
                    <w:sz w:val="16"/>
                    <w:szCs w:val="24"/>
                  </w:rPr>
                </w:rPrChange>
              </w:rPr>
              <w:t>(0.43)</w:t>
            </w:r>
          </w:p>
        </w:tc>
        <w:tc>
          <w:tcPr>
            <w:tcW w:w="621" w:type="dxa"/>
            <w:tcBorders>
              <w:top w:val="nil"/>
              <w:left w:val="nil"/>
              <w:bottom w:val="nil"/>
              <w:right w:val="nil"/>
            </w:tcBorders>
          </w:tcPr>
          <w:p w14:paraId="3958C337" w14:textId="77777777" w:rsidR="00B92327" w:rsidRPr="00801E49" w:rsidRDefault="00332621" w:rsidP="006B0BF6">
            <w:pPr>
              <w:spacing w:after="0" w:line="259" w:lineRule="auto"/>
              <w:ind w:left="0" w:right="0" w:firstLine="0"/>
              <w:jc w:val="center"/>
              <w:rPr>
                <w:rFonts w:ascii="Open Sans" w:hAnsi="Open Sans" w:cs="Open Sans"/>
                <w:sz w:val="16"/>
                <w:szCs w:val="24"/>
                <w:rPrChange w:id="2533" w:author="Nicole Wu" w:date="2024-01-08T11:26:00Z">
                  <w:rPr>
                    <w:sz w:val="16"/>
                    <w:szCs w:val="24"/>
                  </w:rPr>
                </w:rPrChange>
              </w:rPr>
            </w:pPr>
            <w:r w:rsidRPr="00801E49">
              <w:rPr>
                <w:rFonts w:ascii="Open Sans" w:hAnsi="Open Sans" w:cs="Open Sans"/>
                <w:sz w:val="16"/>
                <w:szCs w:val="24"/>
                <w:rPrChange w:id="2534" w:author="Nicole Wu" w:date="2024-01-08T11:26:00Z">
                  <w:rPr>
                    <w:sz w:val="16"/>
                    <w:szCs w:val="24"/>
                  </w:rPr>
                </w:rPrChange>
              </w:rPr>
              <w:t>(0.45)</w:t>
            </w:r>
          </w:p>
        </w:tc>
        <w:tc>
          <w:tcPr>
            <w:tcW w:w="621" w:type="dxa"/>
            <w:tcBorders>
              <w:top w:val="nil"/>
              <w:left w:val="nil"/>
              <w:bottom w:val="nil"/>
              <w:right w:val="nil"/>
            </w:tcBorders>
          </w:tcPr>
          <w:p w14:paraId="1D45D4BF" w14:textId="77777777" w:rsidR="00B92327" w:rsidRPr="00801E49" w:rsidRDefault="00332621" w:rsidP="006B0BF6">
            <w:pPr>
              <w:spacing w:after="0" w:line="259" w:lineRule="auto"/>
              <w:ind w:left="0" w:right="0" w:firstLine="0"/>
              <w:jc w:val="center"/>
              <w:rPr>
                <w:rFonts w:ascii="Open Sans" w:hAnsi="Open Sans" w:cs="Open Sans"/>
                <w:sz w:val="16"/>
                <w:szCs w:val="24"/>
                <w:rPrChange w:id="2535" w:author="Nicole Wu" w:date="2024-01-08T11:26:00Z">
                  <w:rPr>
                    <w:sz w:val="16"/>
                    <w:szCs w:val="24"/>
                  </w:rPr>
                </w:rPrChange>
              </w:rPr>
            </w:pPr>
            <w:r w:rsidRPr="00801E49">
              <w:rPr>
                <w:rFonts w:ascii="Open Sans" w:hAnsi="Open Sans" w:cs="Open Sans"/>
                <w:sz w:val="16"/>
                <w:szCs w:val="24"/>
                <w:rPrChange w:id="2536" w:author="Nicole Wu" w:date="2024-01-08T11:26:00Z">
                  <w:rPr>
                    <w:sz w:val="16"/>
                    <w:szCs w:val="24"/>
                  </w:rPr>
                </w:rPrChange>
              </w:rPr>
              <w:t>(0.30)</w:t>
            </w:r>
          </w:p>
        </w:tc>
        <w:tc>
          <w:tcPr>
            <w:tcW w:w="621" w:type="dxa"/>
            <w:gridSpan w:val="2"/>
            <w:tcBorders>
              <w:top w:val="nil"/>
              <w:left w:val="nil"/>
              <w:bottom w:val="nil"/>
              <w:right w:val="nil"/>
            </w:tcBorders>
          </w:tcPr>
          <w:p w14:paraId="1AFF6CF8" w14:textId="77777777" w:rsidR="00B92327" w:rsidRPr="00801E49" w:rsidRDefault="00332621" w:rsidP="006B0BF6">
            <w:pPr>
              <w:spacing w:after="0" w:line="259" w:lineRule="auto"/>
              <w:ind w:left="0" w:right="0" w:firstLine="0"/>
              <w:jc w:val="center"/>
              <w:rPr>
                <w:rFonts w:ascii="Open Sans" w:hAnsi="Open Sans" w:cs="Open Sans"/>
                <w:sz w:val="16"/>
                <w:szCs w:val="24"/>
                <w:rPrChange w:id="2537" w:author="Nicole Wu" w:date="2024-01-08T11:26:00Z">
                  <w:rPr>
                    <w:sz w:val="16"/>
                    <w:szCs w:val="24"/>
                  </w:rPr>
                </w:rPrChange>
              </w:rPr>
            </w:pPr>
            <w:r w:rsidRPr="00801E49">
              <w:rPr>
                <w:rFonts w:ascii="Open Sans" w:hAnsi="Open Sans" w:cs="Open Sans"/>
                <w:sz w:val="16"/>
                <w:szCs w:val="24"/>
                <w:rPrChange w:id="2538" w:author="Nicole Wu" w:date="2024-01-08T11:26:00Z">
                  <w:rPr>
                    <w:sz w:val="16"/>
                    <w:szCs w:val="24"/>
                  </w:rPr>
                </w:rPrChange>
              </w:rPr>
              <w:t>(0.45)</w:t>
            </w:r>
          </w:p>
        </w:tc>
        <w:tc>
          <w:tcPr>
            <w:tcW w:w="621" w:type="dxa"/>
            <w:tcBorders>
              <w:top w:val="nil"/>
              <w:left w:val="nil"/>
              <w:bottom w:val="nil"/>
              <w:right w:val="nil"/>
            </w:tcBorders>
          </w:tcPr>
          <w:p w14:paraId="540427CE" w14:textId="77777777" w:rsidR="00B92327" w:rsidRPr="00801E49" w:rsidRDefault="00332621" w:rsidP="006B0BF6">
            <w:pPr>
              <w:spacing w:after="0" w:line="259" w:lineRule="auto"/>
              <w:ind w:left="0" w:right="0" w:firstLine="0"/>
              <w:jc w:val="center"/>
              <w:rPr>
                <w:rFonts w:ascii="Open Sans" w:hAnsi="Open Sans" w:cs="Open Sans"/>
                <w:sz w:val="16"/>
                <w:szCs w:val="24"/>
                <w:rPrChange w:id="2539" w:author="Nicole Wu" w:date="2024-01-08T11:26:00Z">
                  <w:rPr>
                    <w:sz w:val="16"/>
                    <w:szCs w:val="24"/>
                  </w:rPr>
                </w:rPrChange>
              </w:rPr>
            </w:pPr>
            <w:r w:rsidRPr="00801E49">
              <w:rPr>
                <w:rFonts w:ascii="Open Sans" w:hAnsi="Open Sans" w:cs="Open Sans"/>
                <w:sz w:val="16"/>
                <w:szCs w:val="24"/>
                <w:rPrChange w:id="2540" w:author="Nicole Wu" w:date="2024-01-08T11:26:00Z">
                  <w:rPr>
                    <w:sz w:val="16"/>
                    <w:szCs w:val="24"/>
                  </w:rPr>
                </w:rPrChange>
              </w:rPr>
              <w:t>(0.45)</w:t>
            </w:r>
          </w:p>
        </w:tc>
        <w:tc>
          <w:tcPr>
            <w:tcW w:w="621" w:type="dxa"/>
            <w:tcBorders>
              <w:top w:val="nil"/>
              <w:left w:val="nil"/>
              <w:bottom w:val="nil"/>
              <w:right w:val="nil"/>
            </w:tcBorders>
          </w:tcPr>
          <w:p w14:paraId="3E77EF24" w14:textId="77777777" w:rsidR="00B92327" w:rsidRPr="00801E49" w:rsidRDefault="00332621" w:rsidP="006B0BF6">
            <w:pPr>
              <w:spacing w:after="0" w:line="259" w:lineRule="auto"/>
              <w:ind w:left="0" w:right="0" w:firstLine="0"/>
              <w:jc w:val="center"/>
              <w:rPr>
                <w:rFonts w:ascii="Open Sans" w:hAnsi="Open Sans" w:cs="Open Sans"/>
                <w:sz w:val="16"/>
                <w:szCs w:val="24"/>
                <w:rPrChange w:id="2541" w:author="Nicole Wu" w:date="2024-01-08T11:26:00Z">
                  <w:rPr>
                    <w:sz w:val="16"/>
                    <w:szCs w:val="24"/>
                  </w:rPr>
                </w:rPrChange>
              </w:rPr>
            </w:pPr>
            <w:r w:rsidRPr="00801E49">
              <w:rPr>
                <w:rFonts w:ascii="Open Sans" w:hAnsi="Open Sans" w:cs="Open Sans"/>
                <w:sz w:val="16"/>
                <w:szCs w:val="24"/>
                <w:rPrChange w:id="2542" w:author="Nicole Wu" w:date="2024-01-08T11:26:00Z">
                  <w:rPr>
                    <w:sz w:val="16"/>
                    <w:szCs w:val="24"/>
                  </w:rPr>
                </w:rPrChange>
              </w:rPr>
              <w:t>(0.43)</w:t>
            </w:r>
          </w:p>
        </w:tc>
      </w:tr>
      <w:tr w:rsidR="00B92327" w:rsidRPr="00801E49" w14:paraId="5C7C8EC9" w14:textId="77777777" w:rsidTr="006B0BF6">
        <w:trPr>
          <w:trHeight w:val="164"/>
        </w:trPr>
        <w:tc>
          <w:tcPr>
            <w:tcW w:w="3771" w:type="dxa"/>
            <w:tcBorders>
              <w:top w:val="nil"/>
              <w:left w:val="nil"/>
              <w:bottom w:val="nil"/>
              <w:right w:val="nil"/>
            </w:tcBorders>
          </w:tcPr>
          <w:p w14:paraId="0C3551FB" w14:textId="77777777" w:rsidR="00B92327" w:rsidRPr="00801E49" w:rsidRDefault="00332621" w:rsidP="006B0BF6">
            <w:pPr>
              <w:spacing w:after="0" w:line="259" w:lineRule="auto"/>
              <w:ind w:left="0" w:right="0" w:firstLine="0"/>
              <w:jc w:val="left"/>
              <w:rPr>
                <w:rFonts w:ascii="Open Sans" w:hAnsi="Open Sans" w:cs="Open Sans"/>
                <w:sz w:val="16"/>
                <w:szCs w:val="24"/>
                <w:rPrChange w:id="2543" w:author="Nicole Wu" w:date="2024-01-08T11:26:00Z">
                  <w:rPr>
                    <w:sz w:val="16"/>
                    <w:szCs w:val="24"/>
                  </w:rPr>
                </w:rPrChange>
              </w:rPr>
            </w:pPr>
            <w:r w:rsidRPr="00801E49">
              <w:rPr>
                <w:rFonts w:ascii="Open Sans" w:hAnsi="Open Sans" w:cs="Open Sans"/>
                <w:sz w:val="16"/>
                <w:szCs w:val="24"/>
                <w:rPrChange w:id="2544" w:author="Nicole Wu" w:date="2024-01-08T11:26:00Z">
                  <w:rPr>
                    <w:sz w:val="16"/>
                    <w:szCs w:val="24"/>
                  </w:rPr>
                </w:rPrChange>
              </w:rPr>
              <w:t>Has household member with disability/chronic disease</w:t>
            </w:r>
          </w:p>
        </w:tc>
        <w:tc>
          <w:tcPr>
            <w:tcW w:w="621" w:type="dxa"/>
            <w:tcBorders>
              <w:top w:val="nil"/>
              <w:left w:val="nil"/>
              <w:bottom w:val="nil"/>
              <w:right w:val="nil"/>
            </w:tcBorders>
          </w:tcPr>
          <w:p w14:paraId="7496C500" w14:textId="77777777" w:rsidR="00B92327" w:rsidRPr="00801E49" w:rsidRDefault="00332621" w:rsidP="006B0BF6">
            <w:pPr>
              <w:spacing w:after="0" w:line="259" w:lineRule="auto"/>
              <w:ind w:left="0" w:right="0" w:firstLine="0"/>
              <w:jc w:val="center"/>
              <w:rPr>
                <w:rFonts w:ascii="Open Sans" w:hAnsi="Open Sans" w:cs="Open Sans"/>
                <w:sz w:val="16"/>
                <w:szCs w:val="24"/>
                <w:rPrChange w:id="2545" w:author="Nicole Wu" w:date="2024-01-08T11:26:00Z">
                  <w:rPr>
                    <w:sz w:val="16"/>
                    <w:szCs w:val="24"/>
                  </w:rPr>
                </w:rPrChange>
              </w:rPr>
            </w:pPr>
            <w:r w:rsidRPr="00801E49">
              <w:rPr>
                <w:rFonts w:ascii="Open Sans" w:hAnsi="Open Sans" w:cs="Open Sans"/>
                <w:sz w:val="16"/>
                <w:szCs w:val="24"/>
                <w:rPrChange w:id="2546" w:author="Nicole Wu" w:date="2024-01-08T11:26:00Z">
                  <w:rPr>
                    <w:sz w:val="16"/>
                    <w:szCs w:val="24"/>
                  </w:rPr>
                </w:rPrChange>
              </w:rPr>
              <w:t>0.32</w:t>
            </w:r>
          </w:p>
        </w:tc>
        <w:tc>
          <w:tcPr>
            <w:tcW w:w="621" w:type="dxa"/>
            <w:tcBorders>
              <w:top w:val="nil"/>
              <w:left w:val="nil"/>
              <w:bottom w:val="nil"/>
              <w:right w:val="nil"/>
            </w:tcBorders>
          </w:tcPr>
          <w:p w14:paraId="57108164" w14:textId="77777777" w:rsidR="00B92327" w:rsidRPr="00801E49" w:rsidRDefault="00332621" w:rsidP="006B0BF6">
            <w:pPr>
              <w:spacing w:after="0" w:line="259" w:lineRule="auto"/>
              <w:ind w:left="0" w:right="0" w:firstLine="0"/>
              <w:jc w:val="center"/>
              <w:rPr>
                <w:rFonts w:ascii="Open Sans" w:hAnsi="Open Sans" w:cs="Open Sans"/>
                <w:sz w:val="16"/>
                <w:szCs w:val="24"/>
                <w:rPrChange w:id="2547" w:author="Nicole Wu" w:date="2024-01-08T11:26:00Z">
                  <w:rPr>
                    <w:sz w:val="16"/>
                    <w:szCs w:val="24"/>
                  </w:rPr>
                </w:rPrChange>
              </w:rPr>
            </w:pPr>
            <w:r w:rsidRPr="00801E49">
              <w:rPr>
                <w:rFonts w:ascii="Open Sans" w:hAnsi="Open Sans" w:cs="Open Sans"/>
                <w:sz w:val="16"/>
                <w:szCs w:val="24"/>
                <w:rPrChange w:id="2548" w:author="Nicole Wu" w:date="2024-01-08T11:26:00Z">
                  <w:rPr>
                    <w:sz w:val="16"/>
                    <w:szCs w:val="24"/>
                  </w:rPr>
                </w:rPrChange>
              </w:rPr>
              <w:t>0.27</w:t>
            </w:r>
          </w:p>
        </w:tc>
        <w:tc>
          <w:tcPr>
            <w:tcW w:w="621" w:type="dxa"/>
            <w:tcBorders>
              <w:top w:val="nil"/>
              <w:left w:val="nil"/>
              <w:bottom w:val="nil"/>
              <w:right w:val="nil"/>
            </w:tcBorders>
          </w:tcPr>
          <w:p w14:paraId="2F40C4DA" w14:textId="77777777" w:rsidR="00B92327" w:rsidRPr="00801E49" w:rsidRDefault="00332621" w:rsidP="006B0BF6">
            <w:pPr>
              <w:spacing w:after="0" w:line="259" w:lineRule="auto"/>
              <w:ind w:left="0" w:right="0" w:firstLine="0"/>
              <w:jc w:val="center"/>
              <w:rPr>
                <w:rFonts w:ascii="Open Sans" w:hAnsi="Open Sans" w:cs="Open Sans"/>
                <w:sz w:val="16"/>
                <w:szCs w:val="24"/>
                <w:rPrChange w:id="2549" w:author="Nicole Wu" w:date="2024-01-08T11:26:00Z">
                  <w:rPr>
                    <w:sz w:val="16"/>
                    <w:szCs w:val="24"/>
                  </w:rPr>
                </w:rPrChange>
              </w:rPr>
            </w:pPr>
            <w:r w:rsidRPr="00801E49">
              <w:rPr>
                <w:rFonts w:ascii="Open Sans" w:hAnsi="Open Sans" w:cs="Open Sans"/>
                <w:sz w:val="16"/>
                <w:szCs w:val="24"/>
                <w:rPrChange w:id="2550" w:author="Nicole Wu" w:date="2024-01-08T11:26:00Z">
                  <w:rPr>
                    <w:sz w:val="16"/>
                    <w:szCs w:val="24"/>
                  </w:rPr>
                </w:rPrChange>
              </w:rPr>
              <w:t>-0.05</w:t>
            </w:r>
          </w:p>
        </w:tc>
        <w:tc>
          <w:tcPr>
            <w:tcW w:w="621" w:type="dxa"/>
            <w:gridSpan w:val="2"/>
            <w:tcBorders>
              <w:top w:val="nil"/>
              <w:left w:val="nil"/>
              <w:bottom w:val="nil"/>
              <w:right w:val="nil"/>
            </w:tcBorders>
          </w:tcPr>
          <w:p w14:paraId="62CCABC5" w14:textId="77777777" w:rsidR="00B92327" w:rsidRPr="00801E49" w:rsidRDefault="00332621" w:rsidP="006B0BF6">
            <w:pPr>
              <w:spacing w:after="0" w:line="259" w:lineRule="auto"/>
              <w:ind w:left="0" w:right="0" w:firstLine="0"/>
              <w:jc w:val="center"/>
              <w:rPr>
                <w:rFonts w:ascii="Open Sans" w:hAnsi="Open Sans" w:cs="Open Sans"/>
                <w:sz w:val="16"/>
                <w:szCs w:val="24"/>
                <w:rPrChange w:id="2551" w:author="Nicole Wu" w:date="2024-01-08T11:26:00Z">
                  <w:rPr>
                    <w:sz w:val="16"/>
                    <w:szCs w:val="24"/>
                  </w:rPr>
                </w:rPrChange>
              </w:rPr>
            </w:pPr>
            <w:r w:rsidRPr="00801E49">
              <w:rPr>
                <w:rFonts w:ascii="Open Sans" w:hAnsi="Open Sans" w:cs="Open Sans"/>
                <w:sz w:val="16"/>
                <w:szCs w:val="24"/>
                <w:rPrChange w:id="2552" w:author="Nicole Wu" w:date="2024-01-08T11:26:00Z">
                  <w:rPr>
                    <w:sz w:val="16"/>
                    <w:szCs w:val="24"/>
                  </w:rPr>
                </w:rPrChange>
              </w:rPr>
              <w:t>0.16</w:t>
            </w:r>
          </w:p>
        </w:tc>
        <w:tc>
          <w:tcPr>
            <w:tcW w:w="621" w:type="dxa"/>
            <w:tcBorders>
              <w:top w:val="nil"/>
              <w:left w:val="nil"/>
              <w:bottom w:val="nil"/>
              <w:right w:val="nil"/>
            </w:tcBorders>
          </w:tcPr>
          <w:p w14:paraId="60E696D5" w14:textId="77777777" w:rsidR="00B92327" w:rsidRPr="00801E49" w:rsidRDefault="00332621" w:rsidP="006B0BF6">
            <w:pPr>
              <w:spacing w:after="0" w:line="259" w:lineRule="auto"/>
              <w:ind w:left="0" w:right="0" w:firstLine="0"/>
              <w:jc w:val="center"/>
              <w:rPr>
                <w:rFonts w:ascii="Open Sans" w:hAnsi="Open Sans" w:cs="Open Sans"/>
                <w:sz w:val="16"/>
                <w:szCs w:val="24"/>
                <w:rPrChange w:id="2553" w:author="Nicole Wu" w:date="2024-01-08T11:26:00Z">
                  <w:rPr>
                    <w:sz w:val="16"/>
                    <w:szCs w:val="24"/>
                  </w:rPr>
                </w:rPrChange>
              </w:rPr>
            </w:pPr>
            <w:r w:rsidRPr="00801E49">
              <w:rPr>
                <w:rFonts w:ascii="Open Sans" w:hAnsi="Open Sans" w:cs="Open Sans"/>
                <w:sz w:val="16"/>
                <w:szCs w:val="24"/>
                <w:rPrChange w:id="2554" w:author="Nicole Wu" w:date="2024-01-08T11:26:00Z">
                  <w:rPr>
                    <w:sz w:val="16"/>
                    <w:szCs w:val="24"/>
                  </w:rPr>
                </w:rPrChange>
              </w:rPr>
              <w:t>0.14</w:t>
            </w:r>
          </w:p>
        </w:tc>
        <w:tc>
          <w:tcPr>
            <w:tcW w:w="621" w:type="dxa"/>
            <w:tcBorders>
              <w:top w:val="nil"/>
              <w:left w:val="nil"/>
              <w:bottom w:val="nil"/>
              <w:right w:val="nil"/>
            </w:tcBorders>
          </w:tcPr>
          <w:p w14:paraId="0935434C" w14:textId="77777777" w:rsidR="00B92327" w:rsidRPr="00801E49" w:rsidRDefault="00332621" w:rsidP="006B0BF6">
            <w:pPr>
              <w:spacing w:after="0" w:line="259" w:lineRule="auto"/>
              <w:ind w:left="0" w:right="0" w:firstLine="0"/>
              <w:jc w:val="center"/>
              <w:rPr>
                <w:rFonts w:ascii="Open Sans" w:hAnsi="Open Sans" w:cs="Open Sans"/>
                <w:sz w:val="16"/>
                <w:szCs w:val="24"/>
                <w:rPrChange w:id="2555" w:author="Nicole Wu" w:date="2024-01-08T11:26:00Z">
                  <w:rPr>
                    <w:sz w:val="16"/>
                    <w:szCs w:val="24"/>
                  </w:rPr>
                </w:rPrChange>
              </w:rPr>
            </w:pPr>
            <w:r w:rsidRPr="00801E49">
              <w:rPr>
                <w:rFonts w:ascii="Open Sans" w:hAnsi="Open Sans" w:cs="Open Sans"/>
                <w:sz w:val="16"/>
                <w:szCs w:val="24"/>
                <w:rPrChange w:id="2556" w:author="Nicole Wu" w:date="2024-01-08T11:26:00Z">
                  <w:rPr>
                    <w:sz w:val="16"/>
                    <w:szCs w:val="24"/>
                  </w:rPr>
                </w:rPrChange>
              </w:rPr>
              <w:t>-0.01</w:t>
            </w:r>
          </w:p>
        </w:tc>
        <w:tc>
          <w:tcPr>
            <w:tcW w:w="621" w:type="dxa"/>
            <w:gridSpan w:val="2"/>
            <w:tcBorders>
              <w:top w:val="nil"/>
              <w:left w:val="nil"/>
              <w:bottom w:val="nil"/>
              <w:right w:val="nil"/>
            </w:tcBorders>
          </w:tcPr>
          <w:p w14:paraId="5B636CE3" w14:textId="77777777" w:rsidR="00B92327" w:rsidRPr="00801E49" w:rsidRDefault="00332621" w:rsidP="006B0BF6">
            <w:pPr>
              <w:spacing w:after="0" w:line="259" w:lineRule="auto"/>
              <w:ind w:left="0" w:right="0" w:firstLine="0"/>
              <w:jc w:val="center"/>
              <w:rPr>
                <w:rFonts w:ascii="Open Sans" w:hAnsi="Open Sans" w:cs="Open Sans"/>
                <w:sz w:val="16"/>
                <w:szCs w:val="24"/>
                <w:rPrChange w:id="2557" w:author="Nicole Wu" w:date="2024-01-08T11:26:00Z">
                  <w:rPr>
                    <w:sz w:val="16"/>
                    <w:szCs w:val="24"/>
                  </w:rPr>
                </w:rPrChange>
              </w:rPr>
            </w:pPr>
            <w:r w:rsidRPr="00801E49">
              <w:rPr>
                <w:rFonts w:ascii="Open Sans" w:hAnsi="Open Sans" w:cs="Open Sans"/>
                <w:sz w:val="16"/>
                <w:szCs w:val="24"/>
                <w:rPrChange w:id="2558" w:author="Nicole Wu" w:date="2024-01-08T11:26:00Z">
                  <w:rPr>
                    <w:sz w:val="16"/>
                    <w:szCs w:val="24"/>
                  </w:rPr>
                </w:rPrChange>
              </w:rPr>
              <w:t>0.21</w:t>
            </w:r>
          </w:p>
        </w:tc>
        <w:tc>
          <w:tcPr>
            <w:tcW w:w="621" w:type="dxa"/>
            <w:tcBorders>
              <w:top w:val="nil"/>
              <w:left w:val="nil"/>
              <w:bottom w:val="nil"/>
              <w:right w:val="nil"/>
            </w:tcBorders>
          </w:tcPr>
          <w:p w14:paraId="105515BD" w14:textId="77777777" w:rsidR="00B92327" w:rsidRPr="00801E49" w:rsidRDefault="00332621" w:rsidP="006B0BF6">
            <w:pPr>
              <w:spacing w:after="0" w:line="259" w:lineRule="auto"/>
              <w:ind w:left="0" w:right="0" w:firstLine="0"/>
              <w:jc w:val="center"/>
              <w:rPr>
                <w:rFonts w:ascii="Open Sans" w:hAnsi="Open Sans" w:cs="Open Sans"/>
                <w:sz w:val="16"/>
                <w:szCs w:val="24"/>
                <w:rPrChange w:id="2559" w:author="Nicole Wu" w:date="2024-01-08T11:26:00Z">
                  <w:rPr>
                    <w:sz w:val="16"/>
                    <w:szCs w:val="24"/>
                  </w:rPr>
                </w:rPrChange>
              </w:rPr>
            </w:pPr>
            <w:r w:rsidRPr="00801E49">
              <w:rPr>
                <w:rFonts w:ascii="Open Sans" w:hAnsi="Open Sans" w:cs="Open Sans"/>
                <w:sz w:val="16"/>
                <w:szCs w:val="24"/>
                <w:rPrChange w:id="2560" w:author="Nicole Wu" w:date="2024-01-08T11:26:00Z">
                  <w:rPr>
                    <w:sz w:val="16"/>
                    <w:szCs w:val="24"/>
                  </w:rPr>
                </w:rPrChange>
              </w:rPr>
              <w:t>0.18</w:t>
            </w:r>
          </w:p>
        </w:tc>
        <w:tc>
          <w:tcPr>
            <w:tcW w:w="621" w:type="dxa"/>
            <w:tcBorders>
              <w:top w:val="nil"/>
              <w:left w:val="nil"/>
              <w:bottom w:val="nil"/>
              <w:right w:val="nil"/>
            </w:tcBorders>
          </w:tcPr>
          <w:p w14:paraId="2B2F9BE6" w14:textId="77777777" w:rsidR="00B92327" w:rsidRPr="00801E49" w:rsidRDefault="00332621" w:rsidP="006B0BF6">
            <w:pPr>
              <w:spacing w:after="0" w:line="259" w:lineRule="auto"/>
              <w:ind w:left="0" w:right="0" w:firstLine="0"/>
              <w:jc w:val="center"/>
              <w:rPr>
                <w:rFonts w:ascii="Open Sans" w:hAnsi="Open Sans" w:cs="Open Sans"/>
                <w:sz w:val="16"/>
                <w:szCs w:val="24"/>
                <w:rPrChange w:id="2561" w:author="Nicole Wu" w:date="2024-01-08T11:26:00Z">
                  <w:rPr>
                    <w:sz w:val="16"/>
                    <w:szCs w:val="24"/>
                  </w:rPr>
                </w:rPrChange>
              </w:rPr>
            </w:pPr>
            <w:r w:rsidRPr="00801E49">
              <w:rPr>
                <w:rFonts w:ascii="Open Sans" w:hAnsi="Open Sans" w:cs="Open Sans"/>
                <w:sz w:val="16"/>
                <w:szCs w:val="24"/>
                <w:rPrChange w:id="2562" w:author="Nicole Wu" w:date="2024-01-08T11:26:00Z">
                  <w:rPr>
                    <w:sz w:val="16"/>
                    <w:szCs w:val="24"/>
                  </w:rPr>
                </w:rPrChange>
              </w:rPr>
              <w:t>-0.02</w:t>
            </w:r>
          </w:p>
        </w:tc>
      </w:tr>
      <w:tr w:rsidR="00B92327" w:rsidRPr="00801E49" w14:paraId="5834CB64" w14:textId="77777777" w:rsidTr="006B0BF6">
        <w:trPr>
          <w:trHeight w:val="164"/>
        </w:trPr>
        <w:tc>
          <w:tcPr>
            <w:tcW w:w="3771" w:type="dxa"/>
            <w:tcBorders>
              <w:top w:val="nil"/>
              <w:left w:val="nil"/>
              <w:bottom w:val="nil"/>
              <w:right w:val="nil"/>
            </w:tcBorders>
          </w:tcPr>
          <w:p w14:paraId="317E92C2" w14:textId="77777777" w:rsidR="00B92327" w:rsidRPr="00801E49" w:rsidRDefault="00B92327" w:rsidP="006B0BF6">
            <w:pPr>
              <w:spacing w:after="0" w:line="259" w:lineRule="auto"/>
              <w:ind w:left="0" w:right="0" w:firstLine="0"/>
              <w:jc w:val="left"/>
              <w:rPr>
                <w:rFonts w:ascii="Open Sans" w:hAnsi="Open Sans" w:cs="Open Sans"/>
                <w:sz w:val="16"/>
                <w:szCs w:val="24"/>
                <w:rPrChange w:id="2563" w:author="Nicole Wu" w:date="2024-01-08T11:26:00Z">
                  <w:rPr>
                    <w:sz w:val="16"/>
                    <w:szCs w:val="24"/>
                  </w:rPr>
                </w:rPrChange>
              </w:rPr>
            </w:pPr>
          </w:p>
        </w:tc>
        <w:tc>
          <w:tcPr>
            <w:tcW w:w="621" w:type="dxa"/>
            <w:tcBorders>
              <w:top w:val="nil"/>
              <w:left w:val="nil"/>
              <w:bottom w:val="nil"/>
              <w:right w:val="nil"/>
            </w:tcBorders>
          </w:tcPr>
          <w:p w14:paraId="5FD0D8DE" w14:textId="77777777" w:rsidR="00B92327" w:rsidRPr="00801E49" w:rsidRDefault="00332621" w:rsidP="006B0BF6">
            <w:pPr>
              <w:spacing w:after="0" w:line="259" w:lineRule="auto"/>
              <w:ind w:left="0" w:right="0" w:firstLine="0"/>
              <w:jc w:val="center"/>
              <w:rPr>
                <w:rFonts w:ascii="Open Sans" w:hAnsi="Open Sans" w:cs="Open Sans"/>
                <w:sz w:val="16"/>
                <w:szCs w:val="24"/>
                <w:rPrChange w:id="2564" w:author="Nicole Wu" w:date="2024-01-08T11:26:00Z">
                  <w:rPr>
                    <w:sz w:val="16"/>
                    <w:szCs w:val="24"/>
                  </w:rPr>
                </w:rPrChange>
              </w:rPr>
            </w:pPr>
            <w:r w:rsidRPr="00801E49">
              <w:rPr>
                <w:rFonts w:ascii="Open Sans" w:hAnsi="Open Sans" w:cs="Open Sans"/>
                <w:sz w:val="16"/>
                <w:szCs w:val="24"/>
                <w:rPrChange w:id="2565" w:author="Nicole Wu" w:date="2024-01-08T11:26:00Z">
                  <w:rPr>
                    <w:sz w:val="16"/>
                    <w:szCs w:val="24"/>
                  </w:rPr>
                </w:rPrChange>
              </w:rPr>
              <w:t>(0.47)</w:t>
            </w:r>
          </w:p>
        </w:tc>
        <w:tc>
          <w:tcPr>
            <w:tcW w:w="621" w:type="dxa"/>
            <w:tcBorders>
              <w:top w:val="nil"/>
              <w:left w:val="nil"/>
              <w:bottom w:val="nil"/>
              <w:right w:val="nil"/>
            </w:tcBorders>
          </w:tcPr>
          <w:p w14:paraId="6A1CA5EC" w14:textId="77777777" w:rsidR="00B92327" w:rsidRPr="00801E49" w:rsidRDefault="00332621" w:rsidP="006B0BF6">
            <w:pPr>
              <w:spacing w:after="0" w:line="259" w:lineRule="auto"/>
              <w:ind w:left="0" w:right="0" w:firstLine="0"/>
              <w:jc w:val="center"/>
              <w:rPr>
                <w:rFonts w:ascii="Open Sans" w:hAnsi="Open Sans" w:cs="Open Sans"/>
                <w:sz w:val="16"/>
                <w:szCs w:val="24"/>
                <w:rPrChange w:id="2566" w:author="Nicole Wu" w:date="2024-01-08T11:26:00Z">
                  <w:rPr>
                    <w:sz w:val="16"/>
                    <w:szCs w:val="24"/>
                  </w:rPr>
                </w:rPrChange>
              </w:rPr>
            </w:pPr>
            <w:r w:rsidRPr="00801E49">
              <w:rPr>
                <w:rFonts w:ascii="Open Sans" w:hAnsi="Open Sans" w:cs="Open Sans"/>
                <w:sz w:val="16"/>
                <w:szCs w:val="24"/>
                <w:rPrChange w:id="2567" w:author="Nicole Wu" w:date="2024-01-08T11:26:00Z">
                  <w:rPr>
                    <w:sz w:val="16"/>
                    <w:szCs w:val="24"/>
                  </w:rPr>
                </w:rPrChange>
              </w:rPr>
              <w:t>(0.44)</w:t>
            </w:r>
          </w:p>
        </w:tc>
        <w:tc>
          <w:tcPr>
            <w:tcW w:w="621" w:type="dxa"/>
            <w:tcBorders>
              <w:top w:val="nil"/>
              <w:left w:val="nil"/>
              <w:bottom w:val="nil"/>
              <w:right w:val="nil"/>
            </w:tcBorders>
          </w:tcPr>
          <w:p w14:paraId="68163070" w14:textId="77777777" w:rsidR="00B92327" w:rsidRPr="00801E49" w:rsidRDefault="00332621" w:rsidP="006B0BF6">
            <w:pPr>
              <w:spacing w:after="0" w:line="259" w:lineRule="auto"/>
              <w:ind w:left="0" w:right="0" w:firstLine="0"/>
              <w:jc w:val="center"/>
              <w:rPr>
                <w:rFonts w:ascii="Open Sans" w:hAnsi="Open Sans" w:cs="Open Sans"/>
                <w:sz w:val="16"/>
                <w:szCs w:val="24"/>
                <w:rPrChange w:id="2568" w:author="Nicole Wu" w:date="2024-01-08T11:26:00Z">
                  <w:rPr>
                    <w:sz w:val="16"/>
                    <w:szCs w:val="24"/>
                  </w:rPr>
                </w:rPrChange>
              </w:rPr>
            </w:pPr>
            <w:r w:rsidRPr="00801E49">
              <w:rPr>
                <w:rFonts w:ascii="Open Sans" w:hAnsi="Open Sans" w:cs="Open Sans"/>
                <w:sz w:val="16"/>
                <w:szCs w:val="24"/>
                <w:rPrChange w:id="2569" w:author="Nicole Wu" w:date="2024-01-08T11:26:00Z">
                  <w:rPr>
                    <w:sz w:val="16"/>
                    <w:szCs w:val="24"/>
                  </w:rPr>
                </w:rPrChange>
              </w:rPr>
              <w:t>(0.35)</w:t>
            </w:r>
          </w:p>
        </w:tc>
        <w:tc>
          <w:tcPr>
            <w:tcW w:w="621" w:type="dxa"/>
            <w:gridSpan w:val="2"/>
            <w:tcBorders>
              <w:top w:val="nil"/>
              <w:left w:val="nil"/>
              <w:bottom w:val="nil"/>
              <w:right w:val="nil"/>
            </w:tcBorders>
          </w:tcPr>
          <w:p w14:paraId="364D337F" w14:textId="77777777" w:rsidR="00B92327" w:rsidRPr="00801E49" w:rsidRDefault="00332621" w:rsidP="006B0BF6">
            <w:pPr>
              <w:spacing w:after="0" w:line="259" w:lineRule="auto"/>
              <w:ind w:left="0" w:right="0" w:firstLine="0"/>
              <w:jc w:val="center"/>
              <w:rPr>
                <w:rFonts w:ascii="Open Sans" w:hAnsi="Open Sans" w:cs="Open Sans"/>
                <w:sz w:val="16"/>
                <w:szCs w:val="24"/>
                <w:rPrChange w:id="2570" w:author="Nicole Wu" w:date="2024-01-08T11:26:00Z">
                  <w:rPr>
                    <w:sz w:val="16"/>
                    <w:szCs w:val="24"/>
                  </w:rPr>
                </w:rPrChange>
              </w:rPr>
            </w:pPr>
            <w:r w:rsidRPr="00801E49">
              <w:rPr>
                <w:rFonts w:ascii="Open Sans" w:hAnsi="Open Sans" w:cs="Open Sans"/>
                <w:sz w:val="16"/>
                <w:szCs w:val="24"/>
                <w:rPrChange w:id="2571" w:author="Nicole Wu" w:date="2024-01-08T11:26:00Z">
                  <w:rPr>
                    <w:sz w:val="16"/>
                    <w:szCs w:val="24"/>
                  </w:rPr>
                </w:rPrChange>
              </w:rPr>
              <w:t>(0.36)</w:t>
            </w:r>
          </w:p>
        </w:tc>
        <w:tc>
          <w:tcPr>
            <w:tcW w:w="621" w:type="dxa"/>
            <w:tcBorders>
              <w:top w:val="nil"/>
              <w:left w:val="nil"/>
              <w:bottom w:val="nil"/>
              <w:right w:val="nil"/>
            </w:tcBorders>
          </w:tcPr>
          <w:p w14:paraId="4ABD5DD0" w14:textId="77777777" w:rsidR="00B92327" w:rsidRPr="00801E49" w:rsidRDefault="00332621" w:rsidP="006B0BF6">
            <w:pPr>
              <w:spacing w:after="0" w:line="259" w:lineRule="auto"/>
              <w:ind w:left="0" w:right="0" w:firstLine="0"/>
              <w:jc w:val="center"/>
              <w:rPr>
                <w:rFonts w:ascii="Open Sans" w:hAnsi="Open Sans" w:cs="Open Sans"/>
                <w:sz w:val="16"/>
                <w:szCs w:val="24"/>
                <w:rPrChange w:id="2572" w:author="Nicole Wu" w:date="2024-01-08T11:26:00Z">
                  <w:rPr>
                    <w:sz w:val="16"/>
                    <w:szCs w:val="24"/>
                  </w:rPr>
                </w:rPrChange>
              </w:rPr>
            </w:pPr>
            <w:r w:rsidRPr="00801E49">
              <w:rPr>
                <w:rFonts w:ascii="Open Sans" w:hAnsi="Open Sans" w:cs="Open Sans"/>
                <w:sz w:val="16"/>
                <w:szCs w:val="24"/>
                <w:rPrChange w:id="2573" w:author="Nicole Wu" w:date="2024-01-08T11:26:00Z">
                  <w:rPr>
                    <w:sz w:val="16"/>
                    <w:szCs w:val="24"/>
                  </w:rPr>
                </w:rPrChange>
              </w:rPr>
              <w:t>(0.35)</w:t>
            </w:r>
          </w:p>
        </w:tc>
        <w:tc>
          <w:tcPr>
            <w:tcW w:w="621" w:type="dxa"/>
            <w:tcBorders>
              <w:top w:val="nil"/>
              <w:left w:val="nil"/>
              <w:bottom w:val="nil"/>
              <w:right w:val="nil"/>
            </w:tcBorders>
          </w:tcPr>
          <w:p w14:paraId="5DC4C3C3" w14:textId="77777777" w:rsidR="00B92327" w:rsidRPr="00801E49" w:rsidRDefault="00332621" w:rsidP="006B0BF6">
            <w:pPr>
              <w:spacing w:after="0" w:line="259" w:lineRule="auto"/>
              <w:ind w:left="0" w:right="0" w:firstLine="0"/>
              <w:jc w:val="center"/>
              <w:rPr>
                <w:rFonts w:ascii="Open Sans" w:hAnsi="Open Sans" w:cs="Open Sans"/>
                <w:sz w:val="16"/>
                <w:szCs w:val="24"/>
                <w:rPrChange w:id="2574" w:author="Nicole Wu" w:date="2024-01-08T11:26:00Z">
                  <w:rPr>
                    <w:sz w:val="16"/>
                    <w:szCs w:val="24"/>
                  </w:rPr>
                </w:rPrChange>
              </w:rPr>
            </w:pPr>
            <w:r w:rsidRPr="00801E49">
              <w:rPr>
                <w:rFonts w:ascii="Open Sans" w:hAnsi="Open Sans" w:cs="Open Sans"/>
                <w:sz w:val="16"/>
                <w:szCs w:val="24"/>
                <w:rPrChange w:id="2575" w:author="Nicole Wu" w:date="2024-01-08T11:26:00Z">
                  <w:rPr>
                    <w:sz w:val="16"/>
                    <w:szCs w:val="24"/>
                  </w:rPr>
                </w:rPrChange>
              </w:rPr>
              <w:t>(0.61)</w:t>
            </w:r>
          </w:p>
        </w:tc>
        <w:tc>
          <w:tcPr>
            <w:tcW w:w="621" w:type="dxa"/>
            <w:gridSpan w:val="2"/>
            <w:tcBorders>
              <w:top w:val="nil"/>
              <w:left w:val="nil"/>
              <w:bottom w:val="nil"/>
              <w:right w:val="nil"/>
            </w:tcBorders>
          </w:tcPr>
          <w:p w14:paraId="6096E974" w14:textId="77777777" w:rsidR="00B92327" w:rsidRPr="00801E49" w:rsidRDefault="00332621" w:rsidP="006B0BF6">
            <w:pPr>
              <w:spacing w:after="0" w:line="259" w:lineRule="auto"/>
              <w:ind w:left="0" w:right="0" w:firstLine="0"/>
              <w:jc w:val="center"/>
              <w:rPr>
                <w:rFonts w:ascii="Open Sans" w:hAnsi="Open Sans" w:cs="Open Sans"/>
                <w:sz w:val="16"/>
                <w:szCs w:val="24"/>
                <w:rPrChange w:id="2576" w:author="Nicole Wu" w:date="2024-01-08T11:26:00Z">
                  <w:rPr>
                    <w:sz w:val="16"/>
                    <w:szCs w:val="24"/>
                  </w:rPr>
                </w:rPrChange>
              </w:rPr>
            </w:pPr>
            <w:r w:rsidRPr="00801E49">
              <w:rPr>
                <w:rFonts w:ascii="Open Sans" w:hAnsi="Open Sans" w:cs="Open Sans"/>
                <w:sz w:val="16"/>
                <w:szCs w:val="24"/>
                <w:rPrChange w:id="2577" w:author="Nicole Wu" w:date="2024-01-08T11:26:00Z">
                  <w:rPr>
                    <w:sz w:val="16"/>
                    <w:szCs w:val="24"/>
                  </w:rPr>
                </w:rPrChange>
              </w:rPr>
              <w:t>(0.40)</w:t>
            </w:r>
          </w:p>
        </w:tc>
        <w:tc>
          <w:tcPr>
            <w:tcW w:w="621" w:type="dxa"/>
            <w:tcBorders>
              <w:top w:val="nil"/>
              <w:left w:val="nil"/>
              <w:bottom w:val="nil"/>
              <w:right w:val="nil"/>
            </w:tcBorders>
          </w:tcPr>
          <w:p w14:paraId="1886EA46" w14:textId="77777777" w:rsidR="00B92327" w:rsidRPr="00801E49" w:rsidRDefault="00332621" w:rsidP="006B0BF6">
            <w:pPr>
              <w:spacing w:after="0" w:line="259" w:lineRule="auto"/>
              <w:ind w:left="0" w:right="0" w:firstLine="0"/>
              <w:jc w:val="center"/>
              <w:rPr>
                <w:rFonts w:ascii="Open Sans" w:hAnsi="Open Sans" w:cs="Open Sans"/>
                <w:sz w:val="16"/>
                <w:szCs w:val="24"/>
                <w:rPrChange w:id="2578" w:author="Nicole Wu" w:date="2024-01-08T11:26:00Z">
                  <w:rPr>
                    <w:sz w:val="16"/>
                    <w:szCs w:val="24"/>
                  </w:rPr>
                </w:rPrChange>
              </w:rPr>
            </w:pPr>
            <w:r w:rsidRPr="00801E49">
              <w:rPr>
                <w:rFonts w:ascii="Open Sans" w:hAnsi="Open Sans" w:cs="Open Sans"/>
                <w:sz w:val="16"/>
                <w:szCs w:val="24"/>
                <w:rPrChange w:id="2579" w:author="Nicole Wu" w:date="2024-01-08T11:26:00Z">
                  <w:rPr>
                    <w:sz w:val="16"/>
                    <w:szCs w:val="24"/>
                  </w:rPr>
                </w:rPrChange>
              </w:rPr>
              <w:t>(0.39)</w:t>
            </w:r>
          </w:p>
        </w:tc>
        <w:tc>
          <w:tcPr>
            <w:tcW w:w="621" w:type="dxa"/>
            <w:tcBorders>
              <w:top w:val="nil"/>
              <w:left w:val="nil"/>
              <w:bottom w:val="nil"/>
              <w:right w:val="nil"/>
            </w:tcBorders>
          </w:tcPr>
          <w:p w14:paraId="0AD63ED3" w14:textId="77777777" w:rsidR="00B92327" w:rsidRPr="00801E49" w:rsidRDefault="00332621" w:rsidP="006B0BF6">
            <w:pPr>
              <w:spacing w:after="0" w:line="259" w:lineRule="auto"/>
              <w:ind w:left="0" w:right="0" w:firstLine="0"/>
              <w:jc w:val="center"/>
              <w:rPr>
                <w:rFonts w:ascii="Open Sans" w:hAnsi="Open Sans" w:cs="Open Sans"/>
                <w:sz w:val="16"/>
                <w:szCs w:val="24"/>
                <w:rPrChange w:id="2580" w:author="Nicole Wu" w:date="2024-01-08T11:26:00Z">
                  <w:rPr>
                    <w:sz w:val="16"/>
                    <w:szCs w:val="24"/>
                  </w:rPr>
                </w:rPrChange>
              </w:rPr>
            </w:pPr>
            <w:r w:rsidRPr="00801E49">
              <w:rPr>
                <w:rFonts w:ascii="Open Sans" w:hAnsi="Open Sans" w:cs="Open Sans"/>
                <w:sz w:val="16"/>
                <w:szCs w:val="24"/>
                <w:rPrChange w:id="2581" w:author="Nicole Wu" w:date="2024-01-08T11:26:00Z">
                  <w:rPr>
                    <w:sz w:val="16"/>
                    <w:szCs w:val="24"/>
                  </w:rPr>
                </w:rPrChange>
              </w:rPr>
              <w:t>(0.34)</w:t>
            </w:r>
          </w:p>
        </w:tc>
      </w:tr>
      <w:tr w:rsidR="00B92327" w:rsidRPr="00801E49" w14:paraId="145FACC4" w14:textId="77777777" w:rsidTr="006B0BF6">
        <w:trPr>
          <w:trHeight w:val="164"/>
        </w:trPr>
        <w:tc>
          <w:tcPr>
            <w:tcW w:w="3771" w:type="dxa"/>
            <w:tcBorders>
              <w:top w:val="nil"/>
              <w:left w:val="nil"/>
              <w:bottom w:val="nil"/>
              <w:right w:val="nil"/>
            </w:tcBorders>
          </w:tcPr>
          <w:p w14:paraId="7C6B91A4" w14:textId="77777777" w:rsidR="00B92327" w:rsidRPr="00801E49" w:rsidRDefault="00332621" w:rsidP="006B0BF6">
            <w:pPr>
              <w:spacing w:after="0" w:line="259" w:lineRule="auto"/>
              <w:ind w:left="0" w:right="0" w:firstLine="0"/>
              <w:jc w:val="left"/>
              <w:rPr>
                <w:rFonts w:ascii="Open Sans" w:hAnsi="Open Sans" w:cs="Open Sans"/>
                <w:sz w:val="16"/>
                <w:szCs w:val="24"/>
                <w:rPrChange w:id="2582" w:author="Nicole Wu" w:date="2024-01-08T11:26:00Z">
                  <w:rPr>
                    <w:sz w:val="16"/>
                    <w:szCs w:val="24"/>
                  </w:rPr>
                </w:rPrChange>
              </w:rPr>
            </w:pPr>
            <w:r w:rsidRPr="00801E49">
              <w:rPr>
                <w:rFonts w:ascii="Open Sans" w:hAnsi="Open Sans" w:cs="Open Sans"/>
                <w:sz w:val="16"/>
                <w:szCs w:val="24"/>
                <w:rPrChange w:id="2583" w:author="Nicole Wu" w:date="2024-01-08T11:26:00Z">
                  <w:rPr>
                    <w:sz w:val="16"/>
                    <w:szCs w:val="24"/>
                  </w:rPr>
                </w:rPrChange>
              </w:rPr>
              <w:t>Number of rooms</w:t>
            </w:r>
          </w:p>
        </w:tc>
        <w:tc>
          <w:tcPr>
            <w:tcW w:w="621" w:type="dxa"/>
            <w:tcBorders>
              <w:top w:val="nil"/>
              <w:left w:val="nil"/>
              <w:bottom w:val="nil"/>
              <w:right w:val="nil"/>
            </w:tcBorders>
          </w:tcPr>
          <w:p w14:paraId="45BF4A5F" w14:textId="77777777" w:rsidR="00B92327" w:rsidRPr="00801E49" w:rsidRDefault="00332621" w:rsidP="006B0BF6">
            <w:pPr>
              <w:spacing w:after="0" w:line="259" w:lineRule="auto"/>
              <w:ind w:left="0" w:right="0" w:firstLine="0"/>
              <w:jc w:val="center"/>
              <w:rPr>
                <w:rFonts w:ascii="Open Sans" w:hAnsi="Open Sans" w:cs="Open Sans"/>
                <w:sz w:val="16"/>
                <w:szCs w:val="24"/>
                <w:rPrChange w:id="2584" w:author="Nicole Wu" w:date="2024-01-08T11:26:00Z">
                  <w:rPr>
                    <w:sz w:val="16"/>
                    <w:szCs w:val="24"/>
                  </w:rPr>
                </w:rPrChange>
              </w:rPr>
            </w:pPr>
            <w:r w:rsidRPr="00801E49">
              <w:rPr>
                <w:rFonts w:ascii="Open Sans" w:hAnsi="Open Sans" w:cs="Open Sans"/>
                <w:sz w:val="16"/>
                <w:szCs w:val="24"/>
                <w:rPrChange w:id="2585" w:author="Nicole Wu" w:date="2024-01-08T11:26:00Z">
                  <w:rPr>
                    <w:sz w:val="16"/>
                    <w:szCs w:val="24"/>
                  </w:rPr>
                </w:rPrChange>
              </w:rPr>
              <w:t>2.78</w:t>
            </w:r>
          </w:p>
        </w:tc>
        <w:tc>
          <w:tcPr>
            <w:tcW w:w="621" w:type="dxa"/>
            <w:tcBorders>
              <w:top w:val="nil"/>
              <w:left w:val="nil"/>
              <w:bottom w:val="nil"/>
              <w:right w:val="nil"/>
            </w:tcBorders>
          </w:tcPr>
          <w:p w14:paraId="5694F9D9" w14:textId="77777777" w:rsidR="00B92327" w:rsidRPr="00801E49" w:rsidRDefault="00332621" w:rsidP="006B0BF6">
            <w:pPr>
              <w:spacing w:after="0" w:line="259" w:lineRule="auto"/>
              <w:ind w:left="0" w:right="0" w:firstLine="0"/>
              <w:jc w:val="center"/>
              <w:rPr>
                <w:rFonts w:ascii="Open Sans" w:hAnsi="Open Sans" w:cs="Open Sans"/>
                <w:sz w:val="16"/>
                <w:szCs w:val="24"/>
                <w:rPrChange w:id="2586" w:author="Nicole Wu" w:date="2024-01-08T11:26:00Z">
                  <w:rPr>
                    <w:sz w:val="16"/>
                    <w:szCs w:val="24"/>
                  </w:rPr>
                </w:rPrChange>
              </w:rPr>
            </w:pPr>
            <w:r w:rsidRPr="00801E49">
              <w:rPr>
                <w:rFonts w:ascii="Open Sans" w:hAnsi="Open Sans" w:cs="Open Sans"/>
                <w:sz w:val="16"/>
                <w:szCs w:val="24"/>
                <w:rPrChange w:id="2587" w:author="Nicole Wu" w:date="2024-01-08T11:26:00Z">
                  <w:rPr>
                    <w:sz w:val="16"/>
                    <w:szCs w:val="24"/>
                  </w:rPr>
                </w:rPrChange>
              </w:rPr>
              <w:t>2.90</w:t>
            </w:r>
          </w:p>
        </w:tc>
        <w:tc>
          <w:tcPr>
            <w:tcW w:w="621" w:type="dxa"/>
            <w:tcBorders>
              <w:top w:val="nil"/>
              <w:left w:val="nil"/>
              <w:bottom w:val="nil"/>
              <w:right w:val="nil"/>
            </w:tcBorders>
          </w:tcPr>
          <w:p w14:paraId="2C41E3C8" w14:textId="77777777" w:rsidR="00B92327" w:rsidRPr="00801E49" w:rsidRDefault="00332621" w:rsidP="006B0BF6">
            <w:pPr>
              <w:spacing w:after="0" w:line="259" w:lineRule="auto"/>
              <w:ind w:left="0" w:right="0" w:firstLine="0"/>
              <w:jc w:val="center"/>
              <w:rPr>
                <w:rFonts w:ascii="Open Sans" w:hAnsi="Open Sans" w:cs="Open Sans"/>
                <w:sz w:val="16"/>
                <w:szCs w:val="24"/>
                <w:rPrChange w:id="2588" w:author="Nicole Wu" w:date="2024-01-08T11:26:00Z">
                  <w:rPr>
                    <w:sz w:val="16"/>
                    <w:szCs w:val="24"/>
                  </w:rPr>
                </w:rPrChange>
              </w:rPr>
            </w:pPr>
            <w:r w:rsidRPr="00801E49">
              <w:rPr>
                <w:rFonts w:ascii="Open Sans" w:hAnsi="Open Sans" w:cs="Open Sans"/>
                <w:sz w:val="16"/>
                <w:szCs w:val="24"/>
                <w:rPrChange w:id="2589" w:author="Nicole Wu" w:date="2024-01-08T11:26:00Z">
                  <w:rPr>
                    <w:sz w:val="16"/>
                    <w:szCs w:val="24"/>
                  </w:rPr>
                </w:rPrChange>
              </w:rPr>
              <w:t>0.12</w:t>
            </w:r>
          </w:p>
        </w:tc>
        <w:tc>
          <w:tcPr>
            <w:tcW w:w="621" w:type="dxa"/>
            <w:gridSpan w:val="2"/>
            <w:tcBorders>
              <w:top w:val="nil"/>
              <w:left w:val="nil"/>
              <w:bottom w:val="nil"/>
              <w:right w:val="nil"/>
            </w:tcBorders>
          </w:tcPr>
          <w:p w14:paraId="76CC4359" w14:textId="77777777" w:rsidR="00B92327" w:rsidRPr="00801E49" w:rsidRDefault="00332621" w:rsidP="006B0BF6">
            <w:pPr>
              <w:spacing w:after="0" w:line="259" w:lineRule="auto"/>
              <w:ind w:left="0" w:right="0" w:firstLine="0"/>
              <w:jc w:val="center"/>
              <w:rPr>
                <w:rFonts w:ascii="Open Sans" w:hAnsi="Open Sans" w:cs="Open Sans"/>
                <w:sz w:val="16"/>
                <w:szCs w:val="24"/>
                <w:rPrChange w:id="2590" w:author="Nicole Wu" w:date="2024-01-08T11:26:00Z">
                  <w:rPr>
                    <w:sz w:val="16"/>
                    <w:szCs w:val="24"/>
                  </w:rPr>
                </w:rPrChange>
              </w:rPr>
            </w:pPr>
            <w:r w:rsidRPr="00801E49">
              <w:rPr>
                <w:rFonts w:ascii="Open Sans" w:hAnsi="Open Sans" w:cs="Open Sans"/>
                <w:sz w:val="16"/>
                <w:szCs w:val="24"/>
                <w:rPrChange w:id="2591" w:author="Nicole Wu" w:date="2024-01-08T11:26:00Z">
                  <w:rPr>
                    <w:sz w:val="16"/>
                    <w:szCs w:val="24"/>
                  </w:rPr>
                </w:rPrChange>
              </w:rPr>
              <w:t>2.02</w:t>
            </w:r>
          </w:p>
        </w:tc>
        <w:tc>
          <w:tcPr>
            <w:tcW w:w="621" w:type="dxa"/>
            <w:tcBorders>
              <w:top w:val="nil"/>
              <w:left w:val="nil"/>
              <w:bottom w:val="nil"/>
              <w:right w:val="nil"/>
            </w:tcBorders>
          </w:tcPr>
          <w:p w14:paraId="1540A96B" w14:textId="77777777" w:rsidR="00B92327" w:rsidRPr="00801E49" w:rsidRDefault="00332621" w:rsidP="006B0BF6">
            <w:pPr>
              <w:spacing w:after="0" w:line="259" w:lineRule="auto"/>
              <w:ind w:left="0" w:right="0" w:firstLine="0"/>
              <w:jc w:val="center"/>
              <w:rPr>
                <w:rFonts w:ascii="Open Sans" w:hAnsi="Open Sans" w:cs="Open Sans"/>
                <w:sz w:val="16"/>
                <w:szCs w:val="24"/>
                <w:rPrChange w:id="2592" w:author="Nicole Wu" w:date="2024-01-08T11:26:00Z">
                  <w:rPr>
                    <w:sz w:val="16"/>
                    <w:szCs w:val="24"/>
                  </w:rPr>
                </w:rPrChange>
              </w:rPr>
            </w:pPr>
            <w:r w:rsidRPr="00801E49">
              <w:rPr>
                <w:rFonts w:ascii="Open Sans" w:hAnsi="Open Sans" w:cs="Open Sans"/>
                <w:sz w:val="16"/>
                <w:szCs w:val="24"/>
                <w:rPrChange w:id="2593" w:author="Nicole Wu" w:date="2024-01-08T11:26:00Z">
                  <w:rPr>
                    <w:sz w:val="16"/>
                    <w:szCs w:val="24"/>
                  </w:rPr>
                </w:rPrChange>
              </w:rPr>
              <w:t>1.89</w:t>
            </w:r>
          </w:p>
        </w:tc>
        <w:tc>
          <w:tcPr>
            <w:tcW w:w="621" w:type="dxa"/>
            <w:tcBorders>
              <w:top w:val="nil"/>
              <w:left w:val="nil"/>
              <w:bottom w:val="nil"/>
              <w:right w:val="nil"/>
            </w:tcBorders>
          </w:tcPr>
          <w:p w14:paraId="6CB0198D" w14:textId="77777777" w:rsidR="00B92327" w:rsidRPr="00801E49" w:rsidRDefault="00332621" w:rsidP="006B0BF6">
            <w:pPr>
              <w:spacing w:after="0" w:line="259" w:lineRule="auto"/>
              <w:ind w:left="0" w:right="0" w:firstLine="0"/>
              <w:jc w:val="center"/>
              <w:rPr>
                <w:rFonts w:ascii="Open Sans" w:hAnsi="Open Sans" w:cs="Open Sans"/>
                <w:sz w:val="16"/>
                <w:szCs w:val="24"/>
                <w:rPrChange w:id="2594" w:author="Nicole Wu" w:date="2024-01-08T11:26:00Z">
                  <w:rPr>
                    <w:sz w:val="16"/>
                    <w:szCs w:val="24"/>
                  </w:rPr>
                </w:rPrChange>
              </w:rPr>
            </w:pPr>
            <w:r w:rsidRPr="00801E49">
              <w:rPr>
                <w:rFonts w:ascii="Open Sans" w:hAnsi="Open Sans" w:cs="Open Sans"/>
                <w:sz w:val="16"/>
                <w:szCs w:val="24"/>
                <w:rPrChange w:id="2595" w:author="Nicole Wu" w:date="2024-01-08T11:26:00Z">
                  <w:rPr>
                    <w:sz w:val="16"/>
                    <w:szCs w:val="24"/>
                  </w:rPr>
                </w:rPrChange>
              </w:rPr>
              <w:t>-0.13</w:t>
            </w:r>
          </w:p>
        </w:tc>
        <w:tc>
          <w:tcPr>
            <w:tcW w:w="621" w:type="dxa"/>
            <w:gridSpan w:val="2"/>
            <w:tcBorders>
              <w:top w:val="nil"/>
              <w:left w:val="nil"/>
              <w:bottom w:val="nil"/>
              <w:right w:val="nil"/>
            </w:tcBorders>
          </w:tcPr>
          <w:p w14:paraId="3AD13274" w14:textId="77777777" w:rsidR="00B92327" w:rsidRPr="00801E49" w:rsidRDefault="00332621" w:rsidP="006B0BF6">
            <w:pPr>
              <w:spacing w:after="0" w:line="259" w:lineRule="auto"/>
              <w:ind w:left="0" w:right="0" w:firstLine="0"/>
              <w:jc w:val="center"/>
              <w:rPr>
                <w:rFonts w:ascii="Open Sans" w:hAnsi="Open Sans" w:cs="Open Sans"/>
                <w:sz w:val="16"/>
                <w:szCs w:val="24"/>
                <w:rPrChange w:id="2596" w:author="Nicole Wu" w:date="2024-01-08T11:26:00Z">
                  <w:rPr>
                    <w:sz w:val="16"/>
                    <w:szCs w:val="24"/>
                  </w:rPr>
                </w:rPrChange>
              </w:rPr>
            </w:pPr>
            <w:r w:rsidRPr="00801E49">
              <w:rPr>
                <w:rFonts w:ascii="Open Sans" w:hAnsi="Open Sans" w:cs="Open Sans"/>
                <w:sz w:val="16"/>
                <w:szCs w:val="24"/>
                <w:rPrChange w:id="2597" w:author="Nicole Wu" w:date="2024-01-08T11:26:00Z">
                  <w:rPr>
                    <w:sz w:val="16"/>
                    <w:szCs w:val="24"/>
                  </w:rPr>
                </w:rPrChange>
              </w:rPr>
              <w:t>2.25</w:t>
            </w:r>
          </w:p>
        </w:tc>
        <w:tc>
          <w:tcPr>
            <w:tcW w:w="621" w:type="dxa"/>
            <w:tcBorders>
              <w:top w:val="nil"/>
              <w:left w:val="nil"/>
              <w:bottom w:val="nil"/>
              <w:right w:val="nil"/>
            </w:tcBorders>
          </w:tcPr>
          <w:p w14:paraId="06896C47" w14:textId="77777777" w:rsidR="00B92327" w:rsidRPr="00801E49" w:rsidRDefault="00332621" w:rsidP="006B0BF6">
            <w:pPr>
              <w:spacing w:after="0" w:line="259" w:lineRule="auto"/>
              <w:ind w:left="0" w:right="0" w:firstLine="0"/>
              <w:jc w:val="center"/>
              <w:rPr>
                <w:rFonts w:ascii="Open Sans" w:hAnsi="Open Sans" w:cs="Open Sans"/>
                <w:sz w:val="16"/>
                <w:szCs w:val="24"/>
                <w:rPrChange w:id="2598" w:author="Nicole Wu" w:date="2024-01-08T11:26:00Z">
                  <w:rPr>
                    <w:sz w:val="16"/>
                    <w:szCs w:val="24"/>
                  </w:rPr>
                </w:rPrChange>
              </w:rPr>
            </w:pPr>
            <w:r w:rsidRPr="00801E49">
              <w:rPr>
                <w:rFonts w:ascii="Open Sans" w:hAnsi="Open Sans" w:cs="Open Sans"/>
                <w:sz w:val="16"/>
                <w:szCs w:val="24"/>
                <w:rPrChange w:id="2599" w:author="Nicole Wu" w:date="2024-01-08T11:26:00Z">
                  <w:rPr>
                    <w:sz w:val="16"/>
                    <w:szCs w:val="24"/>
                  </w:rPr>
                </w:rPrChange>
              </w:rPr>
              <w:t>2.20</w:t>
            </w:r>
          </w:p>
        </w:tc>
        <w:tc>
          <w:tcPr>
            <w:tcW w:w="621" w:type="dxa"/>
            <w:tcBorders>
              <w:top w:val="nil"/>
              <w:left w:val="nil"/>
              <w:bottom w:val="nil"/>
              <w:right w:val="nil"/>
            </w:tcBorders>
          </w:tcPr>
          <w:p w14:paraId="610B94FE" w14:textId="77777777" w:rsidR="00B92327" w:rsidRPr="00801E49" w:rsidRDefault="00332621" w:rsidP="006B0BF6">
            <w:pPr>
              <w:spacing w:after="0" w:line="259" w:lineRule="auto"/>
              <w:ind w:left="0" w:right="0" w:firstLine="0"/>
              <w:jc w:val="center"/>
              <w:rPr>
                <w:rFonts w:ascii="Open Sans" w:hAnsi="Open Sans" w:cs="Open Sans"/>
                <w:sz w:val="16"/>
                <w:szCs w:val="24"/>
                <w:rPrChange w:id="2600" w:author="Nicole Wu" w:date="2024-01-08T11:26:00Z">
                  <w:rPr>
                    <w:sz w:val="16"/>
                    <w:szCs w:val="24"/>
                  </w:rPr>
                </w:rPrChange>
              </w:rPr>
            </w:pPr>
            <w:r w:rsidRPr="00801E49">
              <w:rPr>
                <w:rFonts w:ascii="Open Sans" w:hAnsi="Open Sans" w:cs="Open Sans"/>
                <w:sz w:val="16"/>
                <w:szCs w:val="24"/>
                <w:rPrChange w:id="2601" w:author="Nicole Wu" w:date="2024-01-08T11:26:00Z">
                  <w:rPr>
                    <w:sz w:val="16"/>
                    <w:szCs w:val="24"/>
                  </w:rPr>
                </w:rPrChange>
              </w:rPr>
              <w:t>-0.05</w:t>
            </w:r>
          </w:p>
        </w:tc>
      </w:tr>
      <w:tr w:rsidR="00B92327" w:rsidRPr="00801E49" w14:paraId="153586BA" w14:textId="77777777" w:rsidTr="006B0BF6">
        <w:trPr>
          <w:trHeight w:val="164"/>
        </w:trPr>
        <w:tc>
          <w:tcPr>
            <w:tcW w:w="3771" w:type="dxa"/>
            <w:tcBorders>
              <w:top w:val="nil"/>
              <w:left w:val="nil"/>
              <w:bottom w:val="nil"/>
              <w:right w:val="nil"/>
            </w:tcBorders>
          </w:tcPr>
          <w:p w14:paraId="3573A289" w14:textId="77777777" w:rsidR="00B92327" w:rsidRPr="00801E49" w:rsidRDefault="00B92327" w:rsidP="006B0BF6">
            <w:pPr>
              <w:spacing w:after="0" w:line="259" w:lineRule="auto"/>
              <w:ind w:left="0" w:right="0" w:firstLine="0"/>
              <w:jc w:val="left"/>
              <w:rPr>
                <w:rFonts w:ascii="Open Sans" w:hAnsi="Open Sans" w:cs="Open Sans"/>
                <w:sz w:val="16"/>
                <w:szCs w:val="24"/>
                <w:rPrChange w:id="2602" w:author="Nicole Wu" w:date="2024-01-08T11:26:00Z">
                  <w:rPr>
                    <w:sz w:val="16"/>
                    <w:szCs w:val="24"/>
                  </w:rPr>
                </w:rPrChange>
              </w:rPr>
            </w:pPr>
          </w:p>
        </w:tc>
        <w:tc>
          <w:tcPr>
            <w:tcW w:w="621" w:type="dxa"/>
            <w:tcBorders>
              <w:top w:val="nil"/>
              <w:left w:val="nil"/>
              <w:bottom w:val="nil"/>
              <w:right w:val="nil"/>
            </w:tcBorders>
          </w:tcPr>
          <w:p w14:paraId="302F389D" w14:textId="77777777" w:rsidR="00B92327" w:rsidRPr="00801E49" w:rsidRDefault="00332621" w:rsidP="006B0BF6">
            <w:pPr>
              <w:spacing w:after="0" w:line="259" w:lineRule="auto"/>
              <w:ind w:left="0" w:right="0" w:firstLine="0"/>
              <w:jc w:val="center"/>
              <w:rPr>
                <w:rFonts w:ascii="Open Sans" w:hAnsi="Open Sans" w:cs="Open Sans"/>
                <w:sz w:val="16"/>
                <w:szCs w:val="24"/>
                <w:rPrChange w:id="2603" w:author="Nicole Wu" w:date="2024-01-08T11:26:00Z">
                  <w:rPr>
                    <w:sz w:val="16"/>
                    <w:szCs w:val="24"/>
                  </w:rPr>
                </w:rPrChange>
              </w:rPr>
            </w:pPr>
            <w:r w:rsidRPr="00801E49">
              <w:rPr>
                <w:rFonts w:ascii="Open Sans" w:hAnsi="Open Sans" w:cs="Open Sans"/>
                <w:sz w:val="16"/>
                <w:szCs w:val="24"/>
                <w:rPrChange w:id="2604" w:author="Nicole Wu" w:date="2024-01-08T11:26:00Z">
                  <w:rPr>
                    <w:sz w:val="16"/>
                    <w:szCs w:val="24"/>
                  </w:rPr>
                </w:rPrChange>
              </w:rPr>
              <w:t>(1.25)</w:t>
            </w:r>
          </w:p>
        </w:tc>
        <w:tc>
          <w:tcPr>
            <w:tcW w:w="621" w:type="dxa"/>
            <w:tcBorders>
              <w:top w:val="nil"/>
              <w:left w:val="nil"/>
              <w:bottom w:val="nil"/>
              <w:right w:val="nil"/>
            </w:tcBorders>
          </w:tcPr>
          <w:p w14:paraId="1E9BA685" w14:textId="77777777" w:rsidR="00B92327" w:rsidRPr="00801E49" w:rsidRDefault="00332621" w:rsidP="006B0BF6">
            <w:pPr>
              <w:spacing w:after="0" w:line="259" w:lineRule="auto"/>
              <w:ind w:left="0" w:right="0" w:firstLine="0"/>
              <w:jc w:val="center"/>
              <w:rPr>
                <w:rFonts w:ascii="Open Sans" w:hAnsi="Open Sans" w:cs="Open Sans"/>
                <w:sz w:val="16"/>
                <w:szCs w:val="24"/>
                <w:rPrChange w:id="2605" w:author="Nicole Wu" w:date="2024-01-08T11:26:00Z">
                  <w:rPr>
                    <w:sz w:val="16"/>
                    <w:szCs w:val="24"/>
                  </w:rPr>
                </w:rPrChange>
              </w:rPr>
            </w:pPr>
            <w:r w:rsidRPr="00801E49">
              <w:rPr>
                <w:rFonts w:ascii="Open Sans" w:hAnsi="Open Sans" w:cs="Open Sans"/>
                <w:sz w:val="16"/>
                <w:szCs w:val="24"/>
                <w:rPrChange w:id="2606" w:author="Nicole Wu" w:date="2024-01-08T11:26:00Z">
                  <w:rPr>
                    <w:sz w:val="16"/>
                    <w:szCs w:val="24"/>
                  </w:rPr>
                </w:rPrChange>
              </w:rPr>
              <w:t>(1.24)</w:t>
            </w:r>
          </w:p>
        </w:tc>
        <w:tc>
          <w:tcPr>
            <w:tcW w:w="621" w:type="dxa"/>
            <w:tcBorders>
              <w:top w:val="nil"/>
              <w:left w:val="nil"/>
              <w:bottom w:val="nil"/>
              <w:right w:val="nil"/>
            </w:tcBorders>
          </w:tcPr>
          <w:p w14:paraId="544FFABB" w14:textId="77777777" w:rsidR="00B92327" w:rsidRPr="00801E49" w:rsidRDefault="00332621" w:rsidP="006B0BF6">
            <w:pPr>
              <w:spacing w:after="0" w:line="259" w:lineRule="auto"/>
              <w:ind w:left="0" w:right="0" w:firstLine="0"/>
              <w:jc w:val="center"/>
              <w:rPr>
                <w:rFonts w:ascii="Open Sans" w:hAnsi="Open Sans" w:cs="Open Sans"/>
                <w:sz w:val="16"/>
                <w:szCs w:val="24"/>
                <w:rPrChange w:id="2607" w:author="Nicole Wu" w:date="2024-01-08T11:26:00Z">
                  <w:rPr>
                    <w:sz w:val="16"/>
                    <w:szCs w:val="24"/>
                  </w:rPr>
                </w:rPrChange>
              </w:rPr>
            </w:pPr>
            <w:r w:rsidRPr="00801E49">
              <w:rPr>
                <w:rFonts w:ascii="Open Sans" w:hAnsi="Open Sans" w:cs="Open Sans"/>
                <w:sz w:val="16"/>
                <w:szCs w:val="24"/>
                <w:rPrChange w:id="2608" w:author="Nicole Wu" w:date="2024-01-08T11:26:00Z">
                  <w:rPr>
                    <w:sz w:val="16"/>
                    <w:szCs w:val="24"/>
                  </w:rPr>
                </w:rPrChange>
              </w:rPr>
              <w:t>(0.38)</w:t>
            </w:r>
          </w:p>
        </w:tc>
        <w:tc>
          <w:tcPr>
            <w:tcW w:w="621" w:type="dxa"/>
            <w:gridSpan w:val="2"/>
            <w:tcBorders>
              <w:top w:val="nil"/>
              <w:left w:val="nil"/>
              <w:bottom w:val="nil"/>
              <w:right w:val="nil"/>
            </w:tcBorders>
          </w:tcPr>
          <w:p w14:paraId="1B52BD8A" w14:textId="77777777" w:rsidR="00B92327" w:rsidRPr="00801E49" w:rsidRDefault="00332621" w:rsidP="006B0BF6">
            <w:pPr>
              <w:spacing w:after="0" w:line="259" w:lineRule="auto"/>
              <w:ind w:left="0" w:right="0" w:firstLine="0"/>
              <w:jc w:val="center"/>
              <w:rPr>
                <w:rFonts w:ascii="Open Sans" w:hAnsi="Open Sans" w:cs="Open Sans"/>
                <w:sz w:val="16"/>
                <w:szCs w:val="24"/>
                <w:rPrChange w:id="2609" w:author="Nicole Wu" w:date="2024-01-08T11:26:00Z">
                  <w:rPr>
                    <w:sz w:val="16"/>
                    <w:szCs w:val="24"/>
                  </w:rPr>
                </w:rPrChange>
              </w:rPr>
            </w:pPr>
            <w:r w:rsidRPr="00801E49">
              <w:rPr>
                <w:rFonts w:ascii="Open Sans" w:hAnsi="Open Sans" w:cs="Open Sans"/>
                <w:sz w:val="16"/>
                <w:szCs w:val="24"/>
                <w:rPrChange w:id="2610" w:author="Nicole Wu" w:date="2024-01-08T11:26:00Z">
                  <w:rPr>
                    <w:sz w:val="16"/>
                    <w:szCs w:val="24"/>
                  </w:rPr>
                </w:rPrChange>
              </w:rPr>
              <w:t>(1.10)</w:t>
            </w:r>
          </w:p>
        </w:tc>
        <w:tc>
          <w:tcPr>
            <w:tcW w:w="621" w:type="dxa"/>
            <w:tcBorders>
              <w:top w:val="nil"/>
              <w:left w:val="nil"/>
              <w:bottom w:val="nil"/>
              <w:right w:val="nil"/>
            </w:tcBorders>
          </w:tcPr>
          <w:p w14:paraId="503E164C" w14:textId="77777777" w:rsidR="00B92327" w:rsidRPr="00801E49" w:rsidRDefault="00332621" w:rsidP="006B0BF6">
            <w:pPr>
              <w:spacing w:after="0" w:line="259" w:lineRule="auto"/>
              <w:ind w:left="0" w:right="0" w:firstLine="0"/>
              <w:jc w:val="center"/>
              <w:rPr>
                <w:rFonts w:ascii="Open Sans" w:hAnsi="Open Sans" w:cs="Open Sans"/>
                <w:sz w:val="16"/>
                <w:szCs w:val="24"/>
                <w:rPrChange w:id="2611" w:author="Nicole Wu" w:date="2024-01-08T11:26:00Z">
                  <w:rPr>
                    <w:sz w:val="16"/>
                    <w:szCs w:val="24"/>
                  </w:rPr>
                </w:rPrChange>
              </w:rPr>
            </w:pPr>
            <w:r w:rsidRPr="00801E49">
              <w:rPr>
                <w:rFonts w:ascii="Open Sans" w:hAnsi="Open Sans" w:cs="Open Sans"/>
                <w:sz w:val="16"/>
                <w:szCs w:val="24"/>
                <w:rPrChange w:id="2612" w:author="Nicole Wu" w:date="2024-01-08T11:26:00Z">
                  <w:rPr>
                    <w:sz w:val="16"/>
                    <w:szCs w:val="24"/>
                  </w:rPr>
                </w:rPrChange>
              </w:rPr>
              <w:t>(1.05)</w:t>
            </w:r>
          </w:p>
        </w:tc>
        <w:tc>
          <w:tcPr>
            <w:tcW w:w="621" w:type="dxa"/>
            <w:tcBorders>
              <w:top w:val="nil"/>
              <w:left w:val="nil"/>
              <w:bottom w:val="nil"/>
              <w:right w:val="nil"/>
            </w:tcBorders>
          </w:tcPr>
          <w:p w14:paraId="78EA402A" w14:textId="77777777" w:rsidR="00B92327" w:rsidRPr="00801E49" w:rsidRDefault="00332621" w:rsidP="006B0BF6">
            <w:pPr>
              <w:spacing w:after="0" w:line="259" w:lineRule="auto"/>
              <w:ind w:left="0" w:right="0" w:firstLine="0"/>
              <w:jc w:val="center"/>
              <w:rPr>
                <w:rFonts w:ascii="Open Sans" w:hAnsi="Open Sans" w:cs="Open Sans"/>
                <w:sz w:val="16"/>
                <w:szCs w:val="24"/>
                <w:rPrChange w:id="2613" w:author="Nicole Wu" w:date="2024-01-08T11:26:00Z">
                  <w:rPr>
                    <w:sz w:val="16"/>
                    <w:szCs w:val="24"/>
                  </w:rPr>
                </w:rPrChange>
              </w:rPr>
            </w:pPr>
            <w:r w:rsidRPr="00801E49">
              <w:rPr>
                <w:rFonts w:ascii="Open Sans" w:hAnsi="Open Sans" w:cs="Open Sans"/>
                <w:sz w:val="16"/>
                <w:szCs w:val="24"/>
                <w:rPrChange w:id="2614" w:author="Nicole Wu" w:date="2024-01-08T11:26:00Z">
                  <w:rPr>
                    <w:sz w:val="16"/>
                    <w:szCs w:val="24"/>
                  </w:rPr>
                </w:rPrChange>
              </w:rPr>
              <w:t>(0.10)</w:t>
            </w:r>
          </w:p>
        </w:tc>
        <w:tc>
          <w:tcPr>
            <w:tcW w:w="621" w:type="dxa"/>
            <w:gridSpan w:val="2"/>
            <w:tcBorders>
              <w:top w:val="nil"/>
              <w:left w:val="nil"/>
              <w:bottom w:val="nil"/>
              <w:right w:val="nil"/>
            </w:tcBorders>
          </w:tcPr>
          <w:p w14:paraId="4DAC944D" w14:textId="77777777" w:rsidR="00B92327" w:rsidRPr="00801E49" w:rsidRDefault="00332621" w:rsidP="006B0BF6">
            <w:pPr>
              <w:spacing w:after="0" w:line="259" w:lineRule="auto"/>
              <w:ind w:left="0" w:right="0" w:firstLine="0"/>
              <w:jc w:val="center"/>
              <w:rPr>
                <w:rFonts w:ascii="Open Sans" w:hAnsi="Open Sans" w:cs="Open Sans"/>
                <w:sz w:val="16"/>
                <w:szCs w:val="24"/>
                <w:rPrChange w:id="2615" w:author="Nicole Wu" w:date="2024-01-08T11:26:00Z">
                  <w:rPr>
                    <w:sz w:val="16"/>
                    <w:szCs w:val="24"/>
                  </w:rPr>
                </w:rPrChange>
              </w:rPr>
            </w:pPr>
            <w:r w:rsidRPr="00801E49">
              <w:rPr>
                <w:rFonts w:ascii="Open Sans" w:hAnsi="Open Sans" w:cs="Open Sans"/>
                <w:sz w:val="16"/>
                <w:szCs w:val="24"/>
                <w:rPrChange w:id="2616" w:author="Nicole Wu" w:date="2024-01-08T11:26:00Z">
                  <w:rPr>
                    <w:sz w:val="16"/>
                    <w:szCs w:val="24"/>
                  </w:rPr>
                </w:rPrChange>
              </w:rPr>
              <w:t>(1.20)</w:t>
            </w:r>
          </w:p>
        </w:tc>
        <w:tc>
          <w:tcPr>
            <w:tcW w:w="621" w:type="dxa"/>
            <w:tcBorders>
              <w:top w:val="nil"/>
              <w:left w:val="nil"/>
              <w:bottom w:val="nil"/>
              <w:right w:val="nil"/>
            </w:tcBorders>
          </w:tcPr>
          <w:p w14:paraId="70C2305A" w14:textId="77777777" w:rsidR="00B92327" w:rsidRPr="00801E49" w:rsidRDefault="00332621" w:rsidP="006B0BF6">
            <w:pPr>
              <w:spacing w:after="0" w:line="259" w:lineRule="auto"/>
              <w:ind w:left="0" w:right="0" w:firstLine="0"/>
              <w:jc w:val="center"/>
              <w:rPr>
                <w:rFonts w:ascii="Open Sans" w:hAnsi="Open Sans" w:cs="Open Sans"/>
                <w:sz w:val="16"/>
                <w:szCs w:val="24"/>
                <w:rPrChange w:id="2617" w:author="Nicole Wu" w:date="2024-01-08T11:26:00Z">
                  <w:rPr>
                    <w:sz w:val="16"/>
                    <w:szCs w:val="24"/>
                  </w:rPr>
                </w:rPrChange>
              </w:rPr>
            </w:pPr>
            <w:r w:rsidRPr="00801E49">
              <w:rPr>
                <w:rFonts w:ascii="Open Sans" w:hAnsi="Open Sans" w:cs="Open Sans"/>
                <w:sz w:val="16"/>
                <w:szCs w:val="24"/>
                <w:rPrChange w:id="2618" w:author="Nicole Wu" w:date="2024-01-08T11:26:00Z">
                  <w:rPr>
                    <w:sz w:val="16"/>
                    <w:szCs w:val="24"/>
                  </w:rPr>
                </w:rPrChange>
              </w:rPr>
              <w:t>(1.20)</w:t>
            </w:r>
          </w:p>
        </w:tc>
        <w:tc>
          <w:tcPr>
            <w:tcW w:w="621" w:type="dxa"/>
            <w:tcBorders>
              <w:top w:val="nil"/>
              <w:left w:val="nil"/>
              <w:bottom w:val="nil"/>
              <w:right w:val="nil"/>
            </w:tcBorders>
          </w:tcPr>
          <w:p w14:paraId="64C5D97D" w14:textId="77777777" w:rsidR="00B92327" w:rsidRPr="00801E49" w:rsidRDefault="00332621" w:rsidP="006B0BF6">
            <w:pPr>
              <w:spacing w:after="0" w:line="259" w:lineRule="auto"/>
              <w:ind w:left="0" w:right="0" w:firstLine="0"/>
              <w:jc w:val="center"/>
              <w:rPr>
                <w:rFonts w:ascii="Open Sans" w:hAnsi="Open Sans" w:cs="Open Sans"/>
                <w:sz w:val="16"/>
                <w:szCs w:val="24"/>
                <w:rPrChange w:id="2619" w:author="Nicole Wu" w:date="2024-01-08T11:26:00Z">
                  <w:rPr>
                    <w:sz w:val="16"/>
                    <w:szCs w:val="24"/>
                  </w:rPr>
                </w:rPrChange>
              </w:rPr>
            </w:pPr>
            <w:r w:rsidRPr="00801E49">
              <w:rPr>
                <w:rFonts w:ascii="Open Sans" w:hAnsi="Open Sans" w:cs="Open Sans"/>
                <w:sz w:val="16"/>
                <w:szCs w:val="24"/>
                <w:rPrChange w:id="2620" w:author="Nicole Wu" w:date="2024-01-08T11:26:00Z">
                  <w:rPr>
                    <w:sz w:val="16"/>
                    <w:szCs w:val="24"/>
                  </w:rPr>
                </w:rPrChange>
              </w:rPr>
              <w:t>(0.50)</w:t>
            </w:r>
          </w:p>
        </w:tc>
      </w:tr>
      <w:tr w:rsidR="00B92327" w:rsidRPr="00801E49" w14:paraId="64EA6351" w14:textId="77777777" w:rsidTr="006B0BF6">
        <w:trPr>
          <w:trHeight w:val="164"/>
        </w:trPr>
        <w:tc>
          <w:tcPr>
            <w:tcW w:w="3771" w:type="dxa"/>
            <w:tcBorders>
              <w:top w:val="nil"/>
              <w:left w:val="nil"/>
              <w:bottom w:val="nil"/>
              <w:right w:val="nil"/>
            </w:tcBorders>
          </w:tcPr>
          <w:p w14:paraId="417E39C7" w14:textId="77777777" w:rsidR="00B92327" w:rsidRPr="00801E49" w:rsidRDefault="00332621" w:rsidP="006B0BF6">
            <w:pPr>
              <w:spacing w:after="0" w:line="259" w:lineRule="auto"/>
              <w:ind w:left="0" w:right="0" w:firstLine="0"/>
              <w:jc w:val="left"/>
              <w:rPr>
                <w:rFonts w:ascii="Open Sans" w:hAnsi="Open Sans" w:cs="Open Sans"/>
                <w:sz w:val="16"/>
                <w:szCs w:val="24"/>
                <w:rPrChange w:id="2621" w:author="Nicole Wu" w:date="2024-01-08T11:26:00Z">
                  <w:rPr>
                    <w:sz w:val="16"/>
                    <w:szCs w:val="24"/>
                  </w:rPr>
                </w:rPrChange>
              </w:rPr>
            </w:pPr>
            <w:r w:rsidRPr="00801E49">
              <w:rPr>
                <w:rFonts w:ascii="Open Sans" w:hAnsi="Open Sans" w:cs="Open Sans"/>
                <w:sz w:val="16"/>
                <w:szCs w:val="24"/>
                <w:rPrChange w:id="2622" w:author="Nicole Wu" w:date="2024-01-08T11:26:00Z">
                  <w:rPr>
                    <w:sz w:val="16"/>
                    <w:szCs w:val="24"/>
                  </w:rPr>
                </w:rPrChange>
              </w:rPr>
              <w:t>Household Crowding Index</w:t>
            </w:r>
          </w:p>
        </w:tc>
        <w:tc>
          <w:tcPr>
            <w:tcW w:w="621" w:type="dxa"/>
            <w:tcBorders>
              <w:top w:val="nil"/>
              <w:left w:val="nil"/>
              <w:bottom w:val="nil"/>
              <w:right w:val="nil"/>
            </w:tcBorders>
          </w:tcPr>
          <w:p w14:paraId="227B6794" w14:textId="77777777" w:rsidR="00B92327" w:rsidRPr="00801E49" w:rsidRDefault="00332621" w:rsidP="006B0BF6">
            <w:pPr>
              <w:spacing w:after="0" w:line="259" w:lineRule="auto"/>
              <w:ind w:left="0" w:right="0" w:firstLine="0"/>
              <w:jc w:val="center"/>
              <w:rPr>
                <w:rFonts w:ascii="Open Sans" w:hAnsi="Open Sans" w:cs="Open Sans"/>
                <w:sz w:val="16"/>
                <w:szCs w:val="24"/>
                <w:rPrChange w:id="2623" w:author="Nicole Wu" w:date="2024-01-08T11:26:00Z">
                  <w:rPr>
                    <w:sz w:val="16"/>
                    <w:szCs w:val="24"/>
                  </w:rPr>
                </w:rPrChange>
              </w:rPr>
            </w:pPr>
            <w:r w:rsidRPr="00801E49">
              <w:rPr>
                <w:rFonts w:ascii="Open Sans" w:hAnsi="Open Sans" w:cs="Open Sans"/>
                <w:sz w:val="16"/>
                <w:szCs w:val="24"/>
                <w:rPrChange w:id="2624" w:author="Nicole Wu" w:date="2024-01-08T11:26:00Z">
                  <w:rPr>
                    <w:sz w:val="16"/>
                    <w:szCs w:val="24"/>
                  </w:rPr>
                </w:rPrChange>
              </w:rPr>
              <w:t>3.04</w:t>
            </w:r>
          </w:p>
        </w:tc>
        <w:tc>
          <w:tcPr>
            <w:tcW w:w="621" w:type="dxa"/>
            <w:tcBorders>
              <w:top w:val="nil"/>
              <w:left w:val="nil"/>
              <w:bottom w:val="nil"/>
              <w:right w:val="nil"/>
            </w:tcBorders>
          </w:tcPr>
          <w:p w14:paraId="73415BE6" w14:textId="77777777" w:rsidR="00B92327" w:rsidRPr="00801E49" w:rsidRDefault="00332621" w:rsidP="006B0BF6">
            <w:pPr>
              <w:spacing w:after="0" w:line="259" w:lineRule="auto"/>
              <w:ind w:left="0" w:right="0" w:firstLine="0"/>
              <w:jc w:val="center"/>
              <w:rPr>
                <w:rFonts w:ascii="Open Sans" w:hAnsi="Open Sans" w:cs="Open Sans"/>
                <w:sz w:val="16"/>
                <w:szCs w:val="24"/>
                <w:rPrChange w:id="2625" w:author="Nicole Wu" w:date="2024-01-08T11:26:00Z">
                  <w:rPr>
                    <w:sz w:val="16"/>
                    <w:szCs w:val="24"/>
                  </w:rPr>
                </w:rPrChange>
              </w:rPr>
            </w:pPr>
            <w:r w:rsidRPr="00801E49">
              <w:rPr>
                <w:rFonts w:ascii="Open Sans" w:hAnsi="Open Sans" w:cs="Open Sans"/>
                <w:sz w:val="16"/>
                <w:szCs w:val="24"/>
                <w:rPrChange w:id="2626" w:author="Nicole Wu" w:date="2024-01-08T11:26:00Z">
                  <w:rPr>
                    <w:sz w:val="16"/>
                    <w:szCs w:val="24"/>
                  </w:rPr>
                </w:rPrChange>
              </w:rPr>
              <w:t>3.13</w:t>
            </w:r>
          </w:p>
        </w:tc>
        <w:tc>
          <w:tcPr>
            <w:tcW w:w="621" w:type="dxa"/>
            <w:tcBorders>
              <w:top w:val="nil"/>
              <w:left w:val="nil"/>
              <w:bottom w:val="nil"/>
              <w:right w:val="nil"/>
            </w:tcBorders>
          </w:tcPr>
          <w:p w14:paraId="2D6F7D2B" w14:textId="77777777" w:rsidR="00B92327" w:rsidRPr="00801E49" w:rsidRDefault="00332621" w:rsidP="006B0BF6">
            <w:pPr>
              <w:spacing w:after="0" w:line="259" w:lineRule="auto"/>
              <w:ind w:left="0" w:right="0" w:firstLine="0"/>
              <w:jc w:val="center"/>
              <w:rPr>
                <w:rFonts w:ascii="Open Sans" w:hAnsi="Open Sans" w:cs="Open Sans"/>
                <w:sz w:val="16"/>
                <w:szCs w:val="24"/>
                <w:rPrChange w:id="2627" w:author="Nicole Wu" w:date="2024-01-08T11:26:00Z">
                  <w:rPr>
                    <w:sz w:val="16"/>
                    <w:szCs w:val="24"/>
                  </w:rPr>
                </w:rPrChange>
              </w:rPr>
            </w:pPr>
            <w:r w:rsidRPr="00801E49">
              <w:rPr>
                <w:rFonts w:ascii="Open Sans" w:hAnsi="Open Sans" w:cs="Open Sans"/>
                <w:sz w:val="16"/>
                <w:szCs w:val="24"/>
                <w:rPrChange w:id="2628" w:author="Nicole Wu" w:date="2024-01-08T11:26:00Z">
                  <w:rPr>
                    <w:sz w:val="16"/>
                    <w:szCs w:val="24"/>
                  </w:rPr>
                </w:rPrChange>
              </w:rPr>
              <w:t>0.08</w:t>
            </w:r>
          </w:p>
        </w:tc>
        <w:tc>
          <w:tcPr>
            <w:tcW w:w="621" w:type="dxa"/>
            <w:gridSpan w:val="2"/>
            <w:tcBorders>
              <w:top w:val="nil"/>
              <w:left w:val="nil"/>
              <w:bottom w:val="nil"/>
              <w:right w:val="nil"/>
            </w:tcBorders>
          </w:tcPr>
          <w:p w14:paraId="2921A2C7" w14:textId="77777777" w:rsidR="00B92327" w:rsidRPr="00801E49" w:rsidRDefault="00332621" w:rsidP="006B0BF6">
            <w:pPr>
              <w:spacing w:after="0" w:line="259" w:lineRule="auto"/>
              <w:ind w:left="0" w:right="0" w:firstLine="0"/>
              <w:jc w:val="center"/>
              <w:rPr>
                <w:rFonts w:ascii="Open Sans" w:hAnsi="Open Sans" w:cs="Open Sans"/>
                <w:sz w:val="16"/>
                <w:szCs w:val="24"/>
                <w:rPrChange w:id="2629" w:author="Nicole Wu" w:date="2024-01-08T11:26:00Z">
                  <w:rPr>
                    <w:sz w:val="16"/>
                    <w:szCs w:val="24"/>
                  </w:rPr>
                </w:rPrChange>
              </w:rPr>
            </w:pPr>
            <w:r w:rsidRPr="00801E49">
              <w:rPr>
                <w:rFonts w:ascii="Open Sans" w:hAnsi="Open Sans" w:cs="Open Sans"/>
                <w:sz w:val="16"/>
                <w:szCs w:val="24"/>
                <w:rPrChange w:id="2630" w:author="Nicole Wu" w:date="2024-01-08T11:26:00Z">
                  <w:rPr>
                    <w:sz w:val="16"/>
                    <w:szCs w:val="24"/>
                  </w:rPr>
                </w:rPrChange>
              </w:rPr>
              <w:t>3.88</w:t>
            </w:r>
          </w:p>
        </w:tc>
        <w:tc>
          <w:tcPr>
            <w:tcW w:w="621" w:type="dxa"/>
            <w:tcBorders>
              <w:top w:val="nil"/>
              <w:left w:val="nil"/>
              <w:bottom w:val="nil"/>
              <w:right w:val="nil"/>
            </w:tcBorders>
          </w:tcPr>
          <w:p w14:paraId="0A6E8310" w14:textId="77777777" w:rsidR="00B92327" w:rsidRPr="00801E49" w:rsidRDefault="00332621" w:rsidP="006B0BF6">
            <w:pPr>
              <w:spacing w:after="0" w:line="259" w:lineRule="auto"/>
              <w:ind w:left="0" w:right="0" w:firstLine="0"/>
              <w:jc w:val="center"/>
              <w:rPr>
                <w:rFonts w:ascii="Open Sans" w:hAnsi="Open Sans" w:cs="Open Sans"/>
                <w:sz w:val="16"/>
                <w:szCs w:val="24"/>
                <w:rPrChange w:id="2631" w:author="Nicole Wu" w:date="2024-01-08T11:26:00Z">
                  <w:rPr>
                    <w:sz w:val="16"/>
                    <w:szCs w:val="24"/>
                  </w:rPr>
                </w:rPrChange>
              </w:rPr>
            </w:pPr>
            <w:r w:rsidRPr="00801E49">
              <w:rPr>
                <w:rFonts w:ascii="Open Sans" w:hAnsi="Open Sans" w:cs="Open Sans"/>
                <w:sz w:val="16"/>
                <w:szCs w:val="24"/>
                <w:rPrChange w:id="2632" w:author="Nicole Wu" w:date="2024-01-08T11:26:00Z">
                  <w:rPr>
                    <w:sz w:val="16"/>
                    <w:szCs w:val="24"/>
                  </w:rPr>
                </w:rPrChange>
              </w:rPr>
              <w:t>4.17</w:t>
            </w:r>
          </w:p>
        </w:tc>
        <w:tc>
          <w:tcPr>
            <w:tcW w:w="621" w:type="dxa"/>
            <w:tcBorders>
              <w:top w:val="nil"/>
              <w:left w:val="nil"/>
              <w:bottom w:val="nil"/>
              <w:right w:val="nil"/>
            </w:tcBorders>
          </w:tcPr>
          <w:p w14:paraId="4CA6BD53" w14:textId="77777777" w:rsidR="00B92327" w:rsidRPr="00801E49" w:rsidRDefault="00332621" w:rsidP="006B0BF6">
            <w:pPr>
              <w:spacing w:after="0" w:line="259" w:lineRule="auto"/>
              <w:ind w:left="0" w:right="0" w:firstLine="0"/>
              <w:jc w:val="center"/>
              <w:rPr>
                <w:rFonts w:ascii="Open Sans" w:hAnsi="Open Sans" w:cs="Open Sans"/>
                <w:sz w:val="16"/>
                <w:szCs w:val="24"/>
                <w:rPrChange w:id="2633" w:author="Nicole Wu" w:date="2024-01-08T11:26:00Z">
                  <w:rPr>
                    <w:sz w:val="16"/>
                    <w:szCs w:val="24"/>
                  </w:rPr>
                </w:rPrChange>
              </w:rPr>
            </w:pPr>
            <w:r w:rsidRPr="00801E49">
              <w:rPr>
                <w:rFonts w:ascii="Open Sans" w:hAnsi="Open Sans" w:cs="Open Sans"/>
                <w:sz w:val="16"/>
                <w:szCs w:val="24"/>
                <w:rPrChange w:id="2634" w:author="Nicole Wu" w:date="2024-01-08T11:26:00Z">
                  <w:rPr>
                    <w:sz w:val="16"/>
                    <w:szCs w:val="24"/>
                  </w:rPr>
                </w:rPrChange>
              </w:rPr>
              <w:t>0.29</w:t>
            </w:r>
          </w:p>
        </w:tc>
        <w:tc>
          <w:tcPr>
            <w:tcW w:w="621" w:type="dxa"/>
            <w:gridSpan w:val="2"/>
            <w:tcBorders>
              <w:top w:val="nil"/>
              <w:left w:val="nil"/>
              <w:bottom w:val="nil"/>
              <w:right w:val="nil"/>
            </w:tcBorders>
          </w:tcPr>
          <w:p w14:paraId="33BA020E" w14:textId="77777777" w:rsidR="00B92327" w:rsidRPr="00801E49" w:rsidRDefault="00332621" w:rsidP="006B0BF6">
            <w:pPr>
              <w:spacing w:after="0" w:line="259" w:lineRule="auto"/>
              <w:ind w:left="0" w:right="0" w:firstLine="0"/>
              <w:jc w:val="center"/>
              <w:rPr>
                <w:rFonts w:ascii="Open Sans" w:hAnsi="Open Sans" w:cs="Open Sans"/>
                <w:sz w:val="16"/>
                <w:szCs w:val="24"/>
                <w:rPrChange w:id="2635" w:author="Nicole Wu" w:date="2024-01-08T11:26:00Z">
                  <w:rPr>
                    <w:sz w:val="16"/>
                    <w:szCs w:val="24"/>
                  </w:rPr>
                </w:rPrChange>
              </w:rPr>
            </w:pPr>
            <w:r w:rsidRPr="00801E49">
              <w:rPr>
                <w:rFonts w:ascii="Open Sans" w:hAnsi="Open Sans" w:cs="Open Sans"/>
                <w:sz w:val="16"/>
                <w:szCs w:val="24"/>
                <w:rPrChange w:id="2636" w:author="Nicole Wu" w:date="2024-01-08T11:26:00Z">
                  <w:rPr>
                    <w:sz w:val="16"/>
                    <w:szCs w:val="24"/>
                  </w:rPr>
                </w:rPrChange>
              </w:rPr>
              <w:t>3.63</w:t>
            </w:r>
          </w:p>
        </w:tc>
        <w:tc>
          <w:tcPr>
            <w:tcW w:w="621" w:type="dxa"/>
            <w:tcBorders>
              <w:top w:val="nil"/>
              <w:left w:val="nil"/>
              <w:bottom w:val="nil"/>
              <w:right w:val="nil"/>
            </w:tcBorders>
          </w:tcPr>
          <w:p w14:paraId="01ED91F4" w14:textId="77777777" w:rsidR="00B92327" w:rsidRPr="00801E49" w:rsidRDefault="00332621" w:rsidP="006B0BF6">
            <w:pPr>
              <w:spacing w:after="0" w:line="259" w:lineRule="auto"/>
              <w:ind w:left="0" w:right="0" w:firstLine="0"/>
              <w:jc w:val="center"/>
              <w:rPr>
                <w:rFonts w:ascii="Open Sans" w:hAnsi="Open Sans" w:cs="Open Sans"/>
                <w:sz w:val="16"/>
                <w:szCs w:val="24"/>
                <w:rPrChange w:id="2637" w:author="Nicole Wu" w:date="2024-01-08T11:26:00Z">
                  <w:rPr>
                    <w:sz w:val="16"/>
                    <w:szCs w:val="24"/>
                  </w:rPr>
                </w:rPrChange>
              </w:rPr>
            </w:pPr>
            <w:r w:rsidRPr="00801E49">
              <w:rPr>
                <w:rFonts w:ascii="Open Sans" w:hAnsi="Open Sans" w:cs="Open Sans"/>
                <w:sz w:val="16"/>
                <w:szCs w:val="24"/>
                <w:rPrChange w:id="2638" w:author="Nicole Wu" w:date="2024-01-08T11:26:00Z">
                  <w:rPr>
                    <w:sz w:val="16"/>
                    <w:szCs w:val="24"/>
                  </w:rPr>
                </w:rPrChange>
              </w:rPr>
              <w:t>3.85</w:t>
            </w:r>
          </w:p>
        </w:tc>
        <w:tc>
          <w:tcPr>
            <w:tcW w:w="621" w:type="dxa"/>
            <w:tcBorders>
              <w:top w:val="nil"/>
              <w:left w:val="nil"/>
              <w:bottom w:val="nil"/>
              <w:right w:val="nil"/>
            </w:tcBorders>
          </w:tcPr>
          <w:p w14:paraId="12050054" w14:textId="77777777" w:rsidR="00B92327" w:rsidRPr="00801E49" w:rsidRDefault="00332621" w:rsidP="006B0BF6">
            <w:pPr>
              <w:spacing w:after="0" w:line="259" w:lineRule="auto"/>
              <w:ind w:left="0" w:right="0" w:firstLine="0"/>
              <w:jc w:val="center"/>
              <w:rPr>
                <w:rFonts w:ascii="Open Sans" w:hAnsi="Open Sans" w:cs="Open Sans"/>
                <w:sz w:val="16"/>
                <w:szCs w:val="24"/>
                <w:rPrChange w:id="2639" w:author="Nicole Wu" w:date="2024-01-08T11:26:00Z">
                  <w:rPr>
                    <w:sz w:val="16"/>
                    <w:szCs w:val="24"/>
                  </w:rPr>
                </w:rPrChange>
              </w:rPr>
            </w:pPr>
            <w:r w:rsidRPr="00801E49">
              <w:rPr>
                <w:rFonts w:ascii="Open Sans" w:hAnsi="Open Sans" w:cs="Open Sans"/>
                <w:sz w:val="16"/>
                <w:szCs w:val="24"/>
                <w:rPrChange w:id="2640" w:author="Nicole Wu" w:date="2024-01-08T11:26:00Z">
                  <w:rPr>
                    <w:sz w:val="16"/>
                    <w:szCs w:val="24"/>
                  </w:rPr>
                </w:rPrChange>
              </w:rPr>
              <w:t>0.22</w:t>
            </w:r>
          </w:p>
        </w:tc>
      </w:tr>
      <w:tr w:rsidR="00B92327" w:rsidRPr="00801E49" w14:paraId="19EF1930" w14:textId="77777777" w:rsidTr="006B0BF6">
        <w:trPr>
          <w:trHeight w:val="164"/>
        </w:trPr>
        <w:tc>
          <w:tcPr>
            <w:tcW w:w="3771" w:type="dxa"/>
            <w:tcBorders>
              <w:top w:val="nil"/>
              <w:left w:val="nil"/>
              <w:bottom w:val="nil"/>
              <w:right w:val="nil"/>
            </w:tcBorders>
          </w:tcPr>
          <w:p w14:paraId="0EF1123D" w14:textId="77777777" w:rsidR="00B92327" w:rsidRPr="00801E49" w:rsidRDefault="00B92327" w:rsidP="006B0BF6">
            <w:pPr>
              <w:spacing w:after="0" w:line="259" w:lineRule="auto"/>
              <w:ind w:left="0" w:right="0" w:firstLine="0"/>
              <w:jc w:val="left"/>
              <w:rPr>
                <w:rFonts w:ascii="Open Sans" w:hAnsi="Open Sans" w:cs="Open Sans"/>
                <w:sz w:val="16"/>
                <w:szCs w:val="24"/>
                <w:rPrChange w:id="2641" w:author="Nicole Wu" w:date="2024-01-08T11:26:00Z">
                  <w:rPr>
                    <w:sz w:val="16"/>
                    <w:szCs w:val="24"/>
                  </w:rPr>
                </w:rPrChange>
              </w:rPr>
            </w:pPr>
          </w:p>
        </w:tc>
        <w:tc>
          <w:tcPr>
            <w:tcW w:w="621" w:type="dxa"/>
            <w:tcBorders>
              <w:top w:val="nil"/>
              <w:left w:val="nil"/>
              <w:bottom w:val="nil"/>
              <w:right w:val="nil"/>
            </w:tcBorders>
          </w:tcPr>
          <w:p w14:paraId="515572A5" w14:textId="77777777" w:rsidR="00B92327" w:rsidRPr="00801E49" w:rsidRDefault="00332621" w:rsidP="006B0BF6">
            <w:pPr>
              <w:spacing w:after="0" w:line="259" w:lineRule="auto"/>
              <w:ind w:left="0" w:right="0" w:firstLine="0"/>
              <w:jc w:val="center"/>
              <w:rPr>
                <w:rFonts w:ascii="Open Sans" w:hAnsi="Open Sans" w:cs="Open Sans"/>
                <w:sz w:val="16"/>
                <w:szCs w:val="24"/>
                <w:rPrChange w:id="2642" w:author="Nicole Wu" w:date="2024-01-08T11:26:00Z">
                  <w:rPr>
                    <w:sz w:val="16"/>
                    <w:szCs w:val="24"/>
                  </w:rPr>
                </w:rPrChange>
              </w:rPr>
            </w:pPr>
            <w:r w:rsidRPr="00801E49">
              <w:rPr>
                <w:rFonts w:ascii="Open Sans" w:hAnsi="Open Sans" w:cs="Open Sans"/>
                <w:sz w:val="16"/>
                <w:szCs w:val="24"/>
                <w:rPrChange w:id="2643" w:author="Nicole Wu" w:date="2024-01-08T11:26:00Z">
                  <w:rPr>
                    <w:sz w:val="16"/>
                    <w:szCs w:val="24"/>
                  </w:rPr>
                </w:rPrChange>
              </w:rPr>
              <w:t>(1.71)</w:t>
            </w:r>
          </w:p>
        </w:tc>
        <w:tc>
          <w:tcPr>
            <w:tcW w:w="621" w:type="dxa"/>
            <w:tcBorders>
              <w:top w:val="nil"/>
              <w:left w:val="nil"/>
              <w:bottom w:val="nil"/>
              <w:right w:val="nil"/>
            </w:tcBorders>
          </w:tcPr>
          <w:p w14:paraId="561BFE87" w14:textId="77777777" w:rsidR="00B92327" w:rsidRPr="00801E49" w:rsidRDefault="00332621" w:rsidP="006B0BF6">
            <w:pPr>
              <w:spacing w:after="0" w:line="259" w:lineRule="auto"/>
              <w:ind w:left="0" w:right="0" w:firstLine="0"/>
              <w:jc w:val="center"/>
              <w:rPr>
                <w:rFonts w:ascii="Open Sans" w:hAnsi="Open Sans" w:cs="Open Sans"/>
                <w:sz w:val="16"/>
                <w:szCs w:val="24"/>
                <w:rPrChange w:id="2644" w:author="Nicole Wu" w:date="2024-01-08T11:26:00Z">
                  <w:rPr>
                    <w:sz w:val="16"/>
                    <w:szCs w:val="24"/>
                  </w:rPr>
                </w:rPrChange>
              </w:rPr>
            </w:pPr>
            <w:r w:rsidRPr="00801E49">
              <w:rPr>
                <w:rFonts w:ascii="Open Sans" w:hAnsi="Open Sans" w:cs="Open Sans"/>
                <w:sz w:val="16"/>
                <w:szCs w:val="24"/>
                <w:rPrChange w:id="2645" w:author="Nicole Wu" w:date="2024-01-08T11:26:00Z">
                  <w:rPr>
                    <w:sz w:val="16"/>
                    <w:szCs w:val="24"/>
                  </w:rPr>
                </w:rPrChange>
              </w:rPr>
              <w:t>(1.89)</w:t>
            </w:r>
          </w:p>
        </w:tc>
        <w:tc>
          <w:tcPr>
            <w:tcW w:w="621" w:type="dxa"/>
            <w:tcBorders>
              <w:top w:val="nil"/>
              <w:left w:val="nil"/>
              <w:bottom w:val="nil"/>
              <w:right w:val="nil"/>
            </w:tcBorders>
          </w:tcPr>
          <w:p w14:paraId="0B00720A" w14:textId="77777777" w:rsidR="00B92327" w:rsidRPr="00801E49" w:rsidRDefault="00332621" w:rsidP="006B0BF6">
            <w:pPr>
              <w:spacing w:after="0" w:line="259" w:lineRule="auto"/>
              <w:ind w:left="0" w:right="0" w:firstLine="0"/>
              <w:jc w:val="center"/>
              <w:rPr>
                <w:rFonts w:ascii="Open Sans" w:hAnsi="Open Sans" w:cs="Open Sans"/>
                <w:sz w:val="16"/>
                <w:szCs w:val="24"/>
                <w:rPrChange w:id="2646" w:author="Nicole Wu" w:date="2024-01-08T11:26:00Z">
                  <w:rPr>
                    <w:sz w:val="16"/>
                    <w:szCs w:val="24"/>
                  </w:rPr>
                </w:rPrChange>
              </w:rPr>
            </w:pPr>
            <w:r w:rsidRPr="00801E49">
              <w:rPr>
                <w:rFonts w:ascii="Open Sans" w:hAnsi="Open Sans" w:cs="Open Sans"/>
                <w:sz w:val="16"/>
                <w:szCs w:val="24"/>
                <w:rPrChange w:id="2647" w:author="Nicole Wu" w:date="2024-01-08T11:26:00Z">
                  <w:rPr>
                    <w:sz w:val="16"/>
                    <w:szCs w:val="24"/>
                  </w:rPr>
                </w:rPrChange>
              </w:rPr>
              <w:t>(0.67)</w:t>
            </w:r>
          </w:p>
        </w:tc>
        <w:tc>
          <w:tcPr>
            <w:tcW w:w="621" w:type="dxa"/>
            <w:gridSpan w:val="2"/>
            <w:tcBorders>
              <w:top w:val="nil"/>
              <w:left w:val="nil"/>
              <w:bottom w:val="nil"/>
              <w:right w:val="nil"/>
            </w:tcBorders>
          </w:tcPr>
          <w:p w14:paraId="2B2399D0" w14:textId="77777777" w:rsidR="00B92327" w:rsidRPr="00801E49" w:rsidRDefault="00332621" w:rsidP="006B0BF6">
            <w:pPr>
              <w:spacing w:after="0" w:line="259" w:lineRule="auto"/>
              <w:ind w:left="0" w:right="0" w:firstLine="0"/>
              <w:jc w:val="center"/>
              <w:rPr>
                <w:rFonts w:ascii="Open Sans" w:hAnsi="Open Sans" w:cs="Open Sans"/>
                <w:sz w:val="16"/>
                <w:szCs w:val="24"/>
                <w:rPrChange w:id="2648" w:author="Nicole Wu" w:date="2024-01-08T11:26:00Z">
                  <w:rPr>
                    <w:sz w:val="16"/>
                    <w:szCs w:val="24"/>
                  </w:rPr>
                </w:rPrChange>
              </w:rPr>
            </w:pPr>
            <w:r w:rsidRPr="00801E49">
              <w:rPr>
                <w:rFonts w:ascii="Open Sans" w:hAnsi="Open Sans" w:cs="Open Sans"/>
                <w:sz w:val="16"/>
                <w:szCs w:val="24"/>
                <w:rPrChange w:id="2649" w:author="Nicole Wu" w:date="2024-01-08T11:26:00Z">
                  <w:rPr>
                    <w:sz w:val="16"/>
                    <w:szCs w:val="24"/>
                  </w:rPr>
                </w:rPrChange>
              </w:rPr>
              <w:t>(2.76)</w:t>
            </w:r>
          </w:p>
        </w:tc>
        <w:tc>
          <w:tcPr>
            <w:tcW w:w="621" w:type="dxa"/>
            <w:tcBorders>
              <w:top w:val="nil"/>
              <w:left w:val="nil"/>
              <w:bottom w:val="nil"/>
              <w:right w:val="nil"/>
            </w:tcBorders>
          </w:tcPr>
          <w:p w14:paraId="0FD0928A" w14:textId="77777777" w:rsidR="00B92327" w:rsidRPr="00801E49" w:rsidRDefault="00332621" w:rsidP="006B0BF6">
            <w:pPr>
              <w:spacing w:after="0" w:line="259" w:lineRule="auto"/>
              <w:ind w:left="0" w:right="0" w:firstLine="0"/>
              <w:jc w:val="center"/>
              <w:rPr>
                <w:rFonts w:ascii="Open Sans" w:hAnsi="Open Sans" w:cs="Open Sans"/>
                <w:sz w:val="16"/>
                <w:szCs w:val="24"/>
                <w:rPrChange w:id="2650" w:author="Nicole Wu" w:date="2024-01-08T11:26:00Z">
                  <w:rPr>
                    <w:sz w:val="16"/>
                    <w:szCs w:val="24"/>
                  </w:rPr>
                </w:rPrChange>
              </w:rPr>
            </w:pPr>
            <w:r w:rsidRPr="00801E49">
              <w:rPr>
                <w:rFonts w:ascii="Open Sans" w:hAnsi="Open Sans" w:cs="Open Sans"/>
                <w:sz w:val="16"/>
                <w:szCs w:val="24"/>
                <w:rPrChange w:id="2651" w:author="Nicole Wu" w:date="2024-01-08T11:26:00Z">
                  <w:rPr>
                    <w:sz w:val="16"/>
                    <w:szCs w:val="24"/>
                  </w:rPr>
                </w:rPrChange>
              </w:rPr>
              <w:t>(3.13)</w:t>
            </w:r>
          </w:p>
        </w:tc>
        <w:tc>
          <w:tcPr>
            <w:tcW w:w="621" w:type="dxa"/>
            <w:tcBorders>
              <w:top w:val="nil"/>
              <w:left w:val="nil"/>
              <w:bottom w:val="nil"/>
              <w:right w:val="nil"/>
            </w:tcBorders>
          </w:tcPr>
          <w:p w14:paraId="4F9260AB" w14:textId="77777777" w:rsidR="00B92327" w:rsidRPr="00801E49" w:rsidRDefault="00332621" w:rsidP="006B0BF6">
            <w:pPr>
              <w:spacing w:after="0" w:line="259" w:lineRule="auto"/>
              <w:ind w:left="0" w:right="0" w:firstLine="0"/>
              <w:jc w:val="center"/>
              <w:rPr>
                <w:rFonts w:ascii="Open Sans" w:hAnsi="Open Sans" w:cs="Open Sans"/>
                <w:sz w:val="16"/>
                <w:szCs w:val="24"/>
                <w:rPrChange w:id="2652" w:author="Nicole Wu" w:date="2024-01-08T11:26:00Z">
                  <w:rPr>
                    <w:sz w:val="16"/>
                    <w:szCs w:val="24"/>
                  </w:rPr>
                </w:rPrChange>
              </w:rPr>
            </w:pPr>
            <w:r w:rsidRPr="00801E49">
              <w:rPr>
                <w:rFonts w:ascii="Open Sans" w:hAnsi="Open Sans" w:cs="Open Sans"/>
                <w:sz w:val="16"/>
                <w:szCs w:val="24"/>
                <w:rPrChange w:id="2653" w:author="Nicole Wu" w:date="2024-01-08T11:26:00Z">
                  <w:rPr>
                    <w:sz w:val="16"/>
                    <w:szCs w:val="24"/>
                  </w:rPr>
                </w:rPrChange>
              </w:rPr>
              <w:t>(0.18)</w:t>
            </w:r>
          </w:p>
        </w:tc>
        <w:tc>
          <w:tcPr>
            <w:tcW w:w="621" w:type="dxa"/>
            <w:gridSpan w:val="2"/>
            <w:tcBorders>
              <w:top w:val="nil"/>
              <w:left w:val="nil"/>
              <w:bottom w:val="nil"/>
              <w:right w:val="nil"/>
            </w:tcBorders>
          </w:tcPr>
          <w:p w14:paraId="3D93643A" w14:textId="77777777" w:rsidR="00B92327" w:rsidRPr="00801E49" w:rsidRDefault="00332621" w:rsidP="006B0BF6">
            <w:pPr>
              <w:spacing w:after="0" w:line="259" w:lineRule="auto"/>
              <w:ind w:left="0" w:right="0" w:firstLine="0"/>
              <w:jc w:val="center"/>
              <w:rPr>
                <w:rFonts w:ascii="Open Sans" w:hAnsi="Open Sans" w:cs="Open Sans"/>
                <w:sz w:val="16"/>
                <w:szCs w:val="24"/>
                <w:rPrChange w:id="2654" w:author="Nicole Wu" w:date="2024-01-08T11:26:00Z">
                  <w:rPr>
                    <w:sz w:val="16"/>
                    <w:szCs w:val="24"/>
                  </w:rPr>
                </w:rPrChange>
              </w:rPr>
            </w:pPr>
            <w:r w:rsidRPr="00801E49">
              <w:rPr>
                <w:rFonts w:ascii="Open Sans" w:hAnsi="Open Sans" w:cs="Open Sans"/>
                <w:sz w:val="16"/>
                <w:szCs w:val="24"/>
                <w:rPrChange w:id="2655" w:author="Nicole Wu" w:date="2024-01-08T11:26:00Z">
                  <w:rPr>
                    <w:sz w:val="16"/>
                    <w:szCs w:val="24"/>
                  </w:rPr>
                </w:rPrChange>
              </w:rPr>
              <w:t>(2.52)</w:t>
            </w:r>
          </w:p>
        </w:tc>
        <w:tc>
          <w:tcPr>
            <w:tcW w:w="621" w:type="dxa"/>
            <w:tcBorders>
              <w:top w:val="nil"/>
              <w:left w:val="nil"/>
              <w:bottom w:val="nil"/>
              <w:right w:val="nil"/>
            </w:tcBorders>
          </w:tcPr>
          <w:p w14:paraId="5A78D252" w14:textId="77777777" w:rsidR="00B92327" w:rsidRPr="00801E49" w:rsidRDefault="00332621" w:rsidP="006B0BF6">
            <w:pPr>
              <w:spacing w:after="0" w:line="259" w:lineRule="auto"/>
              <w:ind w:left="0" w:right="0" w:firstLine="0"/>
              <w:jc w:val="center"/>
              <w:rPr>
                <w:rFonts w:ascii="Open Sans" w:hAnsi="Open Sans" w:cs="Open Sans"/>
                <w:sz w:val="16"/>
                <w:szCs w:val="24"/>
                <w:rPrChange w:id="2656" w:author="Nicole Wu" w:date="2024-01-08T11:26:00Z">
                  <w:rPr>
                    <w:sz w:val="16"/>
                    <w:szCs w:val="24"/>
                  </w:rPr>
                </w:rPrChange>
              </w:rPr>
            </w:pPr>
            <w:r w:rsidRPr="00801E49">
              <w:rPr>
                <w:rFonts w:ascii="Open Sans" w:hAnsi="Open Sans" w:cs="Open Sans"/>
                <w:sz w:val="16"/>
                <w:szCs w:val="24"/>
                <w:rPrChange w:id="2657" w:author="Nicole Wu" w:date="2024-01-08T11:26:00Z">
                  <w:rPr>
                    <w:sz w:val="16"/>
                    <w:szCs w:val="24"/>
                  </w:rPr>
                </w:rPrChange>
              </w:rPr>
              <w:t>(2.85)</w:t>
            </w:r>
          </w:p>
        </w:tc>
        <w:tc>
          <w:tcPr>
            <w:tcW w:w="621" w:type="dxa"/>
            <w:tcBorders>
              <w:top w:val="nil"/>
              <w:left w:val="nil"/>
              <w:bottom w:val="nil"/>
              <w:right w:val="nil"/>
            </w:tcBorders>
          </w:tcPr>
          <w:p w14:paraId="6829780A" w14:textId="77777777" w:rsidR="00B92327" w:rsidRPr="00801E49" w:rsidRDefault="00332621" w:rsidP="006B0BF6">
            <w:pPr>
              <w:spacing w:after="0" w:line="259" w:lineRule="auto"/>
              <w:ind w:left="0" w:right="0" w:firstLine="0"/>
              <w:jc w:val="center"/>
              <w:rPr>
                <w:rFonts w:ascii="Open Sans" w:hAnsi="Open Sans" w:cs="Open Sans"/>
                <w:sz w:val="16"/>
                <w:szCs w:val="24"/>
                <w:rPrChange w:id="2658" w:author="Nicole Wu" w:date="2024-01-08T11:26:00Z">
                  <w:rPr>
                    <w:sz w:val="16"/>
                    <w:szCs w:val="24"/>
                  </w:rPr>
                </w:rPrChange>
              </w:rPr>
            </w:pPr>
            <w:r w:rsidRPr="00801E49">
              <w:rPr>
                <w:rFonts w:ascii="Open Sans" w:hAnsi="Open Sans" w:cs="Open Sans"/>
                <w:sz w:val="16"/>
                <w:szCs w:val="24"/>
                <w:rPrChange w:id="2659" w:author="Nicole Wu" w:date="2024-01-08T11:26:00Z">
                  <w:rPr>
                    <w:sz w:val="16"/>
                    <w:szCs w:val="24"/>
                  </w:rPr>
                </w:rPrChange>
              </w:rPr>
              <w:t>(0.18)</w:t>
            </w:r>
          </w:p>
        </w:tc>
      </w:tr>
      <w:tr w:rsidR="00B92327" w:rsidRPr="00801E49" w14:paraId="119CDEBA" w14:textId="77777777" w:rsidTr="006B0BF6">
        <w:trPr>
          <w:trHeight w:val="164"/>
        </w:trPr>
        <w:tc>
          <w:tcPr>
            <w:tcW w:w="3771" w:type="dxa"/>
            <w:tcBorders>
              <w:top w:val="nil"/>
              <w:left w:val="nil"/>
              <w:bottom w:val="nil"/>
              <w:right w:val="nil"/>
            </w:tcBorders>
          </w:tcPr>
          <w:p w14:paraId="04A5FC17" w14:textId="77777777" w:rsidR="00B92327" w:rsidRPr="00801E49" w:rsidRDefault="00332621" w:rsidP="006B0BF6">
            <w:pPr>
              <w:spacing w:after="0" w:line="259" w:lineRule="auto"/>
              <w:ind w:left="0" w:right="0" w:firstLine="0"/>
              <w:jc w:val="left"/>
              <w:rPr>
                <w:rFonts w:ascii="Open Sans" w:hAnsi="Open Sans" w:cs="Open Sans"/>
                <w:sz w:val="16"/>
                <w:szCs w:val="24"/>
                <w:rPrChange w:id="2660" w:author="Nicole Wu" w:date="2024-01-08T11:26:00Z">
                  <w:rPr>
                    <w:sz w:val="16"/>
                    <w:szCs w:val="24"/>
                  </w:rPr>
                </w:rPrChange>
              </w:rPr>
            </w:pPr>
            <w:r w:rsidRPr="00801E49">
              <w:rPr>
                <w:rFonts w:ascii="Open Sans" w:hAnsi="Open Sans" w:cs="Open Sans"/>
                <w:sz w:val="16"/>
                <w:szCs w:val="24"/>
                <w:rPrChange w:id="2661" w:author="Nicole Wu" w:date="2024-01-08T11:26:00Z">
                  <w:rPr>
                    <w:sz w:val="16"/>
                    <w:szCs w:val="24"/>
                  </w:rPr>
                </w:rPrChange>
              </w:rPr>
              <w:t>Household has impoverished roof</w:t>
            </w:r>
          </w:p>
        </w:tc>
        <w:tc>
          <w:tcPr>
            <w:tcW w:w="621" w:type="dxa"/>
            <w:tcBorders>
              <w:top w:val="nil"/>
              <w:left w:val="nil"/>
              <w:bottom w:val="nil"/>
              <w:right w:val="nil"/>
            </w:tcBorders>
          </w:tcPr>
          <w:p w14:paraId="6EC4B3ED" w14:textId="77777777" w:rsidR="00B92327" w:rsidRPr="00801E49" w:rsidRDefault="00332621" w:rsidP="006B0BF6">
            <w:pPr>
              <w:spacing w:after="0" w:line="259" w:lineRule="auto"/>
              <w:ind w:left="0" w:right="0" w:firstLine="0"/>
              <w:jc w:val="center"/>
              <w:rPr>
                <w:rFonts w:ascii="Open Sans" w:hAnsi="Open Sans" w:cs="Open Sans"/>
                <w:sz w:val="16"/>
                <w:szCs w:val="24"/>
                <w:rPrChange w:id="2662" w:author="Nicole Wu" w:date="2024-01-08T11:26:00Z">
                  <w:rPr>
                    <w:sz w:val="16"/>
                    <w:szCs w:val="24"/>
                  </w:rPr>
                </w:rPrChange>
              </w:rPr>
            </w:pPr>
            <w:r w:rsidRPr="00801E49">
              <w:rPr>
                <w:rFonts w:ascii="Open Sans" w:hAnsi="Open Sans" w:cs="Open Sans"/>
                <w:sz w:val="16"/>
                <w:szCs w:val="24"/>
                <w:rPrChange w:id="2663" w:author="Nicole Wu" w:date="2024-01-08T11:26:00Z">
                  <w:rPr>
                    <w:sz w:val="16"/>
                    <w:szCs w:val="24"/>
                  </w:rPr>
                </w:rPrChange>
              </w:rPr>
              <w:t>0.70</w:t>
            </w:r>
          </w:p>
        </w:tc>
        <w:tc>
          <w:tcPr>
            <w:tcW w:w="621" w:type="dxa"/>
            <w:tcBorders>
              <w:top w:val="nil"/>
              <w:left w:val="nil"/>
              <w:bottom w:val="nil"/>
              <w:right w:val="nil"/>
            </w:tcBorders>
          </w:tcPr>
          <w:p w14:paraId="0B37866F" w14:textId="77777777" w:rsidR="00B92327" w:rsidRPr="00801E49" w:rsidRDefault="00332621" w:rsidP="006B0BF6">
            <w:pPr>
              <w:spacing w:after="0" w:line="259" w:lineRule="auto"/>
              <w:ind w:left="0" w:right="0" w:firstLine="0"/>
              <w:jc w:val="center"/>
              <w:rPr>
                <w:rFonts w:ascii="Open Sans" w:hAnsi="Open Sans" w:cs="Open Sans"/>
                <w:sz w:val="16"/>
                <w:szCs w:val="24"/>
                <w:rPrChange w:id="2664" w:author="Nicole Wu" w:date="2024-01-08T11:26:00Z">
                  <w:rPr>
                    <w:sz w:val="16"/>
                    <w:szCs w:val="24"/>
                  </w:rPr>
                </w:rPrChange>
              </w:rPr>
            </w:pPr>
            <w:r w:rsidRPr="00801E49">
              <w:rPr>
                <w:rFonts w:ascii="Open Sans" w:hAnsi="Open Sans" w:cs="Open Sans"/>
                <w:sz w:val="16"/>
                <w:szCs w:val="24"/>
                <w:rPrChange w:id="2665" w:author="Nicole Wu" w:date="2024-01-08T11:26:00Z">
                  <w:rPr>
                    <w:sz w:val="16"/>
                    <w:szCs w:val="24"/>
                  </w:rPr>
                </w:rPrChange>
              </w:rPr>
              <w:t>0.63</w:t>
            </w:r>
          </w:p>
        </w:tc>
        <w:tc>
          <w:tcPr>
            <w:tcW w:w="621" w:type="dxa"/>
            <w:tcBorders>
              <w:top w:val="nil"/>
              <w:left w:val="nil"/>
              <w:bottom w:val="nil"/>
              <w:right w:val="nil"/>
            </w:tcBorders>
          </w:tcPr>
          <w:p w14:paraId="6C2D0333" w14:textId="77777777" w:rsidR="00B92327" w:rsidRPr="00801E49" w:rsidRDefault="00332621" w:rsidP="006B0BF6">
            <w:pPr>
              <w:spacing w:after="0" w:line="259" w:lineRule="auto"/>
              <w:ind w:left="0" w:right="0" w:firstLine="0"/>
              <w:jc w:val="center"/>
              <w:rPr>
                <w:rFonts w:ascii="Open Sans" w:hAnsi="Open Sans" w:cs="Open Sans"/>
                <w:sz w:val="16"/>
                <w:szCs w:val="24"/>
                <w:rPrChange w:id="2666" w:author="Nicole Wu" w:date="2024-01-08T11:26:00Z">
                  <w:rPr>
                    <w:sz w:val="16"/>
                    <w:szCs w:val="24"/>
                  </w:rPr>
                </w:rPrChange>
              </w:rPr>
            </w:pPr>
            <w:r w:rsidRPr="00801E49">
              <w:rPr>
                <w:rFonts w:ascii="Open Sans" w:hAnsi="Open Sans" w:cs="Open Sans"/>
                <w:sz w:val="16"/>
                <w:szCs w:val="24"/>
                <w:rPrChange w:id="2667" w:author="Nicole Wu" w:date="2024-01-08T11:26:00Z">
                  <w:rPr>
                    <w:sz w:val="16"/>
                    <w:szCs w:val="24"/>
                  </w:rPr>
                </w:rPrChange>
              </w:rPr>
              <w:t>-0.06</w:t>
            </w:r>
          </w:p>
        </w:tc>
        <w:tc>
          <w:tcPr>
            <w:tcW w:w="621" w:type="dxa"/>
            <w:gridSpan w:val="2"/>
            <w:tcBorders>
              <w:top w:val="nil"/>
              <w:left w:val="nil"/>
              <w:bottom w:val="nil"/>
              <w:right w:val="nil"/>
            </w:tcBorders>
          </w:tcPr>
          <w:p w14:paraId="15E0A22F" w14:textId="77777777" w:rsidR="00B92327" w:rsidRPr="00801E49" w:rsidRDefault="00332621" w:rsidP="006B0BF6">
            <w:pPr>
              <w:spacing w:after="0" w:line="259" w:lineRule="auto"/>
              <w:ind w:left="0" w:right="0" w:firstLine="0"/>
              <w:jc w:val="center"/>
              <w:rPr>
                <w:rFonts w:ascii="Open Sans" w:hAnsi="Open Sans" w:cs="Open Sans"/>
                <w:sz w:val="16"/>
                <w:szCs w:val="24"/>
                <w:rPrChange w:id="2668" w:author="Nicole Wu" w:date="2024-01-08T11:26:00Z">
                  <w:rPr>
                    <w:sz w:val="16"/>
                    <w:szCs w:val="24"/>
                  </w:rPr>
                </w:rPrChange>
              </w:rPr>
            </w:pPr>
            <w:r w:rsidRPr="00801E49">
              <w:rPr>
                <w:rFonts w:ascii="Open Sans" w:hAnsi="Open Sans" w:cs="Open Sans"/>
                <w:sz w:val="16"/>
                <w:szCs w:val="24"/>
                <w:rPrChange w:id="2669" w:author="Nicole Wu" w:date="2024-01-08T11:26:00Z">
                  <w:rPr>
                    <w:sz w:val="16"/>
                    <w:szCs w:val="24"/>
                  </w:rPr>
                </w:rPrChange>
              </w:rPr>
              <w:t>0.84</w:t>
            </w:r>
          </w:p>
        </w:tc>
        <w:tc>
          <w:tcPr>
            <w:tcW w:w="621" w:type="dxa"/>
            <w:tcBorders>
              <w:top w:val="nil"/>
              <w:left w:val="nil"/>
              <w:bottom w:val="nil"/>
              <w:right w:val="nil"/>
            </w:tcBorders>
          </w:tcPr>
          <w:p w14:paraId="65BA92DA" w14:textId="77777777" w:rsidR="00B92327" w:rsidRPr="00801E49" w:rsidRDefault="00332621" w:rsidP="006B0BF6">
            <w:pPr>
              <w:spacing w:after="0" w:line="259" w:lineRule="auto"/>
              <w:ind w:left="0" w:right="0" w:firstLine="0"/>
              <w:jc w:val="center"/>
              <w:rPr>
                <w:rFonts w:ascii="Open Sans" w:hAnsi="Open Sans" w:cs="Open Sans"/>
                <w:sz w:val="16"/>
                <w:szCs w:val="24"/>
                <w:rPrChange w:id="2670" w:author="Nicole Wu" w:date="2024-01-08T11:26:00Z">
                  <w:rPr>
                    <w:sz w:val="16"/>
                    <w:szCs w:val="24"/>
                  </w:rPr>
                </w:rPrChange>
              </w:rPr>
            </w:pPr>
            <w:r w:rsidRPr="00801E49">
              <w:rPr>
                <w:rFonts w:ascii="Open Sans" w:hAnsi="Open Sans" w:cs="Open Sans"/>
                <w:sz w:val="16"/>
                <w:szCs w:val="24"/>
                <w:rPrChange w:id="2671" w:author="Nicole Wu" w:date="2024-01-08T11:26:00Z">
                  <w:rPr>
                    <w:sz w:val="16"/>
                    <w:szCs w:val="24"/>
                  </w:rPr>
                </w:rPrChange>
              </w:rPr>
              <w:t>0.86</w:t>
            </w:r>
          </w:p>
        </w:tc>
        <w:tc>
          <w:tcPr>
            <w:tcW w:w="621" w:type="dxa"/>
            <w:tcBorders>
              <w:top w:val="nil"/>
              <w:left w:val="nil"/>
              <w:bottom w:val="nil"/>
              <w:right w:val="nil"/>
            </w:tcBorders>
          </w:tcPr>
          <w:p w14:paraId="41A0B4B9" w14:textId="77777777" w:rsidR="00B92327" w:rsidRPr="00801E49" w:rsidRDefault="00332621" w:rsidP="006B0BF6">
            <w:pPr>
              <w:spacing w:after="0" w:line="259" w:lineRule="auto"/>
              <w:ind w:left="0" w:right="0" w:firstLine="0"/>
              <w:jc w:val="center"/>
              <w:rPr>
                <w:rFonts w:ascii="Open Sans" w:hAnsi="Open Sans" w:cs="Open Sans"/>
                <w:sz w:val="16"/>
                <w:szCs w:val="24"/>
                <w:rPrChange w:id="2672" w:author="Nicole Wu" w:date="2024-01-08T11:26:00Z">
                  <w:rPr>
                    <w:sz w:val="16"/>
                    <w:szCs w:val="24"/>
                  </w:rPr>
                </w:rPrChange>
              </w:rPr>
            </w:pPr>
            <w:r w:rsidRPr="00801E49">
              <w:rPr>
                <w:rFonts w:ascii="Open Sans" w:hAnsi="Open Sans" w:cs="Open Sans"/>
                <w:sz w:val="16"/>
                <w:szCs w:val="24"/>
                <w:rPrChange w:id="2673" w:author="Nicole Wu" w:date="2024-01-08T11:26:00Z">
                  <w:rPr>
                    <w:sz w:val="16"/>
                    <w:szCs w:val="24"/>
                  </w:rPr>
                </w:rPrChange>
              </w:rPr>
              <w:t>0.02</w:t>
            </w:r>
          </w:p>
        </w:tc>
        <w:tc>
          <w:tcPr>
            <w:tcW w:w="621" w:type="dxa"/>
            <w:gridSpan w:val="2"/>
            <w:tcBorders>
              <w:top w:val="nil"/>
              <w:left w:val="nil"/>
              <w:bottom w:val="nil"/>
              <w:right w:val="nil"/>
            </w:tcBorders>
          </w:tcPr>
          <w:p w14:paraId="4D41FCE4" w14:textId="77777777" w:rsidR="00B92327" w:rsidRPr="00801E49" w:rsidRDefault="00332621" w:rsidP="006B0BF6">
            <w:pPr>
              <w:spacing w:after="0" w:line="259" w:lineRule="auto"/>
              <w:ind w:left="0" w:right="0" w:firstLine="0"/>
              <w:jc w:val="center"/>
              <w:rPr>
                <w:rFonts w:ascii="Open Sans" w:hAnsi="Open Sans" w:cs="Open Sans"/>
                <w:sz w:val="16"/>
                <w:szCs w:val="24"/>
                <w:rPrChange w:id="2674" w:author="Nicole Wu" w:date="2024-01-08T11:26:00Z">
                  <w:rPr>
                    <w:sz w:val="16"/>
                    <w:szCs w:val="24"/>
                  </w:rPr>
                </w:rPrChange>
              </w:rPr>
            </w:pPr>
            <w:r w:rsidRPr="00801E49">
              <w:rPr>
                <w:rFonts w:ascii="Open Sans" w:hAnsi="Open Sans" w:cs="Open Sans"/>
                <w:sz w:val="16"/>
                <w:szCs w:val="24"/>
                <w:rPrChange w:id="2675" w:author="Nicole Wu" w:date="2024-01-08T11:26:00Z">
                  <w:rPr>
                    <w:sz w:val="16"/>
                    <w:szCs w:val="24"/>
                  </w:rPr>
                </w:rPrChange>
              </w:rPr>
              <w:t>0.79</w:t>
            </w:r>
          </w:p>
        </w:tc>
        <w:tc>
          <w:tcPr>
            <w:tcW w:w="621" w:type="dxa"/>
            <w:tcBorders>
              <w:top w:val="nil"/>
              <w:left w:val="nil"/>
              <w:bottom w:val="nil"/>
              <w:right w:val="nil"/>
            </w:tcBorders>
          </w:tcPr>
          <w:p w14:paraId="778F8EF1" w14:textId="77777777" w:rsidR="00B92327" w:rsidRPr="00801E49" w:rsidRDefault="00332621" w:rsidP="006B0BF6">
            <w:pPr>
              <w:spacing w:after="0" w:line="259" w:lineRule="auto"/>
              <w:ind w:left="0" w:right="0" w:firstLine="0"/>
              <w:jc w:val="center"/>
              <w:rPr>
                <w:rFonts w:ascii="Open Sans" w:hAnsi="Open Sans" w:cs="Open Sans"/>
                <w:sz w:val="16"/>
                <w:szCs w:val="24"/>
                <w:rPrChange w:id="2676" w:author="Nicole Wu" w:date="2024-01-08T11:26:00Z">
                  <w:rPr>
                    <w:sz w:val="16"/>
                    <w:szCs w:val="24"/>
                  </w:rPr>
                </w:rPrChange>
              </w:rPr>
            </w:pPr>
            <w:r w:rsidRPr="00801E49">
              <w:rPr>
                <w:rFonts w:ascii="Open Sans" w:hAnsi="Open Sans" w:cs="Open Sans"/>
                <w:sz w:val="16"/>
                <w:szCs w:val="24"/>
                <w:rPrChange w:id="2677" w:author="Nicole Wu" w:date="2024-01-08T11:26:00Z">
                  <w:rPr>
                    <w:sz w:val="16"/>
                    <w:szCs w:val="24"/>
                  </w:rPr>
                </w:rPrChange>
              </w:rPr>
              <w:t>0.79</w:t>
            </w:r>
          </w:p>
        </w:tc>
        <w:tc>
          <w:tcPr>
            <w:tcW w:w="621" w:type="dxa"/>
            <w:tcBorders>
              <w:top w:val="nil"/>
              <w:left w:val="nil"/>
              <w:bottom w:val="nil"/>
              <w:right w:val="nil"/>
            </w:tcBorders>
          </w:tcPr>
          <w:p w14:paraId="596BA4C4" w14:textId="77777777" w:rsidR="00B92327" w:rsidRPr="00801E49" w:rsidRDefault="00332621" w:rsidP="006B0BF6">
            <w:pPr>
              <w:spacing w:after="0" w:line="259" w:lineRule="auto"/>
              <w:ind w:left="0" w:right="0" w:firstLine="0"/>
              <w:jc w:val="center"/>
              <w:rPr>
                <w:rFonts w:ascii="Open Sans" w:hAnsi="Open Sans" w:cs="Open Sans"/>
                <w:sz w:val="16"/>
                <w:szCs w:val="24"/>
                <w:rPrChange w:id="2678" w:author="Nicole Wu" w:date="2024-01-08T11:26:00Z">
                  <w:rPr>
                    <w:sz w:val="16"/>
                    <w:szCs w:val="24"/>
                  </w:rPr>
                </w:rPrChange>
              </w:rPr>
            </w:pPr>
            <w:r w:rsidRPr="00801E49">
              <w:rPr>
                <w:rFonts w:ascii="Open Sans" w:hAnsi="Open Sans" w:cs="Open Sans"/>
                <w:sz w:val="16"/>
                <w:szCs w:val="24"/>
                <w:rPrChange w:id="2679" w:author="Nicole Wu" w:date="2024-01-08T11:26:00Z">
                  <w:rPr>
                    <w:sz w:val="16"/>
                    <w:szCs w:val="24"/>
                  </w:rPr>
                </w:rPrChange>
              </w:rPr>
              <w:t>-0.00</w:t>
            </w:r>
          </w:p>
        </w:tc>
      </w:tr>
      <w:tr w:rsidR="00B92327" w:rsidRPr="00801E49" w14:paraId="71738DE3" w14:textId="77777777" w:rsidTr="006B0BF6">
        <w:trPr>
          <w:trHeight w:val="164"/>
        </w:trPr>
        <w:tc>
          <w:tcPr>
            <w:tcW w:w="3771" w:type="dxa"/>
            <w:tcBorders>
              <w:top w:val="nil"/>
              <w:left w:val="nil"/>
              <w:bottom w:val="nil"/>
              <w:right w:val="nil"/>
            </w:tcBorders>
          </w:tcPr>
          <w:p w14:paraId="4A195226" w14:textId="77777777" w:rsidR="00B92327" w:rsidRPr="00801E49" w:rsidRDefault="00B92327" w:rsidP="006B0BF6">
            <w:pPr>
              <w:spacing w:after="0" w:line="259" w:lineRule="auto"/>
              <w:ind w:left="0" w:right="0" w:firstLine="0"/>
              <w:jc w:val="left"/>
              <w:rPr>
                <w:rFonts w:ascii="Open Sans" w:hAnsi="Open Sans" w:cs="Open Sans"/>
                <w:sz w:val="16"/>
                <w:szCs w:val="24"/>
                <w:rPrChange w:id="2680" w:author="Nicole Wu" w:date="2024-01-08T11:26:00Z">
                  <w:rPr>
                    <w:sz w:val="16"/>
                    <w:szCs w:val="24"/>
                  </w:rPr>
                </w:rPrChange>
              </w:rPr>
            </w:pPr>
          </w:p>
        </w:tc>
        <w:tc>
          <w:tcPr>
            <w:tcW w:w="621" w:type="dxa"/>
            <w:tcBorders>
              <w:top w:val="nil"/>
              <w:left w:val="nil"/>
              <w:bottom w:val="nil"/>
              <w:right w:val="nil"/>
            </w:tcBorders>
          </w:tcPr>
          <w:p w14:paraId="487147B5" w14:textId="77777777" w:rsidR="00B92327" w:rsidRPr="00801E49" w:rsidRDefault="00332621" w:rsidP="006B0BF6">
            <w:pPr>
              <w:spacing w:after="0" w:line="259" w:lineRule="auto"/>
              <w:ind w:left="0" w:right="0" w:firstLine="0"/>
              <w:jc w:val="center"/>
              <w:rPr>
                <w:rFonts w:ascii="Open Sans" w:hAnsi="Open Sans" w:cs="Open Sans"/>
                <w:sz w:val="16"/>
                <w:szCs w:val="24"/>
                <w:rPrChange w:id="2681" w:author="Nicole Wu" w:date="2024-01-08T11:26:00Z">
                  <w:rPr>
                    <w:sz w:val="16"/>
                    <w:szCs w:val="24"/>
                  </w:rPr>
                </w:rPrChange>
              </w:rPr>
            </w:pPr>
            <w:r w:rsidRPr="00801E49">
              <w:rPr>
                <w:rFonts w:ascii="Open Sans" w:hAnsi="Open Sans" w:cs="Open Sans"/>
                <w:sz w:val="16"/>
                <w:szCs w:val="24"/>
                <w:rPrChange w:id="2682" w:author="Nicole Wu" w:date="2024-01-08T11:26:00Z">
                  <w:rPr>
                    <w:sz w:val="16"/>
                    <w:szCs w:val="24"/>
                  </w:rPr>
                </w:rPrChange>
              </w:rPr>
              <w:t>(0.46)</w:t>
            </w:r>
          </w:p>
        </w:tc>
        <w:tc>
          <w:tcPr>
            <w:tcW w:w="621" w:type="dxa"/>
            <w:tcBorders>
              <w:top w:val="nil"/>
              <w:left w:val="nil"/>
              <w:bottom w:val="nil"/>
              <w:right w:val="nil"/>
            </w:tcBorders>
          </w:tcPr>
          <w:p w14:paraId="3CD8C4AB" w14:textId="77777777" w:rsidR="00B92327" w:rsidRPr="00801E49" w:rsidRDefault="00332621" w:rsidP="006B0BF6">
            <w:pPr>
              <w:spacing w:after="0" w:line="259" w:lineRule="auto"/>
              <w:ind w:left="0" w:right="0" w:firstLine="0"/>
              <w:jc w:val="center"/>
              <w:rPr>
                <w:rFonts w:ascii="Open Sans" w:hAnsi="Open Sans" w:cs="Open Sans"/>
                <w:sz w:val="16"/>
                <w:szCs w:val="24"/>
                <w:rPrChange w:id="2683" w:author="Nicole Wu" w:date="2024-01-08T11:26:00Z">
                  <w:rPr>
                    <w:sz w:val="16"/>
                    <w:szCs w:val="24"/>
                  </w:rPr>
                </w:rPrChange>
              </w:rPr>
            </w:pPr>
            <w:r w:rsidRPr="00801E49">
              <w:rPr>
                <w:rFonts w:ascii="Open Sans" w:hAnsi="Open Sans" w:cs="Open Sans"/>
                <w:sz w:val="16"/>
                <w:szCs w:val="24"/>
                <w:rPrChange w:id="2684" w:author="Nicole Wu" w:date="2024-01-08T11:26:00Z">
                  <w:rPr>
                    <w:sz w:val="16"/>
                    <w:szCs w:val="24"/>
                  </w:rPr>
                </w:rPrChange>
              </w:rPr>
              <w:t>(0.48)</w:t>
            </w:r>
          </w:p>
        </w:tc>
        <w:tc>
          <w:tcPr>
            <w:tcW w:w="621" w:type="dxa"/>
            <w:tcBorders>
              <w:top w:val="nil"/>
              <w:left w:val="nil"/>
              <w:bottom w:val="nil"/>
              <w:right w:val="nil"/>
            </w:tcBorders>
          </w:tcPr>
          <w:p w14:paraId="62FDACC2" w14:textId="77777777" w:rsidR="00B92327" w:rsidRPr="00801E49" w:rsidRDefault="00332621" w:rsidP="006B0BF6">
            <w:pPr>
              <w:spacing w:after="0" w:line="259" w:lineRule="auto"/>
              <w:ind w:left="0" w:right="0" w:firstLine="0"/>
              <w:jc w:val="center"/>
              <w:rPr>
                <w:rFonts w:ascii="Open Sans" w:hAnsi="Open Sans" w:cs="Open Sans"/>
                <w:sz w:val="16"/>
                <w:szCs w:val="24"/>
                <w:rPrChange w:id="2685" w:author="Nicole Wu" w:date="2024-01-08T11:26:00Z">
                  <w:rPr>
                    <w:sz w:val="16"/>
                    <w:szCs w:val="24"/>
                  </w:rPr>
                </w:rPrChange>
              </w:rPr>
            </w:pPr>
            <w:r w:rsidRPr="00801E49">
              <w:rPr>
                <w:rFonts w:ascii="Open Sans" w:hAnsi="Open Sans" w:cs="Open Sans"/>
                <w:sz w:val="16"/>
                <w:szCs w:val="24"/>
                <w:rPrChange w:id="2686" w:author="Nicole Wu" w:date="2024-01-08T11:26:00Z">
                  <w:rPr>
                    <w:sz w:val="16"/>
                    <w:szCs w:val="24"/>
                  </w:rPr>
                </w:rPrChange>
              </w:rPr>
              <w:t>(0.25)</w:t>
            </w:r>
          </w:p>
        </w:tc>
        <w:tc>
          <w:tcPr>
            <w:tcW w:w="621" w:type="dxa"/>
            <w:gridSpan w:val="2"/>
            <w:tcBorders>
              <w:top w:val="nil"/>
              <w:left w:val="nil"/>
              <w:bottom w:val="nil"/>
              <w:right w:val="nil"/>
            </w:tcBorders>
          </w:tcPr>
          <w:p w14:paraId="38D98A1C" w14:textId="77777777" w:rsidR="00B92327" w:rsidRPr="00801E49" w:rsidRDefault="00332621" w:rsidP="006B0BF6">
            <w:pPr>
              <w:spacing w:after="0" w:line="259" w:lineRule="auto"/>
              <w:ind w:left="0" w:right="0" w:firstLine="0"/>
              <w:jc w:val="center"/>
              <w:rPr>
                <w:rFonts w:ascii="Open Sans" w:hAnsi="Open Sans" w:cs="Open Sans"/>
                <w:sz w:val="16"/>
                <w:szCs w:val="24"/>
                <w:rPrChange w:id="2687" w:author="Nicole Wu" w:date="2024-01-08T11:26:00Z">
                  <w:rPr>
                    <w:sz w:val="16"/>
                    <w:szCs w:val="24"/>
                  </w:rPr>
                </w:rPrChange>
              </w:rPr>
            </w:pPr>
            <w:r w:rsidRPr="00801E49">
              <w:rPr>
                <w:rFonts w:ascii="Open Sans" w:hAnsi="Open Sans" w:cs="Open Sans"/>
                <w:sz w:val="16"/>
                <w:szCs w:val="24"/>
                <w:rPrChange w:id="2688" w:author="Nicole Wu" w:date="2024-01-08T11:26:00Z">
                  <w:rPr>
                    <w:sz w:val="16"/>
                    <w:szCs w:val="24"/>
                  </w:rPr>
                </w:rPrChange>
              </w:rPr>
              <w:t>(0.37)</w:t>
            </w:r>
          </w:p>
        </w:tc>
        <w:tc>
          <w:tcPr>
            <w:tcW w:w="621" w:type="dxa"/>
            <w:tcBorders>
              <w:top w:val="nil"/>
              <w:left w:val="nil"/>
              <w:bottom w:val="nil"/>
              <w:right w:val="nil"/>
            </w:tcBorders>
          </w:tcPr>
          <w:p w14:paraId="0C9422C6" w14:textId="77777777" w:rsidR="00B92327" w:rsidRPr="00801E49" w:rsidRDefault="00332621" w:rsidP="006B0BF6">
            <w:pPr>
              <w:spacing w:after="0" w:line="259" w:lineRule="auto"/>
              <w:ind w:left="0" w:right="0" w:firstLine="0"/>
              <w:jc w:val="center"/>
              <w:rPr>
                <w:rFonts w:ascii="Open Sans" w:hAnsi="Open Sans" w:cs="Open Sans"/>
                <w:sz w:val="16"/>
                <w:szCs w:val="24"/>
                <w:rPrChange w:id="2689" w:author="Nicole Wu" w:date="2024-01-08T11:26:00Z">
                  <w:rPr>
                    <w:sz w:val="16"/>
                    <w:szCs w:val="24"/>
                  </w:rPr>
                </w:rPrChange>
              </w:rPr>
            </w:pPr>
            <w:r w:rsidRPr="00801E49">
              <w:rPr>
                <w:rFonts w:ascii="Open Sans" w:hAnsi="Open Sans" w:cs="Open Sans"/>
                <w:sz w:val="16"/>
                <w:szCs w:val="24"/>
                <w:rPrChange w:id="2690" w:author="Nicole Wu" w:date="2024-01-08T11:26:00Z">
                  <w:rPr>
                    <w:sz w:val="16"/>
                    <w:szCs w:val="24"/>
                  </w:rPr>
                </w:rPrChange>
              </w:rPr>
              <w:t>(0.35)</w:t>
            </w:r>
          </w:p>
        </w:tc>
        <w:tc>
          <w:tcPr>
            <w:tcW w:w="621" w:type="dxa"/>
            <w:tcBorders>
              <w:top w:val="nil"/>
              <w:left w:val="nil"/>
              <w:bottom w:val="nil"/>
              <w:right w:val="nil"/>
            </w:tcBorders>
          </w:tcPr>
          <w:p w14:paraId="2A06CE2A" w14:textId="77777777" w:rsidR="00B92327" w:rsidRPr="00801E49" w:rsidRDefault="00332621" w:rsidP="006B0BF6">
            <w:pPr>
              <w:spacing w:after="0" w:line="259" w:lineRule="auto"/>
              <w:ind w:left="0" w:right="0" w:firstLine="0"/>
              <w:jc w:val="center"/>
              <w:rPr>
                <w:rFonts w:ascii="Open Sans" w:hAnsi="Open Sans" w:cs="Open Sans"/>
                <w:sz w:val="16"/>
                <w:szCs w:val="24"/>
                <w:rPrChange w:id="2691" w:author="Nicole Wu" w:date="2024-01-08T11:26:00Z">
                  <w:rPr>
                    <w:sz w:val="16"/>
                    <w:szCs w:val="24"/>
                  </w:rPr>
                </w:rPrChange>
              </w:rPr>
            </w:pPr>
            <w:r w:rsidRPr="00801E49">
              <w:rPr>
                <w:rFonts w:ascii="Open Sans" w:hAnsi="Open Sans" w:cs="Open Sans"/>
                <w:sz w:val="16"/>
                <w:szCs w:val="24"/>
                <w:rPrChange w:id="2692" w:author="Nicole Wu" w:date="2024-01-08T11:26:00Z">
                  <w:rPr>
                    <w:sz w:val="16"/>
                    <w:szCs w:val="24"/>
                  </w:rPr>
                </w:rPrChange>
              </w:rPr>
              <w:t>(0.36)</w:t>
            </w:r>
          </w:p>
        </w:tc>
        <w:tc>
          <w:tcPr>
            <w:tcW w:w="621" w:type="dxa"/>
            <w:gridSpan w:val="2"/>
            <w:tcBorders>
              <w:top w:val="nil"/>
              <w:left w:val="nil"/>
              <w:bottom w:val="nil"/>
              <w:right w:val="nil"/>
            </w:tcBorders>
          </w:tcPr>
          <w:p w14:paraId="621FD8A1" w14:textId="77777777" w:rsidR="00B92327" w:rsidRPr="00801E49" w:rsidRDefault="00332621" w:rsidP="006B0BF6">
            <w:pPr>
              <w:spacing w:after="0" w:line="259" w:lineRule="auto"/>
              <w:ind w:left="0" w:right="0" w:firstLine="0"/>
              <w:jc w:val="center"/>
              <w:rPr>
                <w:rFonts w:ascii="Open Sans" w:hAnsi="Open Sans" w:cs="Open Sans"/>
                <w:sz w:val="16"/>
                <w:szCs w:val="24"/>
                <w:rPrChange w:id="2693" w:author="Nicole Wu" w:date="2024-01-08T11:26:00Z">
                  <w:rPr>
                    <w:sz w:val="16"/>
                    <w:szCs w:val="24"/>
                  </w:rPr>
                </w:rPrChange>
              </w:rPr>
            </w:pPr>
            <w:r w:rsidRPr="00801E49">
              <w:rPr>
                <w:rFonts w:ascii="Open Sans" w:hAnsi="Open Sans" w:cs="Open Sans"/>
                <w:sz w:val="16"/>
                <w:szCs w:val="24"/>
                <w:rPrChange w:id="2694" w:author="Nicole Wu" w:date="2024-01-08T11:26:00Z">
                  <w:rPr>
                    <w:sz w:val="16"/>
                    <w:szCs w:val="24"/>
                  </w:rPr>
                </w:rPrChange>
              </w:rPr>
              <w:t>(0.41)</w:t>
            </w:r>
          </w:p>
        </w:tc>
        <w:tc>
          <w:tcPr>
            <w:tcW w:w="621" w:type="dxa"/>
            <w:tcBorders>
              <w:top w:val="nil"/>
              <w:left w:val="nil"/>
              <w:bottom w:val="nil"/>
              <w:right w:val="nil"/>
            </w:tcBorders>
          </w:tcPr>
          <w:p w14:paraId="7AC67B3E" w14:textId="77777777" w:rsidR="00B92327" w:rsidRPr="00801E49" w:rsidRDefault="00332621" w:rsidP="006B0BF6">
            <w:pPr>
              <w:spacing w:after="0" w:line="259" w:lineRule="auto"/>
              <w:ind w:left="0" w:right="0" w:firstLine="0"/>
              <w:jc w:val="center"/>
              <w:rPr>
                <w:rFonts w:ascii="Open Sans" w:hAnsi="Open Sans" w:cs="Open Sans"/>
                <w:sz w:val="16"/>
                <w:szCs w:val="24"/>
                <w:rPrChange w:id="2695" w:author="Nicole Wu" w:date="2024-01-08T11:26:00Z">
                  <w:rPr>
                    <w:sz w:val="16"/>
                    <w:szCs w:val="24"/>
                  </w:rPr>
                </w:rPrChange>
              </w:rPr>
            </w:pPr>
            <w:r w:rsidRPr="00801E49">
              <w:rPr>
                <w:rFonts w:ascii="Open Sans" w:hAnsi="Open Sans" w:cs="Open Sans"/>
                <w:sz w:val="16"/>
                <w:szCs w:val="24"/>
                <w:rPrChange w:id="2696" w:author="Nicole Wu" w:date="2024-01-08T11:26:00Z">
                  <w:rPr>
                    <w:sz w:val="16"/>
                    <w:szCs w:val="24"/>
                  </w:rPr>
                </w:rPrChange>
              </w:rPr>
              <w:t>(0.41)</w:t>
            </w:r>
          </w:p>
        </w:tc>
        <w:tc>
          <w:tcPr>
            <w:tcW w:w="621" w:type="dxa"/>
            <w:tcBorders>
              <w:top w:val="nil"/>
              <w:left w:val="nil"/>
              <w:bottom w:val="nil"/>
              <w:right w:val="nil"/>
            </w:tcBorders>
          </w:tcPr>
          <w:p w14:paraId="2B72E2CD" w14:textId="77777777" w:rsidR="00B92327" w:rsidRPr="00801E49" w:rsidRDefault="00332621" w:rsidP="006B0BF6">
            <w:pPr>
              <w:spacing w:after="0" w:line="259" w:lineRule="auto"/>
              <w:ind w:left="0" w:right="0" w:firstLine="0"/>
              <w:jc w:val="center"/>
              <w:rPr>
                <w:rFonts w:ascii="Open Sans" w:hAnsi="Open Sans" w:cs="Open Sans"/>
                <w:sz w:val="16"/>
                <w:szCs w:val="24"/>
                <w:rPrChange w:id="2697" w:author="Nicole Wu" w:date="2024-01-08T11:26:00Z">
                  <w:rPr>
                    <w:sz w:val="16"/>
                    <w:szCs w:val="24"/>
                  </w:rPr>
                </w:rPrChange>
              </w:rPr>
            </w:pPr>
            <w:r w:rsidRPr="00801E49">
              <w:rPr>
                <w:rFonts w:ascii="Open Sans" w:hAnsi="Open Sans" w:cs="Open Sans"/>
                <w:sz w:val="16"/>
                <w:szCs w:val="24"/>
                <w:rPrChange w:id="2698" w:author="Nicole Wu" w:date="2024-01-08T11:26:00Z">
                  <w:rPr>
                    <w:sz w:val="16"/>
                    <w:szCs w:val="24"/>
                  </w:rPr>
                </w:rPrChange>
              </w:rPr>
              <w:t>(0.92)</w:t>
            </w:r>
          </w:p>
        </w:tc>
      </w:tr>
      <w:tr w:rsidR="00B92327" w:rsidRPr="00801E49" w14:paraId="7F5FDD1D" w14:textId="77777777" w:rsidTr="006B0BF6">
        <w:trPr>
          <w:trHeight w:val="164"/>
        </w:trPr>
        <w:tc>
          <w:tcPr>
            <w:tcW w:w="3771" w:type="dxa"/>
            <w:tcBorders>
              <w:top w:val="nil"/>
              <w:left w:val="nil"/>
              <w:bottom w:val="nil"/>
              <w:right w:val="nil"/>
            </w:tcBorders>
          </w:tcPr>
          <w:p w14:paraId="79173F3D" w14:textId="77777777" w:rsidR="00B92327" w:rsidRPr="00801E49" w:rsidRDefault="00332621" w:rsidP="006B0BF6">
            <w:pPr>
              <w:spacing w:after="0" w:line="259" w:lineRule="auto"/>
              <w:ind w:left="0" w:right="0" w:firstLine="0"/>
              <w:jc w:val="left"/>
              <w:rPr>
                <w:rFonts w:ascii="Open Sans" w:hAnsi="Open Sans" w:cs="Open Sans"/>
                <w:sz w:val="16"/>
                <w:szCs w:val="24"/>
                <w:rPrChange w:id="2699" w:author="Nicole Wu" w:date="2024-01-08T11:26:00Z">
                  <w:rPr>
                    <w:sz w:val="16"/>
                    <w:szCs w:val="24"/>
                  </w:rPr>
                </w:rPrChange>
              </w:rPr>
            </w:pPr>
            <w:r w:rsidRPr="00801E49">
              <w:rPr>
                <w:rFonts w:ascii="Open Sans" w:hAnsi="Open Sans" w:cs="Open Sans"/>
                <w:sz w:val="16"/>
                <w:szCs w:val="24"/>
                <w:rPrChange w:id="2700" w:author="Nicole Wu" w:date="2024-01-08T11:26:00Z">
                  <w:rPr>
                    <w:sz w:val="16"/>
                    <w:szCs w:val="24"/>
                  </w:rPr>
                </w:rPrChange>
              </w:rPr>
              <w:t>Household has impoverished floor</w:t>
            </w:r>
          </w:p>
        </w:tc>
        <w:tc>
          <w:tcPr>
            <w:tcW w:w="621" w:type="dxa"/>
            <w:tcBorders>
              <w:top w:val="nil"/>
              <w:left w:val="nil"/>
              <w:bottom w:val="nil"/>
              <w:right w:val="nil"/>
            </w:tcBorders>
          </w:tcPr>
          <w:p w14:paraId="0BE1F815" w14:textId="77777777" w:rsidR="00B92327" w:rsidRPr="00801E49" w:rsidRDefault="00332621" w:rsidP="006B0BF6">
            <w:pPr>
              <w:spacing w:after="0" w:line="259" w:lineRule="auto"/>
              <w:ind w:left="0" w:right="0" w:firstLine="0"/>
              <w:jc w:val="center"/>
              <w:rPr>
                <w:rFonts w:ascii="Open Sans" w:hAnsi="Open Sans" w:cs="Open Sans"/>
                <w:sz w:val="16"/>
                <w:szCs w:val="24"/>
                <w:rPrChange w:id="2701" w:author="Nicole Wu" w:date="2024-01-08T11:26:00Z">
                  <w:rPr>
                    <w:sz w:val="16"/>
                    <w:szCs w:val="24"/>
                  </w:rPr>
                </w:rPrChange>
              </w:rPr>
            </w:pPr>
            <w:r w:rsidRPr="00801E49">
              <w:rPr>
                <w:rFonts w:ascii="Open Sans" w:hAnsi="Open Sans" w:cs="Open Sans"/>
                <w:sz w:val="16"/>
                <w:szCs w:val="24"/>
                <w:rPrChange w:id="2702" w:author="Nicole Wu" w:date="2024-01-08T11:26:00Z">
                  <w:rPr>
                    <w:sz w:val="16"/>
                    <w:szCs w:val="24"/>
                  </w:rPr>
                </w:rPrChange>
              </w:rPr>
              <w:t>0.92</w:t>
            </w:r>
          </w:p>
        </w:tc>
        <w:tc>
          <w:tcPr>
            <w:tcW w:w="621" w:type="dxa"/>
            <w:tcBorders>
              <w:top w:val="nil"/>
              <w:left w:val="nil"/>
              <w:bottom w:val="nil"/>
              <w:right w:val="nil"/>
            </w:tcBorders>
          </w:tcPr>
          <w:p w14:paraId="76F6E6E9" w14:textId="77777777" w:rsidR="00B92327" w:rsidRPr="00801E49" w:rsidRDefault="00332621" w:rsidP="006B0BF6">
            <w:pPr>
              <w:spacing w:after="0" w:line="259" w:lineRule="auto"/>
              <w:ind w:left="0" w:right="0" w:firstLine="0"/>
              <w:jc w:val="center"/>
              <w:rPr>
                <w:rFonts w:ascii="Open Sans" w:hAnsi="Open Sans" w:cs="Open Sans"/>
                <w:sz w:val="16"/>
                <w:szCs w:val="24"/>
                <w:rPrChange w:id="2703" w:author="Nicole Wu" w:date="2024-01-08T11:26:00Z">
                  <w:rPr>
                    <w:sz w:val="16"/>
                    <w:szCs w:val="24"/>
                  </w:rPr>
                </w:rPrChange>
              </w:rPr>
            </w:pPr>
            <w:r w:rsidRPr="00801E49">
              <w:rPr>
                <w:rFonts w:ascii="Open Sans" w:hAnsi="Open Sans" w:cs="Open Sans"/>
                <w:sz w:val="16"/>
                <w:szCs w:val="24"/>
                <w:rPrChange w:id="2704" w:author="Nicole Wu" w:date="2024-01-08T11:26:00Z">
                  <w:rPr>
                    <w:sz w:val="16"/>
                    <w:szCs w:val="24"/>
                  </w:rPr>
                </w:rPrChange>
              </w:rPr>
              <w:t>0.85</w:t>
            </w:r>
          </w:p>
        </w:tc>
        <w:tc>
          <w:tcPr>
            <w:tcW w:w="621" w:type="dxa"/>
            <w:tcBorders>
              <w:top w:val="nil"/>
              <w:left w:val="nil"/>
              <w:bottom w:val="nil"/>
              <w:right w:val="nil"/>
            </w:tcBorders>
          </w:tcPr>
          <w:p w14:paraId="79057C11" w14:textId="77777777" w:rsidR="00B92327" w:rsidRPr="00801E49" w:rsidRDefault="00332621" w:rsidP="006B0BF6">
            <w:pPr>
              <w:spacing w:after="0" w:line="259" w:lineRule="auto"/>
              <w:ind w:left="0" w:right="0" w:firstLine="0"/>
              <w:jc w:val="center"/>
              <w:rPr>
                <w:rFonts w:ascii="Open Sans" w:hAnsi="Open Sans" w:cs="Open Sans"/>
                <w:sz w:val="16"/>
                <w:szCs w:val="24"/>
                <w:rPrChange w:id="2705" w:author="Nicole Wu" w:date="2024-01-08T11:26:00Z">
                  <w:rPr>
                    <w:sz w:val="16"/>
                    <w:szCs w:val="24"/>
                  </w:rPr>
                </w:rPrChange>
              </w:rPr>
            </w:pPr>
            <w:r w:rsidRPr="00801E49">
              <w:rPr>
                <w:rFonts w:ascii="Open Sans" w:hAnsi="Open Sans" w:cs="Open Sans"/>
                <w:sz w:val="16"/>
                <w:szCs w:val="24"/>
                <w:rPrChange w:id="2706" w:author="Nicole Wu" w:date="2024-01-08T11:26:00Z">
                  <w:rPr>
                    <w:sz w:val="16"/>
                    <w:szCs w:val="24"/>
                  </w:rPr>
                </w:rPrChange>
              </w:rPr>
              <w:t>-0.07</w:t>
            </w:r>
          </w:p>
        </w:tc>
        <w:tc>
          <w:tcPr>
            <w:tcW w:w="621" w:type="dxa"/>
            <w:gridSpan w:val="2"/>
            <w:tcBorders>
              <w:top w:val="nil"/>
              <w:left w:val="nil"/>
              <w:bottom w:val="nil"/>
              <w:right w:val="nil"/>
            </w:tcBorders>
          </w:tcPr>
          <w:p w14:paraId="62758917" w14:textId="77777777" w:rsidR="00B92327" w:rsidRPr="00801E49" w:rsidRDefault="00332621" w:rsidP="006B0BF6">
            <w:pPr>
              <w:spacing w:after="0" w:line="259" w:lineRule="auto"/>
              <w:ind w:left="0" w:right="0" w:firstLine="0"/>
              <w:jc w:val="center"/>
              <w:rPr>
                <w:rFonts w:ascii="Open Sans" w:hAnsi="Open Sans" w:cs="Open Sans"/>
                <w:sz w:val="16"/>
                <w:szCs w:val="24"/>
                <w:rPrChange w:id="2707" w:author="Nicole Wu" w:date="2024-01-08T11:26:00Z">
                  <w:rPr>
                    <w:sz w:val="16"/>
                    <w:szCs w:val="24"/>
                  </w:rPr>
                </w:rPrChange>
              </w:rPr>
            </w:pPr>
            <w:r w:rsidRPr="00801E49">
              <w:rPr>
                <w:rFonts w:ascii="Open Sans" w:hAnsi="Open Sans" w:cs="Open Sans"/>
                <w:sz w:val="16"/>
                <w:szCs w:val="24"/>
                <w:rPrChange w:id="2708" w:author="Nicole Wu" w:date="2024-01-08T11:26:00Z">
                  <w:rPr>
                    <w:sz w:val="16"/>
                    <w:szCs w:val="24"/>
                  </w:rPr>
                </w:rPrChange>
              </w:rPr>
              <w:t>0.96</w:t>
            </w:r>
          </w:p>
        </w:tc>
        <w:tc>
          <w:tcPr>
            <w:tcW w:w="621" w:type="dxa"/>
            <w:tcBorders>
              <w:top w:val="nil"/>
              <w:left w:val="nil"/>
              <w:bottom w:val="nil"/>
              <w:right w:val="nil"/>
            </w:tcBorders>
          </w:tcPr>
          <w:p w14:paraId="52192D5E" w14:textId="77777777" w:rsidR="00B92327" w:rsidRPr="00801E49" w:rsidRDefault="00332621" w:rsidP="006B0BF6">
            <w:pPr>
              <w:spacing w:after="0" w:line="259" w:lineRule="auto"/>
              <w:ind w:left="0" w:right="0" w:firstLine="0"/>
              <w:jc w:val="center"/>
              <w:rPr>
                <w:rFonts w:ascii="Open Sans" w:hAnsi="Open Sans" w:cs="Open Sans"/>
                <w:sz w:val="16"/>
                <w:szCs w:val="24"/>
                <w:rPrChange w:id="2709" w:author="Nicole Wu" w:date="2024-01-08T11:26:00Z">
                  <w:rPr>
                    <w:sz w:val="16"/>
                    <w:szCs w:val="24"/>
                  </w:rPr>
                </w:rPrChange>
              </w:rPr>
            </w:pPr>
            <w:r w:rsidRPr="00801E49">
              <w:rPr>
                <w:rFonts w:ascii="Open Sans" w:hAnsi="Open Sans" w:cs="Open Sans"/>
                <w:sz w:val="16"/>
                <w:szCs w:val="24"/>
                <w:rPrChange w:id="2710" w:author="Nicole Wu" w:date="2024-01-08T11:26:00Z">
                  <w:rPr>
                    <w:sz w:val="16"/>
                    <w:szCs w:val="24"/>
                  </w:rPr>
                </w:rPrChange>
              </w:rPr>
              <w:t>0.96</w:t>
            </w:r>
          </w:p>
        </w:tc>
        <w:tc>
          <w:tcPr>
            <w:tcW w:w="621" w:type="dxa"/>
            <w:tcBorders>
              <w:top w:val="nil"/>
              <w:left w:val="nil"/>
              <w:bottom w:val="nil"/>
              <w:right w:val="nil"/>
            </w:tcBorders>
          </w:tcPr>
          <w:p w14:paraId="2AEE4C36" w14:textId="77777777" w:rsidR="00B92327" w:rsidRPr="00801E49" w:rsidRDefault="00332621" w:rsidP="006B0BF6">
            <w:pPr>
              <w:spacing w:after="0" w:line="259" w:lineRule="auto"/>
              <w:ind w:left="0" w:right="0" w:firstLine="0"/>
              <w:jc w:val="center"/>
              <w:rPr>
                <w:rFonts w:ascii="Open Sans" w:hAnsi="Open Sans" w:cs="Open Sans"/>
                <w:sz w:val="16"/>
                <w:szCs w:val="24"/>
                <w:rPrChange w:id="2711" w:author="Nicole Wu" w:date="2024-01-08T11:26:00Z">
                  <w:rPr>
                    <w:sz w:val="16"/>
                    <w:szCs w:val="24"/>
                  </w:rPr>
                </w:rPrChange>
              </w:rPr>
            </w:pPr>
            <w:r w:rsidRPr="00801E49">
              <w:rPr>
                <w:rFonts w:ascii="Open Sans" w:hAnsi="Open Sans" w:cs="Open Sans"/>
                <w:sz w:val="16"/>
                <w:szCs w:val="24"/>
                <w:rPrChange w:id="2712" w:author="Nicole Wu" w:date="2024-01-08T11:26:00Z">
                  <w:rPr>
                    <w:sz w:val="16"/>
                    <w:szCs w:val="24"/>
                  </w:rPr>
                </w:rPrChange>
              </w:rPr>
              <w:t>0.00</w:t>
            </w:r>
          </w:p>
        </w:tc>
        <w:tc>
          <w:tcPr>
            <w:tcW w:w="621" w:type="dxa"/>
            <w:gridSpan w:val="2"/>
            <w:tcBorders>
              <w:top w:val="nil"/>
              <w:left w:val="nil"/>
              <w:bottom w:val="nil"/>
              <w:right w:val="nil"/>
            </w:tcBorders>
          </w:tcPr>
          <w:p w14:paraId="12EE7E06" w14:textId="77777777" w:rsidR="00B92327" w:rsidRPr="00801E49" w:rsidRDefault="00332621" w:rsidP="006B0BF6">
            <w:pPr>
              <w:spacing w:after="0" w:line="259" w:lineRule="auto"/>
              <w:ind w:left="0" w:right="0" w:firstLine="0"/>
              <w:jc w:val="center"/>
              <w:rPr>
                <w:rFonts w:ascii="Open Sans" w:hAnsi="Open Sans" w:cs="Open Sans"/>
                <w:sz w:val="16"/>
                <w:szCs w:val="24"/>
                <w:rPrChange w:id="2713" w:author="Nicole Wu" w:date="2024-01-08T11:26:00Z">
                  <w:rPr>
                    <w:sz w:val="16"/>
                    <w:szCs w:val="24"/>
                  </w:rPr>
                </w:rPrChange>
              </w:rPr>
            </w:pPr>
            <w:r w:rsidRPr="00801E49">
              <w:rPr>
                <w:rFonts w:ascii="Open Sans" w:hAnsi="Open Sans" w:cs="Open Sans"/>
                <w:sz w:val="16"/>
                <w:szCs w:val="24"/>
                <w:rPrChange w:id="2714" w:author="Nicole Wu" w:date="2024-01-08T11:26:00Z">
                  <w:rPr>
                    <w:sz w:val="16"/>
                    <w:szCs w:val="24"/>
                  </w:rPr>
                </w:rPrChange>
              </w:rPr>
              <w:t>0.95</w:t>
            </w:r>
          </w:p>
        </w:tc>
        <w:tc>
          <w:tcPr>
            <w:tcW w:w="621" w:type="dxa"/>
            <w:tcBorders>
              <w:top w:val="nil"/>
              <w:left w:val="nil"/>
              <w:bottom w:val="nil"/>
              <w:right w:val="nil"/>
            </w:tcBorders>
          </w:tcPr>
          <w:p w14:paraId="62656DD1" w14:textId="77777777" w:rsidR="00B92327" w:rsidRPr="00801E49" w:rsidRDefault="00332621" w:rsidP="006B0BF6">
            <w:pPr>
              <w:spacing w:after="0" w:line="259" w:lineRule="auto"/>
              <w:ind w:left="0" w:right="0" w:firstLine="0"/>
              <w:jc w:val="center"/>
              <w:rPr>
                <w:rFonts w:ascii="Open Sans" w:hAnsi="Open Sans" w:cs="Open Sans"/>
                <w:sz w:val="16"/>
                <w:szCs w:val="24"/>
                <w:rPrChange w:id="2715" w:author="Nicole Wu" w:date="2024-01-08T11:26:00Z">
                  <w:rPr>
                    <w:sz w:val="16"/>
                    <w:szCs w:val="24"/>
                  </w:rPr>
                </w:rPrChange>
              </w:rPr>
            </w:pPr>
            <w:r w:rsidRPr="00801E49">
              <w:rPr>
                <w:rFonts w:ascii="Open Sans" w:hAnsi="Open Sans" w:cs="Open Sans"/>
                <w:sz w:val="16"/>
                <w:szCs w:val="24"/>
                <w:rPrChange w:id="2716" w:author="Nicole Wu" w:date="2024-01-08T11:26:00Z">
                  <w:rPr>
                    <w:sz w:val="16"/>
                    <w:szCs w:val="24"/>
                  </w:rPr>
                </w:rPrChange>
              </w:rPr>
              <w:t>0.93</w:t>
            </w:r>
          </w:p>
        </w:tc>
        <w:tc>
          <w:tcPr>
            <w:tcW w:w="621" w:type="dxa"/>
            <w:tcBorders>
              <w:top w:val="nil"/>
              <w:left w:val="nil"/>
              <w:bottom w:val="nil"/>
              <w:right w:val="nil"/>
            </w:tcBorders>
          </w:tcPr>
          <w:p w14:paraId="6832C942" w14:textId="77777777" w:rsidR="00B92327" w:rsidRPr="00801E49" w:rsidRDefault="00332621" w:rsidP="006B0BF6">
            <w:pPr>
              <w:spacing w:after="0" w:line="259" w:lineRule="auto"/>
              <w:ind w:left="0" w:right="0" w:firstLine="0"/>
              <w:jc w:val="center"/>
              <w:rPr>
                <w:rFonts w:ascii="Open Sans" w:hAnsi="Open Sans" w:cs="Open Sans"/>
                <w:sz w:val="16"/>
                <w:szCs w:val="24"/>
                <w:rPrChange w:id="2717" w:author="Nicole Wu" w:date="2024-01-08T11:26:00Z">
                  <w:rPr>
                    <w:sz w:val="16"/>
                    <w:szCs w:val="24"/>
                  </w:rPr>
                </w:rPrChange>
              </w:rPr>
            </w:pPr>
            <w:r w:rsidRPr="00801E49">
              <w:rPr>
                <w:rFonts w:ascii="Open Sans" w:hAnsi="Open Sans" w:cs="Open Sans"/>
                <w:sz w:val="16"/>
                <w:szCs w:val="24"/>
                <w:rPrChange w:id="2718" w:author="Nicole Wu" w:date="2024-01-08T11:26:00Z">
                  <w:rPr>
                    <w:sz w:val="16"/>
                    <w:szCs w:val="24"/>
                  </w:rPr>
                </w:rPrChange>
              </w:rPr>
              <w:t>-0.02</w:t>
            </w:r>
          </w:p>
        </w:tc>
      </w:tr>
      <w:tr w:rsidR="00B92327" w:rsidRPr="00801E49" w14:paraId="28D8E349" w14:textId="77777777" w:rsidTr="006B0BF6">
        <w:trPr>
          <w:trHeight w:val="168"/>
        </w:trPr>
        <w:tc>
          <w:tcPr>
            <w:tcW w:w="3771" w:type="dxa"/>
            <w:tcBorders>
              <w:top w:val="nil"/>
              <w:left w:val="nil"/>
              <w:bottom w:val="single" w:sz="3" w:space="0" w:color="000000"/>
              <w:right w:val="nil"/>
            </w:tcBorders>
          </w:tcPr>
          <w:p w14:paraId="1BB29035" w14:textId="77777777" w:rsidR="00B92327" w:rsidRPr="00801E49" w:rsidRDefault="00B92327" w:rsidP="006B0BF6">
            <w:pPr>
              <w:spacing w:after="0" w:line="259" w:lineRule="auto"/>
              <w:ind w:left="0" w:right="0" w:firstLine="0"/>
              <w:jc w:val="left"/>
              <w:rPr>
                <w:rFonts w:ascii="Open Sans" w:hAnsi="Open Sans" w:cs="Open Sans"/>
                <w:sz w:val="16"/>
                <w:szCs w:val="24"/>
                <w:rPrChange w:id="2719" w:author="Nicole Wu" w:date="2024-01-08T11:26:00Z">
                  <w:rPr>
                    <w:sz w:val="16"/>
                    <w:szCs w:val="24"/>
                  </w:rPr>
                </w:rPrChange>
              </w:rPr>
            </w:pPr>
          </w:p>
        </w:tc>
        <w:tc>
          <w:tcPr>
            <w:tcW w:w="621" w:type="dxa"/>
            <w:tcBorders>
              <w:top w:val="nil"/>
              <w:left w:val="nil"/>
              <w:bottom w:val="single" w:sz="3" w:space="0" w:color="000000"/>
              <w:right w:val="nil"/>
            </w:tcBorders>
          </w:tcPr>
          <w:p w14:paraId="2C52FFAC" w14:textId="77777777" w:rsidR="00B92327" w:rsidRPr="00801E49" w:rsidRDefault="00332621" w:rsidP="006B0BF6">
            <w:pPr>
              <w:spacing w:after="0" w:line="259" w:lineRule="auto"/>
              <w:ind w:left="0" w:right="0" w:firstLine="0"/>
              <w:jc w:val="center"/>
              <w:rPr>
                <w:rFonts w:ascii="Open Sans" w:hAnsi="Open Sans" w:cs="Open Sans"/>
                <w:sz w:val="16"/>
                <w:szCs w:val="24"/>
                <w:rPrChange w:id="2720" w:author="Nicole Wu" w:date="2024-01-08T11:26:00Z">
                  <w:rPr>
                    <w:sz w:val="16"/>
                    <w:szCs w:val="24"/>
                  </w:rPr>
                </w:rPrChange>
              </w:rPr>
            </w:pPr>
            <w:r w:rsidRPr="00801E49">
              <w:rPr>
                <w:rFonts w:ascii="Open Sans" w:hAnsi="Open Sans" w:cs="Open Sans"/>
                <w:sz w:val="16"/>
                <w:szCs w:val="24"/>
                <w:rPrChange w:id="2721" w:author="Nicole Wu" w:date="2024-01-08T11:26:00Z">
                  <w:rPr>
                    <w:sz w:val="16"/>
                    <w:szCs w:val="24"/>
                  </w:rPr>
                </w:rPrChange>
              </w:rPr>
              <w:t>(0.27)</w:t>
            </w:r>
          </w:p>
        </w:tc>
        <w:tc>
          <w:tcPr>
            <w:tcW w:w="621" w:type="dxa"/>
            <w:tcBorders>
              <w:top w:val="nil"/>
              <w:left w:val="nil"/>
              <w:bottom w:val="single" w:sz="3" w:space="0" w:color="000000"/>
              <w:right w:val="nil"/>
            </w:tcBorders>
          </w:tcPr>
          <w:p w14:paraId="072728BA" w14:textId="77777777" w:rsidR="00B92327" w:rsidRPr="00801E49" w:rsidRDefault="00332621" w:rsidP="006B0BF6">
            <w:pPr>
              <w:spacing w:after="0" w:line="259" w:lineRule="auto"/>
              <w:ind w:left="0" w:right="0" w:firstLine="0"/>
              <w:jc w:val="center"/>
              <w:rPr>
                <w:rFonts w:ascii="Open Sans" w:hAnsi="Open Sans" w:cs="Open Sans"/>
                <w:sz w:val="16"/>
                <w:szCs w:val="24"/>
                <w:rPrChange w:id="2722" w:author="Nicole Wu" w:date="2024-01-08T11:26:00Z">
                  <w:rPr>
                    <w:sz w:val="16"/>
                    <w:szCs w:val="24"/>
                  </w:rPr>
                </w:rPrChange>
              </w:rPr>
            </w:pPr>
            <w:r w:rsidRPr="00801E49">
              <w:rPr>
                <w:rFonts w:ascii="Open Sans" w:hAnsi="Open Sans" w:cs="Open Sans"/>
                <w:sz w:val="16"/>
                <w:szCs w:val="24"/>
                <w:rPrChange w:id="2723" w:author="Nicole Wu" w:date="2024-01-08T11:26:00Z">
                  <w:rPr>
                    <w:sz w:val="16"/>
                    <w:szCs w:val="24"/>
                  </w:rPr>
                </w:rPrChange>
              </w:rPr>
              <w:t>(0.36)</w:t>
            </w:r>
          </w:p>
        </w:tc>
        <w:tc>
          <w:tcPr>
            <w:tcW w:w="621" w:type="dxa"/>
            <w:tcBorders>
              <w:top w:val="nil"/>
              <w:left w:val="nil"/>
              <w:bottom w:val="single" w:sz="3" w:space="0" w:color="000000"/>
              <w:right w:val="nil"/>
            </w:tcBorders>
          </w:tcPr>
          <w:p w14:paraId="045226BD" w14:textId="77777777" w:rsidR="00B92327" w:rsidRPr="00801E49" w:rsidRDefault="00332621" w:rsidP="006B0BF6">
            <w:pPr>
              <w:spacing w:after="0" w:line="259" w:lineRule="auto"/>
              <w:ind w:left="0" w:right="0" w:firstLine="0"/>
              <w:jc w:val="center"/>
              <w:rPr>
                <w:rFonts w:ascii="Open Sans" w:hAnsi="Open Sans" w:cs="Open Sans"/>
                <w:sz w:val="16"/>
                <w:szCs w:val="24"/>
                <w:rPrChange w:id="2724" w:author="Nicole Wu" w:date="2024-01-08T11:26:00Z">
                  <w:rPr>
                    <w:sz w:val="16"/>
                    <w:szCs w:val="24"/>
                  </w:rPr>
                </w:rPrChange>
              </w:rPr>
            </w:pPr>
            <w:r w:rsidRPr="00801E49">
              <w:rPr>
                <w:rFonts w:ascii="Open Sans" w:hAnsi="Open Sans" w:cs="Open Sans"/>
                <w:sz w:val="16"/>
                <w:szCs w:val="24"/>
                <w:rPrChange w:id="2725" w:author="Nicole Wu" w:date="2024-01-08T11:26:00Z">
                  <w:rPr>
                    <w:sz w:val="16"/>
                    <w:szCs w:val="24"/>
                  </w:rPr>
                </w:rPrChange>
              </w:rPr>
              <w:t>(0.06)</w:t>
            </w:r>
          </w:p>
        </w:tc>
        <w:tc>
          <w:tcPr>
            <w:tcW w:w="621" w:type="dxa"/>
            <w:gridSpan w:val="2"/>
            <w:tcBorders>
              <w:top w:val="nil"/>
              <w:left w:val="nil"/>
              <w:bottom w:val="single" w:sz="3" w:space="0" w:color="000000"/>
              <w:right w:val="nil"/>
            </w:tcBorders>
          </w:tcPr>
          <w:p w14:paraId="5EA4D8DB" w14:textId="77777777" w:rsidR="00B92327" w:rsidRPr="00801E49" w:rsidRDefault="00332621" w:rsidP="006B0BF6">
            <w:pPr>
              <w:spacing w:after="0" w:line="259" w:lineRule="auto"/>
              <w:ind w:left="0" w:right="0" w:firstLine="0"/>
              <w:jc w:val="center"/>
              <w:rPr>
                <w:rFonts w:ascii="Open Sans" w:hAnsi="Open Sans" w:cs="Open Sans"/>
                <w:sz w:val="16"/>
                <w:szCs w:val="24"/>
                <w:rPrChange w:id="2726" w:author="Nicole Wu" w:date="2024-01-08T11:26:00Z">
                  <w:rPr>
                    <w:sz w:val="16"/>
                    <w:szCs w:val="24"/>
                  </w:rPr>
                </w:rPrChange>
              </w:rPr>
            </w:pPr>
            <w:r w:rsidRPr="00801E49">
              <w:rPr>
                <w:rFonts w:ascii="Open Sans" w:hAnsi="Open Sans" w:cs="Open Sans"/>
                <w:sz w:val="16"/>
                <w:szCs w:val="24"/>
                <w:rPrChange w:id="2727" w:author="Nicole Wu" w:date="2024-01-08T11:26:00Z">
                  <w:rPr>
                    <w:sz w:val="16"/>
                    <w:szCs w:val="24"/>
                  </w:rPr>
                </w:rPrChange>
              </w:rPr>
              <w:t>(0.19)</w:t>
            </w:r>
          </w:p>
        </w:tc>
        <w:tc>
          <w:tcPr>
            <w:tcW w:w="621" w:type="dxa"/>
            <w:tcBorders>
              <w:top w:val="nil"/>
              <w:left w:val="nil"/>
              <w:bottom w:val="single" w:sz="3" w:space="0" w:color="000000"/>
              <w:right w:val="nil"/>
            </w:tcBorders>
          </w:tcPr>
          <w:p w14:paraId="75202C3C" w14:textId="77777777" w:rsidR="00B92327" w:rsidRPr="00801E49" w:rsidRDefault="00332621" w:rsidP="006B0BF6">
            <w:pPr>
              <w:spacing w:after="0" w:line="259" w:lineRule="auto"/>
              <w:ind w:left="0" w:right="0" w:firstLine="0"/>
              <w:jc w:val="center"/>
              <w:rPr>
                <w:rFonts w:ascii="Open Sans" w:hAnsi="Open Sans" w:cs="Open Sans"/>
                <w:sz w:val="16"/>
                <w:szCs w:val="24"/>
                <w:rPrChange w:id="2728" w:author="Nicole Wu" w:date="2024-01-08T11:26:00Z">
                  <w:rPr>
                    <w:sz w:val="16"/>
                    <w:szCs w:val="24"/>
                  </w:rPr>
                </w:rPrChange>
              </w:rPr>
            </w:pPr>
            <w:r w:rsidRPr="00801E49">
              <w:rPr>
                <w:rFonts w:ascii="Open Sans" w:hAnsi="Open Sans" w:cs="Open Sans"/>
                <w:sz w:val="16"/>
                <w:szCs w:val="24"/>
                <w:rPrChange w:id="2729" w:author="Nicole Wu" w:date="2024-01-08T11:26:00Z">
                  <w:rPr>
                    <w:sz w:val="16"/>
                    <w:szCs w:val="24"/>
                  </w:rPr>
                </w:rPrChange>
              </w:rPr>
              <w:t>(0.19)</w:t>
            </w:r>
          </w:p>
        </w:tc>
        <w:tc>
          <w:tcPr>
            <w:tcW w:w="621" w:type="dxa"/>
            <w:tcBorders>
              <w:top w:val="nil"/>
              <w:left w:val="nil"/>
              <w:bottom w:val="single" w:sz="3" w:space="0" w:color="000000"/>
              <w:right w:val="nil"/>
            </w:tcBorders>
          </w:tcPr>
          <w:p w14:paraId="6E4E0277" w14:textId="77777777" w:rsidR="00B92327" w:rsidRPr="00801E49" w:rsidRDefault="00332621" w:rsidP="006B0BF6">
            <w:pPr>
              <w:spacing w:after="0" w:line="259" w:lineRule="auto"/>
              <w:ind w:left="0" w:right="0" w:firstLine="0"/>
              <w:jc w:val="center"/>
              <w:rPr>
                <w:rFonts w:ascii="Open Sans" w:hAnsi="Open Sans" w:cs="Open Sans"/>
                <w:sz w:val="16"/>
                <w:szCs w:val="24"/>
                <w:rPrChange w:id="2730" w:author="Nicole Wu" w:date="2024-01-08T11:26:00Z">
                  <w:rPr>
                    <w:sz w:val="16"/>
                    <w:szCs w:val="24"/>
                  </w:rPr>
                </w:rPrChange>
              </w:rPr>
            </w:pPr>
            <w:r w:rsidRPr="00801E49">
              <w:rPr>
                <w:rFonts w:ascii="Open Sans" w:hAnsi="Open Sans" w:cs="Open Sans"/>
                <w:sz w:val="16"/>
                <w:szCs w:val="24"/>
                <w:rPrChange w:id="2731" w:author="Nicole Wu" w:date="2024-01-08T11:26:00Z">
                  <w:rPr>
                    <w:sz w:val="16"/>
                    <w:szCs w:val="24"/>
                  </w:rPr>
                </w:rPrChange>
              </w:rPr>
              <w:t>(0.85)</w:t>
            </w:r>
          </w:p>
        </w:tc>
        <w:tc>
          <w:tcPr>
            <w:tcW w:w="621" w:type="dxa"/>
            <w:gridSpan w:val="2"/>
            <w:tcBorders>
              <w:top w:val="nil"/>
              <w:left w:val="nil"/>
              <w:bottom w:val="single" w:sz="3" w:space="0" w:color="000000"/>
              <w:right w:val="nil"/>
            </w:tcBorders>
          </w:tcPr>
          <w:p w14:paraId="41C1750F" w14:textId="77777777" w:rsidR="00B92327" w:rsidRPr="00801E49" w:rsidRDefault="00332621" w:rsidP="006B0BF6">
            <w:pPr>
              <w:spacing w:after="0" w:line="259" w:lineRule="auto"/>
              <w:ind w:left="0" w:right="0" w:firstLine="0"/>
              <w:jc w:val="center"/>
              <w:rPr>
                <w:rFonts w:ascii="Open Sans" w:hAnsi="Open Sans" w:cs="Open Sans"/>
                <w:sz w:val="16"/>
                <w:szCs w:val="24"/>
                <w:rPrChange w:id="2732" w:author="Nicole Wu" w:date="2024-01-08T11:26:00Z">
                  <w:rPr>
                    <w:sz w:val="16"/>
                    <w:szCs w:val="24"/>
                  </w:rPr>
                </w:rPrChange>
              </w:rPr>
            </w:pPr>
            <w:r w:rsidRPr="00801E49">
              <w:rPr>
                <w:rFonts w:ascii="Open Sans" w:hAnsi="Open Sans" w:cs="Open Sans"/>
                <w:sz w:val="16"/>
                <w:szCs w:val="24"/>
                <w:rPrChange w:id="2733" w:author="Nicole Wu" w:date="2024-01-08T11:26:00Z">
                  <w:rPr>
                    <w:sz w:val="16"/>
                    <w:szCs w:val="24"/>
                  </w:rPr>
                </w:rPrChange>
              </w:rPr>
              <w:t>(0.22)</w:t>
            </w:r>
          </w:p>
        </w:tc>
        <w:tc>
          <w:tcPr>
            <w:tcW w:w="621" w:type="dxa"/>
            <w:tcBorders>
              <w:top w:val="nil"/>
              <w:left w:val="nil"/>
              <w:bottom w:val="single" w:sz="3" w:space="0" w:color="000000"/>
              <w:right w:val="nil"/>
            </w:tcBorders>
          </w:tcPr>
          <w:p w14:paraId="35B49498" w14:textId="77777777" w:rsidR="00B92327" w:rsidRPr="00801E49" w:rsidRDefault="00332621" w:rsidP="006B0BF6">
            <w:pPr>
              <w:spacing w:after="0" w:line="259" w:lineRule="auto"/>
              <w:ind w:left="0" w:right="0" w:firstLine="0"/>
              <w:jc w:val="center"/>
              <w:rPr>
                <w:rFonts w:ascii="Open Sans" w:hAnsi="Open Sans" w:cs="Open Sans"/>
                <w:sz w:val="16"/>
                <w:szCs w:val="24"/>
                <w:rPrChange w:id="2734" w:author="Nicole Wu" w:date="2024-01-08T11:26:00Z">
                  <w:rPr>
                    <w:sz w:val="16"/>
                    <w:szCs w:val="24"/>
                  </w:rPr>
                </w:rPrChange>
              </w:rPr>
            </w:pPr>
            <w:r w:rsidRPr="00801E49">
              <w:rPr>
                <w:rFonts w:ascii="Open Sans" w:hAnsi="Open Sans" w:cs="Open Sans"/>
                <w:sz w:val="16"/>
                <w:szCs w:val="24"/>
                <w:rPrChange w:id="2735" w:author="Nicole Wu" w:date="2024-01-08T11:26:00Z">
                  <w:rPr>
                    <w:sz w:val="16"/>
                    <w:szCs w:val="24"/>
                  </w:rPr>
                </w:rPrChange>
              </w:rPr>
              <w:t>(0.26)</w:t>
            </w:r>
          </w:p>
        </w:tc>
        <w:tc>
          <w:tcPr>
            <w:tcW w:w="621" w:type="dxa"/>
            <w:tcBorders>
              <w:top w:val="nil"/>
              <w:left w:val="nil"/>
              <w:bottom w:val="single" w:sz="3" w:space="0" w:color="000000"/>
              <w:right w:val="nil"/>
            </w:tcBorders>
          </w:tcPr>
          <w:p w14:paraId="6BB56462" w14:textId="77777777" w:rsidR="00B92327" w:rsidRPr="00801E49" w:rsidRDefault="00332621" w:rsidP="006B0BF6">
            <w:pPr>
              <w:spacing w:after="0" w:line="259" w:lineRule="auto"/>
              <w:ind w:left="0" w:right="0" w:firstLine="0"/>
              <w:jc w:val="center"/>
              <w:rPr>
                <w:rFonts w:ascii="Open Sans" w:hAnsi="Open Sans" w:cs="Open Sans"/>
                <w:sz w:val="16"/>
                <w:szCs w:val="24"/>
                <w:rPrChange w:id="2736" w:author="Nicole Wu" w:date="2024-01-08T11:26:00Z">
                  <w:rPr>
                    <w:sz w:val="16"/>
                    <w:szCs w:val="24"/>
                  </w:rPr>
                </w:rPrChange>
              </w:rPr>
            </w:pPr>
            <w:r w:rsidRPr="00801E49">
              <w:rPr>
                <w:rFonts w:ascii="Open Sans" w:hAnsi="Open Sans" w:cs="Open Sans"/>
                <w:sz w:val="16"/>
                <w:szCs w:val="24"/>
                <w:rPrChange w:id="2737" w:author="Nicole Wu" w:date="2024-01-08T11:26:00Z">
                  <w:rPr>
                    <w:sz w:val="16"/>
                    <w:szCs w:val="24"/>
                  </w:rPr>
                </w:rPrChange>
              </w:rPr>
              <w:t>(0.19)</w:t>
            </w:r>
          </w:p>
        </w:tc>
      </w:tr>
      <w:tr w:rsidR="00B92327" w:rsidRPr="00801E49" w14:paraId="62B5A74E" w14:textId="77777777" w:rsidTr="006B0BF6">
        <w:trPr>
          <w:trHeight w:val="191"/>
        </w:trPr>
        <w:tc>
          <w:tcPr>
            <w:tcW w:w="3771" w:type="dxa"/>
            <w:tcBorders>
              <w:top w:val="single" w:sz="3" w:space="0" w:color="000000"/>
              <w:left w:val="nil"/>
              <w:bottom w:val="double" w:sz="3" w:space="0" w:color="000000"/>
              <w:right w:val="nil"/>
            </w:tcBorders>
          </w:tcPr>
          <w:p w14:paraId="23943FB6" w14:textId="77777777" w:rsidR="00B92327" w:rsidRPr="00801E49" w:rsidRDefault="00332621" w:rsidP="006B0BF6">
            <w:pPr>
              <w:spacing w:after="0" w:line="259" w:lineRule="auto"/>
              <w:ind w:left="0" w:right="0" w:firstLine="0"/>
              <w:jc w:val="left"/>
              <w:rPr>
                <w:rFonts w:ascii="Open Sans" w:hAnsi="Open Sans" w:cs="Open Sans"/>
                <w:b/>
                <w:sz w:val="16"/>
                <w:szCs w:val="24"/>
                <w:rPrChange w:id="2738" w:author="Nicole Wu" w:date="2024-01-08T11:26:00Z">
                  <w:rPr>
                    <w:b/>
                    <w:bCs/>
                    <w:sz w:val="16"/>
                    <w:szCs w:val="24"/>
                  </w:rPr>
                </w:rPrChange>
              </w:rPr>
            </w:pPr>
            <w:r w:rsidRPr="00801E49">
              <w:rPr>
                <w:rFonts w:ascii="Open Sans" w:hAnsi="Open Sans" w:cs="Open Sans"/>
                <w:b/>
                <w:sz w:val="16"/>
                <w:szCs w:val="24"/>
                <w:rPrChange w:id="2739" w:author="Nicole Wu" w:date="2024-01-08T11:26:00Z">
                  <w:rPr>
                    <w:b/>
                    <w:bCs/>
                    <w:sz w:val="16"/>
                    <w:szCs w:val="24"/>
                  </w:rPr>
                </w:rPrChange>
              </w:rPr>
              <w:t>Observations</w:t>
            </w:r>
          </w:p>
        </w:tc>
        <w:tc>
          <w:tcPr>
            <w:tcW w:w="621" w:type="dxa"/>
            <w:tcBorders>
              <w:top w:val="single" w:sz="3" w:space="0" w:color="000000"/>
              <w:left w:val="nil"/>
              <w:bottom w:val="double" w:sz="3" w:space="0" w:color="000000"/>
              <w:right w:val="nil"/>
            </w:tcBorders>
          </w:tcPr>
          <w:p w14:paraId="095CFAF1"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40" w:author="Nicole Wu" w:date="2024-01-08T11:26:00Z">
                  <w:rPr>
                    <w:b/>
                    <w:bCs/>
                    <w:sz w:val="16"/>
                    <w:szCs w:val="24"/>
                  </w:rPr>
                </w:rPrChange>
              </w:rPr>
            </w:pPr>
            <w:r w:rsidRPr="00801E49">
              <w:rPr>
                <w:rFonts w:ascii="Open Sans" w:hAnsi="Open Sans" w:cs="Open Sans"/>
                <w:b/>
                <w:sz w:val="16"/>
                <w:szCs w:val="24"/>
                <w:rPrChange w:id="2741" w:author="Nicole Wu" w:date="2024-01-08T11:26:00Z">
                  <w:rPr>
                    <w:b/>
                    <w:bCs/>
                    <w:sz w:val="16"/>
                    <w:szCs w:val="24"/>
                  </w:rPr>
                </w:rPrChange>
              </w:rPr>
              <w:t>164</w:t>
            </w:r>
          </w:p>
        </w:tc>
        <w:tc>
          <w:tcPr>
            <w:tcW w:w="621" w:type="dxa"/>
            <w:tcBorders>
              <w:top w:val="single" w:sz="3" w:space="0" w:color="000000"/>
              <w:left w:val="nil"/>
              <w:bottom w:val="double" w:sz="3" w:space="0" w:color="000000"/>
              <w:right w:val="nil"/>
            </w:tcBorders>
          </w:tcPr>
          <w:p w14:paraId="4F13B083"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42" w:author="Nicole Wu" w:date="2024-01-08T11:26:00Z">
                  <w:rPr>
                    <w:b/>
                    <w:bCs/>
                    <w:sz w:val="16"/>
                    <w:szCs w:val="24"/>
                  </w:rPr>
                </w:rPrChange>
              </w:rPr>
            </w:pPr>
            <w:r w:rsidRPr="00801E49">
              <w:rPr>
                <w:rFonts w:ascii="Open Sans" w:hAnsi="Open Sans" w:cs="Open Sans"/>
                <w:b/>
                <w:sz w:val="16"/>
                <w:szCs w:val="24"/>
                <w:rPrChange w:id="2743" w:author="Nicole Wu" w:date="2024-01-08T11:26:00Z">
                  <w:rPr>
                    <w:b/>
                    <w:bCs/>
                    <w:sz w:val="16"/>
                    <w:szCs w:val="24"/>
                  </w:rPr>
                </w:rPrChange>
              </w:rPr>
              <w:t>156</w:t>
            </w:r>
          </w:p>
        </w:tc>
        <w:tc>
          <w:tcPr>
            <w:tcW w:w="621" w:type="dxa"/>
            <w:tcBorders>
              <w:top w:val="single" w:sz="3" w:space="0" w:color="000000"/>
              <w:left w:val="nil"/>
              <w:bottom w:val="double" w:sz="3" w:space="0" w:color="000000"/>
              <w:right w:val="nil"/>
            </w:tcBorders>
          </w:tcPr>
          <w:p w14:paraId="41677DF0"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44" w:author="Nicole Wu" w:date="2024-01-08T11:26:00Z">
                  <w:rPr>
                    <w:b/>
                    <w:bCs/>
                    <w:sz w:val="16"/>
                    <w:szCs w:val="24"/>
                  </w:rPr>
                </w:rPrChange>
              </w:rPr>
            </w:pPr>
            <w:r w:rsidRPr="00801E49">
              <w:rPr>
                <w:rFonts w:ascii="Open Sans" w:hAnsi="Open Sans" w:cs="Open Sans"/>
                <w:b/>
                <w:sz w:val="16"/>
                <w:szCs w:val="24"/>
                <w:rPrChange w:id="2745" w:author="Nicole Wu" w:date="2024-01-08T11:26:00Z">
                  <w:rPr>
                    <w:b/>
                    <w:bCs/>
                    <w:sz w:val="16"/>
                    <w:szCs w:val="24"/>
                  </w:rPr>
                </w:rPrChange>
              </w:rPr>
              <w:t>320</w:t>
            </w:r>
          </w:p>
        </w:tc>
        <w:tc>
          <w:tcPr>
            <w:tcW w:w="621" w:type="dxa"/>
            <w:gridSpan w:val="2"/>
            <w:tcBorders>
              <w:top w:val="single" w:sz="3" w:space="0" w:color="000000"/>
              <w:left w:val="nil"/>
              <w:bottom w:val="double" w:sz="3" w:space="0" w:color="000000"/>
              <w:right w:val="nil"/>
            </w:tcBorders>
          </w:tcPr>
          <w:p w14:paraId="3A572CB1"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46" w:author="Nicole Wu" w:date="2024-01-08T11:26:00Z">
                  <w:rPr>
                    <w:b/>
                    <w:bCs/>
                    <w:sz w:val="16"/>
                    <w:szCs w:val="24"/>
                  </w:rPr>
                </w:rPrChange>
              </w:rPr>
            </w:pPr>
            <w:r w:rsidRPr="00801E49">
              <w:rPr>
                <w:rFonts w:ascii="Open Sans" w:hAnsi="Open Sans" w:cs="Open Sans"/>
                <w:b/>
                <w:sz w:val="16"/>
                <w:szCs w:val="24"/>
                <w:rPrChange w:id="2747" w:author="Nicole Wu" w:date="2024-01-08T11:26:00Z">
                  <w:rPr>
                    <w:b/>
                    <w:bCs/>
                    <w:sz w:val="16"/>
                    <w:szCs w:val="24"/>
                  </w:rPr>
                </w:rPrChange>
              </w:rPr>
              <w:t>382</w:t>
            </w:r>
          </w:p>
        </w:tc>
        <w:tc>
          <w:tcPr>
            <w:tcW w:w="621" w:type="dxa"/>
            <w:tcBorders>
              <w:top w:val="single" w:sz="3" w:space="0" w:color="000000"/>
              <w:left w:val="nil"/>
              <w:bottom w:val="double" w:sz="3" w:space="0" w:color="000000"/>
              <w:right w:val="nil"/>
            </w:tcBorders>
          </w:tcPr>
          <w:p w14:paraId="3D5A473C"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48" w:author="Nicole Wu" w:date="2024-01-08T11:26:00Z">
                  <w:rPr>
                    <w:b/>
                    <w:bCs/>
                    <w:sz w:val="16"/>
                    <w:szCs w:val="24"/>
                  </w:rPr>
                </w:rPrChange>
              </w:rPr>
            </w:pPr>
            <w:r w:rsidRPr="00801E49">
              <w:rPr>
                <w:rFonts w:ascii="Open Sans" w:hAnsi="Open Sans" w:cs="Open Sans"/>
                <w:b/>
                <w:sz w:val="16"/>
                <w:szCs w:val="24"/>
                <w:rPrChange w:id="2749" w:author="Nicole Wu" w:date="2024-01-08T11:26:00Z">
                  <w:rPr>
                    <w:b/>
                    <w:bCs/>
                    <w:sz w:val="16"/>
                    <w:szCs w:val="24"/>
                  </w:rPr>
                </w:rPrChange>
              </w:rPr>
              <w:t>355</w:t>
            </w:r>
          </w:p>
        </w:tc>
        <w:tc>
          <w:tcPr>
            <w:tcW w:w="621" w:type="dxa"/>
            <w:tcBorders>
              <w:top w:val="single" w:sz="3" w:space="0" w:color="000000"/>
              <w:left w:val="nil"/>
              <w:bottom w:val="double" w:sz="3" w:space="0" w:color="000000"/>
              <w:right w:val="nil"/>
            </w:tcBorders>
          </w:tcPr>
          <w:p w14:paraId="4B6BA6D5"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50" w:author="Nicole Wu" w:date="2024-01-08T11:26:00Z">
                  <w:rPr>
                    <w:b/>
                    <w:bCs/>
                    <w:sz w:val="16"/>
                    <w:szCs w:val="24"/>
                  </w:rPr>
                </w:rPrChange>
              </w:rPr>
            </w:pPr>
            <w:r w:rsidRPr="00801E49">
              <w:rPr>
                <w:rFonts w:ascii="Open Sans" w:hAnsi="Open Sans" w:cs="Open Sans"/>
                <w:b/>
                <w:sz w:val="16"/>
                <w:szCs w:val="24"/>
                <w:rPrChange w:id="2751" w:author="Nicole Wu" w:date="2024-01-08T11:26:00Z">
                  <w:rPr>
                    <w:b/>
                    <w:bCs/>
                    <w:sz w:val="16"/>
                    <w:szCs w:val="24"/>
                  </w:rPr>
                </w:rPrChange>
              </w:rPr>
              <w:t>737</w:t>
            </w:r>
          </w:p>
        </w:tc>
        <w:tc>
          <w:tcPr>
            <w:tcW w:w="621" w:type="dxa"/>
            <w:gridSpan w:val="2"/>
            <w:tcBorders>
              <w:top w:val="single" w:sz="3" w:space="0" w:color="000000"/>
              <w:left w:val="nil"/>
              <w:bottom w:val="double" w:sz="3" w:space="0" w:color="000000"/>
              <w:right w:val="nil"/>
            </w:tcBorders>
          </w:tcPr>
          <w:p w14:paraId="7BEC11A4"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52" w:author="Nicole Wu" w:date="2024-01-08T11:26:00Z">
                  <w:rPr>
                    <w:b/>
                    <w:bCs/>
                    <w:sz w:val="16"/>
                    <w:szCs w:val="24"/>
                  </w:rPr>
                </w:rPrChange>
              </w:rPr>
            </w:pPr>
            <w:r w:rsidRPr="00801E49">
              <w:rPr>
                <w:rFonts w:ascii="Open Sans" w:hAnsi="Open Sans" w:cs="Open Sans"/>
                <w:b/>
                <w:sz w:val="16"/>
                <w:szCs w:val="24"/>
                <w:rPrChange w:id="2753" w:author="Nicole Wu" w:date="2024-01-08T11:26:00Z">
                  <w:rPr>
                    <w:b/>
                    <w:bCs/>
                    <w:sz w:val="16"/>
                    <w:szCs w:val="24"/>
                  </w:rPr>
                </w:rPrChange>
              </w:rPr>
              <w:t>546</w:t>
            </w:r>
          </w:p>
        </w:tc>
        <w:tc>
          <w:tcPr>
            <w:tcW w:w="621" w:type="dxa"/>
            <w:tcBorders>
              <w:top w:val="single" w:sz="3" w:space="0" w:color="000000"/>
              <w:left w:val="nil"/>
              <w:bottom w:val="double" w:sz="3" w:space="0" w:color="000000"/>
              <w:right w:val="nil"/>
            </w:tcBorders>
          </w:tcPr>
          <w:p w14:paraId="2A6DBFBC"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54" w:author="Nicole Wu" w:date="2024-01-08T11:26:00Z">
                  <w:rPr>
                    <w:b/>
                    <w:bCs/>
                    <w:sz w:val="16"/>
                    <w:szCs w:val="24"/>
                  </w:rPr>
                </w:rPrChange>
              </w:rPr>
            </w:pPr>
            <w:r w:rsidRPr="00801E49">
              <w:rPr>
                <w:rFonts w:ascii="Open Sans" w:hAnsi="Open Sans" w:cs="Open Sans"/>
                <w:b/>
                <w:sz w:val="16"/>
                <w:szCs w:val="24"/>
                <w:rPrChange w:id="2755" w:author="Nicole Wu" w:date="2024-01-08T11:26:00Z">
                  <w:rPr>
                    <w:b/>
                    <w:bCs/>
                    <w:sz w:val="16"/>
                    <w:szCs w:val="24"/>
                  </w:rPr>
                </w:rPrChange>
              </w:rPr>
              <w:t>511</w:t>
            </w:r>
          </w:p>
        </w:tc>
        <w:tc>
          <w:tcPr>
            <w:tcW w:w="621" w:type="dxa"/>
            <w:tcBorders>
              <w:top w:val="single" w:sz="3" w:space="0" w:color="000000"/>
              <w:left w:val="nil"/>
              <w:bottom w:val="double" w:sz="3" w:space="0" w:color="000000"/>
              <w:right w:val="nil"/>
            </w:tcBorders>
          </w:tcPr>
          <w:p w14:paraId="4F614C37" w14:textId="77777777" w:rsidR="00B92327" w:rsidRPr="00801E49" w:rsidRDefault="00332621" w:rsidP="006B0BF6">
            <w:pPr>
              <w:spacing w:after="0" w:line="259" w:lineRule="auto"/>
              <w:ind w:left="0" w:right="0" w:firstLine="0"/>
              <w:jc w:val="center"/>
              <w:rPr>
                <w:rFonts w:ascii="Open Sans" w:hAnsi="Open Sans" w:cs="Open Sans"/>
                <w:b/>
                <w:sz w:val="16"/>
                <w:szCs w:val="24"/>
                <w:rPrChange w:id="2756" w:author="Nicole Wu" w:date="2024-01-08T11:26:00Z">
                  <w:rPr>
                    <w:b/>
                    <w:bCs/>
                    <w:sz w:val="16"/>
                    <w:szCs w:val="24"/>
                  </w:rPr>
                </w:rPrChange>
              </w:rPr>
            </w:pPr>
            <w:r w:rsidRPr="00801E49">
              <w:rPr>
                <w:rFonts w:ascii="Open Sans" w:hAnsi="Open Sans" w:cs="Open Sans"/>
                <w:b/>
                <w:sz w:val="16"/>
                <w:szCs w:val="24"/>
                <w:rPrChange w:id="2757" w:author="Nicole Wu" w:date="2024-01-08T11:26:00Z">
                  <w:rPr>
                    <w:b/>
                    <w:bCs/>
                    <w:sz w:val="16"/>
                    <w:szCs w:val="24"/>
                  </w:rPr>
                </w:rPrChange>
              </w:rPr>
              <w:t>1,057</w:t>
            </w:r>
          </w:p>
        </w:tc>
      </w:tr>
    </w:tbl>
    <w:p w14:paraId="6DE0468E" w14:textId="3AF0C113" w:rsidR="00B92327" w:rsidRPr="00801E49" w:rsidRDefault="00332621" w:rsidP="006B0BF6">
      <w:pPr>
        <w:spacing w:after="0" w:line="259" w:lineRule="auto"/>
        <w:ind w:left="0" w:right="0" w:firstLine="0"/>
        <w:jc w:val="left"/>
        <w:rPr>
          <w:rFonts w:ascii="Open Sans" w:hAnsi="Open Sans" w:cs="Open Sans"/>
          <w:sz w:val="16"/>
          <w:szCs w:val="24"/>
          <w:rPrChange w:id="2758" w:author="Nicole Wu" w:date="2024-01-08T11:26:00Z">
            <w:rPr>
              <w:sz w:val="16"/>
              <w:szCs w:val="24"/>
            </w:rPr>
          </w:rPrChange>
        </w:rPr>
      </w:pPr>
      <w:r w:rsidRPr="00801E49">
        <w:rPr>
          <w:rFonts w:ascii="Open Sans" w:hAnsi="Open Sans" w:cs="Open Sans"/>
          <w:sz w:val="16"/>
          <w:szCs w:val="24"/>
          <w:rPrChange w:id="2759" w:author="Nicole Wu" w:date="2024-01-08T11:26:00Z">
            <w:rPr>
              <w:sz w:val="16"/>
              <w:szCs w:val="24"/>
            </w:rPr>
          </w:rPrChange>
        </w:rPr>
        <w:t>Note: Robust standard errors in parentheses; * p&lt;0.05, ** p&lt;0.01, *** p&lt;0.001.</w:t>
      </w:r>
    </w:p>
    <w:p w14:paraId="412BBEE2" w14:textId="4646BACB" w:rsidR="006B0BF6" w:rsidRPr="00801E49" w:rsidRDefault="006B0BF6" w:rsidP="006B0BF6">
      <w:pPr>
        <w:spacing w:after="0" w:line="259" w:lineRule="auto"/>
        <w:ind w:left="0" w:right="0" w:firstLine="0"/>
        <w:jc w:val="left"/>
        <w:rPr>
          <w:rFonts w:ascii="Open Sans" w:hAnsi="Open Sans" w:cs="Open Sans"/>
          <w:sz w:val="16"/>
          <w:szCs w:val="24"/>
          <w:rPrChange w:id="2760" w:author="Nicole Wu" w:date="2024-01-08T11:26:00Z">
            <w:rPr>
              <w:sz w:val="16"/>
              <w:szCs w:val="24"/>
            </w:rPr>
          </w:rPrChange>
        </w:rPr>
      </w:pPr>
    </w:p>
    <w:p w14:paraId="2278DDA8" w14:textId="11DC3CB1" w:rsidR="006B0BF6" w:rsidRPr="00801E49" w:rsidRDefault="006B0BF6" w:rsidP="006B0BF6">
      <w:pPr>
        <w:spacing w:after="0" w:line="259" w:lineRule="auto"/>
        <w:ind w:left="0" w:right="0" w:firstLine="0"/>
        <w:jc w:val="left"/>
        <w:rPr>
          <w:rFonts w:ascii="Open Sans" w:hAnsi="Open Sans" w:cs="Open Sans"/>
          <w:sz w:val="16"/>
          <w:szCs w:val="24"/>
          <w:rPrChange w:id="2761" w:author="Nicole Wu" w:date="2024-01-08T11:26:00Z">
            <w:rPr>
              <w:sz w:val="16"/>
              <w:szCs w:val="24"/>
            </w:rPr>
          </w:rPrChange>
        </w:rPr>
      </w:pPr>
    </w:p>
    <w:p w14:paraId="491110CA" w14:textId="098A6943" w:rsidR="006B0BF6" w:rsidRPr="00801E49" w:rsidRDefault="006B0BF6" w:rsidP="006B0BF6">
      <w:pPr>
        <w:spacing w:after="0" w:line="259" w:lineRule="auto"/>
        <w:ind w:left="0" w:right="0" w:firstLine="0"/>
        <w:jc w:val="left"/>
        <w:rPr>
          <w:rFonts w:ascii="Open Sans" w:hAnsi="Open Sans" w:cs="Open Sans"/>
          <w:sz w:val="16"/>
          <w:szCs w:val="24"/>
          <w:rPrChange w:id="2762" w:author="Nicole Wu" w:date="2024-01-08T11:26:00Z">
            <w:rPr>
              <w:sz w:val="16"/>
              <w:szCs w:val="24"/>
            </w:rPr>
          </w:rPrChange>
        </w:rPr>
      </w:pPr>
    </w:p>
    <w:p w14:paraId="1DF4F83F" w14:textId="2AAD8BAD" w:rsidR="006B0BF6" w:rsidRPr="00801E49" w:rsidRDefault="006B0BF6" w:rsidP="006B0BF6">
      <w:pPr>
        <w:spacing w:after="0" w:line="259" w:lineRule="auto"/>
        <w:ind w:left="0" w:right="0" w:firstLine="0"/>
        <w:jc w:val="left"/>
        <w:rPr>
          <w:rFonts w:ascii="Open Sans" w:hAnsi="Open Sans" w:cs="Open Sans"/>
          <w:sz w:val="16"/>
          <w:szCs w:val="24"/>
          <w:rPrChange w:id="2763" w:author="Nicole Wu" w:date="2024-01-08T11:26:00Z">
            <w:rPr>
              <w:sz w:val="16"/>
              <w:szCs w:val="24"/>
            </w:rPr>
          </w:rPrChange>
        </w:rPr>
      </w:pPr>
    </w:p>
    <w:p w14:paraId="5ED42DDC" w14:textId="0CF02BBD" w:rsidR="006B0BF6" w:rsidRPr="00801E49" w:rsidRDefault="006B0BF6" w:rsidP="006B0BF6">
      <w:pPr>
        <w:spacing w:after="0" w:line="259" w:lineRule="auto"/>
        <w:ind w:left="0" w:right="0" w:firstLine="0"/>
        <w:jc w:val="left"/>
        <w:rPr>
          <w:rFonts w:ascii="Open Sans" w:hAnsi="Open Sans" w:cs="Open Sans"/>
          <w:sz w:val="16"/>
          <w:szCs w:val="24"/>
          <w:rPrChange w:id="2764" w:author="Nicole Wu" w:date="2024-01-08T11:26:00Z">
            <w:rPr>
              <w:sz w:val="16"/>
              <w:szCs w:val="24"/>
            </w:rPr>
          </w:rPrChange>
        </w:rPr>
      </w:pPr>
    </w:p>
    <w:p w14:paraId="74CAAAD4" w14:textId="1E08778F" w:rsidR="006B0BF6" w:rsidRPr="00801E49" w:rsidRDefault="006B0BF6" w:rsidP="006B0BF6">
      <w:pPr>
        <w:spacing w:after="0" w:line="259" w:lineRule="auto"/>
        <w:ind w:left="0" w:right="0" w:firstLine="0"/>
        <w:jc w:val="left"/>
        <w:rPr>
          <w:rFonts w:ascii="Open Sans" w:hAnsi="Open Sans" w:cs="Open Sans"/>
          <w:sz w:val="16"/>
          <w:szCs w:val="24"/>
          <w:rPrChange w:id="2765" w:author="Nicole Wu" w:date="2024-01-08T11:26:00Z">
            <w:rPr>
              <w:sz w:val="16"/>
              <w:szCs w:val="24"/>
            </w:rPr>
          </w:rPrChange>
        </w:rPr>
      </w:pPr>
    </w:p>
    <w:p w14:paraId="45DF7C32" w14:textId="29AC5C70" w:rsidR="006B0BF6" w:rsidRPr="00801E49" w:rsidRDefault="006B0BF6" w:rsidP="006B0BF6">
      <w:pPr>
        <w:spacing w:after="0" w:line="259" w:lineRule="auto"/>
        <w:ind w:left="0" w:right="0" w:firstLine="0"/>
        <w:jc w:val="left"/>
        <w:rPr>
          <w:rFonts w:ascii="Open Sans" w:hAnsi="Open Sans" w:cs="Open Sans"/>
          <w:sz w:val="16"/>
          <w:szCs w:val="24"/>
          <w:rPrChange w:id="2766" w:author="Nicole Wu" w:date="2024-01-08T11:26:00Z">
            <w:rPr>
              <w:sz w:val="16"/>
              <w:szCs w:val="24"/>
            </w:rPr>
          </w:rPrChange>
        </w:rPr>
      </w:pPr>
    </w:p>
    <w:p w14:paraId="5462F919" w14:textId="73FB07B3" w:rsidR="006B0BF6" w:rsidRPr="00801E49" w:rsidRDefault="006B0BF6" w:rsidP="006B0BF6">
      <w:pPr>
        <w:spacing w:after="0" w:line="259" w:lineRule="auto"/>
        <w:ind w:left="0" w:right="0" w:firstLine="0"/>
        <w:jc w:val="left"/>
        <w:rPr>
          <w:rFonts w:ascii="Open Sans" w:hAnsi="Open Sans" w:cs="Open Sans"/>
          <w:sz w:val="16"/>
          <w:szCs w:val="24"/>
          <w:rPrChange w:id="2767" w:author="Nicole Wu" w:date="2024-01-08T11:26:00Z">
            <w:rPr>
              <w:sz w:val="16"/>
              <w:szCs w:val="24"/>
            </w:rPr>
          </w:rPrChange>
        </w:rPr>
      </w:pPr>
    </w:p>
    <w:p w14:paraId="00635325" w14:textId="7D796251" w:rsidR="006B0BF6" w:rsidRPr="00801E49" w:rsidRDefault="006B0BF6" w:rsidP="006B0BF6">
      <w:pPr>
        <w:spacing w:after="0" w:line="259" w:lineRule="auto"/>
        <w:ind w:left="0" w:right="0" w:firstLine="0"/>
        <w:jc w:val="left"/>
        <w:rPr>
          <w:rFonts w:ascii="Open Sans" w:hAnsi="Open Sans" w:cs="Open Sans"/>
          <w:sz w:val="16"/>
          <w:szCs w:val="24"/>
          <w:rPrChange w:id="2768" w:author="Nicole Wu" w:date="2024-01-08T11:26:00Z">
            <w:rPr>
              <w:sz w:val="16"/>
              <w:szCs w:val="24"/>
            </w:rPr>
          </w:rPrChange>
        </w:rPr>
      </w:pPr>
    </w:p>
    <w:p w14:paraId="34BDC041" w14:textId="6E854504" w:rsidR="006B0BF6" w:rsidRPr="00801E49" w:rsidRDefault="006B0BF6" w:rsidP="006B0BF6">
      <w:pPr>
        <w:spacing w:after="0" w:line="259" w:lineRule="auto"/>
        <w:ind w:left="0" w:right="0" w:firstLine="0"/>
        <w:jc w:val="left"/>
        <w:rPr>
          <w:rFonts w:ascii="Open Sans" w:hAnsi="Open Sans" w:cs="Open Sans"/>
          <w:sz w:val="16"/>
          <w:szCs w:val="24"/>
          <w:rPrChange w:id="2769" w:author="Nicole Wu" w:date="2024-01-08T11:26:00Z">
            <w:rPr>
              <w:sz w:val="16"/>
              <w:szCs w:val="24"/>
            </w:rPr>
          </w:rPrChange>
        </w:rPr>
      </w:pPr>
    </w:p>
    <w:p w14:paraId="09B5AEA1" w14:textId="19F919DA" w:rsidR="006B0BF6" w:rsidRPr="00801E49" w:rsidRDefault="006B0BF6" w:rsidP="006B0BF6">
      <w:pPr>
        <w:spacing w:after="0" w:line="259" w:lineRule="auto"/>
        <w:ind w:left="0" w:right="0" w:firstLine="0"/>
        <w:jc w:val="left"/>
        <w:rPr>
          <w:rFonts w:ascii="Open Sans" w:hAnsi="Open Sans" w:cs="Open Sans"/>
          <w:sz w:val="16"/>
          <w:szCs w:val="24"/>
          <w:rPrChange w:id="2770" w:author="Nicole Wu" w:date="2024-01-08T11:26:00Z">
            <w:rPr>
              <w:sz w:val="16"/>
              <w:szCs w:val="24"/>
            </w:rPr>
          </w:rPrChange>
        </w:rPr>
      </w:pPr>
    </w:p>
    <w:p w14:paraId="04617EFD" w14:textId="2B516BA1" w:rsidR="006B0BF6" w:rsidRPr="00801E49" w:rsidRDefault="006B0BF6" w:rsidP="006B0BF6">
      <w:pPr>
        <w:spacing w:after="0" w:line="259" w:lineRule="auto"/>
        <w:ind w:left="0" w:right="0" w:firstLine="0"/>
        <w:jc w:val="left"/>
        <w:rPr>
          <w:rFonts w:ascii="Open Sans" w:hAnsi="Open Sans" w:cs="Open Sans"/>
          <w:sz w:val="16"/>
          <w:szCs w:val="24"/>
          <w:rPrChange w:id="2771" w:author="Nicole Wu" w:date="2024-01-08T11:26:00Z">
            <w:rPr>
              <w:sz w:val="16"/>
              <w:szCs w:val="24"/>
            </w:rPr>
          </w:rPrChange>
        </w:rPr>
      </w:pPr>
    </w:p>
    <w:p w14:paraId="6D9AD069" w14:textId="673A2C93" w:rsidR="006B0BF6" w:rsidRPr="00801E49" w:rsidRDefault="006B0BF6" w:rsidP="006B0BF6">
      <w:pPr>
        <w:spacing w:after="0" w:line="259" w:lineRule="auto"/>
        <w:ind w:left="0" w:right="0" w:firstLine="0"/>
        <w:jc w:val="left"/>
        <w:rPr>
          <w:rFonts w:ascii="Open Sans" w:hAnsi="Open Sans" w:cs="Open Sans"/>
          <w:sz w:val="16"/>
          <w:szCs w:val="24"/>
          <w:rPrChange w:id="2772" w:author="Nicole Wu" w:date="2024-01-08T11:26:00Z">
            <w:rPr>
              <w:sz w:val="16"/>
              <w:szCs w:val="24"/>
            </w:rPr>
          </w:rPrChange>
        </w:rPr>
      </w:pPr>
    </w:p>
    <w:p w14:paraId="3DCCFAEA" w14:textId="7BC2B1FB" w:rsidR="006B0BF6" w:rsidRPr="00801E49" w:rsidRDefault="006B0BF6" w:rsidP="006B0BF6">
      <w:pPr>
        <w:spacing w:after="0" w:line="259" w:lineRule="auto"/>
        <w:ind w:left="0" w:right="0" w:firstLine="0"/>
        <w:jc w:val="left"/>
        <w:rPr>
          <w:rFonts w:ascii="Open Sans" w:hAnsi="Open Sans" w:cs="Open Sans"/>
          <w:sz w:val="16"/>
          <w:szCs w:val="24"/>
          <w:rPrChange w:id="2773" w:author="Nicole Wu" w:date="2024-01-08T11:26:00Z">
            <w:rPr>
              <w:sz w:val="16"/>
              <w:szCs w:val="24"/>
            </w:rPr>
          </w:rPrChange>
        </w:rPr>
      </w:pPr>
    </w:p>
    <w:p w14:paraId="7732D541" w14:textId="742C0E2E" w:rsidR="006B0BF6" w:rsidRPr="00801E49" w:rsidRDefault="006B0BF6" w:rsidP="006B0BF6">
      <w:pPr>
        <w:spacing w:after="0" w:line="259" w:lineRule="auto"/>
        <w:ind w:left="0" w:right="0" w:firstLine="0"/>
        <w:jc w:val="left"/>
        <w:rPr>
          <w:rFonts w:ascii="Open Sans" w:hAnsi="Open Sans" w:cs="Open Sans"/>
          <w:sz w:val="16"/>
          <w:szCs w:val="24"/>
          <w:rPrChange w:id="2774" w:author="Nicole Wu" w:date="2024-01-08T11:26:00Z">
            <w:rPr>
              <w:sz w:val="16"/>
              <w:szCs w:val="24"/>
            </w:rPr>
          </w:rPrChange>
        </w:rPr>
      </w:pPr>
    </w:p>
    <w:p w14:paraId="5928E662" w14:textId="111B1831" w:rsidR="006B0BF6" w:rsidRPr="00801E49" w:rsidRDefault="006B0BF6" w:rsidP="006B0BF6">
      <w:pPr>
        <w:spacing w:after="0" w:line="259" w:lineRule="auto"/>
        <w:ind w:left="0" w:right="0" w:firstLine="0"/>
        <w:jc w:val="left"/>
        <w:rPr>
          <w:rFonts w:ascii="Open Sans" w:hAnsi="Open Sans" w:cs="Open Sans"/>
          <w:sz w:val="16"/>
          <w:szCs w:val="24"/>
          <w:rPrChange w:id="2775" w:author="Nicole Wu" w:date="2024-01-08T11:26:00Z">
            <w:rPr>
              <w:sz w:val="16"/>
              <w:szCs w:val="24"/>
            </w:rPr>
          </w:rPrChange>
        </w:rPr>
      </w:pPr>
    </w:p>
    <w:p w14:paraId="577BDA6E" w14:textId="45778481" w:rsidR="006B0BF6" w:rsidRPr="00801E49" w:rsidRDefault="006B0BF6" w:rsidP="006B0BF6">
      <w:pPr>
        <w:spacing w:after="0" w:line="259" w:lineRule="auto"/>
        <w:ind w:left="0" w:right="0" w:firstLine="0"/>
        <w:jc w:val="left"/>
        <w:rPr>
          <w:rFonts w:ascii="Open Sans" w:hAnsi="Open Sans" w:cs="Open Sans"/>
          <w:sz w:val="16"/>
          <w:szCs w:val="24"/>
          <w:rPrChange w:id="2776" w:author="Nicole Wu" w:date="2024-01-08T11:26:00Z">
            <w:rPr>
              <w:sz w:val="16"/>
              <w:szCs w:val="24"/>
            </w:rPr>
          </w:rPrChange>
        </w:rPr>
      </w:pPr>
    </w:p>
    <w:p w14:paraId="15231AD6" w14:textId="7EC952A3" w:rsidR="006B0BF6" w:rsidRPr="00801E49" w:rsidRDefault="006B0BF6" w:rsidP="006B0BF6">
      <w:pPr>
        <w:spacing w:after="0" w:line="259" w:lineRule="auto"/>
        <w:ind w:left="0" w:right="0" w:firstLine="0"/>
        <w:jc w:val="left"/>
        <w:rPr>
          <w:rFonts w:ascii="Open Sans" w:hAnsi="Open Sans" w:cs="Open Sans"/>
          <w:sz w:val="16"/>
          <w:szCs w:val="24"/>
          <w:rPrChange w:id="2777" w:author="Nicole Wu" w:date="2024-01-08T11:26:00Z">
            <w:rPr>
              <w:sz w:val="16"/>
              <w:szCs w:val="24"/>
            </w:rPr>
          </w:rPrChange>
        </w:rPr>
      </w:pPr>
    </w:p>
    <w:p w14:paraId="0C7441B0" w14:textId="6308A3D3" w:rsidR="006B0BF6" w:rsidRPr="00801E49" w:rsidRDefault="006B0BF6" w:rsidP="006B0BF6">
      <w:pPr>
        <w:spacing w:after="0" w:line="259" w:lineRule="auto"/>
        <w:ind w:left="0" w:right="0" w:firstLine="0"/>
        <w:jc w:val="left"/>
        <w:rPr>
          <w:rFonts w:ascii="Open Sans" w:hAnsi="Open Sans" w:cs="Open Sans"/>
          <w:sz w:val="16"/>
          <w:szCs w:val="24"/>
          <w:rPrChange w:id="2778" w:author="Nicole Wu" w:date="2024-01-08T11:26:00Z">
            <w:rPr>
              <w:sz w:val="16"/>
              <w:szCs w:val="24"/>
            </w:rPr>
          </w:rPrChange>
        </w:rPr>
      </w:pPr>
    </w:p>
    <w:p w14:paraId="5D81B9E8" w14:textId="54C5D478" w:rsidR="006B0BF6" w:rsidRPr="00801E49" w:rsidRDefault="006B0BF6" w:rsidP="006B0BF6">
      <w:pPr>
        <w:spacing w:after="0" w:line="259" w:lineRule="auto"/>
        <w:ind w:left="0" w:right="0" w:firstLine="0"/>
        <w:jc w:val="left"/>
        <w:rPr>
          <w:rFonts w:ascii="Open Sans" w:hAnsi="Open Sans" w:cs="Open Sans"/>
          <w:sz w:val="16"/>
          <w:szCs w:val="24"/>
          <w:rPrChange w:id="2779" w:author="Nicole Wu" w:date="2024-01-08T11:26:00Z">
            <w:rPr>
              <w:sz w:val="16"/>
              <w:szCs w:val="24"/>
            </w:rPr>
          </w:rPrChange>
        </w:rPr>
      </w:pPr>
    </w:p>
    <w:p w14:paraId="4474DB9B" w14:textId="5219A53F" w:rsidR="006B0BF6" w:rsidRPr="00801E49" w:rsidRDefault="006B0BF6" w:rsidP="006B0BF6">
      <w:pPr>
        <w:spacing w:after="0" w:line="259" w:lineRule="auto"/>
        <w:ind w:left="0" w:right="0" w:firstLine="0"/>
        <w:jc w:val="left"/>
        <w:rPr>
          <w:rFonts w:ascii="Open Sans" w:hAnsi="Open Sans" w:cs="Open Sans"/>
          <w:sz w:val="16"/>
          <w:szCs w:val="24"/>
          <w:rPrChange w:id="2780" w:author="Nicole Wu" w:date="2024-01-08T11:26:00Z">
            <w:rPr>
              <w:sz w:val="16"/>
              <w:szCs w:val="24"/>
            </w:rPr>
          </w:rPrChange>
        </w:rPr>
      </w:pPr>
    </w:p>
    <w:p w14:paraId="3CE536DB" w14:textId="407648A6" w:rsidR="006B0BF6" w:rsidRPr="00801E49" w:rsidRDefault="006B0BF6" w:rsidP="006B0BF6">
      <w:pPr>
        <w:spacing w:after="0" w:line="259" w:lineRule="auto"/>
        <w:ind w:left="0" w:right="0" w:firstLine="0"/>
        <w:jc w:val="left"/>
        <w:rPr>
          <w:rFonts w:ascii="Open Sans" w:hAnsi="Open Sans" w:cs="Open Sans"/>
          <w:sz w:val="16"/>
          <w:szCs w:val="24"/>
          <w:rPrChange w:id="2781" w:author="Nicole Wu" w:date="2024-01-08T11:26:00Z">
            <w:rPr>
              <w:sz w:val="16"/>
              <w:szCs w:val="24"/>
            </w:rPr>
          </w:rPrChange>
        </w:rPr>
      </w:pPr>
    </w:p>
    <w:p w14:paraId="14CDE106" w14:textId="393E590E" w:rsidR="006B0BF6" w:rsidRPr="00801E49" w:rsidRDefault="006B0BF6" w:rsidP="006B0BF6">
      <w:pPr>
        <w:spacing w:after="0" w:line="259" w:lineRule="auto"/>
        <w:ind w:left="0" w:right="0" w:firstLine="0"/>
        <w:jc w:val="left"/>
        <w:rPr>
          <w:rFonts w:ascii="Open Sans" w:hAnsi="Open Sans" w:cs="Open Sans"/>
          <w:sz w:val="16"/>
          <w:szCs w:val="24"/>
          <w:rPrChange w:id="2782" w:author="Nicole Wu" w:date="2024-01-08T11:26:00Z">
            <w:rPr>
              <w:sz w:val="16"/>
              <w:szCs w:val="24"/>
            </w:rPr>
          </w:rPrChange>
        </w:rPr>
      </w:pPr>
    </w:p>
    <w:p w14:paraId="27EB3891" w14:textId="05E5DB49" w:rsidR="006B0BF6" w:rsidRPr="00801E49" w:rsidRDefault="006B0BF6" w:rsidP="006B0BF6">
      <w:pPr>
        <w:spacing w:after="0" w:line="259" w:lineRule="auto"/>
        <w:ind w:left="0" w:right="0" w:firstLine="0"/>
        <w:jc w:val="left"/>
        <w:rPr>
          <w:rFonts w:ascii="Open Sans" w:hAnsi="Open Sans" w:cs="Open Sans"/>
          <w:sz w:val="16"/>
          <w:szCs w:val="24"/>
          <w:rPrChange w:id="2783" w:author="Nicole Wu" w:date="2024-01-08T11:26:00Z">
            <w:rPr>
              <w:sz w:val="16"/>
              <w:szCs w:val="24"/>
            </w:rPr>
          </w:rPrChange>
        </w:rPr>
      </w:pPr>
    </w:p>
    <w:p w14:paraId="5E1A335E" w14:textId="77777777" w:rsidR="006B0BF6" w:rsidRPr="00801E49" w:rsidRDefault="006B0BF6" w:rsidP="006B0BF6">
      <w:pPr>
        <w:spacing w:after="0" w:line="259" w:lineRule="auto"/>
        <w:ind w:left="0" w:right="0" w:firstLine="0"/>
        <w:jc w:val="left"/>
        <w:rPr>
          <w:rFonts w:ascii="Open Sans" w:hAnsi="Open Sans" w:cs="Open Sans"/>
          <w:sz w:val="16"/>
          <w:szCs w:val="24"/>
          <w:rPrChange w:id="2784" w:author="Nicole Wu" w:date="2024-01-08T11:26:00Z">
            <w:rPr>
              <w:sz w:val="16"/>
              <w:szCs w:val="24"/>
            </w:rPr>
          </w:rPrChange>
        </w:rPr>
      </w:pPr>
    </w:p>
    <w:p w14:paraId="4FFFB304" w14:textId="77777777" w:rsidR="00B92327" w:rsidRPr="00801E49" w:rsidRDefault="00332621">
      <w:pPr>
        <w:spacing w:after="0" w:line="259" w:lineRule="auto"/>
        <w:ind w:left="145" w:right="0" w:firstLine="0"/>
        <w:jc w:val="left"/>
        <w:rPr>
          <w:rFonts w:ascii="Open Sans" w:hAnsi="Open Sans" w:cs="Open Sans"/>
          <w:rPrChange w:id="2785" w:author="Nicole Wu" w:date="2024-01-08T11:26:00Z">
            <w:rPr/>
          </w:rPrChange>
        </w:rPr>
      </w:pPr>
      <w:r w:rsidRPr="00801E49">
        <w:rPr>
          <w:rFonts w:ascii="Open Sans" w:hAnsi="Open Sans" w:cs="Open Sans"/>
          <w:sz w:val="19"/>
          <w:rPrChange w:id="2786" w:author="Nicole Wu" w:date="2024-01-08T11:26:00Z">
            <w:rPr>
              <w:sz w:val="19"/>
            </w:rPr>
          </w:rPrChange>
        </w:rPr>
        <w:t xml:space="preserve">Table 5: Balance Table for Randomized Questionnaire Length Assignment in Remote Survey: </w:t>
      </w:r>
      <w:commentRangeStart w:id="2787"/>
      <w:r w:rsidRPr="00801E49">
        <w:rPr>
          <w:rFonts w:ascii="Open Sans" w:hAnsi="Open Sans" w:cs="Open Sans"/>
          <w:sz w:val="19"/>
          <w:rPrChange w:id="2788" w:author="Nicole Wu" w:date="2024-01-08T11:26:00Z">
            <w:rPr>
              <w:sz w:val="19"/>
            </w:rPr>
          </w:rPrChange>
        </w:rPr>
        <w:t>Long vs. Short</w:t>
      </w:r>
      <w:commentRangeEnd w:id="2787"/>
      <w:r w:rsidR="001E7331" w:rsidRPr="00801E49">
        <w:rPr>
          <w:rStyle w:val="CommentReference"/>
          <w:rFonts w:ascii="Open Sans" w:hAnsi="Open Sans" w:cs="Open Sans"/>
          <w:rPrChange w:id="2789" w:author="Nicole Wu" w:date="2024-01-08T11:26:00Z">
            <w:rPr>
              <w:rStyle w:val="CommentReference"/>
            </w:rPr>
          </w:rPrChange>
        </w:rPr>
        <w:commentReference w:id="2787"/>
      </w:r>
    </w:p>
    <w:tbl>
      <w:tblPr>
        <w:tblW w:w="9360" w:type="dxa"/>
        <w:tblCellMar>
          <w:top w:w="21" w:type="dxa"/>
          <w:right w:w="78" w:type="dxa"/>
        </w:tblCellMar>
        <w:tblLook w:val="04A0" w:firstRow="1" w:lastRow="0" w:firstColumn="1" w:lastColumn="0" w:noHBand="0" w:noVBand="1"/>
      </w:tblPr>
      <w:tblGrid>
        <w:gridCol w:w="3517"/>
        <w:gridCol w:w="663"/>
        <w:gridCol w:w="663"/>
        <w:gridCol w:w="580"/>
        <w:gridCol w:w="663"/>
        <w:gridCol w:w="792"/>
        <w:gridCol w:w="580"/>
        <w:gridCol w:w="663"/>
        <w:gridCol w:w="663"/>
        <w:gridCol w:w="576"/>
      </w:tblGrid>
      <w:tr w:rsidR="00B92327" w:rsidRPr="00801E49" w14:paraId="277115D5" w14:textId="77777777">
        <w:trPr>
          <w:trHeight w:val="187"/>
        </w:trPr>
        <w:tc>
          <w:tcPr>
            <w:tcW w:w="3791" w:type="dxa"/>
            <w:tcBorders>
              <w:top w:val="double" w:sz="3" w:space="0" w:color="000000"/>
              <w:left w:val="nil"/>
              <w:bottom w:val="nil"/>
              <w:right w:val="nil"/>
            </w:tcBorders>
          </w:tcPr>
          <w:p w14:paraId="1F837CFE" w14:textId="77777777" w:rsidR="00B92327" w:rsidRPr="00801E49" w:rsidRDefault="00B92327" w:rsidP="006B0BF6">
            <w:pPr>
              <w:spacing w:after="0" w:line="259" w:lineRule="auto"/>
              <w:ind w:left="0" w:right="0" w:firstLine="0"/>
              <w:jc w:val="left"/>
              <w:rPr>
                <w:rFonts w:ascii="Open Sans" w:hAnsi="Open Sans" w:cs="Open Sans"/>
                <w:sz w:val="16"/>
                <w:szCs w:val="24"/>
                <w:rPrChange w:id="2790" w:author="Nicole Wu" w:date="2024-01-08T11:26:00Z">
                  <w:rPr>
                    <w:sz w:val="16"/>
                    <w:szCs w:val="24"/>
                  </w:rPr>
                </w:rPrChange>
              </w:rPr>
            </w:pPr>
          </w:p>
        </w:tc>
        <w:tc>
          <w:tcPr>
            <w:tcW w:w="1309" w:type="dxa"/>
            <w:gridSpan w:val="2"/>
            <w:tcBorders>
              <w:top w:val="double" w:sz="3" w:space="0" w:color="000000"/>
              <w:left w:val="nil"/>
              <w:bottom w:val="nil"/>
              <w:right w:val="nil"/>
            </w:tcBorders>
          </w:tcPr>
          <w:p w14:paraId="125EDC44" w14:textId="77777777" w:rsidR="00B92327" w:rsidRPr="00801E49" w:rsidRDefault="00332621" w:rsidP="006B0BF6">
            <w:pPr>
              <w:spacing w:after="0" w:line="259" w:lineRule="auto"/>
              <w:ind w:left="0" w:right="14" w:firstLine="0"/>
              <w:jc w:val="right"/>
              <w:rPr>
                <w:rFonts w:ascii="Open Sans" w:hAnsi="Open Sans" w:cs="Open Sans"/>
                <w:sz w:val="16"/>
                <w:szCs w:val="24"/>
                <w:rPrChange w:id="2791" w:author="Nicole Wu" w:date="2024-01-08T11:26:00Z">
                  <w:rPr>
                    <w:sz w:val="16"/>
                    <w:szCs w:val="24"/>
                  </w:rPr>
                </w:rPrChange>
              </w:rPr>
            </w:pPr>
            <w:r w:rsidRPr="00801E49">
              <w:rPr>
                <w:rFonts w:ascii="Open Sans" w:hAnsi="Open Sans" w:cs="Open Sans"/>
                <w:sz w:val="16"/>
                <w:szCs w:val="24"/>
                <w:rPrChange w:id="2792" w:author="Nicole Wu" w:date="2024-01-08T11:26:00Z">
                  <w:rPr>
                    <w:sz w:val="16"/>
                    <w:szCs w:val="24"/>
                  </w:rPr>
                </w:rPrChange>
              </w:rPr>
              <w:t>Own Phone</w:t>
            </w:r>
          </w:p>
        </w:tc>
        <w:tc>
          <w:tcPr>
            <w:tcW w:w="581" w:type="dxa"/>
            <w:tcBorders>
              <w:top w:val="double" w:sz="3" w:space="0" w:color="000000"/>
              <w:left w:val="nil"/>
              <w:bottom w:val="nil"/>
              <w:right w:val="nil"/>
            </w:tcBorders>
          </w:tcPr>
          <w:p w14:paraId="5C34D4D3" w14:textId="77777777" w:rsidR="00B92327" w:rsidRPr="00801E49" w:rsidRDefault="00B92327" w:rsidP="006B0BF6">
            <w:pPr>
              <w:spacing w:after="0" w:line="259" w:lineRule="auto"/>
              <w:ind w:left="0" w:right="0" w:firstLine="0"/>
              <w:jc w:val="left"/>
              <w:rPr>
                <w:rFonts w:ascii="Open Sans" w:hAnsi="Open Sans" w:cs="Open Sans"/>
                <w:sz w:val="16"/>
                <w:szCs w:val="24"/>
                <w:rPrChange w:id="2793" w:author="Nicole Wu" w:date="2024-01-08T11:26:00Z">
                  <w:rPr>
                    <w:sz w:val="16"/>
                    <w:szCs w:val="24"/>
                  </w:rPr>
                </w:rPrChange>
              </w:rPr>
            </w:pPr>
          </w:p>
        </w:tc>
        <w:tc>
          <w:tcPr>
            <w:tcW w:w="525" w:type="dxa"/>
            <w:tcBorders>
              <w:top w:val="double" w:sz="3" w:space="0" w:color="000000"/>
              <w:left w:val="nil"/>
              <w:bottom w:val="nil"/>
              <w:right w:val="nil"/>
            </w:tcBorders>
          </w:tcPr>
          <w:p w14:paraId="71D57E5D" w14:textId="77777777" w:rsidR="00B92327" w:rsidRPr="00801E49" w:rsidRDefault="00B92327" w:rsidP="006B0BF6">
            <w:pPr>
              <w:spacing w:after="0" w:line="259" w:lineRule="auto"/>
              <w:ind w:left="0" w:right="0" w:firstLine="0"/>
              <w:jc w:val="left"/>
              <w:rPr>
                <w:rFonts w:ascii="Open Sans" w:hAnsi="Open Sans" w:cs="Open Sans"/>
                <w:sz w:val="16"/>
                <w:szCs w:val="24"/>
                <w:rPrChange w:id="2794" w:author="Nicole Wu" w:date="2024-01-08T11:26:00Z">
                  <w:rPr>
                    <w:sz w:val="16"/>
                    <w:szCs w:val="24"/>
                  </w:rPr>
                </w:rPrChange>
              </w:rPr>
            </w:pPr>
          </w:p>
        </w:tc>
        <w:tc>
          <w:tcPr>
            <w:tcW w:w="784" w:type="dxa"/>
            <w:tcBorders>
              <w:top w:val="double" w:sz="3" w:space="0" w:color="000000"/>
              <w:left w:val="nil"/>
              <w:bottom w:val="nil"/>
              <w:right w:val="nil"/>
            </w:tcBorders>
          </w:tcPr>
          <w:p w14:paraId="265D9C37" w14:textId="77777777" w:rsidR="00B92327" w:rsidRPr="00801E49" w:rsidRDefault="00332621" w:rsidP="006B0BF6">
            <w:pPr>
              <w:spacing w:after="0" w:line="259" w:lineRule="auto"/>
              <w:ind w:left="0" w:right="0" w:firstLine="0"/>
              <w:jc w:val="left"/>
              <w:rPr>
                <w:rFonts w:ascii="Open Sans" w:hAnsi="Open Sans" w:cs="Open Sans"/>
                <w:sz w:val="16"/>
                <w:szCs w:val="24"/>
                <w:rPrChange w:id="2795" w:author="Nicole Wu" w:date="2024-01-08T11:26:00Z">
                  <w:rPr>
                    <w:sz w:val="16"/>
                    <w:szCs w:val="24"/>
                  </w:rPr>
                </w:rPrChange>
              </w:rPr>
            </w:pPr>
            <w:r w:rsidRPr="00801E49">
              <w:rPr>
                <w:rFonts w:ascii="Open Sans" w:hAnsi="Open Sans" w:cs="Open Sans"/>
                <w:sz w:val="16"/>
                <w:szCs w:val="24"/>
                <w:rPrChange w:id="2796" w:author="Nicole Wu" w:date="2024-01-08T11:26:00Z">
                  <w:rPr>
                    <w:sz w:val="16"/>
                    <w:szCs w:val="24"/>
                  </w:rPr>
                </w:rPrChange>
              </w:rPr>
              <w:t>No Phone</w:t>
            </w:r>
          </w:p>
        </w:tc>
        <w:tc>
          <w:tcPr>
            <w:tcW w:w="581" w:type="dxa"/>
            <w:tcBorders>
              <w:top w:val="double" w:sz="3" w:space="0" w:color="000000"/>
              <w:left w:val="nil"/>
              <w:bottom w:val="nil"/>
              <w:right w:val="nil"/>
            </w:tcBorders>
          </w:tcPr>
          <w:p w14:paraId="703EA924" w14:textId="77777777" w:rsidR="00B92327" w:rsidRPr="00801E49" w:rsidRDefault="00B92327" w:rsidP="006B0BF6">
            <w:pPr>
              <w:spacing w:after="0" w:line="259" w:lineRule="auto"/>
              <w:ind w:left="0" w:right="0" w:firstLine="0"/>
              <w:jc w:val="left"/>
              <w:rPr>
                <w:rFonts w:ascii="Open Sans" w:hAnsi="Open Sans" w:cs="Open Sans"/>
                <w:sz w:val="16"/>
                <w:szCs w:val="24"/>
                <w:rPrChange w:id="2797" w:author="Nicole Wu" w:date="2024-01-08T11:26:00Z">
                  <w:rPr>
                    <w:sz w:val="16"/>
                    <w:szCs w:val="24"/>
                  </w:rPr>
                </w:rPrChange>
              </w:rPr>
            </w:pPr>
          </w:p>
        </w:tc>
        <w:tc>
          <w:tcPr>
            <w:tcW w:w="1787" w:type="dxa"/>
            <w:gridSpan w:val="3"/>
            <w:tcBorders>
              <w:top w:val="double" w:sz="3" w:space="0" w:color="000000"/>
              <w:left w:val="nil"/>
              <w:bottom w:val="nil"/>
              <w:right w:val="nil"/>
            </w:tcBorders>
          </w:tcPr>
          <w:p w14:paraId="2EEBCF01" w14:textId="77777777" w:rsidR="00B92327" w:rsidRPr="00801E49" w:rsidRDefault="00332621" w:rsidP="006B0BF6">
            <w:pPr>
              <w:spacing w:after="0" w:line="259" w:lineRule="auto"/>
              <w:ind w:left="0" w:right="26" w:firstLine="0"/>
              <w:jc w:val="center"/>
              <w:rPr>
                <w:rFonts w:ascii="Open Sans" w:hAnsi="Open Sans" w:cs="Open Sans"/>
                <w:sz w:val="16"/>
                <w:szCs w:val="24"/>
                <w:rPrChange w:id="2798" w:author="Nicole Wu" w:date="2024-01-08T11:26:00Z">
                  <w:rPr>
                    <w:sz w:val="16"/>
                    <w:szCs w:val="24"/>
                  </w:rPr>
                </w:rPrChange>
              </w:rPr>
            </w:pPr>
            <w:r w:rsidRPr="00801E49">
              <w:rPr>
                <w:rFonts w:ascii="Open Sans" w:hAnsi="Open Sans" w:cs="Open Sans"/>
                <w:sz w:val="16"/>
                <w:szCs w:val="24"/>
                <w:rPrChange w:id="2799" w:author="Nicole Wu" w:date="2024-01-08T11:26:00Z">
                  <w:rPr>
                    <w:sz w:val="16"/>
                    <w:szCs w:val="24"/>
                  </w:rPr>
                </w:rPrChange>
              </w:rPr>
              <w:t>Total Remote</w:t>
            </w:r>
          </w:p>
        </w:tc>
      </w:tr>
      <w:tr w:rsidR="00B92327" w:rsidRPr="00801E49" w14:paraId="28C46DEF" w14:textId="77777777">
        <w:trPr>
          <w:trHeight w:val="169"/>
        </w:trPr>
        <w:tc>
          <w:tcPr>
            <w:tcW w:w="3791" w:type="dxa"/>
            <w:tcBorders>
              <w:top w:val="nil"/>
              <w:left w:val="nil"/>
              <w:bottom w:val="single" w:sz="3" w:space="0" w:color="000000"/>
              <w:right w:val="nil"/>
            </w:tcBorders>
          </w:tcPr>
          <w:p w14:paraId="385F5642" w14:textId="77777777" w:rsidR="00B92327" w:rsidRPr="00801E49" w:rsidRDefault="00332621" w:rsidP="006B0BF6">
            <w:pPr>
              <w:spacing w:after="0" w:line="259" w:lineRule="auto"/>
              <w:ind w:left="0" w:right="0" w:firstLine="0"/>
              <w:jc w:val="left"/>
              <w:rPr>
                <w:rFonts w:ascii="Open Sans" w:hAnsi="Open Sans" w:cs="Open Sans"/>
                <w:sz w:val="16"/>
                <w:szCs w:val="24"/>
                <w:rPrChange w:id="2800" w:author="Nicole Wu" w:date="2024-01-08T11:26:00Z">
                  <w:rPr>
                    <w:sz w:val="16"/>
                    <w:szCs w:val="24"/>
                  </w:rPr>
                </w:rPrChange>
              </w:rPr>
            </w:pPr>
            <w:r w:rsidRPr="00801E49">
              <w:rPr>
                <w:rFonts w:ascii="Open Sans" w:hAnsi="Open Sans" w:cs="Open Sans"/>
                <w:sz w:val="16"/>
                <w:szCs w:val="24"/>
                <w:rPrChange w:id="2801" w:author="Nicole Wu" w:date="2024-01-08T11:26:00Z">
                  <w:rPr>
                    <w:sz w:val="16"/>
                    <w:szCs w:val="24"/>
                  </w:rPr>
                </w:rPrChange>
              </w:rPr>
              <w:t>Variable</w:t>
            </w:r>
          </w:p>
        </w:tc>
        <w:tc>
          <w:tcPr>
            <w:tcW w:w="655" w:type="dxa"/>
            <w:tcBorders>
              <w:top w:val="nil"/>
              <w:left w:val="nil"/>
              <w:bottom w:val="single" w:sz="3" w:space="0" w:color="000000"/>
              <w:right w:val="nil"/>
            </w:tcBorders>
          </w:tcPr>
          <w:p w14:paraId="3C7CFF90" w14:textId="77777777" w:rsidR="00B92327" w:rsidRPr="00801E49" w:rsidRDefault="00332621" w:rsidP="006B0BF6">
            <w:pPr>
              <w:spacing w:after="0" w:line="259" w:lineRule="auto"/>
              <w:ind w:left="0" w:right="0" w:firstLine="0"/>
              <w:jc w:val="left"/>
              <w:rPr>
                <w:rFonts w:ascii="Open Sans" w:hAnsi="Open Sans" w:cs="Open Sans"/>
                <w:sz w:val="16"/>
                <w:szCs w:val="24"/>
                <w:rPrChange w:id="2802" w:author="Nicole Wu" w:date="2024-01-08T11:26:00Z">
                  <w:rPr>
                    <w:sz w:val="16"/>
                    <w:szCs w:val="24"/>
                  </w:rPr>
                </w:rPrChange>
              </w:rPr>
            </w:pPr>
            <w:r w:rsidRPr="00801E49">
              <w:rPr>
                <w:rFonts w:ascii="Open Sans" w:hAnsi="Open Sans" w:cs="Open Sans"/>
                <w:sz w:val="16"/>
                <w:szCs w:val="24"/>
                <w:rPrChange w:id="2803" w:author="Nicole Wu" w:date="2024-01-08T11:26:00Z">
                  <w:rPr>
                    <w:sz w:val="16"/>
                    <w:szCs w:val="24"/>
                  </w:rPr>
                </w:rPrChange>
              </w:rPr>
              <w:t>Long</w:t>
            </w:r>
          </w:p>
        </w:tc>
        <w:tc>
          <w:tcPr>
            <w:tcW w:w="655" w:type="dxa"/>
            <w:tcBorders>
              <w:top w:val="nil"/>
              <w:left w:val="nil"/>
              <w:bottom w:val="single" w:sz="3" w:space="0" w:color="000000"/>
              <w:right w:val="nil"/>
            </w:tcBorders>
          </w:tcPr>
          <w:p w14:paraId="22650C22" w14:textId="77777777" w:rsidR="00B92327" w:rsidRPr="00801E49" w:rsidRDefault="00332621" w:rsidP="006B0BF6">
            <w:pPr>
              <w:spacing w:after="0" w:line="259" w:lineRule="auto"/>
              <w:ind w:left="0" w:right="0" w:firstLine="0"/>
              <w:jc w:val="left"/>
              <w:rPr>
                <w:rFonts w:ascii="Open Sans" w:hAnsi="Open Sans" w:cs="Open Sans"/>
                <w:sz w:val="16"/>
                <w:szCs w:val="24"/>
                <w:rPrChange w:id="2804" w:author="Nicole Wu" w:date="2024-01-08T11:26:00Z">
                  <w:rPr>
                    <w:sz w:val="16"/>
                    <w:szCs w:val="24"/>
                  </w:rPr>
                </w:rPrChange>
              </w:rPr>
            </w:pPr>
            <w:r w:rsidRPr="00801E49">
              <w:rPr>
                <w:rFonts w:ascii="Open Sans" w:hAnsi="Open Sans" w:cs="Open Sans"/>
                <w:sz w:val="16"/>
                <w:szCs w:val="24"/>
                <w:rPrChange w:id="2805" w:author="Nicole Wu" w:date="2024-01-08T11:26:00Z">
                  <w:rPr>
                    <w:sz w:val="16"/>
                    <w:szCs w:val="24"/>
                  </w:rPr>
                </w:rPrChange>
              </w:rPr>
              <w:t>Short</w:t>
            </w:r>
          </w:p>
        </w:tc>
        <w:tc>
          <w:tcPr>
            <w:tcW w:w="581" w:type="dxa"/>
            <w:tcBorders>
              <w:top w:val="nil"/>
              <w:left w:val="nil"/>
              <w:bottom w:val="single" w:sz="3" w:space="0" w:color="000000"/>
              <w:right w:val="nil"/>
            </w:tcBorders>
          </w:tcPr>
          <w:p w14:paraId="198F3F82" w14:textId="77777777" w:rsidR="00B92327" w:rsidRPr="00801E49" w:rsidRDefault="00332621" w:rsidP="006B0BF6">
            <w:pPr>
              <w:spacing w:after="0" w:line="259" w:lineRule="auto"/>
              <w:ind w:left="0" w:right="0" w:firstLine="0"/>
              <w:jc w:val="left"/>
              <w:rPr>
                <w:rFonts w:ascii="Open Sans" w:hAnsi="Open Sans" w:cs="Open Sans"/>
                <w:sz w:val="16"/>
                <w:szCs w:val="24"/>
                <w:rPrChange w:id="2806" w:author="Nicole Wu" w:date="2024-01-08T11:26:00Z">
                  <w:rPr>
                    <w:sz w:val="16"/>
                    <w:szCs w:val="24"/>
                  </w:rPr>
                </w:rPrChange>
              </w:rPr>
            </w:pPr>
            <w:r w:rsidRPr="00801E49">
              <w:rPr>
                <w:rFonts w:ascii="Open Sans" w:hAnsi="Open Sans" w:cs="Open Sans"/>
                <w:sz w:val="16"/>
                <w:szCs w:val="24"/>
                <w:rPrChange w:id="2807" w:author="Nicole Wu" w:date="2024-01-08T11:26:00Z">
                  <w:rPr>
                    <w:sz w:val="16"/>
                    <w:szCs w:val="24"/>
                  </w:rPr>
                </w:rPrChange>
              </w:rPr>
              <w:t>Diff</w:t>
            </w:r>
          </w:p>
        </w:tc>
        <w:tc>
          <w:tcPr>
            <w:tcW w:w="525" w:type="dxa"/>
            <w:tcBorders>
              <w:top w:val="nil"/>
              <w:left w:val="nil"/>
              <w:bottom w:val="single" w:sz="3" w:space="0" w:color="000000"/>
              <w:right w:val="nil"/>
            </w:tcBorders>
          </w:tcPr>
          <w:p w14:paraId="278418D3" w14:textId="77777777" w:rsidR="00B92327" w:rsidRPr="00801E49" w:rsidRDefault="00332621" w:rsidP="006B0BF6">
            <w:pPr>
              <w:spacing w:after="0" w:line="259" w:lineRule="auto"/>
              <w:ind w:left="0" w:right="0" w:firstLine="0"/>
              <w:jc w:val="left"/>
              <w:rPr>
                <w:rFonts w:ascii="Open Sans" w:hAnsi="Open Sans" w:cs="Open Sans"/>
                <w:sz w:val="16"/>
                <w:szCs w:val="24"/>
                <w:rPrChange w:id="2808" w:author="Nicole Wu" w:date="2024-01-08T11:26:00Z">
                  <w:rPr>
                    <w:sz w:val="16"/>
                    <w:szCs w:val="24"/>
                  </w:rPr>
                </w:rPrChange>
              </w:rPr>
            </w:pPr>
            <w:r w:rsidRPr="00801E49">
              <w:rPr>
                <w:rFonts w:ascii="Open Sans" w:hAnsi="Open Sans" w:cs="Open Sans"/>
                <w:sz w:val="16"/>
                <w:szCs w:val="24"/>
                <w:rPrChange w:id="2809" w:author="Nicole Wu" w:date="2024-01-08T11:26:00Z">
                  <w:rPr>
                    <w:sz w:val="16"/>
                    <w:szCs w:val="24"/>
                  </w:rPr>
                </w:rPrChange>
              </w:rPr>
              <w:t>Long</w:t>
            </w:r>
          </w:p>
        </w:tc>
        <w:tc>
          <w:tcPr>
            <w:tcW w:w="784" w:type="dxa"/>
            <w:tcBorders>
              <w:top w:val="nil"/>
              <w:left w:val="nil"/>
              <w:bottom w:val="single" w:sz="3" w:space="0" w:color="000000"/>
              <w:right w:val="nil"/>
            </w:tcBorders>
          </w:tcPr>
          <w:p w14:paraId="11B90BC8" w14:textId="77777777" w:rsidR="00B92327" w:rsidRPr="00801E49" w:rsidRDefault="00332621" w:rsidP="006B0BF6">
            <w:pPr>
              <w:spacing w:after="0" w:line="259" w:lineRule="auto"/>
              <w:ind w:left="0" w:right="0" w:firstLine="0"/>
              <w:jc w:val="left"/>
              <w:rPr>
                <w:rFonts w:ascii="Open Sans" w:hAnsi="Open Sans" w:cs="Open Sans"/>
                <w:sz w:val="16"/>
                <w:szCs w:val="24"/>
                <w:rPrChange w:id="2810" w:author="Nicole Wu" w:date="2024-01-08T11:26:00Z">
                  <w:rPr>
                    <w:sz w:val="16"/>
                    <w:szCs w:val="24"/>
                  </w:rPr>
                </w:rPrChange>
              </w:rPr>
            </w:pPr>
            <w:r w:rsidRPr="00801E49">
              <w:rPr>
                <w:rFonts w:ascii="Open Sans" w:hAnsi="Open Sans" w:cs="Open Sans"/>
                <w:sz w:val="16"/>
                <w:szCs w:val="24"/>
                <w:rPrChange w:id="2811" w:author="Nicole Wu" w:date="2024-01-08T11:26:00Z">
                  <w:rPr>
                    <w:sz w:val="16"/>
                    <w:szCs w:val="24"/>
                  </w:rPr>
                </w:rPrChange>
              </w:rPr>
              <w:t>Short</w:t>
            </w:r>
          </w:p>
        </w:tc>
        <w:tc>
          <w:tcPr>
            <w:tcW w:w="581" w:type="dxa"/>
            <w:tcBorders>
              <w:top w:val="nil"/>
              <w:left w:val="nil"/>
              <w:bottom w:val="single" w:sz="3" w:space="0" w:color="000000"/>
              <w:right w:val="nil"/>
            </w:tcBorders>
          </w:tcPr>
          <w:p w14:paraId="0305A2D2" w14:textId="77777777" w:rsidR="00B92327" w:rsidRPr="00801E49" w:rsidRDefault="00332621" w:rsidP="006B0BF6">
            <w:pPr>
              <w:spacing w:after="0" w:line="259" w:lineRule="auto"/>
              <w:ind w:left="0" w:right="0" w:firstLine="0"/>
              <w:jc w:val="left"/>
              <w:rPr>
                <w:rFonts w:ascii="Open Sans" w:hAnsi="Open Sans" w:cs="Open Sans"/>
                <w:sz w:val="16"/>
                <w:szCs w:val="24"/>
                <w:rPrChange w:id="2812" w:author="Nicole Wu" w:date="2024-01-08T11:26:00Z">
                  <w:rPr>
                    <w:sz w:val="16"/>
                    <w:szCs w:val="24"/>
                  </w:rPr>
                </w:rPrChange>
              </w:rPr>
            </w:pPr>
            <w:r w:rsidRPr="00801E49">
              <w:rPr>
                <w:rFonts w:ascii="Open Sans" w:hAnsi="Open Sans" w:cs="Open Sans"/>
                <w:sz w:val="16"/>
                <w:szCs w:val="24"/>
                <w:rPrChange w:id="2813" w:author="Nicole Wu" w:date="2024-01-08T11:26:00Z">
                  <w:rPr>
                    <w:sz w:val="16"/>
                    <w:szCs w:val="24"/>
                  </w:rPr>
                </w:rPrChange>
              </w:rPr>
              <w:t>Diff</w:t>
            </w:r>
          </w:p>
        </w:tc>
        <w:tc>
          <w:tcPr>
            <w:tcW w:w="655" w:type="dxa"/>
            <w:tcBorders>
              <w:top w:val="nil"/>
              <w:left w:val="nil"/>
              <w:bottom w:val="single" w:sz="3" w:space="0" w:color="000000"/>
              <w:right w:val="nil"/>
            </w:tcBorders>
          </w:tcPr>
          <w:p w14:paraId="0A43F762" w14:textId="77777777" w:rsidR="00B92327" w:rsidRPr="00801E49" w:rsidRDefault="00332621" w:rsidP="006B0BF6">
            <w:pPr>
              <w:spacing w:after="0" w:line="259" w:lineRule="auto"/>
              <w:ind w:left="0" w:right="0" w:firstLine="0"/>
              <w:jc w:val="left"/>
              <w:rPr>
                <w:rFonts w:ascii="Open Sans" w:hAnsi="Open Sans" w:cs="Open Sans"/>
                <w:sz w:val="16"/>
                <w:szCs w:val="24"/>
                <w:rPrChange w:id="2814" w:author="Nicole Wu" w:date="2024-01-08T11:26:00Z">
                  <w:rPr>
                    <w:sz w:val="16"/>
                    <w:szCs w:val="24"/>
                  </w:rPr>
                </w:rPrChange>
              </w:rPr>
            </w:pPr>
            <w:r w:rsidRPr="00801E49">
              <w:rPr>
                <w:rFonts w:ascii="Open Sans" w:hAnsi="Open Sans" w:cs="Open Sans"/>
                <w:sz w:val="16"/>
                <w:szCs w:val="24"/>
                <w:rPrChange w:id="2815" w:author="Nicole Wu" w:date="2024-01-08T11:26:00Z">
                  <w:rPr>
                    <w:sz w:val="16"/>
                    <w:szCs w:val="24"/>
                  </w:rPr>
                </w:rPrChange>
              </w:rPr>
              <w:t>Long</w:t>
            </w:r>
          </w:p>
        </w:tc>
        <w:tc>
          <w:tcPr>
            <w:tcW w:w="655" w:type="dxa"/>
            <w:tcBorders>
              <w:top w:val="nil"/>
              <w:left w:val="nil"/>
              <w:bottom w:val="single" w:sz="3" w:space="0" w:color="000000"/>
              <w:right w:val="nil"/>
            </w:tcBorders>
          </w:tcPr>
          <w:p w14:paraId="6C761AB5" w14:textId="77777777" w:rsidR="00B92327" w:rsidRPr="00801E49" w:rsidRDefault="00332621" w:rsidP="006B0BF6">
            <w:pPr>
              <w:spacing w:after="0" w:line="259" w:lineRule="auto"/>
              <w:ind w:left="0" w:right="0" w:firstLine="0"/>
              <w:jc w:val="left"/>
              <w:rPr>
                <w:rFonts w:ascii="Open Sans" w:hAnsi="Open Sans" w:cs="Open Sans"/>
                <w:sz w:val="16"/>
                <w:szCs w:val="24"/>
                <w:rPrChange w:id="2816" w:author="Nicole Wu" w:date="2024-01-08T11:26:00Z">
                  <w:rPr>
                    <w:sz w:val="16"/>
                    <w:szCs w:val="24"/>
                  </w:rPr>
                </w:rPrChange>
              </w:rPr>
            </w:pPr>
            <w:r w:rsidRPr="00801E49">
              <w:rPr>
                <w:rFonts w:ascii="Open Sans" w:hAnsi="Open Sans" w:cs="Open Sans"/>
                <w:sz w:val="16"/>
                <w:szCs w:val="24"/>
                <w:rPrChange w:id="2817" w:author="Nicole Wu" w:date="2024-01-08T11:26:00Z">
                  <w:rPr>
                    <w:sz w:val="16"/>
                    <w:szCs w:val="24"/>
                  </w:rPr>
                </w:rPrChange>
              </w:rPr>
              <w:t>Short</w:t>
            </w:r>
          </w:p>
        </w:tc>
        <w:tc>
          <w:tcPr>
            <w:tcW w:w="478" w:type="dxa"/>
            <w:tcBorders>
              <w:top w:val="nil"/>
              <w:left w:val="nil"/>
              <w:bottom w:val="single" w:sz="3" w:space="0" w:color="000000"/>
              <w:right w:val="nil"/>
            </w:tcBorders>
          </w:tcPr>
          <w:p w14:paraId="09EB73C1" w14:textId="77777777" w:rsidR="00B92327" w:rsidRPr="00801E49" w:rsidRDefault="00332621" w:rsidP="006B0BF6">
            <w:pPr>
              <w:spacing w:after="0" w:line="259" w:lineRule="auto"/>
              <w:ind w:left="0" w:right="0" w:firstLine="0"/>
              <w:jc w:val="left"/>
              <w:rPr>
                <w:rFonts w:ascii="Open Sans" w:hAnsi="Open Sans" w:cs="Open Sans"/>
                <w:sz w:val="16"/>
                <w:szCs w:val="24"/>
                <w:rPrChange w:id="2818" w:author="Nicole Wu" w:date="2024-01-08T11:26:00Z">
                  <w:rPr>
                    <w:sz w:val="16"/>
                    <w:szCs w:val="24"/>
                  </w:rPr>
                </w:rPrChange>
              </w:rPr>
            </w:pPr>
            <w:r w:rsidRPr="00801E49">
              <w:rPr>
                <w:rFonts w:ascii="Open Sans" w:hAnsi="Open Sans" w:cs="Open Sans"/>
                <w:sz w:val="16"/>
                <w:szCs w:val="24"/>
                <w:rPrChange w:id="2819" w:author="Nicole Wu" w:date="2024-01-08T11:26:00Z">
                  <w:rPr>
                    <w:sz w:val="16"/>
                    <w:szCs w:val="24"/>
                  </w:rPr>
                </w:rPrChange>
              </w:rPr>
              <w:t>Diff</w:t>
            </w:r>
          </w:p>
        </w:tc>
      </w:tr>
      <w:tr w:rsidR="00B92327" w:rsidRPr="00801E49" w14:paraId="298887AB" w14:textId="77777777">
        <w:trPr>
          <w:trHeight w:val="166"/>
        </w:trPr>
        <w:tc>
          <w:tcPr>
            <w:tcW w:w="3791" w:type="dxa"/>
            <w:tcBorders>
              <w:top w:val="single" w:sz="3" w:space="0" w:color="000000"/>
              <w:left w:val="nil"/>
              <w:bottom w:val="nil"/>
              <w:right w:val="nil"/>
            </w:tcBorders>
          </w:tcPr>
          <w:p w14:paraId="12BA33DB" w14:textId="77777777" w:rsidR="00B92327" w:rsidRPr="00801E49" w:rsidRDefault="00332621" w:rsidP="006B0BF6">
            <w:pPr>
              <w:spacing w:after="0" w:line="259" w:lineRule="auto"/>
              <w:ind w:left="0" w:right="0" w:firstLine="0"/>
              <w:jc w:val="left"/>
              <w:rPr>
                <w:rFonts w:ascii="Open Sans" w:hAnsi="Open Sans" w:cs="Open Sans"/>
                <w:sz w:val="16"/>
                <w:szCs w:val="24"/>
                <w:rPrChange w:id="2820" w:author="Nicole Wu" w:date="2024-01-08T11:26:00Z">
                  <w:rPr>
                    <w:sz w:val="16"/>
                    <w:szCs w:val="24"/>
                  </w:rPr>
                </w:rPrChange>
              </w:rPr>
            </w:pPr>
            <w:r w:rsidRPr="00801E49">
              <w:rPr>
                <w:rFonts w:ascii="Open Sans" w:hAnsi="Open Sans" w:cs="Open Sans"/>
                <w:sz w:val="16"/>
                <w:szCs w:val="24"/>
                <w:rPrChange w:id="2821" w:author="Nicole Wu" w:date="2024-01-08T11:26:00Z">
                  <w:rPr>
                    <w:sz w:val="16"/>
                    <w:szCs w:val="24"/>
                  </w:rPr>
                </w:rPrChange>
              </w:rPr>
              <w:t>List respondent age</w:t>
            </w:r>
          </w:p>
        </w:tc>
        <w:tc>
          <w:tcPr>
            <w:tcW w:w="655" w:type="dxa"/>
            <w:tcBorders>
              <w:top w:val="single" w:sz="3" w:space="0" w:color="000000"/>
              <w:left w:val="nil"/>
              <w:bottom w:val="nil"/>
              <w:right w:val="nil"/>
            </w:tcBorders>
          </w:tcPr>
          <w:p w14:paraId="0C641DB9" w14:textId="77777777" w:rsidR="00B92327" w:rsidRPr="00801E49" w:rsidRDefault="00332621" w:rsidP="006B0BF6">
            <w:pPr>
              <w:spacing w:after="0" w:line="259" w:lineRule="auto"/>
              <w:ind w:left="0" w:right="0" w:firstLine="0"/>
              <w:jc w:val="left"/>
              <w:rPr>
                <w:rFonts w:ascii="Open Sans" w:hAnsi="Open Sans" w:cs="Open Sans"/>
                <w:sz w:val="16"/>
                <w:szCs w:val="24"/>
                <w:rPrChange w:id="2822" w:author="Nicole Wu" w:date="2024-01-08T11:26:00Z">
                  <w:rPr>
                    <w:sz w:val="16"/>
                    <w:szCs w:val="24"/>
                  </w:rPr>
                </w:rPrChange>
              </w:rPr>
            </w:pPr>
            <w:r w:rsidRPr="00801E49">
              <w:rPr>
                <w:rFonts w:ascii="Open Sans" w:hAnsi="Open Sans" w:cs="Open Sans"/>
                <w:sz w:val="16"/>
                <w:szCs w:val="24"/>
                <w:rPrChange w:id="2823" w:author="Nicole Wu" w:date="2024-01-08T11:26:00Z">
                  <w:rPr>
                    <w:sz w:val="16"/>
                    <w:szCs w:val="24"/>
                  </w:rPr>
                </w:rPrChange>
              </w:rPr>
              <w:t>37.14</w:t>
            </w:r>
          </w:p>
        </w:tc>
        <w:tc>
          <w:tcPr>
            <w:tcW w:w="655" w:type="dxa"/>
            <w:tcBorders>
              <w:top w:val="single" w:sz="3" w:space="0" w:color="000000"/>
              <w:left w:val="nil"/>
              <w:bottom w:val="nil"/>
              <w:right w:val="nil"/>
            </w:tcBorders>
          </w:tcPr>
          <w:p w14:paraId="77D4E86B" w14:textId="77777777" w:rsidR="00B92327" w:rsidRPr="00801E49" w:rsidRDefault="00332621" w:rsidP="006B0BF6">
            <w:pPr>
              <w:spacing w:after="0" w:line="259" w:lineRule="auto"/>
              <w:ind w:left="0" w:right="0" w:firstLine="0"/>
              <w:jc w:val="left"/>
              <w:rPr>
                <w:rFonts w:ascii="Open Sans" w:hAnsi="Open Sans" w:cs="Open Sans"/>
                <w:sz w:val="16"/>
                <w:szCs w:val="24"/>
                <w:rPrChange w:id="2824" w:author="Nicole Wu" w:date="2024-01-08T11:26:00Z">
                  <w:rPr>
                    <w:sz w:val="16"/>
                    <w:szCs w:val="24"/>
                  </w:rPr>
                </w:rPrChange>
              </w:rPr>
            </w:pPr>
            <w:r w:rsidRPr="00801E49">
              <w:rPr>
                <w:rFonts w:ascii="Open Sans" w:hAnsi="Open Sans" w:cs="Open Sans"/>
                <w:sz w:val="16"/>
                <w:szCs w:val="24"/>
                <w:rPrChange w:id="2825" w:author="Nicole Wu" w:date="2024-01-08T11:26:00Z">
                  <w:rPr>
                    <w:sz w:val="16"/>
                    <w:szCs w:val="24"/>
                  </w:rPr>
                </w:rPrChange>
              </w:rPr>
              <w:t>38.07</w:t>
            </w:r>
          </w:p>
        </w:tc>
        <w:tc>
          <w:tcPr>
            <w:tcW w:w="581" w:type="dxa"/>
            <w:tcBorders>
              <w:top w:val="single" w:sz="3" w:space="0" w:color="000000"/>
              <w:left w:val="nil"/>
              <w:bottom w:val="nil"/>
              <w:right w:val="nil"/>
            </w:tcBorders>
          </w:tcPr>
          <w:p w14:paraId="3DE54323" w14:textId="77777777" w:rsidR="00B92327" w:rsidRPr="00801E49" w:rsidRDefault="00332621" w:rsidP="006B0BF6">
            <w:pPr>
              <w:spacing w:after="0" w:line="259" w:lineRule="auto"/>
              <w:ind w:left="0" w:right="0" w:firstLine="0"/>
              <w:jc w:val="left"/>
              <w:rPr>
                <w:rFonts w:ascii="Open Sans" w:hAnsi="Open Sans" w:cs="Open Sans"/>
                <w:sz w:val="16"/>
                <w:szCs w:val="24"/>
                <w:rPrChange w:id="2826" w:author="Nicole Wu" w:date="2024-01-08T11:26:00Z">
                  <w:rPr>
                    <w:sz w:val="16"/>
                    <w:szCs w:val="24"/>
                  </w:rPr>
                </w:rPrChange>
              </w:rPr>
            </w:pPr>
            <w:r w:rsidRPr="00801E49">
              <w:rPr>
                <w:rFonts w:ascii="Open Sans" w:hAnsi="Open Sans" w:cs="Open Sans"/>
                <w:sz w:val="16"/>
                <w:szCs w:val="24"/>
                <w:rPrChange w:id="2827" w:author="Nicole Wu" w:date="2024-01-08T11:26:00Z">
                  <w:rPr>
                    <w:sz w:val="16"/>
                    <w:szCs w:val="24"/>
                  </w:rPr>
                </w:rPrChange>
              </w:rPr>
              <w:t>0.93</w:t>
            </w:r>
          </w:p>
        </w:tc>
        <w:tc>
          <w:tcPr>
            <w:tcW w:w="525" w:type="dxa"/>
            <w:tcBorders>
              <w:top w:val="single" w:sz="3" w:space="0" w:color="000000"/>
              <w:left w:val="nil"/>
              <w:bottom w:val="nil"/>
              <w:right w:val="nil"/>
            </w:tcBorders>
          </w:tcPr>
          <w:p w14:paraId="1F4D6FB5" w14:textId="77777777" w:rsidR="00B92327" w:rsidRPr="00801E49" w:rsidRDefault="00332621" w:rsidP="006B0BF6">
            <w:pPr>
              <w:spacing w:after="0" w:line="259" w:lineRule="auto"/>
              <w:ind w:left="0" w:right="0" w:firstLine="0"/>
              <w:jc w:val="left"/>
              <w:rPr>
                <w:rFonts w:ascii="Open Sans" w:hAnsi="Open Sans" w:cs="Open Sans"/>
                <w:sz w:val="16"/>
                <w:szCs w:val="24"/>
                <w:rPrChange w:id="2828" w:author="Nicole Wu" w:date="2024-01-08T11:26:00Z">
                  <w:rPr>
                    <w:sz w:val="16"/>
                    <w:szCs w:val="24"/>
                  </w:rPr>
                </w:rPrChange>
              </w:rPr>
            </w:pPr>
            <w:r w:rsidRPr="00801E49">
              <w:rPr>
                <w:rFonts w:ascii="Open Sans" w:hAnsi="Open Sans" w:cs="Open Sans"/>
                <w:sz w:val="16"/>
                <w:szCs w:val="24"/>
                <w:rPrChange w:id="2829" w:author="Nicole Wu" w:date="2024-01-08T11:26:00Z">
                  <w:rPr>
                    <w:sz w:val="16"/>
                    <w:szCs w:val="24"/>
                  </w:rPr>
                </w:rPrChange>
              </w:rPr>
              <w:t>39.42</w:t>
            </w:r>
          </w:p>
        </w:tc>
        <w:tc>
          <w:tcPr>
            <w:tcW w:w="784" w:type="dxa"/>
            <w:tcBorders>
              <w:top w:val="single" w:sz="3" w:space="0" w:color="000000"/>
              <w:left w:val="nil"/>
              <w:bottom w:val="nil"/>
              <w:right w:val="nil"/>
            </w:tcBorders>
          </w:tcPr>
          <w:p w14:paraId="78C32BFF" w14:textId="77777777" w:rsidR="00B92327" w:rsidRPr="00801E49" w:rsidRDefault="00332621" w:rsidP="006B0BF6">
            <w:pPr>
              <w:spacing w:after="0" w:line="259" w:lineRule="auto"/>
              <w:ind w:left="0" w:right="0" w:firstLine="0"/>
              <w:jc w:val="left"/>
              <w:rPr>
                <w:rFonts w:ascii="Open Sans" w:hAnsi="Open Sans" w:cs="Open Sans"/>
                <w:sz w:val="16"/>
                <w:szCs w:val="24"/>
                <w:rPrChange w:id="2830" w:author="Nicole Wu" w:date="2024-01-08T11:26:00Z">
                  <w:rPr>
                    <w:sz w:val="16"/>
                    <w:szCs w:val="24"/>
                  </w:rPr>
                </w:rPrChange>
              </w:rPr>
            </w:pPr>
            <w:r w:rsidRPr="00801E49">
              <w:rPr>
                <w:rFonts w:ascii="Open Sans" w:hAnsi="Open Sans" w:cs="Open Sans"/>
                <w:sz w:val="16"/>
                <w:szCs w:val="24"/>
                <w:rPrChange w:id="2831" w:author="Nicole Wu" w:date="2024-01-08T11:26:00Z">
                  <w:rPr>
                    <w:sz w:val="16"/>
                    <w:szCs w:val="24"/>
                  </w:rPr>
                </w:rPrChange>
              </w:rPr>
              <w:t>39.28</w:t>
            </w:r>
          </w:p>
        </w:tc>
        <w:tc>
          <w:tcPr>
            <w:tcW w:w="581" w:type="dxa"/>
            <w:tcBorders>
              <w:top w:val="single" w:sz="3" w:space="0" w:color="000000"/>
              <w:left w:val="nil"/>
              <w:bottom w:val="nil"/>
              <w:right w:val="nil"/>
            </w:tcBorders>
          </w:tcPr>
          <w:p w14:paraId="727BCD25" w14:textId="77777777" w:rsidR="00B92327" w:rsidRPr="00801E49" w:rsidRDefault="00332621" w:rsidP="006B0BF6">
            <w:pPr>
              <w:spacing w:after="0" w:line="259" w:lineRule="auto"/>
              <w:ind w:left="0" w:right="0" w:firstLine="0"/>
              <w:jc w:val="left"/>
              <w:rPr>
                <w:rFonts w:ascii="Open Sans" w:hAnsi="Open Sans" w:cs="Open Sans"/>
                <w:sz w:val="16"/>
                <w:szCs w:val="24"/>
                <w:rPrChange w:id="2832" w:author="Nicole Wu" w:date="2024-01-08T11:26:00Z">
                  <w:rPr>
                    <w:sz w:val="16"/>
                    <w:szCs w:val="24"/>
                  </w:rPr>
                </w:rPrChange>
              </w:rPr>
            </w:pPr>
            <w:r w:rsidRPr="00801E49">
              <w:rPr>
                <w:rFonts w:ascii="Open Sans" w:hAnsi="Open Sans" w:cs="Open Sans"/>
                <w:sz w:val="16"/>
                <w:szCs w:val="24"/>
                <w:rPrChange w:id="2833" w:author="Nicole Wu" w:date="2024-01-08T11:26:00Z">
                  <w:rPr>
                    <w:sz w:val="16"/>
                    <w:szCs w:val="24"/>
                  </w:rPr>
                </w:rPrChange>
              </w:rPr>
              <w:t>-0.14</w:t>
            </w:r>
          </w:p>
        </w:tc>
        <w:tc>
          <w:tcPr>
            <w:tcW w:w="655" w:type="dxa"/>
            <w:tcBorders>
              <w:top w:val="single" w:sz="3" w:space="0" w:color="000000"/>
              <w:left w:val="nil"/>
              <w:bottom w:val="nil"/>
              <w:right w:val="nil"/>
            </w:tcBorders>
          </w:tcPr>
          <w:p w14:paraId="1279F9DB" w14:textId="77777777" w:rsidR="00B92327" w:rsidRPr="00801E49" w:rsidRDefault="00332621" w:rsidP="006B0BF6">
            <w:pPr>
              <w:spacing w:after="0" w:line="259" w:lineRule="auto"/>
              <w:ind w:left="0" w:right="0" w:firstLine="0"/>
              <w:jc w:val="left"/>
              <w:rPr>
                <w:rFonts w:ascii="Open Sans" w:hAnsi="Open Sans" w:cs="Open Sans"/>
                <w:sz w:val="16"/>
                <w:szCs w:val="24"/>
                <w:rPrChange w:id="2834" w:author="Nicole Wu" w:date="2024-01-08T11:26:00Z">
                  <w:rPr>
                    <w:sz w:val="16"/>
                    <w:szCs w:val="24"/>
                  </w:rPr>
                </w:rPrChange>
              </w:rPr>
            </w:pPr>
            <w:r w:rsidRPr="00801E49">
              <w:rPr>
                <w:rFonts w:ascii="Open Sans" w:hAnsi="Open Sans" w:cs="Open Sans"/>
                <w:sz w:val="16"/>
                <w:szCs w:val="24"/>
                <w:rPrChange w:id="2835" w:author="Nicole Wu" w:date="2024-01-08T11:26:00Z">
                  <w:rPr>
                    <w:sz w:val="16"/>
                    <w:szCs w:val="24"/>
                  </w:rPr>
                </w:rPrChange>
              </w:rPr>
              <w:t>38.71</w:t>
            </w:r>
          </w:p>
        </w:tc>
        <w:tc>
          <w:tcPr>
            <w:tcW w:w="655" w:type="dxa"/>
            <w:tcBorders>
              <w:top w:val="single" w:sz="3" w:space="0" w:color="000000"/>
              <w:left w:val="nil"/>
              <w:bottom w:val="nil"/>
              <w:right w:val="nil"/>
            </w:tcBorders>
          </w:tcPr>
          <w:p w14:paraId="6C73124F" w14:textId="77777777" w:rsidR="00B92327" w:rsidRPr="00801E49" w:rsidRDefault="00332621" w:rsidP="006B0BF6">
            <w:pPr>
              <w:spacing w:after="0" w:line="259" w:lineRule="auto"/>
              <w:ind w:left="0" w:right="0" w:firstLine="0"/>
              <w:jc w:val="left"/>
              <w:rPr>
                <w:rFonts w:ascii="Open Sans" w:hAnsi="Open Sans" w:cs="Open Sans"/>
                <w:sz w:val="16"/>
                <w:szCs w:val="24"/>
                <w:rPrChange w:id="2836" w:author="Nicole Wu" w:date="2024-01-08T11:26:00Z">
                  <w:rPr>
                    <w:sz w:val="16"/>
                    <w:szCs w:val="24"/>
                  </w:rPr>
                </w:rPrChange>
              </w:rPr>
            </w:pPr>
            <w:r w:rsidRPr="00801E49">
              <w:rPr>
                <w:rFonts w:ascii="Open Sans" w:hAnsi="Open Sans" w:cs="Open Sans"/>
                <w:sz w:val="16"/>
                <w:szCs w:val="24"/>
                <w:rPrChange w:id="2837" w:author="Nicole Wu" w:date="2024-01-08T11:26:00Z">
                  <w:rPr>
                    <w:sz w:val="16"/>
                    <w:szCs w:val="24"/>
                  </w:rPr>
                </w:rPrChange>
              </w:rPr>
              <w:t>38.93</w:t>
            </w:r>
          </w:p>
        </w:tc>
        <w:tc>
          <w:tcPr>
            <w:tcW w:w="478" w:type="dxa"/>
            <w:tcBorders>
              <w:top w:val="single" w:sz="3" w:space="0" w:color="000000"/>
              <w:left w:val="nil"/>
              <w:bottom w:val="nil"/>
              <w:right w:val="nil"/>
            </w:tcBorders>
          </w:tcPr>
          <w:p w14:paraId="1592530B" w14:textId="77777777" w:rsidR="00B92327" w:rsidRPr="00801E49" w:rsidRDefault="00332621" w:rsidP="006B0BF6">
            <w:pPr>
              <w:spacing w:after="0" w:line="259" w:lineRule="auto"/>
              <w:ind w:left="0" w:right="0" w:firstLine="0"/>
              <w:jc w:val="left"/>
              <w:rPr>
                <w:rFonts w:ascii="Open Sans" w:hAnsi="Open Sans" w:cs="Open Sans"/>
                <w:sz w:val="16"/>
                <w:szCs w:val="24"/>
                <w:rPrChange w:id="2838" w:author="Nicole Wu" w:date="2024-01-08T11:26:00Z">
                  <w:rPr>
                    <w:sz w:val="16"/>
                    <w:szCs w:val="24"/>
                  </w:rPr>
                </w:rPrChange>
              </w:rPr>
            </w:pPr>
            <w:r w:rsidRPr="00801E49">
              <w:rPr>
                <w:rFonts w:ascii="Open Sans" w:hAnsi="Open Sans" w:cs="Open Sans"/>
                <w:sz w:val="16"/>
                <w:szCs w:val="24"/>
                <w:rPrChange w:id="2839" w:author="Nicole Wu" w:date="2024-01-08T11:26:00Z">
                  <w:rPr>
                    <w:sz w:val="16"/>
                    <w:szCs w:val="24"/>
                  </w:rPr>
                </w:rPrChange>
              </w:rPr>
              <w:t>0.22</w:t>
            </w:r>
          </w:p>
        </w:tc>
      </w:tr>
      <w:tr w:rsidR="00B92327" w:rsidRPr="00801E49" w14:paraId="1298844D" w14:textId="77777777">
        <w:trPr>
          <w:trHeight w:val="164"/>
        </w:trPr>
        <w:tc>
          <w:tcPr>
            <w:tcW w:w="3791" w:type="dxa"/>
            <w:tcBorders>
              <w:top w:val="nil"/>
              <w:left w:val="nil"/>
              <w:bottom w:val="nil"/>
              <w:right w:val="nil"/>
            </w:tcBorders>
          </w:tcPr>
          <w:p w14:paraId="75C96736" w14:textId="77777777" w:rsidR="00B92327" w:rsidRPr="00801E49" w:rsidRDefault="00B92327" w:rsidP="006B0BF6">
            <w:pPr>
              <w:spacing w:after="0" w:line="259" w:lineRule="auto"/>
              <w:ind w:left="0" w:right="0" w:firstLine="0"/>
              <w:jc w:val="left"/>
              <w:rPr>
                <w:rFonts w:ascii="Open Sans" w:hAnsi="Open Sans" w:cs="Open Sans"/>
                <w:sz w:val="16"/>
                <w:szCs w:val="24"/>
                <w:rPrChange w:id="2840" w:author="Nicole Wu" w:date="2024-01-08T11:26:00Z">
                  <w:rPr>
                    <w:sz w:val="16"/>
                    <w:szCs w:val="24"/>
                  </w:rPr>
                </w:rPrChange>
              </w:rPr>
            </w:pPr>
          </w:p>
        </w:tc>
        <w:tc>
          <w:tcPr>
            <w:tcW w:w="655" w:type="dxa"/>
            <w:tcBorders>
              <w:top w:val="nil"/>
              <w:left w:val="nil"/>
              <w:bottom w:val="nil"/>
              <w:right w:val="nil"/>
            </w:tcBorders>
          </w:tcPr>
          <w:p w14:paraId="4A897662" w14:textId="77777777" w:rsidR="00B92327" w:rsidRPr="00801E49" w:rsidRDefault="00332621" w:rsidP="006B0BF6">
            <w:pPr>
              <w:spacing w:after="0" w:line="259" w:lineRule="auto"/>
              <w:ind w:left="0" w:right="0" w:firstLine="0"/>
              <w:jc w:val="left"/>
              <w:rPr>
                <w:rFonts w:ascii="Open Sans" w:hAnsi="Open Sans" w:cs="Open Sans"/>
                <w:sz w:val="16"/>
                <w:szCs w:val="24"/>
                <w:rPrChange w:id="2841" w:author="Nicole Wu" w:date="2024-01-08T11:26:00Z">
                  <w:rPr>
                    <w:sz w:val="16"/>
                    <w:szCs w:val="24"/>
                  </w:rPr>
                </w:rPrChange>
              </w:rPr>
            </w:pPr>
            <w:r w:rsidRPr="00801E49">
              <w:rPr>
                <w:rFonts w:ascii="Open Sans" w:hAnsi="Open Sans" w:cs="Open Sans"/>
                <w:sz w:val="16"/>
                <w:szCs w:val="24"/>
                <w:rPrChange w:id="2842" w:author="Nicole Wu" w:date="2024-01-08T11:26:00Z">
                  <w:rPr>
                    <w:sz w:val="16"/>
                    <w:szCs w:val="24"/>
                  </w:rPr>
                </w:rPrChange>
              </w:rPr>
              <w:t>(13.19)</w:t>
            </w:r>
          </w:p>
        </w:tc>
        <w:tc>
          <w:tcPr>
            <w:tcW w:w="655" w:type="dxa"/>
            <w:tcBorders>
              <w:top w:val="nil"/>
              <w:left w:val="nil"/>
              <w:bottom w:val="nil"/>
              <w:right w:val="nil"/>
            </w:tcBorders>
          </w:tcPr>
          <w:p w14:paraId="168F5982" w14:textId="77777777" w:rsidR="00B92327" w:rsidRPr="00801E49" w:rsidRDefault="00332621" w:rsidP="006B0BF6">
            <w:pPr>
              <w:spacing w:after="0" w:line="259" w:lineRule="auto"/>
              <w:ind w:left="0" w:right="0" w:firstLine="0"/>
              <w:jc w:val="left"/>
              <w:rPr>
                <w:rFonts w:ascii="Open Sans" w:hAnsi="Open Sans" w:cs="Open Sans"/>
                <w:sz w:val="16"/>
                <w:szCs w:val="24"/>
                <w:rPrChange w:id="2843" w:author="Nicole Wu" w:date="2024-01-08T11:26:00Z">
                  <w:rPr>
                    <w:sz w:val="16"/>
                    <w:szCs w:val="24"/>
                  </w:rPr>
                </w:rPrChange>
              </w:rPr>
            </w:pPr>
            <w:r w:rsidRPr="00801E49">
              <w:rPr>
                <w:rFonts w:ascii="Open Sans" w:hAnsi="Open Sans" w:cs="Open Sans"/>
                <w:sz w:val="16"/>
                <w:szCs w:val="24"/>
                <w:rPrChange w:id="2844" w:author="Nicole Wu" w:date="2024-01-08T11:26:00Z">
                  <w:rPr>
                    <w:sz w:val="16"/>
                    <w:szCs w:val="24"/>
                  </w:rPr>
                </w:rPrChange>
              </w:rPr>
              <w:t>(12.29)</w:t>
            </w:r>
          </w:p>
        </w:tc>
        <w:tc>
          <w:tcPr>
            <w:tcW w:w="581" w:type="dxa"/>
            <w:tcBorders>
              <w:top w:val="nil"/>
              <w:left w:val="nil"/>
              <w:bottom w:val="nil"/>
              <w:right w:val="nil"/>
            </w:tcBorders>
          </w:tcPr>
          <w:p w14:paraId="146983C8" w14:textId="77777777" w:rsidR="00B92327" w:rsidRPr="00801E49" w:rsidRDefault="00332621" w:rsidP="006B0BF6">
            <w:pPr>
              <w:spacing w:after="0" w:line="259" w:lineRule="auto"/>
              <w:ind w:left="0" w:right="0" w:firstLine="0"/>
              <w:jc w:val="left"/>
              <w:rPr>
                <w:rFonts w:ascii="Open Sans" w:hAnsi="Open Sans" w:cs="Open Sans"/>
                <w:sz w:val="16"/>
                <w:szCs w:val="24"/>
                <w:rPrChange w:id="2845" w:author="Nicole Wu" w:date="2024-01-08T11:26:00Z">
                  <w:rPr>
                    <w:sz w:val="16"/>
                    <w:szCs w:val="24"/>
                  </w:rPr>
                </w:rPrChange>
              </w:rPr>
            </w:pPr>
            <w:r w:rsidRPr="00801E49">
              <w:rPr>
                <w:rFonts w:ascii="Open Sans" w:hAnsi="Open Sans" w:cs="Open Sans"/>
                <w:sz w:val="16"/>
                <w:szCs w:val="24"/>
                <w:rPrChange w:id="2846" w:author="Nicole Wu" w:date="2024-01-08T11:26:00Z">
                  <w:rPr>
                    <w:sz w:val="16"/>
                    <w:szCs w:val="24"/>
                  </w:rPr>
                </w:rPrChange>
              </w:rPr>
              <w:t>(0.52)</w:t>
            </w:r>
          </w:p>
        </w:tc>
        <w:tc>
          <w:tcPr>
            <w:tcW w:w="525" w:type="dxa"/>
            <w:tcBorders>
              <w:top w:val="nil"/>
              <w:left w:val="nil"/>
              <w:bottom w:val="nil"/>
              <w:right w:val="nil"/>
            </w:tcBorders>
          </w:tcPr>
          <w:p w14:paraId="2EF141EF" w14:textId="77777777" w:rsidR="00B92327" w:rsidRPr="00801E49" w:rsidRDefault="00332621" w:rsidP="006B0BF6">
            <w:pPr>
              <w:spacing w:after="0" w:line="259" w:lineRule="auto"/>
              <w:ind w:left="0" w:right="0" w:firstLine="0"/>
              <w:jc w:val="left"/>
              <w:rPr>
                <w:rFonts w:ascii="Open Sans" w:hAnsi="Open Sans" w:cs="Open Sans"/>
                <w:sz w:val="16"/>
                <w:szCs w:val="24"/>
                <w:rPrChange w:id="2847" w:author="Nicole Wu" w:date="2024-01-08T11:26:00Z">
                  <w:rPr>
                    <w:sz w:val="16"/>
                    <w:szCs w:val="24"/>
                  </w:rPr>
                </w:rPrChange>
              </w:rPr>
            </w:pPr>
            <w:r w:rsidRPr="00801E49">
              <w:rPr>
                <w:rFonts w:ascii="Open Sans" w:hAnsi="Open Sans" w:cs="Open Sans"/>
                <w:sz w:val="16"/>
                <w:szCs w:val="24"/>
                <w:rPrChange w:id="2848" w:author="Nicole Wu" w:date="2024-01-08T11:26:00Z">
                  <w:rPr>
                    <w:sz w:val="16"/>
                    <w:szCs w:val="24"/>
                  </w:rPr>
                </w:rPrChange>
              </w:rPr>
              <w:t>(14.01)</w:t>
            </w:r>
          </w:p>
        </w:tc>
        <w:tc>
          <w:tcPr>
            <w:tcW w:w="784" w:type="dxa"/>
            <w:tcBorders>
              <w:top w:val="nil"/>
              <w:left w:val="nil"/>
              <w:bottom w:val="nil"/>
              <w:right w:val="nil"/>
            </w:tcBorders>
          </w:tcPr>
          <w:p w14:paraId="787B4317" w14:textId="77777777" w:rsidR="00B92327" w:rsidRPr="00801E49" w:rsidRDefault="00332621" w:rsidP="006B0BF6">
            <w:pPr>
              <w:spacing w:after="0" w:line="259" w:lineRule="auto"/>
              <w:ind w:left="129" w:right="0" w:firstLine="0"/>
              <w:jc w:val="left"/>
              <w:rPr>
                <w:rFonts w:ascii="Open Sans" w:hAnsi="Open Sans" w:cs="Open Sans"/>
                <w:sz w:val="16"/>
                <w:szCs w:val="24"/>
                <w:rPrChange w:id="2849" w:author="Nicole Wu" w:date="2024-01-08T11:26:00Z">
                  <w:rPr>
                    <w:sz w:val="16"/>
                    <w:szCs w:val="24"/>
                  </w:rPr>
                </w:rPrChange>
              </w:rPr>
            </w:pPr>
            <w:r w:rsidRPr="00801E49">
              <w:rPr>
                <w:rFonts w:ascii="Open Sans" w:hAnsi="Open Sans" w:cs="Open Sans"/>
                <w:sz w:val="16"/>
                <w:szCs w:val="24"/>
                <w:rPrChange w:id="2850" w:author="Nicole Wu" w:date="2024-01-08T11:26:00Z">
                  <w:rPr>
                    <w:sz w:val="16"/>
                    <w:szCs w:val="24"/>
                  </w:rPr>
                </w:rPrChange>
              </w:rPr>
              <w:t>(14.48)</w:t>
            </w:r>
          </w:p>
        </w:tc>
        <w:tc>
          <w:tcPr>
            <w:tcW w:w="581" w:type="dxa"/>
            <w:tcBorders>
              <w:top w:val="nil"/>
              <w:left w:val="nil"/>
              <w:bottom w:val="nil"/>
              <w:right w:val="nil"/>
            </w:tcBorders>
          </w:tcPr>
          <w:p w14:paraId="2BC9BE52" w14:textId="77777777" w:rsidR="00B92327" w:rsidRPr="00801E49" w:rsidRDefault="00332621" w:rsidP="006B0BF6">
            <w:pPr>
              <w:spacing w:after="0" w:line="259" w:lineRule="auto"/>
              <w:ind w:left="0" w:right="0" w:firstLine="0"/>
              <w:jc w:val="left"/>
              <w:rPr>
                <w:rFonts w:ascii="Open Sans" w:hAnsi="Open Sans" w:cs="Open Sans"/>
                <w:sz w:val="16"/>
                <w:szCs w:val="24"/>
                <w:rPrChange w:id="2851" w:author="Nicole Wu" w:date="2024-01-08T11:26:00Z">
                  <w:rPr>
                    <w:sz w:val="16"/>
                    <w:szCs w:val="24"/>
                  </w:rPr>
                </w:rPrChange>
              </w:rPr>
            </w:pPr>
            <w:r w:rsidRPr="00801E49">
              <w:rPr>
                <w:rFonts w:ascii="Open Sans" w:hAnsi="Open Sans" w:cs="Open Sans"/>
                <w:sz w:val="16"/>
                <w:szCs w:val="24"/>
                <w:rPrChange w:id="2852" w:author="Nicole Wu" w:date="2024-01-08T11:26:00Z">
                  <w:rPr>
                    <w:sz w:val="16"/>
                    <w:szCs w:val="24"/>
                  </w:rPr>
                </w:rPrChange>
              </w:rPr>
              <w:t>(0.90)</w:t>
            </w:r>
          </w:p>
        </w:tc>
        <w:tc>
          <w:tcPr>
            <w:tcW w:w="655" w:type="dxa"/>
            <w:tcBorders>
              <w:top w:val="nil"/>
              <w:left w:val="nil"/>
              <w:bottom w:val="nil"/>
              <w:right w:val="nil"/>
            </w:tcBorders>
          </w:tcPr>
          <w:p w14:paraId="75971818" w14:textId="77777777" w:rsidR="00B92327" w:rsidRPr="00801E49" w:rsidRDefault="00332621" w:rsidP="006B0BF6">
            <w:pPr>
              <w:spacing w:after="0" w:line="259" w:lineRule="auto"/>
              <w:ind w:left="0" w:right="0" w:firstLine="0"/>
              <w:jc w:val="left"/>
              <w:rPr>
                <w:rFonts w:ascii="Open Sans" w:hAnsi="Open Sans" w:cs="Open Sans"/>
                <w:sz w:val="16"/>
                <w:szCs w:val="24"/>
                <w:rPrChange w:id="2853" w:author="Nicole Wu" w:date="2024-01-08T11:26:00Z">
                  <w:rPr>
                    <w:sz w:val="16"/>
                    <w:szCs w:val="24"/>
                  </w:rPr>
                </w:rPrChange>
              </w:rPr>
            </w:pPr>
            <w:r w:rsidRPr="00801E49">
              <w:rPr>
                <w:rFonts w:ascii="Open Sans" w:hAnsi="Open Sans" w:cs="Open Sans"/>
                <w:sz w:val="16"/>
                <w:szCs w:val="24"/>
                <w:rPrChange w:id="2854" w:author="Nicole Wu" w:date="2024-01-08T11:26:00Z">
                  <w:rPr>
                    <w:sz w:val="16"/>
                    <w:szCs w:val="24"/>
                  </w:rPr>
                </w:rPrChange>
              </w:rPr>
              <w:t>(13.79)</w:t>
            </w:r>
          </w:p>
        </w:tc>
        <w:tc>
          <w:tcPr>
            <w:tcW w:w="655" w:type="dxa"/>
            <w:tcBorders>
              <w:top w:val="nil"/>
              <w:left w:val="nil"/>
              <w:bottom w:val="nil"/>
              <w:right w:val="nil"/>
            </w:tcBorders>
          </w:tcPr>
          <w:p w14:paraId="4084356C" w14:textId="77777777" w:rsidR="00B92327" w:rsidRPr="00801E49" w:rsidRDefault="00332621" w:rsidP="006B0BF6">
            <w:pPr>
              <w:spacing w:after="0" w:line="259" w:lineRule="auto"/>
              <w:ind w:left="0" w:right="0" w:firstLine="0"/>
              <w:jc w:val="left"/>
              <w:rPr>
                <w:rFonts w:ascii="Open Sans" w:hAnsi="Open Sans" w:cs="Open Sans"/>
                <w:sz w:val="16"/>
                <w:szCs w:val="24"/>
                <w:rPrChange w:id="2855" w:author="Nicole Wu" w:date="2024-01-08T11:26:00Z">
                  <w:rPr>
                    <w:sz w:val="16"/>
                    <w:szCs w:val="24"/>
                  </w:rPr>
                </w:rPrChange>
              </w:rPr>
            </w:pPr>
            <w:r w:rsidRPr="00801E49">
              <w:rPr>
                <w:rFonts w:ascii="Open Sans" w:hAnsi="Open Sans" w:cs="Open Sans"/>
                <w:sz w:val="16"/>
                <w:szCs w:val="24"/>
                <w:rPrChange w:id="2856" w:author="Nicole Wu" w:date="2024-01-08T11:26:00Z">
                  <w:rPr>
                    <w:sz w:val="16"/>
                    <w:szCs w:val="24"/>
                  </w:rPr>
                </w:rPrChange>
              </w:rPr>
              <w:t>(13.88)</w:t>
            </w:r>
          </w:p>
        </w:tc>
        <w:tc>
          <w:tcPr>
            <w:tcW w:w="478" w:type="dxa"/>
            <w:tcBorders>
              <w:top w:val="nil"/>
              <w:left w:val="nil"/>
              <w:bottom w:val="nil"/>
              <w:right w:val="nil"/>
            </w:tcBorders>
          </w:tcPr>
          <w:p w14:paraId="2B024EDF" w14:textId="77777777" w:rsidR="00B92327" w:rsidRPr="00801E49" w:rsidRDefault="00332621" w:rsidP="006B0BF6">
            <w:pPr>
              <w:spacing w:after="0" w:line="259" w:lineRule="auto"/>
              <w:ind w:left="0" w:right="0" w:firstLine="0"/>
              <w:jc w:val="left"/>
              <w:rPr>
                <w:rFonts w:ascii="Open Sans" w:hAnsi="Open Sans" w:cs="Open Sans"/>
                <w:sz w:val="16"/>
                <w:szCs w:val="24"/>
                <w:rPrChange w:id="2857" w:author="Nicole Wu" w:date="2024-01-08T11:26:00Z">
                  <w:rPr>
                    <w:sz w:val="16"/>
                    <w:szCs w:val="24"/>
                  </w:rPr>
                </w:rPrChange>
              </w:rPr>
            </w:pPr>
            <w:r w:rsidRPr="00801E49">
              <w:rPr>
                <w:rFonts w:ascii="Open Sans" w:hAnsi="Open Sans" w:cs="Open Sans"/>
                <w:sz w:val="16"/>
                <w:szCs w:val="24"/>
                <w:rPrChange w:id="2858" w:author="Nicole Wu" w:date="2024-01-08T11:26:00Z">
                  <w:rPr>
                    <w:sz w:val="16"/>
                    <w:szCs w:val="24"/>
                  </w:rPr>
                </w:rPrChange>
              </w:rPr>
              <w:t>(0.80)</w:t>
            </w:r>
          </w:p>
        </w:tc>
      </w:tr>
      <w:tr w:rsidR="00B92327" w:rsidRPr="00801E49" w14:paraId="2D8ED65F" w14:textId="77777777">
        <w:trPr>
          <w:trHeight w:val="164"/>
        </w:trPr>
        <w:tc>
          <w:tcPr>
            <w:tcW w:w="3791" w:type="dxa"/>
            <w:tcBorders>
              <w:top w:val="nil"/>
              <w:left w:val="nil"/>
              <w:bottom w:val="nil"/>
              <w:right w:val="nil"/>
            </w:tcBorders>
          </w:tcPr>
          <w:p w14:paraId="001835CC" w14:textId="77777777" w:rsidR="00B92327" w:rsidRPr="00801E49" w:rsidRDefault="00332621" w:rsidP="006B0BF6">
            <w:pPr>
              <w:spacing w:after="0" w:line="259" w:lineRule="auto"/>
              <w:ind w:left="0" w:right="0" w:firstLine="0"/>
              <w:jc w:val="left"/>
              <w:rPr>
                <w:rFonts w:ascii="Open Sans" w:hAnsi="Open Sans" w:cs="Open Sans"/>
                <w:sz w:val="16"/>
                <w:szCs w:val="24"/>
                <w:rPrChange w:id="2859" w:author="Nicole Wu" w:date="2024-01-08T11:26:00Z">
                  <w:rPr>
                    <w:sz w:val="16"/>
                    <w:szCs w:val="24"/>
                  </w:rPr>
                </w:rPrChange>
              </w:rPr>
            </w:pPr>
            <w:r w:rsidRPr="00801E49">
              <w:rPr>
                <w:rFonts w:ascii="Open Sans" w:hAnsi="Open Sans" w:cs="Open Sans"/>
                <w:sz w:val="16"/>
                <w:szCs w:val="24"/>
                <w:rPrChange w:id="2860" w:author="Nicole Wu" w:date="2024-01-08T11:26:00Z">
                  <w:rPr>
                    <w:sz w:val="16"/>
                    <w:szCs w:val="24"/>
                  </w:rPr>
                </w:rPrChange>
              </w:rPr>
              <w:t>Household head is the respondent</w:t>
            </w:r>
          </w:p>
        </w:tc>
        <w:tc>
          <w:tcPr>
            <w:tcW w:w="655" w:type="dxa"/>
            <w:tcBorders>
              <w:top w:val="nil"/>
              <w:left w:val="nil"/>
              <w:bottom w:val="nil"/>
              <w:right w:val="nil"/>
            </w:tcBorders>
          </w:tcPr>
          <w:p w14:paraId="3BD492F3" w14:textId="77777777" w:rsidR="00B92327" w:rsidRPr="00801E49" w:rsidRDefault="00332621" w:rsidP="006B0BF6">
            <w:pPr>
              <w:spacing w:after="0" w:line="259" w:lineRule="auto"/>
              <w:ind w:left="0" w:right="0" w:firstLine="0"/>
              <w:jc w:val="left"/>
              <w:rPr>
                <w:rFonts w:ascii="Open Sans" w:hAnsi="Open Sans" w:cs="Open Sans"/>
                <w:sz w:val="16"/>
                <w:szCs w:val="24"/>
                <w:rPrChange w:id="2861" w:author="Nicole Wu" w:date="2024-01-08T11:26:00Z">
                  <w:rPr>
                    <w:sz w:val="16"/>
                    <w:szCs w:val="24"/>
                  </w:rPr>
                </w:rPrChange>
              </w:rPr>
            </w:pPr>
            <w:r w:rsidRPr="00801E49">
              <w:rPr>
                <w:rFonts w:ascii="Open Sans" w:hAnsi="Open Sans" w:cs="Open Sans"/>
                <w:sz w:val="16"/>
                <w:szCs w:val="24"/>
                <w:rPrChange w:id="2862" w:author="Nicole Wu" w:date="2024-01-08T11:26:00Z">
                  <w:rPr>
                    <w:sz w:val="16"/>
                    <w:szCs w:val="24"/>
                  </w:rPr>
                </w:rPrChange>
              </w:rPr>
              <w:t>0.75</w:t>
            </w:r>
          </w:p>
        </w:tc>
        <w:tc>
          <w:tcPr>
            <w:tcW w:w="655" w:type="dxa"/>
            <w:tcBorders>
              <w:top w:val="nil"/>
              <w:left w:val="nil"/>
              <w:bottom w:val="nil"/>
              <w:right w:val="nil"/>
            </w:tcBorders>
          </w:tcPr>
          <w:p w14:paraId="651644D3" w14:textId="77777777" w:rsidR="00B92327" w:rsidRPr="00801E49" w:rsidRDefault="00332621" w:rsidP="006B0BF6">
            <w:pPr>
              <w:spacing w:after="0" w:line="259" w:lineRule="auto"/>
              <w:ind w:left="0" w:right="0" w:firstLine="0"/>
              <w:jc w:val="left"/>
              <w:rPr>
                <w:rFonts w:ascii="Open Sans" w:hAnsi="Open Sans" w:cs="Open Sans"/>
                <w:sz w:val="16"/>
                <w:szCs w:val="24"/>
                <w:rPrChange w:id="2863" w:author="Nicole Wu" w:date="2024-01-08T11:26:00Z">
                  <w:rPr>
                    <w:sz w:val="16"/>
                    <w:szCs w:val="24"/>
                  </w:rPr>
                </w:rPrChange>
              </w:rPr>
            </w:pPr>
            <w:r w:rsidRPr="00801E49">
              <w:rPr>
                <w:rFonts w:ascii="Open Sans" w:hAnsi="Open Sans" w:cs="Open Sans"/>
                <w:sz w:val="16"/>
                <w:szCs w:val="24"/>
                <w:rPrChange w:id="2864" w:author="Nicole Wu" w:date="2024-01-08T11:26:00Z">
                  <w:rPr>
                    <w:sz w:val="16"/>
                    <w:szCs w:val="24"/>
                  </w:rPr>
                </w:rPrChange>
              </w:rPr>
              <w:t>0.71</w:t>
            </w:r>
          </w:p>
        </w:tc>
        <w:tc>
          <w:tcPr>
            <w:tcW w:w="581" w:type="dxa"/>
            <w:tcBorders>
              <w:top w:val="nil"/>
              <w:left w:val="nil"/>
              <w:bottom w:val="nil"/>
              <w:right w:val="nil"/>
            </w:tcBorders>
          </w:tcPr>
          <w:p w14:paraId="225B443F" w14:textId="77777777" w:rsidR="00B92327" w:rsidRPr="00801E49" w:rsidRDefault="00332621" w:rsidP="006B0BF6">
            <w:pPr>
              <w:spacing w:after="0" w:line="259" w:lineRule="auto"/>
              <w:ind w:left="0" w:right="0" w:firstLine="0"/>
              <w:jc w:val="left"/>
              <w:rPr>
                <w:rFonts w:ascii="Open Sans" w:hAnsi="Open Sans" w:cs="Open Sans"/>
                <w:sz w:val="16"/>
                <w:szCs w:val="24"/>
                <w:rPrChange w:id="2865" w:author="Nicole Wu" w:date="2024-01-08T11:26:00Z">
                  <w:rPr>
                    <w:sz w:val="16"/>
                    <w:szCs w:val="24"/>
                  </w:rPr>
                </w:rPrChange>
              </w:rPr>
            </w:pPr>
            <w:r w:rsidRPr="00801E49">
              <w:rPr>
                <w:rFonts w:ascii="Open Sans" w:hAnsi="Open Sans" w:cs="Open Sans"/>
                <w:sz w:val="16"/>
                <w:szCs w:val="24"/>
                <w:rPrChange w:id="2866" w:author="Nicole Wu" w:date="2024-01-08T11:26:00Z">
                  <w:rPr>
                    <w:sz w:val="16"/>
                    <w:szCs w:val="24"/>
                  </w:rPr>
                </w:rPrChange>
              </w:rPr>
              <w:t>-0.03</w:t>
            </w:r>
          </w:p>
        </w:tc>
        <w:tc>
          <w:tcPr>
            <w:tcW w:w="525" w:type="dxa"/>
            <w:tcBorders>
              <w:top w:val="nil"/>
              <w:left w:val="nil"/>
              <w:bottom w:val="nil"/>
              <w:right w:val="nil"/>
            </w:tcBorders>
          </w:tcPr>
          <w:p w14:paraId="2255E673" w14:textId="77777777" w:rsidR="00B92327" w:rsidRPr="00801E49" w:rsidRDefault="00332621" w:rsidP="006B0BF6">
            <w:pPr>
              <w:spacing w:after="0" w:line="259" w:lineRule="auto"/>
              <w:ind w:left="0" w:right="0" w:firstLine="0"/>
              <w:jc w:val="left"/>
              <w:rPr>
                <w:rFonts w:ascii="Open Sans" w:hAnsi="Open Sans" w:cs="Open Sans"/>
                <w:sz w:val="16"/>
                <w:szCs w:val="24"/>
                <w:rPrChange w:id="2867" w:author="Nicole Wu" w:date="2024-01-08T11:26:00Z">
                  <w:rPr>
                    <w:sz w:val="16"/>
                    <w:szCs w:val="24"/>
                  </w:rPr>
                </w:rPrChange>
              </w:rPr>
            </w:pPr>
            <w:r w:rsidRPr="00801E49">
              <w:rPr>
                <w:rFonts w:ascii="Open Sans" w:hAnsi="Open Sans" w:cs="Open Sans"/>
                <w:sz w:val="16"/>
                <w:szCs w:val="24"/>
                <w:rPrChange w:id="2868" w:author="Nicole Wu" w:date="2024-01-08T11:26:00Z">
                  <w:rPr>
                    <w:sz w:val="16"/>
                    <w:szCs w:val="24"/>
                  </w:rPr>
                </w:rPrChange>
              </w:rPr>
              <w:t>0.81</w:t>
            </w:r>
          </w:p>
        </w:tc>
        <w:tc>
          <w:tcPr>
            <w:tcW w:w="784" w:type="dxa"/>
            <w:tcBorders>
              <w:top w:val="nil"/>
              <w:left w:val="nil"/>
              <w:bottom w:val="nil"/>
              <w:right w:val="nil"/>
            </w:tcBorders>
          </w:tcPr>
          <w:p w14:paraId="5476A125" w14:textId="77777777" w:rsidR="00B92327" w:rsidRPr="00801E49" w:rsidRDefault="00332621" w:rsidP="006B0BF6">
            <w:pPr>
              <w:spacing w:after="0" w:line="259" w:lineRule="auto"/>
              <w:ind w:left="0" w:right="0" w:firstLine="0"/>
              <w:jc w:val="left"/>
              <w:rPr>
                <w:rFonts w:ascii="Open Sans" w:hAnsi="Open Sans" w:cs="Open Sans"/>
                <w:sz w:val="16"/>
                <w:szCs w:val="24"/>
                <w:rPrChange w:id="2869" w:author="Nicole Wu" w:date="2024-01-08T11:26:00Z">
                  <w:rPr>
                    <w:sz w:val="16"/>
                    <w:szCs w:val="24"/>
                  </w:rPr>
                </w:rPrChange>
              </w:rPr>
            </w:pPr>
            <w:r w:rsidRPr="00801E49">
              <w:rPr>
                <w:rFonts w:ascii="Open Sans" w:hAnsi="Open Sans" w:cs="Open Sans"/>
                <w:sz w:val="16"/>
                <w:szCs w:val="24"/>
                <w:rPrChange w:id="2870" w:author="Nicole Wu" w:date="2024-01-08T11:26:00Z">
                  <w:rPr>
                    <w:sz w:val="16"/>
                    <w:szCs w:val="24"/>
                  </w:rPr>
                </w:rPrChange>
              </w:rPr>
              <w:t>0.78</w:t>
            </w:r>
          </w:p>
        </w:tc>
        <w:tc>
          <w:tcPr>
            <w:tcW w:w="581" w:type="dxa"/>
            <w:tcBorders>
              <w:top w:val="nil"/>
              <w:left w:val="nil"/>
              <w:bottom w:val="nil"/>
              <w:right w:val="nil"/>
            </w:tcBorders>
          </w:tcPr>
          <w:p w14:paraId="6610DA56" w14:textId="77777777" w:rsidR="00B92327" w:rsidRPr="00801E49" w:rsidRDefault="00332621" w:rsidP="006B0BF6">
            <w:pPr>
              <w:spacing w:after="0" w:line="259" w:lineRule="auto"/>
              <w:ind w:left="0" w:right="0" w:firstLine="0"/>
              <w:jc w:val="left"/>
              <w:rPr>
                <w:rFonts w:ascii="Open Sans" w:hAnsi="Open Sans" w:cs="Open Sans"/>
                <w:sz w:val="16"/>
                <w:szCs w:val="24"/>
                <w:rPrChange w:id="2871" w:author="Nicole Wu" w:date="2024-01-08T11:26:00Z">
                  <w:rPr>
                    <w:sz w:val="16"/>
                    <w:szCs w:val="24"/>
                  </w:rPr>
                </w:rPrChange>
              </w:rPr>
            </w:pPr>
            <w:r w:rsidRPr="00801E49">
              <w:rPr>
                <w:rFonts w:ascii="Open Sans" w:hAnsi="Open Sans" w:cs="Open Sans"/>
                <w:sz w:val="16"/>
                <w:szCs w:val="24"/>
                <w:rPrChange w:id="2872" w:author="Nicole Wu" w:date="2024-01-08T11:26:00Z">
                  <w:rPr>
                    <w:sz w:val="16"/>
                    <w:szCs w:val="24"/>
                  </w:rPr>
                </w:rPrChange>
              </w:rPr>
              <w:t>-0.03</w:t>
            </w:r>
          </w:p>
        </w:tc>
        <w:tc>
          <w:tcPr>
            <w:tcW w:w="655" w:type="dxa"/>
            <w:tcBorders>
              <w:top w:val="nil"/>
              <w:left w:val="nil"/>
              <w:bottom w:val="nil"/>
              <w:right w:val="nil"/>
            </w:tcBorders>
          </w:tcPr>
          <w:p w14:paraId="2F95038A" w14:textId="77777777" w:rsidR="00B92327" w:rsidRPr="00801E49" w:rsidRDefault="00332621" w:rsidP="006B0BF6">
            <w:pPr>
              <w:spacing w:after="0" w:line="259" w:lineRule="auto"/>
              <w:ind w:left="0" w:right="0" w:firstLine="0"/>
              <w:jc w:val="left"/>
              <w:rPr>
                <w:rFonts w:ascii="Open Sans" w:hAnsi="Open Sans" w:cs="Open Sans"/>
                <w:sz w:val="16"/>
                <w:szCs w:val="24"/>
                <w:rPrChange w:id="2873" w:author="Nicole Wu" w:date="2024-01-08T11:26:00Z">
                  <w:rPr>
                    <w:sz w:val="16"/>
                    <w:szCs w:val="24"/>
                  </w:rPr>
                </w:rPrChange>
              </w:rPr>
            </w:pPr>
            <w:r w:rsidRPr="00801E49">
              <w:rPr>
                <w:rFonts w:ascii="Open Sans" w:hAnsi="Open Sans" w:cs="Open Sans"/>
                <w:sz w:val="16"/>
                <w:szCs w:val="24"/>
                <w:rPrChange w:id="2874" w:author="Nicole Wu" w:date="2024-01-08T11:26:00Z">
                  <w:rPr>
                    <w:sz w:val="16"/>
                    <w:szCs w:val="24"/>
                  </w:rPr>
                </w:rPrChange>
              </w:rPr>
              <w:t>0.79</w:t>
            </w:r>
          </w:p>
        </w:tc>
        <w:tc>
          <w:tcPr>
            <w:tcW w:w="655" w:type="dxa"/>
            <w:tcBorders>
              <w:top w:val="nil"/>
              <w:left w:val="nil"/>
              <w:bottom w:val="nil"/>
              <w:right w:val="nil"/>
            </w:tcBorders>
          </w:tcPr>
          <w:p w14:paraId="02B58700" w14:textId="77777777" w:rsidR="00B92327" w:rsidRPr="00801E49" w:rsidRDefault="00332621" w:rsidP="006B0BF6">
            <w:pPr>
              <w:spacing w:after="0" w:line="259" w:lineRule="auto"/>
              <w:ind w:left="0" w:right="0" w:firstLine="0"/>
              <w:jc w:val="left"/>
              <w:rPr>
                <w:rFonts w:ascii="Open Sans" w:hAnsi="Open Sans" w:cs="Open Sans"/>
                <w:sz w:val="16"/>
                <w:szCs w:val="24"/>
                <w:rPrChange w:id="2875" w:author="Nicole Wu" w:date="2024-01-08T11:26:00Z">
                  <w:rPr>
                    <w:sz w:val="16"/>
                    <w:szCs w:val="24"/>
                  </w:rPr>
                </w:rPrChange>
              </w:rPr>
            </w:pPr>
            <w:r w:rsidRPr="00801E49">
              <w:rPr>
                <w:rFonts w:ascii="Open Sans" w:hAnsi="Open Sans" w:cs="Open Sans"/>
                <w:sz w:val="16"/>
                <w:szCs w:val="24"/>
                <w:rPrChange w:id="2876" w:author="Nicole Wu" w:date="2024-01-08T11:26:00Z">
                  <w:rPr>
                    <w:sz w:val="16"/>
                    <w:szCs w:val="24"/>
                  </w:rPr>
                </w:rPrChange>
              </w:rPr>
              <w:t>0.76</w:t>
            </w:r>
          </w:p>
        </w:tc>
        <w:tc>
          <w:tcPr>
            <w:tcW w:w="478" w:type="dxa"/>
            <w:tcBorders>
              <w:top w:val="nil"/>
              <w:left w:val="nil"/>
              <w:bottom w:val="nil"/>
              <w:right w:val="nil"/>
            </w:tcBorders>
          </w:tcPr>
          <w:p w14:paraId="0908B184" w14:textId="77777777" w:rsidR="00B92327" w:rsidRPr="00801E49" w:rsidRDefault="00332621" w:rsidP="006B0BF6">
            <w:pPr>
              <w:spacing w:after="0" w:line="259" w:lineRule="auto"/>
              <w:ind w:left="0" w:right="0" w:firstLine="0"/>
              <w:jc w:val="left"/>
              <w:rPr>
                <w:rFonts w:ascii="Open Sans" w:hAnsi="Open Sans" w:cs="Open Sans"/>
                <w:sz w:val="16"/>
                <w:szCs w:val="24"/>
                <w:rPrChange w:id="2877" w:author="Nicole Wu" w:date="2024-01-08T11:26:00Z">
                  <w:rPr>
                    <w:sz w:val="16"/>
                    <w:szCs w:val="24"/>
                  </w:rPr>
                </w:rPrChange>
              </w:rPr>
            </w:pPr>
            <w:r w:rsidRPr="00801E49">
              <w:rPr>
                <w:rFonts w:ascii="Open Sans" w:hAnsi="Open Sans" w:cs="Open Sans"/>
                <w:sz w:val="16"/>
                <w:szCs w:val="24"/>
                <w:rPrChange w:id="2878" w:author="Nicole Wu" w:date="2024-01-08T11:26:00Z">
                  <w:rPr>
                    <w:sz w:val="16"/>
                    <w:szCs w:val="24"/>
                  </w:rPr>
                </w:rPrChange>
              </w:rPr>
              <w:t>-0.03</w:t>
            </w:r>
          </w:p>
        </w:tc>
      </w:tr>
      <w:tr w:rsidR="00B92327" w:rsidRPr="00801E49" w14:paraId="378C5285" w14:textId="77777777">
        <w:trPr>
          <w:trHeight w:val="164"/>
        </w:trPr>
        <w:tc>
          <w:tcPr>
            <w:tcW w:w="3791" w:type="dxa"/>
            <w:tcBorders>
              <w:top w:val="nil"/>
              <w:left w:val="nil"/>
              <w:bottom w:val="nil"/>
              <w:right w:val="nil"/>
            </w:tcBorders>
          </w:tcPr>
          <w:p w14:paraId="5BC2B492" w14:textId="77777777" w:rsidR="00B92327" w:rsidRPr="00801E49" w:rsidRDefault="00B92327" w:rsidP="006B0BF6">
            <w:pPr>
              <w:spacing w:after="0" w:line="259" w:lineRule="auto"/>
              <w:ind w:left="0" w:right="0" w:firstLine="0"/>
              <w:jc w:val="left"/>
              <w:rPr>
                <w:rFonts w:ascii="Open Sans" w:hAnsi="Open Sans" w:cs="Open Sans"/>
                <w:sz w:val="16"/>
                <w:szCs w:val="24"/>
                <w:rPrChange w:id="2879" w:author="Nicole Wu" w:date="2024-01-08T11:26:00Z">
                  <w:rPr>
                    <w:sz w:val="16"/>
                    <w:szCs w:val="24"/>
                  </w:rPr>
                </w:rPrChange>
              </w:rPr>
            </w:pPr>
          </w:p>
        </w:tc>
        <w:tc>
          <w:tcPr>
            <w:tcW w:w="655" w:type="dxa"/>
            <w:tcBorders>
              <w:top w:val="nil"/>
              <w:left w:val="nil"/>
              <w:bottom w:val="nil"/>
              <w:right w:val="nil"/>
            </w:tcBorders>
          </w:tcPr>
          <w:p w14:paraId="57962D3A" w14:textId="77777777" w:rsidR="00B92327" w:rsidRPr="00801E49" w:rsidRDefault="00332621" w:rsidP="006B0BF6">
            <w:pPr>
              <w:spacing w:after="0" w:line="259" w:lineRule="auto"/>
              <w:ind w:left="37" w:right="0" w:firstLine="0"/>
              <w:jc w:val="left"/>
              <w:rPr>
                <w:rFonts w:ascii="Open Sans" w:hAnsi="Open Sans" w:cs="Open Sans"/>
                <w:sz w:val="16"/>
                <w:szCs w:val="24"/>
                <w:rPrChange w:id="2880" w:author="Nicole Wu" w:date="2024-01-08T11:26:00Z">
                  <w:rPr>
                    <w:sz w:val="16"/>
                    <w:szCs w:val="24"/>
                  </w:rPr>
                </w:rPrChange>
              </w:rPr>
            </w:pPr>
            <w:r w:rsidRPr="00801E49">
              <w:rPr>
                <w:rFonts w:ascii="Open Sans" w:hAnsi="Open Sans" w:cs="Open Sans"/>
                <w:sz w:val="16"/>
                <w:szCs w:val="24"/>
                <w:rPrChange w:id="2881" w:author="Nicole Wu" w:date="2024-01-08T11:26:00Z">
                  <w:rPr>
                    <w:sz w:val="16"/>
                    <w:szCs w:val="24"/>
                  </w:rPr>
                </w:rPrChange>
              </w:rPr>
              <w:t>(0.44)</w:t>
            </w:r>
          </w:p>
        </w:tc>
        <w:tc>
          <w:tcPr>
            <w:tcW w:w="655" w:type="dxa"/>
            <w:tcBorders>
              <w:top w:val="nil"/>
              <w:left w:val="nil"/>
              <w:bottom w:val="nil"/>
              <w:right w:val="nil"/>
            </w:tcBorders>
          </w:tcPr>
          <w:p w14:paraId="3751E6AF" w14:textId="77777777" w:rsidR="00B92327" w:rsidRPr="00801E49" w:rsidRDefault="00332621" w:rsidP="006B0BF6">
            <w:pPr>
              <w:spacing w:after="0" w:line="259" w:lineRule="auto"/>
              <w:ind w:left="37" w:right="0" w:firstLine="0"/>
              <w:jc w:val="left"/>
              <w:rPr>
                <w:rFonts w:ascii="Open Sans" w:hAnsi="Open Sans" w:cs="Open Sans"/>
                <w:sz w:val="16"/>
                <w:szCs w:val="24"/>
                <w:rPrChange w:id="2882" w:author="Nicole Wu" w:date="2024-01-08T11:26:00Z">
                  <w:rPr>
                    <w:sz w:val="16"/>
                    <w:szCs w:val="24"/>
                  </w:rPr>
                </w:rPrChange>
              </w:rPr>
            </w:pPr>
            <w:r w:rsidRPr="00801E49">
              <w:rPr>
                <w:rFonts w:ascii="Open Sans" w:hAnsi="Open Sans" w:cs="Open Sans"/>
                <w:sz w:val="16"/>
                <w:szCs w:val="24"/>
                <w:rPrChange w:id="2883" w:author="Nicole Wu" w:date="2024-01-08T11:26:00Z">
                  <w:rPr>
                    <w:sz w:val="16"/>
                    <w:szCs w:val="24"/>
                  </w:rPr>
                </w:rPrChange>
              </w:rPr>
              <w:t>(0.45)</w:t>
            </w:r>
          </w:p>
        </w:tc>
        <w:tc>
          <w:tcPr>
            <w:tcW w:w="581" w:type="dxa"/>
            <w:tcBorders>
              <w:top w:val="nil"/>
              <w:left w:val="nil"/>
              <w:bottom w:val="nil"/>
              <w:right w:val="nil"/>
            </w:tcBorders>
          </w:tcPr>
          <w:p w14:paraId="5C0B8E88" w14:textId="77777777" w:rsidR="00B92327" w:rsidRPr="00801E49" w:rsidRDefault="00332621" w:rsidP="006B0BF6">
            <w:pPr>
              <w:spacing w:after="0" w:line="259" w:lineRule="auto"/>
              <w:ind w:left="0" w:right="0" w:firstLine="0"/>
              <w:jc w:val="left"/>
              <w:rPr>
                <w:rFonts w:ascii="Open Sans" w:hAnsi="Open Sans" w:cs="Open Sans"/>
                <w:sz w:val="16"/>
                <w:szCs w:val="24"/>
                <w:rPrChange w:id="2884" w:author="Nicole Wu" w:date="2024-01-08T11:26:00Z">
                  <w:rPr>
                    <w:sz w:val="16"/>
                    <w:szCs w:val="24"/>
                  </w:rPr>
                </w:rPrChange>
              </w:rPr>
            </w:pPr>
            <w:r w:rsidRPr="00801E49">
              <w:rPr>
                <w:rFonts w:ascii="Open Sans" w:hAnsi="Open Sans" w:cs="Open Sans"/>
                <w:sz w:val="16"/>
                <w:szCs w:val="24"/>
                <w:rPrChange w:id="2885" w:author="Nicole Wu" w:date="2024-01-08T11:26:00Z">
                  <w:rPr>
                    <w:sz w:val="16"/>
                    <w:szCs w:val="24"/>
                  </w:rPr>
                </w:rPrChange>
              </w:rPr>
              <w:t>(0.54)</w:t>
            </w:r>
          </w:p>
        </w:tc>
        <w:tc>
          <w:tcPr>
            <w:tcW w:w="525" w:type="dxa"/>
            <w:tcBorders>
              <w:top w:val="nil"/>
              <w:left w:val="nil"/>
              <w:bottom w:val="nil"/>
              <w:right w:val="nil"/>
            </w:tcBorders>
          </w:tcPr>
          <w:p w14:paraId="4267D1C5" w14:textId="77777777" w:rsidR="00B92327" w:rsidRPr="00801E49" w:rsidRDefault="00332621" w:rsidP="006B0BF6">
            <w:pPr>
              <w:spacing w:after="0" w:line="259" w:lineRule="auto"/>
              <w:ind w:left="37" w:right="0" w:firstLine="0"/>
              <w:jc w:val="left"/>
              <w:rPr>
                <w:rFonts w:ascii="Open Sans" w:hAnsi="Open Sans" w:cs="Open Sans"/>
                <w:sz w:val="16"/>
                <w:szCs w:val="24"/>
                <w:rPrChange w:id="2886" w:author="Nicole Wu" w:date="2024-01-08T11:26:00Z">
                  <w:rPr>
                    <w:sz w:val="16"/>
                    <w:szCs w:val="24"/>
                  </w:rPr>
                </w:rPrChange>
              </w:rPr>
            </w:pPr>
            <w:r w:rsidRPr="00801E49">
              <w:rPr>
                <w:rFonts w:ascii="Open Sans" w:hAnsi="Open Sans" w:cs="Open Sans"/>
                <w:sz w:val="16"/>
                <w:szCs w:val="24"/>
                <w:rPrChange w:id="2887" w:author="Nicole Wu" w:date="2024-01-08T11:26:00Z">
                  <w:rPr>
                    <w:sz w:val="16"/>
                    <w:szCs w:val="24"/>
                  </w:rPr>
                </w:rPrChange>
              </w:rPr>
              <w:t>(0.39)</w:t>
            </w:r>
          </w:p>
        </w:tc>
        <w:tc>
          <w:tcPr>
            <w:tcW w:w="784" w:type="dxa"/>
            <w:tcBorders>
              <w:top w:val="nil"/>
              <w:left w:val="nil"/>
              <w:bottom w:val="nil"/>
              <w:right w:val="nil"/>
            </w:tcBorders>
          </w:tcPr>
          <w:p w14:paraId="23E74EA8" w14:textId="77777777" w:rsidR="00B92327" w:rsidRPr="00801E49" w:rsidRDefault="00332621" w:rsidP="006B0BF6">
            <w:pPr>
              <w:spacing w:after="0" w:line="259" w:lineRule="auto"/>
              <w:ind w:left="166" w:right="0" w:firstLine="0"/>
              <w:jc w:val="left"/>
              <w:rPr>
                <w:rFonts w:ascii="Open Sans" w:hAnsi="Open Sans" w:cs="Open Sans"/>
                <w:sz w:val="16"/>
                <w:szCs w:val="24"/>
                <w:rPrChange w:id="2888" w:author="Nicole Wu" w:date="2024-01-08T11:26:00Z">
                  <w:rPr>
                    <w:sz w:val="16"/>
                    <w:szCs w:val="24"/>
                  </w:rPr>
                </w:rPrChange>
              </w:rPr>
            </w:pPr>
            <w:r w:rsidRPr="00801E49">
              <w:rPr>
                <w:rFonts w:ascii="Open Sans" w:hAnsi="Open Sans" w:cs="Open Sans"/>
                <w:sz w:val="16"/>
                <w:szCs w:val="24"/>
                <w:rPrChange w:id="2889" w:author="Nicole Wu" w:date="2024-01-08T11:26:00Z">
                  <w:rPr>
                    <w:sz w:val="16"/>
                    <w:szCs w:val="24"/>
                  </w:rPr>
                </w:rPrChange>
              </w:rPr>
              <w:t>(0.42)</w:t>
            </w:r>
          </w:p>
        </w:tc>
        <w:tc>
          <w:tcPr>
            <w:tcW w:w="581" w:type="dxa"/>
            <w:tcBorders>
              <w:top w:val="nil"/>
              <w:left w:val="nil"/>
              <w:bottom w:val="nil"/>
              <w:right w:val="nil"/>
            </w:tcBorders>
          </w:tcPr>
          <w:p w14:paraId="7BC13F92" w14:textId="77777777" w:rsidR="00B92327" w:rsidRPr="00801E49" w:rsidRDefault="00332621" w:rsidP="006B0BF6">
            <w:pPr>
              <w:spacing w:after="0" w:line="259" w:lineRule="auto"/>
              <w:ind w:left="0" w:right="0" w:firstLine="0"/>
              <w:jc w:val="left"/>
              <w:rPr>
                <w:rFonts w:ascii="Open Sans" w:hAnsi="Open Sans" w:cs="Open Sans"/>
                <w:sz w:val="16"/>
                <w:szCs w:val="24"/>
                <w:rPrChange w:id="2890" w:author="Nicole Wu" w:date="2024-01-08T11:26:00Z">
                  <w:rPr>
                    <w:sz w:val="16"/>
                    <w:szCs w:val="24"/>
                  </w:rPr>
                </w:rPrChange>
              </w:rPr>
            </w:pPr>
            <w:r w:rsidRPr="00801E49">
              <w:rPr>
                <w:rFonts w:ascii="Open Sans" w:hAnsi="Open Sans" w:cs="Open Sans"/>
                <w:sz w:val="16"/>
                <w:szCs w:val="24"/>
                <w:rPrChange w:id="2891" w:author="Nicole Wu" w:date="2024-01-08T11:26:00Z">
                  <w:rPr>
                    <w:sz w:val="16"/>
                    <w:szCs w:val="24"/>
                  </w:rPr>
                </w:rPrChange>
              </w:rPr>
              <w:t>(0.30)</w:t>
            </w:r>
          </w:p>
        </w:tc>
        <w:tc>
          <w:tcPr>
            <w:tcW w:w="655" w:type="dxa"/>
            <w:tcBorders>
              <w:top w:val="nil"/>
              <w:left w:val="nil"/>
              <w:bottom w:val="nil"/>
              <w:right w:val="nil"/>
            </w:tcBorders>
          </w:tcPr>
          <w:p w14:paraId="3FB0BB40" w14:textId="77777777" w:rsidR="00B92327" w:rsidRPr="00801E49" w:rsidRDefault="00332621" w:rsidP="006B0BF6">
            <w:pPr>
              <w:spacing w:after="0" w:line="259" w:lineRule="auto"/>
              <w:ind w:left="37" w:right="0" w:firstLine="0"/>
              <w:jc w:val="left"/>
              <w:rPr>
                <w:rFonts w:ascii="Open Sans" w:hAnsi="Open Sans" w:cs="Open Sans"/>
                <w:sz w:val="16"/>
                <w:szCs w:val="24"/>
                <w:rPrChange w:id="2892" w:author="Nicole Wu" w:date="2024-01-08T11:26:00Z">
                  <w:rPr>
                    <w:sz w:val="16"/>
                    <w:szCs w:val="24"/>
                  </w:rPr>
                </w:rPrChange>
              </w:rPr>
            </w:pPr>
            <w:r w:rsidRPr="00801E49">
              <w:rPr>
                <w:rFonts w:ascii="Open Sans" w:hAnsi="Open Sans" w:cs="Open Sans"/>
                <w:sz w:val="16"/>
                <w:szCs w:val="24"/>
                <w:rPrChange w:id="2893" w:author="Nicole Wu" w:date="2024-01-08T11:26:00Z">
                  <w:rPr>
                    <w:sz w:val="16"/>
                    <w:szCs w:val="24"/>
                  </w:rPr>
                </w:rPrChange>
              </w:rPr>
              <w:t>(0.41)</w:t>
            </w:r>
          </w:p>
        </w:tc>
        <w:tc>
          <w:tcPr>
            <w:tcW w:w="655" w:type="dxa"/>
            <w:tcBorders>
              <w:top w:val="nil"/>
              <w:left w:val="nil"/>
              <w:bottom w:val="nil"/>
              <w:right w:val="nil"/>
            </w:tcBorders>
          </w:tcPr>
          <w:p w14:paraId="7A0C5FC9" w14:textId="77777777" w:rsidR="00B92327" w:rsidRPr="00801E49" w:rsidRDefault="00332621" w:rsidP="006B0BF6">
            <w:pPr>
              <w:spacing w:after="0" w:line="259" w:lineRule="auto"/>
              <w:ind w:left="37" w:right="0" w:firstLine="0"/>
              <w:jc w:val="left"/>
              <w:rPr>
                <w:rFonts w:ascii="Open Sans" w:hAnsi="Open Sans" w:cs="Open Sans"/>
                <w:sz w:val="16"/>
                <w:szCs w:val="24"/>
                <w:rPrChange w:id="2894" w:author="Nicole Wu" w:date="2024-01-08T11:26:00Z">
                  <w:rPr>
                    <w:sz w:val="16"/>
                    <w:szCs w:val="24"/>
                  </w:rPr>
                </w:rPrChange>
              </w:rPr>
            </w:pPr>
            <w:r w:rsidRPr="00801E49">
              <w:rPr>
                <w:rFonts w:ascii="Open Sans" w:hAnsi="Open Sans" w:cs="Open Sans"/>
                <w:sz w:val="16"/>
                <w:szCs w:val="24"/>
                <w:rPrChange w:id="2895" w:author="Nicole Wu" w:date="2024-01-08T11:26:00Z">
                  <w:rPr>
                    <w:sz w:val="16"/>
                    <w:szCs w:val="24"/>
                  </w:rPr>
                </w:rPrChange>
              </w:rPr>
              <w:t>(0.43)</w:t>
            </w:r>
          </w:p>
        </w:tc>
        <w:tc>
          <w:tcPr>
            <w:tcW w:w="478" w:type="dxa"/>
            <w:tcBorders>
              <w:top w:val="nil"/>
              <w:left w:val="nil"/>
              <w:bottom w:val="nil"/>
              <w:right w:val="nil"/>
            </w:tcBorders>
          </w:tcPr>
          <w:p w14:paraId="47C3A48B" w14:textId="77777777" w:rsidR="00B92327" w:rsidRPr="00801E49" w:rsidRDefault="00332621" w:rsidP="006B0BF6">
            <w:pPr>
              <w:spacing w:after="0" w:line="259" w:lineRule="auto"/>
              <w:ind w:left="0" w:right="0" w:firstLine="0"/>
              <w:jc w:val="left"/>
              <w:rPr>
                <w:rFonts w:ascii="Open Sans" w:hAnsi="Open Sans" w:cs="Open Sans"/>
                <w:sz w:val="16"/>
                <w:szCs w:val="24"/>
                <w:rPrChange w:id="2896" w:author="Nicole Wu" w:date="2024-01-08T11:26:00Z">
                  <w:rPr>
                    <w:sz w:val="16"/>
                    <w:szCs w:val="24"/>
                  </w:rPr>
                </w:rPrChange>
              </w:rPr>
            </w:pPr>
            <w:r w:rsidRPr="00801E49">
              <w:rPr>
                <w:rFonts w:ascii="Open Sans" w:hAnsi="Open Sans" w:cs="Open Sans"/>
                <w:sz w:val="16"/>
                <w:szCs w:val="24"/>
                <w:rPrChange w:id="2897" w:author="Nicole Wu" w:date="2024-01-08T11:26:00Z">
                  <w:rPr>
                    <w:sz w:val="16"/>
                    <w:szCs w:val="24"/>
                  </w:rPr>
                </w:rPrChange>
              </w:rPr>
              <w:t>(0.25)</w:t>
            </w:r>
          </w:p>
        </w:tc>
      </w:tr>
      <w:tr w:rsidR="00B92327" w:rsidRPr="00801E49" w14:paraId="655AC876" w14:textId="77777777">
        <w:trPr>
          <w:trHeight w:val="164"/>
        </w:trPr>
        <w:tc>
          <w:tcPr>
            <w:tcW w:w="3791" w:type="dxa"/>
            <w:tcBorders>
              <w:top w:val="nil"/>
              <w:left w:val="nil"/>
              <w:bottom w:val="nil"/>
              <w:right w:val="nil"/>
            </w:tcBorders>
          </w:tcPr>
          <w:p w14:paraId="1D4692FB" w14:textId="77777777" w:rsidR="00B92327" w:rsidRPr="00801E49" w:rsidRDefault="00332621" w:rsidP="006B0BF6">
            <w:pPr>
              <w:spacing w:after="0" w:line="259" w:lineRule="auto"/>
              <w:ind w:left="0" w:right="0" w:firstLine="0"/>
              <w:jc w:val="left"/>
              <w:rPr>
                <w:rFonts w:ascii="Open Sans" w:hAnsi="Open Sans" w:cs="Open Sans"/>
                <w:sz w:val="16"/>
                <w:szCs w:val="24"/>
                <w:rPrChange w:id="2898" w:author="Nicole Wu" w:date="2024-01-08T11:26:00Z">
                  <w:rPr>
                    <w:sz w:val="16"/>
                    <w:szCs w:val="24"/>
                  </w:rPr>
                </w:rPrChange>
              </w:rPr>
            </w:pPr>
            <w:r w:rsidRPr="00801E49">
              <w:rPr>
                <w:rFonts w:ascii="Open Sans" w:hAnsi="Open Sans" w:cs="Open Sans"/>
                <w:sz w:val="16"/>
                <w:szCs w:val="24"/>
                <w:rPrChange w:id="2899" w:author="Nicole Wu" w:date="2024-01-08T11:26:00Z">
                  <w:rPr>
                    <w:sz w:val="16"/>
                    <w:szCs w:val="24"/>
                  </w:rPr>
                </w:rPrChange>
              </w:rPr>
              <w:t>Female Household Head</w:t>
            </w:r>
          </w:p>
        </w:tc>
        <w:tc>
          <w:tcPr>
            <w:tcW w:w="655" w:type="dxa"/>
            <w:tcBorders>
              <w:top w:val="nil"/>
              <w:left w:val="nil"/>
              <w:bottom w:val="nil"/>
              <w:right w:val="nil"/>
            </w:tcBorders>
          </w:tcPr>
          <w:p w14:paraId="378178C8" w14:textId="77777777" w:rsidR="00B92327" w:rsidRPr="00801E49" w:rsidRDefault="00332621" w:rsidP="006B0BF6">
            <w:pPr>
              <w:spacing w:after="0" w:line="259" w:lineRule="auto"/>
              <w:ind w:left="0" w:right="0" w:firstLine="0"/>
              <w:jc w:val="left"/>
              <w:rPr>
                <w:rFonts w:ascii="Open Sans" w:hAnsi="Open Sans" w:cs="Open Sans"/>
                <w:sz w:val="16"/>
                <w:szCs w:val="24"/>
                <w:rPrChange w:id="2900" w:author="Nicole Wu" w:date="2024-01-08T11:26:00Z">
                  <w:rPr>
                    <w:sz w:val="16"/>
                    <w:szCs w:val="24"/>
                  </w:rPr>
                </w:rPrChange>
              </w:rPr>
            </w:pPr>
            <w:r w:rsidRPr="00801E49">
              <w:rPr>
                <w:rFonts w:ascii="Open Sans" w:hAnsi="Open Sans" w:cs="Open Sans"/>
                <w:sz w:val="16"/>
                <w:szCs w:val="24"/>
                <w:rPrChange w:id="2901" w:author="Nicole Wu" w:date="2024-01-08T11:26:00Z">
                  <w:rPr>
                    <w:sz w:val="16"/>
                    <w:szCs w:val="24"/>
                  </w:rPr>
                </w:rPrChange>
              </w:rPr>
              <w:t>0.20</w:t>
            </w:r>
          </w:p>
        </w:tc>
        <w:tc>
          <w:tcPr>
            <w:tcW w:w="655" w:type="dxa"/>
            <w:tcBorders>
              <w:top w:val="nil"/>
              <w:left w:val="nil"/>
              <w:bottom w:val="nil"/>
              <w:right w:val="nil"/>
            </w:tcBorders>
          </w:tcPr>
          <w:p w14:paraId="7D036313" w14:textId="77777777" w:rsidR="00B92327" w:rsidRPr="00801E49" w:rsidRDefault="00332621" w:rsidP="006B0BF6">
            <w:pPr>
              <w:spacing w:after="0" w:line="259" w:lineRule="auto"/>
              <w:ind w:left="0" w:right="0" w:firstLine="0"/>
              <w:jc w:val="left"/>
              <w:rPr>
                <w:rFonts w:ascii="Open Sans" w:hAnsi="Open Sans" w:cs="Open Sans"/>
                <w:sz w:val="16"/>
                <w:szCs w:val="24"/>
                <w:rPrChange w:id="2902" w:author="Nicole Wu" w:date="2024-01-08T11:26:00Z">
                  <w:rPr>
                    <w:sz w:val="16"/>
                    <w:szCs w:val="24"/>
                  </w:rPr>
                </w:rPrChange>
              </w:rPr>
            </w:pPr>
            <w:r w:rsidRPr="00801E49">
              <w:rPr>
                <w:rFonts w:ascii="Open Sans" w:hAnsi="Open Sans" w:cs="Open Sans"/>
                <w:sz w:val="16"/>
                <w:szCs w:val="24"/>
                <w:rPrChange w:id="2903" w:author="Nicole Wu" w:date="2024-01-08T11:26:00Z">
                  <w:rPr>
                    <w:sz w:val="16"/>
                    <w:szCs w:val="24"/>
                  </w:rPr>
                </w:rPrChange>
              </w:rPr>
              <w:t>0.27</w:t>
            </w:r>
          </w:p>
        </w:tc>
        <w:tc>
          <w:tcPr>
            <w:tcW w:w="581" w:type="dxa"/>
            <w:tcBorders>
              <w:top w:val="nil"/>
              <w:left w:val="nil"/>
              <w:bottom w:val="nil"/>
              <w:right w:val="nil"/>
            </w:tcBorders>
          </w:tcPr>
          <w:p w14:paraId="05FCC89E" w14:textId="77777777" w:rsidR="00B92327" w:rsidRPr="00801E49" w:rsidRDefault="00332621" w:rsidP="006B0BF6">
            <w:pPr>
              <w:spacing w:after="0" w:line="259" w:lineRule="auto"/>
              <w:ind w:left="0" w:right="0" w:firstLine="0"/>
              <w:jc w:val="left"/>
              <w:rPr>
                <w:rFonts w:ascii="Open Sans" w:hAnsi="Open Sans" w:cs="Open Sans"/>
                <w:sz w:val="16"/>
                <w:szCs w:val="24"/>
                <w:rPrChange w:id="2904" w:author="Nicole Wu" w:date="2024-01-08T11:26:00Z">
                  <w:rPr>
                    <w:sz w:val="16"/>
                    <w:szCs w:val="24"/>
                  </w:rPr>
                </w:rPrChange>
              </w:rPr>
            </w:pPr>
            <w:r w:rsidRPr="00801E49">
              <w:rPr>
                <w:rFonts w:ascii="Open Sans" w:hAnsi="Open Sans" w:cs="Open Sans"/>
                <w:sz w:val="16"/>
                <w:szCs w:val="24"/>
                <w:rPrChange w:id="2905" w:author="Nicole Wu" w:date="2024-01-08T11:26:00Z">
                  <w:rPr>
                    <w:sz w:val="16"/>
                    <w:szCs w:val="24"/>
                  </w:rPr>
                </w:rPrChange>
              </w:rPr>
              <w:t>0.07</w:t>
            </w:r>
          </w:p>
        </w:tc>
        <w:tc>
          <w:tcPr>
            <w:tcW w:w="525" w:type="dxa"/>
            <w:tcBorders>
              <w:top w:val="nil"/>
              <w:left w:val="nil"/>
              <w:bottom w:val="nil"/>
              <w:right w:val="nil"/>
            </w:tcBorders>
          </w:tcPr>
          <w:p w14:paraId="4DA8FA7D" w14:textId="77777777" w:rsidR="00B92327" w:rsidRPr="00801E49" w:rsidRDefault="00332621" w:rsidP="006B0BF6">
            <w:pPr>
              <w:spacing w:after="0" w:line="259" w:lineRule="auto"/>
              <w:ind w:left="0" w:right="0" w:firstLine="0"/>
              <w:jc w:val="left"/>
              <w:rPr>
                <w:rFonts w:ascii="Open Sans" w:hAnsi="Open Sans" w:cs="Open Sans"/>
                <w:sz w:val="16"/>
                <w:szCs w:val="24"/>
                <w:rPrChange w:id="2906" w:author="Nicole Wu" w:date="2024-01-08T11:26:00Z">
                  <w:rPr>
                    <w:sz w:val="16"/>
                    <w:szCs w:val="24"/>
                  </w:rPr>
                </w:rPrChange>
              </w:rPr>
            </w:pPr>
            <w:r w:rsidRPr="00801E49">
              <w:rPr>
                <w:rFonts w:ascii="Open Sans" w:hAnsi="Open Sans" w:cs="Open Sans"/>
                <w:sz w:val="16"/>
                <w:szCs w:val="24"/>
                <w:rPrChange w:id="2907" w:author="Nicole Wu" w:date="2024-01-08T11:26:00Z">
                  <w:rPr>
                    <w:sz w:val="16"/>
                    <w:szCs w:val="24"/>
                  </w:rPr>
                </w:rPrChange>
              </w:rPr>
              <w:t>0.31</w:t>
            </w:r>
          </w:p>
        </w:tc>
        <w:tc>
          <w:tcPr>
            <w:tcW w:w="784" w:type="dxa"/>
            <w:tcBorders>
              <w:top w:val="nil"/>
              <w:left w:val="nil"/>
              <w:bottom w:val="nil"/>
              <w:right w:val="nil"/>
            </w:tcBorders>
          </w:tcPr>
          <w:p w14:paraId="669E63E0" w14:textId="77777777" w:rsidR="00B92327" w:rsidRPr="00801E49" w:rsidRDefault="00332621" w:rsidP="006B0BF6">
            <w:pPr>
              <w:spacing w:after="0" w:line="259" w:lineRule="auto"/>
              <w:ind w:left="0" w:right="0" w:firstLine="0"/>
              <w:jc w:val="left"/>
              <w:rPr>
                <w:rFonts w:ascii="Open Sans" w:hAnsi="Open Sans" w:cs="Open Sans"/>
                <w:sz w:val="16"/>
                <w:szCs w:val="24"/>
                <w:rPrChange w:id="2908" w:author="Nicole Wu" w:date="2024-01-08T11:26:00Z">
                  <w:rPr>
                    <w:sz w:val="16"/>
                    <w:szCs w:val="24"/>
                  </w:rPr>
                </w:rPrChange>
              </w:rPr>
            </w:pPr>
            <w:r w:rsidRPr="00801E49">
              <w:rPr>
                <w:rFonts w:ascii="Open Sans" w:hAnsi="Open Sans" w:cs="Open Sans"/>
                <w:sz w:val="16"/>
                <w:szCs w:val="24"/>
                <w:rPrChange w:id="2909" w:author="Nicole Wu" w:date="2024-01-08T11:26:00Z">
                  <w:rPr>
                    <w:sz w:val="16"/>
                    <w:szCs w:val="24"/>
                  </w:rPr>
                </w:rPrChange>
              </w:rPr>
              <w:t>0.31</w:t>
            </w:r>
          </w:p>
        </w:tc>
        <w:tc>
          <w:tcPr>
            <w:tcW w:w="581" w:type="dxa"/>
            <w:tcBorders>
              <w:top w:val="nil"/>
              <w:left w:val="nil"/>
              <w:bottom w:val="nil"/>
              <w:right w:val="nil"/>
            </w:tcBorders>
          </w:tcPr>
          <w:p w14:paraId="656A79BD" w14:textId="77777777" w:rsidR="00B92327" w:rsidRPr="00801E49" w:rsidRDefault="00332621" w:rsidP="006B0BF6">
            <w:pPr>
              <w:spacing w:after="0" w:line="259" w:lineRule="auto"/>
              <w:ind w:left="0" w:right="0" w:firstLine="0"/>
              <w:jc w:val="left"/>
              <w:rPr>
                <w:rFonts w:ascii="Open Sans" w:hAnsi="Open Sans" w:cs="Open Sans"/>
                <w:sz w:val="16"/>
                <w:szCs w:val="24"/>
                <w:rPrChange w:id="2910" w:author="Nicole Wu" w:date="2024-01-08T11:26:00Z">
                  <w:rPr>
                    <w:sz w:val="16"/>
                    <w:szCs w:val="24"/>
                  </w:rPr>
                </w:rPrChange>
              </w:rPr>
            </w:pPr>
            <w:r w:rsidRPr="00801E49">
              <w:rPr>
                <w:rFonts w:ascii="Open Sans" w:hAnsi="Open Sans" w:cs="Open Sans"/>
                <w:sz w:val="16"/>
                <w:szCs w:val="24"/>
                <w:rPrChange w:id="2911" w:author="Nicole Wu" w:date="2024-01-08T11:26:00Z">
                  <w:rPr>
                    <w:sz w:val="16"/>
                    <w:szCs w:val="24"/>
                  </w:rPr>
                </w:rPrChange>
              </w:rPr>
              <w:t>-0.00</w:t>
            </w:r>
          </w:p>
        </w:tc>
        <w:tc>
          <w:tcPr>
            <w:tcW w:w="655" w:type="dxa"/>
            <w:tcBorders>
              <w:top w:val="nil"/>
              <w:left w:val="nil"/>
              <w:bottom w:val="nil"/>
              <w:right w:val="nil"/>
            </w:tcBorders>
          </w:tcPr>
          <w:p w14:paraId="40CD410B" w14:textId="77777777" w:rsidR="00B92327" w:rsidRPr="00801E49" w:rsidRDefault="00332621" w:rsidP="006B0BF6">
            <w:pPr>
              <w:spacing w:after="0" w:line="259" w:lineRule="auto"/>
              <w:ind w:left="0" w:right="0" w:firstLine="0"/>
              <w:jc w:val="left"/>
              <w:rPr>
                <w:rFonts w:ascii="Open Sans" w:hAnsi="Open Sans" w:cs="Open Sans"/>
                <w:sz w:val="16"/>
                <w:szCs w:val="24"/>
                <w:rPrChange w:id="2912" w:author="Nicole Wu" w:date="2024-01-08T11:26:00Z">
                  <w:rPr>
                    <w:sz w:val="16"/>
                    <w:szCs w:val="24"/>
                  </w:rPr>
                </w:rPrChange>
              </w:rPr>
            </w:pPr>
            <w:r w:rsidRPr="00801E49">
              <w:rPr>
                <w:rFonts w:ascii="Open Sans" w:hAnsi="Open Sans" w:cs="Open Sans"/>
                <w:sz w:val="16"/>
                <w:szCs w:val="24"/>
                <w:rPrChange w:id="2913" w:author="Nicole Wu" w:date="2024-01-08T11:26:00Z">
                  <w:rPr>
                    <w:sz w:val="16"/>
                    <w:szCs w:val="24"/>
                  </w:rPr>
                </w:rPrChange>
              </w:rPr>
              <w:t>0.28</w:t>
            </w:r>
          </w:p>
        </w:tc>
        <w:tc>
          <w:tcPr>
            <w:tcW w:w="655" w:type="dxa"/>
            <w:tcBorders>
              <w:top w:val="nil"/>
              <w:left w:val="nil"/>
              <w:bottom w:val="nil"/>
              <w:right w:val="nil"/>
            </w:tcBorders>
          </w:tcPr>
          <w:p w14:paraId="1D4526BA" w14:textId="77777777" w:rsidR="00B92327" w:rsidRPr="00801E49" w:rsidRDefault="00332621" w:rsidP="006B0BF6">
            <w:pPr>
              <w:spacing w:after="0" w:line="259" w:lineRule="auto"/>
              <w:ind w:left="0" w:right="0" w:firstLine="0"/>
              <w:jc w:val="left"/>
              <w:rPr>
                <w:rFonts w:ascii="Open Sans" w:hAnsi="Open Sans" w:cs="Open Sans"/>
                <w:sz w:val="16"/>
                <w:szCs w:val="24"/>
                <w:rPrChange w:id="2914" w:author="Nicole Wu" w:date="2024-01-08T11:26:00Z">
                  <w:rPr>
                    <w:sz w:val="16"/>
                    <w:szCs w:val="24"/>
                  </w:rPr>
                </w:rPrChange>
              </w:rPr>
            </w:pPr>
            <w:r w:rsidRPr="00801E49">
              <w:rPr>
                <w:rFonts w:ascii="Open Sans" w:hAnsi="Open Sans" w:cs="Open Sans"/>
                <w:sz w:val="16"/>
                <w:szCs w:val="24"/>
                <w:rPrChange w:id="2915" w:author="Nicole Wu" w:date="2024-01-08T11:26:00Z">
                  <w:rPr>
                    <w:sz w:val="16"/>
                    <w:szCs w:val="24"/>
                  </w:rPr>
                </w:rPrChange>
              </w:rPr>
              <w:t>0.29</w:t>
            </w:r>
          </w:p>
        </w:tc>
        <w:tc>
          <w:tcPr>
            <w:tcW w:w="478" w:type="dxa"/>
            <w:tcBorders>
              <w:top w:val="nil"/>
              <w:left w:val="nil"/>
              <w:bottom w:val="nil"/>
              <w:right w:val="nil"/>
            </w:tcBorders>
          </w:tcPr>
          <w:p w14:paraId="00EB7E59" w14:textId="77777777" w:rsidR="00B92327" w:rsidRPr="00801E49" w:rsidRDefault="00332621" w:rsidP="006B0BF6">
            <w:pPr>
              <w:spacing w:after="0" w:line="259" w:lineRule="auto"/>
              <w:ind w:left="0" w:right="0" w:firstLine="0"/>
              <w:jc w:val="left"/>
              <w:rPr>
                <w:rFonts w:ascii="Open Sans" w:hAnsi="Open Sans" w:cs="Open Sans"/>
                <w:sz w:val="16"/>
                <w:szCs w:val="24"/>
                <w:rPrChange w:id="2916" w:author="Nicole Wu" w:date="2024-01-08T11:26:00Z">
                  <w:rPr>
                    <w:sz w:val="16"/>
                    <w:szCs w:val="24"/>
                  </w:rPr>
                </w:rPrChange>
              </w:rPr>
            </w:pPr>
            <w:r w:rsidRPr="00801E49">
              <w:rPr>
                <w:rFonts w:ascii="Open Sans" w:hAnsi="Open Sans" w:cs="Open Sans"/>
                <w:sz w:val="16"/>
                <w:szCs w:val="24"/>
                <w:rPrChange w:id="2917" w:author="Nicole Wu" w:date="2024-01-08T11:26:00Z">
                  <w:rPr>
                    <w:sz w:val="16"/>
                    <w:szCs w:val="24"/>
                  </w:rPr>
                </w:rPrChange>
              </w:rPr>
              <w:t>0.02</w:t>
            </w:r>
          </w:p>
        </w:tc>
      </w:tr>
      <w:tr w:rsidR="00B92327" w:rsidRPr="00801E49" w14:paraId="12EF0BF7" w14:textId="77777777">
        <w:trPr>
          <w:trHeight w:val="164"/>
        </w:trPr>
        <w:tc>
          <w:tcPr>
            <w:tcW w:w="3791" w:type="dxa"/>
            <w:tcBorders>
              <w:top w:val="nil"/>
              <w:left w:val="nil"/>
              <w:bottom w:val="nil"/>
              <w:right w:val="nil"/>
            </w:tcBorders>
          </w:tcPr>
          <w:p w14:paraId="66C9568B" w14:textId="77777777" w:rsidR="00B92327" w:rsidRPr="00801E49" w:rsidRDefault="00B92327" w:rsidP="006B0BF6">
            <w:pPr>
              <w:spacing w:after="0" w:line="259" w:lineRule="auto"/>
              <w:ind w:left="0" w:right="0" w:firstLine="0"/>
              <w:jc w:val="left"/>
              <w:rPr>
                <w:rFonts w:ascii="Open Sans" w:hAnsi="Open Sans" w:cs="Open Sans"/>
                <w:sz w:val="16"/>
                <w:szCs w:val="24"/>
                <w:rPrChange w:id="2918" w:author="Nicole Wu" w:date="2024-01-08T11:26:00Z">
                  <w:rPr>
                    <w:sz w:val="16"/>
                    <w:szCs w:val="24"/>
                  </w:rPr>
                </w:rPrChange>
              </w:rPr>
            </w:pPr>
          </w:p>
        </w:tc>
        <w:tc>
          <w:tcPr>
            <w:tcW w:w="655" w:type="dxa"/>
            <w:tcBorders>
              <w:top w:val="nil"/>
              <w:left w:val="nil"/>
              <w:bottom w:val="nil"/>
              <w:right w:val="nil"/>
            </w:tcBorders>
          </w:tcPr>
          <w:p w14:paraId="550A0B94" w14:textId="77777777" w:rsidR="00B92327" w:rsidRPr="00801E49" w:rsidRDefault="00332621" w:rsidP="006B0BF6">
            <w:pPr>
              <w:spacing w:after="0" w:line="259" w:lineRule="auto"/>
              <w:ind w:left="37" w:right="0" w:firstLine="0"/>
              <w:jc w:val="left"/>
              <w:rPr>
                <w:rFonts w:ascii="Open Sans" w:hAnsi="Open Sans" w:cs="Open Sans"/>
                <w:sz w:val="16"/>
                <w:szCs w:val="24"/>
                <w:rPrChange w:id="2919" w:author="Nicole Wu" w:date="2024-01-08T11:26:00Z">
                  <w:rPr>
                    <w:sz w:val="16"/>
                    <w:szCs w:val="24"/>
                  </w:rPr>
                </w:rPrChange>
              </w:rPr>
            </w:pPr>
            <w:r w:rsidRPr="00801E49">
              <w:rPr>
                <w:rFonts w:ascii="Open Sans" w:hAnsi="Open Sans" w:cs="Open Sans"/>
                <w:sz w:val="16"/>
                <w:szCs w:val="24"/>
                <w:rPrChange w:id="2920" w:author="Nicole Wu" w:date="2024-01-08T11:26:00Z">
                  <w:rPr>
                    <w:sz w:val="16"/>
                    <w:szCs w:val="24"/>
                  </w:rPr>
                </w:rPrChange>
              </w:rPr>
              <w:t>(0.40)</w:t>
            </w:r>
          </w:p>
        </w:tc>
        <w:tc>
          <w:tcPr>
            <w:tcW w:w="655" w:type="dxa"/>
            <w:tcBorders>
              <w:top w:val="nil"/>
              <w:left w:val="nil"/>
              <w:bottom w:val="nil"/>
              <w:right w:val="nil"/>
            </w:tcBorders>
          </w:tcPr>
          <w:p w14:paraId="7D6B1AFB" w14:textId="77777777" w:rsidR="00B92327" w:rsidRPr="00801E49" w:rsidRDefault="00332621" w:rsidP="006B0BF6">
            <w:pPr>
              <w:spacing w:after="0" w:line="259" w:lineRule="auto"/>
              <w:ind w:left="37" w:right="0" w:firstLine="0"/>
              <w:jc w:val="left"/>
              <w:rPr>
                <w:rFonts w:ascii="Open Sans" w:hAnsi="Open Sans" w:cs="Open Sans"/>
                <w:sz w:val="16"/>
                <w:szCs w:val="24"/>
                <w:rPrChange w:id="2921" w:author="Nicole Wu" w:date="2024-01-08T11:26:00Z">
                  <w:rPr>
                    <w:sz w:val="16"/>
                    <w:szCs w:val="24"/>
                  </w:rPr>
                </w:rPrChange>
              </w:rPr>
            </w:pPr>
            <w:r w:rsidRPr="00801E49">
              <w:rPr>
                <w:rFonts w:ascii="Open Sans" w:hAnsi="Open Sans" w:cs="Open Sans"/>
                <w:sz w:val="16"/>
                <w:szCs w:val="24"/>
                <w:rPrChange w:id="2922" w:author="Nicole Wu" w:date="2024-01-08T11:26:00Z">
                  <w:rPr>
                    <w:sz w:val="16"/>
                    <w:szCs w:val="24"/>
                  </w:rPr>
                </w:rPrChange>
              </w:rPr>
              <w:t>(0.44)</w:t>
            </w:r>
          </w:p>
        </w:tc>
        <w:tc>
          <w:tcPr>
            <w:tcW w:w="581" w:type="dxa"/>
            <w:tcBorders>
              <w:top w:val="nil"/>
              <w:left w:val="nil"/>
              <w:bottom w:val="nil"/>
              <w:right w:val="nil"/>
            </w:tcBorders>
          </w:tcPr>
          <w:p w14:paraId="10F716CF" w14:textId="77777777" w:rsidR="00B92327" w:rsidRPr="00801E49" w:rsidRDefault="00332621" w:rsidP="006B0BF6">
            <w:pPr>
              <w:spacing w:after="0" w:line="259" w:lineRule="auto"/>
              <w:ind w:left="0" w:right="0" w:firstLine="0"/>
              <w:jc w:val="left"/>
              <w:rPr>
                <w:rFonts w:ascii="Open Sans" w:hAnsi="Open Sans" w:cs="Open Sans"/>
                <w:sz w:val="16"/>
                <w:szCs w:val="24"/>
                <w:rPrChange w:id="2923" w:author="Nicole Wu" w:date="2024-01-08T11:26:00Z">
                  <w:rPr>
                    <w:sz w:val="16"/>
                    <w:szCs w:val="24"/>
                  </w:rPr>
                </w:rPrChange>
              </w:rPr>
            </w:pPr>
            <w:r w:rsidRPr="00801E49">
              <w:rPr>
                <w:rFonts w:ascii="Open Sans" w:hAnsi="Open Sans" w:cs="Open Sans"/>
                <w:sz w:val="16"/>
                <w:szCs w:val="24"/>
                <w:rPrChange w:id="2924" w:author="Nicole Wu" w:date="2024-01-08T11:26:00Z">
                  <w:rPr>
                    <w:sz w:val="16"/>
                    <w:szCs w:val="24"/>
                  </w:rPr>
                </w:rPrChange>
              </w:rPr>
              <w:t>(0.17)</w:t>
            </w:r>
          </w:p>
        </w:tc>
        <w:tc>
          <w:tcPr>
            <w:tcW w:w="525" w:type="dxa"/>
            <w:tcBorders>
              <w:top w:val="nil"/>
              <w:left w:val="nil"/>
              <w:bottom w:val="nil"/>
              <w:right w:val="nil"/>
            </w:tcBorders>
          </w:tcPr>
          <w:p w14:paraId="7232ADFB" w14:textId="77777777" w:rsidR="00B92327" w:rsidRPr="00801E49" w:rsidRDefault="00332621" w:rsidP="006B0BF6">
            <w:pPr>
              <w:spacing w:after="0" w:line="259" w:lineRule="auto"/>
              <w:ind w:left="37" w:right="0" w:firstLine="0"/>
              <w:jc w:val="left"/>
              <w:rPr>
                <w:rFonts w:ascii="Open Sans" w:hAnsi="Open Sans" w:cs="Open Sans"/>
                <w:sz w:val="16"/>
                <w:szCs w:val="24"/>
                <w:rPrChange w:id="2925" w:author="Nicole Wu" w:date="2024-01-08T11:26:00Z">
                  <w:rPr>
                    <w:sz w:val="16"/>
                    <w:szCs w:val="24"/>
                  </w:rPr>
                </w:rPrChange>
              </w:rPr>
            </w:pPr>
            <w:r w:rsidRPr="00801E49">
              <w:rPr>
                <w:rFonts w:ascii="Open Sans" w:hAnsi="Open Sans" w:cs="Open Sans"/>
                <w:sz w:val="16"/>
                <w:szCs w:val="24"/>
                <w:rPrChange w:id="2926" w:author="Nicole Wu" w:date="2024-01-08T11:26:00Z">
                  <w:rPr>
                    <w:sz w:val="16"/>
                    <w:szCs w:val="24"/>
                  </w:rPr>
                </w:rPrChange>
              </w:rPr>
              <w:t>(0.46)</w:t>
            </w:r>
          </w:p>
        </w:tc>
        <w:tc>
          <w:tcPr>
            <w:tcW w:w="784" w:type="dxa"/>
            <w:tcBorders>
              <w:top w:val="nil"/>
              <w:left w:val="nil"/>
              <w:bottom w:val="nil"/>
              <w:right w:val="nil"/>
            </w:tcBorders>
          </w:tcPr>
          <w:p w14:paraId="1D496B86" w14:textId="77777777" w:rsidR="00B92327" w:rsidRPr="00801E49" w:rsidRDefault="00332621" w:rsidP="006B0BF6">
            <w:pPr>
              <w:spacing w:after="0" w:line="259" w:lineRule="auto"/>
              <w:ind w:left="166" w:right="0" w:firstLine="0"/>
              <w:jc w:val="left"/>
              <w:rPr>
                <w:rFonts w:ascii="Open Sans" w:hAnsi="Open Sans" w:cs="Open Sans"/>
                <w:sz w:val="16"/>
                <w:szCs w:val="24"/>
                <w:rPrChange w:id="2927" w:author="Nicole Wu" w:date="2024-01-08T11:26:00Z">
                  <w:rPr>
                    <w:sz w:val="16"/>
                    <w:szCs w:val="24"/>
                  </w:rPr>
                </w:rPrChange>
              </w:rPr>
            </w:pPr>
            <w:r w:rsidRPr="00801E49">
              <w:rPr>
                <w:rFonts w:ascii="Open Sans" w:hAnsi="Open Sans" w:cs="Open Sans"/>
                <w:sz w:val="16"/>
                <w:szCs w:val="24"/>
                <w:rPrChange w:id="2928" w:author="Nicole Wu" w:date="2024-01-08T11:26:00Z">
                  <w:rPr>
                    <w:sz w:val="16"/>
                    <w:szCs w:val="24"/>
                  </w:rPr>
                </w:rPrChange>
              </w:rPr>
              <w:t>(0.46)</w:t>
            </w:r>
          </w:p>
        </w:tc>
        <w:tc>
          <w:tcPr>
            <w:tcW w:w="581" w:type="dxa"/>
            <w:tcBorders>
              <w:top w:val="nil"/>
              <w:left w:val="nil"/>
              <w:bottom w:val="nil"/>
              <w:right w:val="nil"/>
            </w:tcBorders>
          </w:tcPr>
          <w:p w14:paraId="24AEB88A" w14:textId="77777777" w:rsidR="00B92327" w:rsidRPr="00801E49" w:rsidRDefault="00332621" w:rsidP="006B0BF6">
            <w:pPr>
              <w:spacing w:after="0" w:line="259" w:lineRule="auto"/>
              <w:ind w:left="0" w:right="0" w:firstLine="0"/>
              <w:jc w:val="left"/>
              <w:rPr>
                <w:rFonts w:ascii="Open Sans" w:hAnsi="Open Sans" w:cs="Open Sans"/>
                <w:sz w:val="16"/>
                <w:szCs w:val="24"/>
                <w:rPrChange w:id="2929" w:author="Nicole Wu" w:date="2024-01-08T11:26:00Z">
                  <w:rPr>
                    <w:sz w:val="16"/>
                    <w:szCs w:val="24"/>
                  </w:rPr>
                </w:rPrChange>
              </w:rPr>
            </w:pPr>
            <w:r w:rsidRPr="00801E49">
              <w:rPr>
                <w:rFonts w:ascii="Open Sans" w:hAnsi="Open Sans" w:cs="Open Sans"/>
                <w:sz w:val="16"/>
                <w:szCs w:val="24"/>
                <w:rPrChange w:id="2930" w:author="Nicole Wu" w:date="2024-01-08T11:26:00Z">
                  <w:rPr>
                    <w:sz w:val="16"/>
                    <w:szCs w:val="24"/>
                  </w:rPr>
                </w:rPrChange>
              </w:rPr>
              <w:t>(0.89)</w:t>
            </w:r>
          </w:p>
        </w:tc>
        <w:tc>
          <w:tcPr>
            <w:tcW w:w="655" w:type="dxa"/>
            <w:tcBorders>
              <w:top w:val="nil"/>
              <w:left w:val="nil"/>
              <w:bottom w:val="nil"/>
              <w:right w:val="nil"/>
            </w:tcBorders>
          </w:tcPr>
          <w:p w14:paraId="5DEA5D33" w14:textId="77777777" w:rsidR="00B92327" w:rsidRPr="00801E49" w:rsidRDefault="00332621" w:rsidP="006B0BF6">
            <w:pPr>
              <w:spacing w:after="0" w:line="259" w:lineRule="auto"/>
              <w:ind w:left="37" w:right="0" w:firstLine="0"/>
              <w:jc w:val="left"/>
              <w:rPr>
                <w:rFonts w:ascii="Open Sans" w:hAnsi="Open Sans" w:cs="Open Sans"/>
                <w:sz w:val="16"/>
                <w:szCs w:val="24"/>
                <w:rPrChange w:id="2931" w:author="Nicole Wu" w:date="2024-01-08T11:26:00Z">
                  <w:rPr>
                    <w:sz w:val="16"/>
                    <w:szCs w:val="24"/>
                  </w:rPr>
                </w:rPrChange>
              </w:rPr>
            </w:pPr>
            <w:r w:rsidRPr="00801E49">
              <w:rPr>
                <w:rFonts w:ascii="Open Sans" w:hAnsi="Open Sans" w:cs="Open Sans"/>
                <w:sz w:val="16"/>
                <w:szCs w:val="24"/>
                <w:rPrChange w:id="2932" w:author="Nicole Wu" w:date="2024-01-08T11:26:00Z">
                  <w:rPr>
                    <w:sz w:val="16"/>
                    <w:szCs w:val="24"/>
                  </w:rPr>
                </w:rPrChange>
              </w:rPr>
              <w:t>(0.45)</w:t>
            </w:r>
          </w:p>
        </w:tc>
        <w:tc>
          <w:tcPr>
            <w:tcW w:w="655" w:type="dxa"/>
            <w:tcBorders>
              <w:top w:val="nil"/>
              <w:left w:val="nil"/>
              <w:bottom w:val="nil"/>
              <w:right w:val="nil"/>
            </w:tcBorders>
          </w:tcPr>
          <w:p w14:paraId="030649EB" w14:textId="77777777" w:rsidR="00B92327" w:rsidRPr="00801E49" w:rsidRDefault="00332621" w:rsidP="006B0BF6">
            <w:pPr>
              <w:spacing w:after="0" w:line="259" w:lineRule="auto"/>
              <w:ind w:left="37" w:right="0" w:firstLine="0"/>
              <w:jc w:val="left"/>
              <w:rPr>
                <w:rFonts w:ascii="Open Sans" w:hAnsi="Open Sans" w:cs="Open Sans"/>
                <w:sz w:val="16"/>
                <w:szCs w:val="24"/>
                <w:rPrChange w:id="2933" w:author="Nicole Wu" w:date="2024-01-08T11:26:00Z">
                  <w:rPr>
                    <w:sz w:val="16"/>
                    <w:szCs w:val="24"/>
                  </w:rPr>
                </w:rPrChange>
              </w:rPr>
            </w:pPr>
            <w:r w:rsidRPr="00801E49">
              <w:rPr>
                <w:rFonts w:ascii="Open Sans" w:hAnsi="Open Sans" w:cs="Open Sans"/>
                <w:sz w:val="16"/>
                <w:szCs w:val="24"/>
                <w:rPrChange w:id="2934" w:author="Nicole Wu" w:date="2024-01-08T11:26:00Z">
                  <w:rPr>
                    <w:sz w:val="16"/>
                    <w:szCs w:val="24"/>
                  </w:rPr>
                </w:rPrChange>
              </w:rPr>
              <w:t>(0.46)</w:t>
            </w:r>
          </w:p>
        </w:tc>
        <w:tc>
          <w:tcPr>
            <w:tcW w:w="478" w:type="dxa"/>
            <w:tcBorders>
              <w:top w:val="nil"/>
              <w:left w:val="nil"/>
              <w:bottom w:val="nil"/>
              <w:right w:val="nil"/>
            </w:tcBorders>
          </w:tcPr>
          <w:p w14:paraId="234E6E6D" w14:textId="77777777" w:rsidR="00B92327" w:rsidRPr="00801E49" w:rsidRDefault="00332621" w:rsidP="006B0BF6">
            <w:pPr>
              <w:spacing w:after="0" w:line="259" w:lineRule="auto"/>
              <w:ind w:left="0" w:right="0" w:firstLine="0"/>
              <w:jc w:val="left"/>
              <w:rPr>
                <w:rFonts w:ascii="Open Sans" w:hAnsi="Open Sans" w:cs="Open Sans"/>
                <w:sz w:val="16"/>
                <w:szCs w:val="24"/>
                <w:rPrChange w:id="2935" w:author="Nicole Wu" w:date="2024-01-08T11:26:00Z">
                  <w:rPr>
                    <w:sz w:val="16"/>
                    <w:szCs w:val="24"/>
                  </w:rPr>
                </w:rPrChange>
              </w:rPr>
            </w:pPr>
            <w:r w:rsidRPr="00801E49">
              <w:rPr>
                <w:rFonts w:ascii="Open Sans" w:hAnsi="Open Sans" w:cs="Open Sans"/>
                <w:sz w:val="16"/>
                <w:szCs w:val="24"/>
                <w:rPrChange w:id="2936" w:author="Nicole Wu" w:date="2024-01-08T11:26:00Z">
                  <w:rPr>
                    <w:sz w:val="16"/>
                    <w:szCs w:val="24"/>
                  </w:rPr>
                </w:rPrChange>
              </w:rPr>
              <w:t>(0.52)</w:t>
            </w:r>
          </w:p>
        </w:tc>
      </w:tr>
      <w:tr w:rsidR="00B92327" w:rsidRPr="00801E49" w14:paraId="7B5C32C0" w14:textId="77777777">
        <w:trPr>
          <w:trHeight w:val="164"/>
        </w:trPr>
        <w:tc>
          <w:tcPr>
            <w:tcW w:w="3791" w:type="dxa"/>
            <w:tcBorders>
              <w:top w:val="nil"/>
              <w:left w:val="nil"/>
              <w:bottom w:val="nil"/>
              <w:right w:val="nil"/>
            </w:tcBorders>
          </w:tcPr>
          <w:p w14:paraId="77AACE54" w14:textId="77777777" w:rsidR="00B92327" w:rsidRPr="00801E49" w:rsidRDefault="00332621" w:rsidP="006B0BF6">
            <w:pPr>
              <w:spacing w:after="0" w:line="259" w:lineRule="auto"/>
              <w:ind w:left="0" w:right="0" w:firstLine="0"/>
              <w:jc w:val="left"/>
              <w:rPr>
                <w:rFonts w:ascii="Open Sans" w:hAnsi="Open Sans" w:cs="Open Sans"/>
                <w:sz w:val="16"/>
                <w:szCs w:val="24"/>
                <w:rPrChange w:id="2937" w:author="Nicole Wu" w:date="2024-01-08T11:26:00Z">
                  <w:rPr>
                    <w:sz w:val="16"/>
                    <w:szCs w:val="24"/>
                  </w:rPr>
                </w:rPrChange>
              </w:rPr>
            </w:pPr>
            <w:r w:rsidRPr="00801E49">
              <w:rPr>
                <w:rFonts w:ascii="Open Sans" w:hAnsi="Open Sans" w:cs="Open Sans"/>
                <w:sz w:val="16"/>
                <w:szCs w:val="24"/>
                <w:rPrChange w:id="2938" w:author="Nicole Wu" w:date="2024-01-08T11:26:00Z">
                  <w:rPr>
                    <w:sz w:val="16"/>
                    <w:szCs w:val="24"/>
                  </w:rPr>
                </w:rPrChange>
              </w:rPr>
              <w:t>Married Household Head</w:t>
            </w:r>
          </w:p>
        </w:tc>
        <w:tc>
          <w:tcPr>
            <w:tcW w:w="655" w:type="dxa"/>
            <w:tcBorders>
              <w:top w:val="nil"/>
              <w:left w:val="nil"/>
              <w:bottom w:val="nil"/>
              <w:right w:val="nil"/>
            </w:tcBorders>
          </w:tcPr>
          <w:p w14:paraId="6EBA7748" w14:textId="77777777" w:rsidR="00B92327" w:rsidRPr="00801E49" w:rsidRDefault="00332621" w:rsidP="006B0BF6">
            <w:pPr>
              <w:spacing w:after="0" w:line="259" w:lineRule="auto"/>
              <w:ind w:left="0" w:right="0" w:firstLine="0"/>
              <w:jc w:val="left"/>
              <w:rPr>
                <w:rFonts w:ascii="Open Sans" w:hAnsi="Open Sans" w:cs="Open Sans"/>
                <w:sz w:val="16"/>
                <w:szCs w:val="24"/>
                <w:rPrChange w:id="2939" w:author="Nicole Wu" w:date="2024-01-08T11:26:00Z">
                  <w:rPr>
                    <w:sz w:val="16"/>
                    <w:szCs w:val="24"/>
                  </w:rPr>
                </w:rPrChange>
              </w:rPr>
            </w:pPr>
            <w:r w:rsidRPr="00801E49">
              <w:rPr>
                <w:rFonts w:ascii="Open Sans" w:hAnsi="Open Sans" w:cs="Open Sans"/>
                <w:sz w:val="16"/>
                <w:szCs w:val="24"/>
                <w:rPrChange w:id="2940" w:author="Nicole Wu" w:date="2024-01-08T11:26:00Z">
                  <w:rPr>
                    <w:sz w:val="16"/>
                    <w:szCs w:val="24"/>
                  </w:rPr>
                </w:rPrChange>
              </w:rPr>
              <w:t>0.23</w:t>
            </w:r>
          </w:p>
        </w:tc>
        <w:tc>
          <w:tcPr>
            <w:tcW w:w="655" w:type="dxa"/>
            <w:tcBorders>
              <w:top w:val="nil"/>
              <w:left w:val="nil"/>
              <w:bottom w:val="nil"/>
              <w:right w:val="nil"/>
            </w:tcBorders>
          </w:tcPr>
          <w:p w14:paraId="027EEE49" w14:textId="77777777" w:rsidR="00B92327" w:rsidRPr="00801E49" w:rsidRDefault="00332621" w:rsidP="006B0BF6">
            <w:pPr>
              <w:spacing w:after="0" w:line="259" w:lineRule="auto"/>
              <w:ind w:left="0" w:right="0" w:firstLine="0"/>
              <w:jc w:val="left"/>
              <w:rPr>
                <w:rFonts w:ascii="Open Sans" w:hAnsi="Open Sans" w:cs="Open Sans"/>
                <w:sz w:val="16"/>
                <w:szCs w:val="24"/>
                <w:rPrChange w:id="2941" w:author="Nicole Wu" w:date="2024-01-08T11:26:00Z">
                  <w:rPr>
                    <w:sz w:val="16"/>
                    <w:szCs w:val="24"/>
                  </w:rPr>
                </w:rPrChange>
              </w:rPr>
            </w:pPr>
            <w:r w:rsidRPr="00801E49">
              <w:rPr>
                <w:rFonts w:ascii="Open Sans" w:hAnsi="Open Sans" w:cs="Open Sans"/>
                <w:sz w:val="16"/>
                <w:szCs w:val="24"/>
                <w:rPrChange w:id="2942" w:author="Nicole Wu" w:date="2024-01-08T11:26:00Z">
                  <w:rPr>
                    <w:sz w:val="16"/>
                    <w:szCs w:val="24"/>
                  </w:rPr>
                </w:rPrChange>
              </w:rPr>
              <w:t>0.29</w:t>
            </w:r>
          </w:p>
        </w:tc>
        <w:tc>
          <w:tcPr>
            <w:tcW w:w="581" w:type="dxa"/>
            <w:tcBorders>
              <w:top w:val="nil"/>
              <w:left w:val="nil"/>
              <w:bottom w:val="nil"/>
              <w:right w:val="nil"/>
            </w:tcBorders>
          </w:tcPr>
          <w:p w14:paraId="5A881400" w14:textId="77777777" w:rsidR="00B92327" w:rsidRPr="00801E49" w:rsidRDefault="00332621" w:rsidP="006B0BF6">
            <w:pPr>
              <w:spacing w:after="0" w:line="259" w:lineRule="auto"/>
              <w:ind w:left="0" w:right="0" w:firstLine="0"/>
              <w:jc w:val="left"/>
              <w:rPr>
                <w:rFonts w:ascii="Open Sans" w:hAnsi="Open Sans" w:cs="Open Sans"/>
                <w:sz w:val="16"/>
                <w:szCs w:val="24"/>
                <w:rPrChange w:id="2943" w:author="Nicole Wu" w:date="2024-01-08T11:26:00Z">
                  <w:rPr>
                    <w:sz w:val="16"/>
                    <w:szCs w:val="24"/>
                  </w:rPr>
                </w:rPrChange>
              </w:rPr>
            </w:pPr>
            <w:r w:rsidRPr="00801E49">
              <w:rPr>
                <w:rFonts w:ascii="Open Sans" w:hAnsi="Open Sans" w:cs="Open Sans"/>
                <w:sz w:val="16"/>
                <w:szCs w:val="24"/>
                <w:rPrChange w:id="2944" w:author="Nicole Wu" w:date="2024-01-08T11:26:00Z">
                  <w:rPr>
                    <w:sz w:val="16"/>
                    <w:szCs w:val="24"/>
                  </w:rPr>
                </w:rPrChange>
              </w:rPr>
              <w:t>0.06</w:t>
            </w:r>
          </w:p>
        </w:tc>
        <w:tc>
          <w:tcPr>
            <w:tcW w:w="525" w:type="dxa"/>
            <w:tcBorders>
              <w:top w:val="nil"/>
              <w:left w:val="nil"/>
              <w:bottom w:val="nil"/>
              <w:right w:val="nil"/>
            </w:tcBorders>
          </w:tcPr>
          <w:p w14:paraId="317427A8" w14:textId="77777777" w:rsidR="00B92327" w:rsidRPr="00801E49" w:rsidRDefault="00332621" w:rsidP="006B0BF6">
            <w:pPr>
              <w:spacing w:after="0" w:line="259" w:lineRule="auto"/>
              <w:ind w:left="0" w:right="0" w:firstLine="0"/>
              <w:jc w:val="left"/>
              <w:rPr>
                <w:rFonts w:ascii="Open Sans" w:hAnsi="Open Sans" w:cs="Open Sans"/>
                <w:sz w:val="16"/>
                <w:szCs w:val="24"/>
                <w:rPrChange w:id="2945" w:author="Nicole Wu" w:date="2024-01-08T11:26:00Z">
                  <w:rPr>
                    <w:sz w:val="16"/>
                    <w:szCs w:val="24"/>
                  </w:rPr>
                </w:rPrChange>
              </w:rPr>
            </w:pPr>
            <w:r w:rsidRPr="00801E49">
              <w:rPr>
                <w:rFonts w:ascii="Open Sans" w:hAnsi="Open Sans" w:cs="Open Sans"/>
                <w:sz w:val="16"/>
                <w:szCs w:val="24"/>
                <w:rPrChange w:id="2946" w:author="Nicole Wu" w:date="2024-01-08T11:26:00Z">
                  <w:rPr>
                    <w:sz w:val="16"/>
                    <w:szCs w:val="24"/>
                  </w:rPr>
                </w:rPrChange>
              </w:rPr>
              <w:t>0.11</w:t>
            </w:r>
          </w:p>
        </w:tc>
        <w:tc>
          <w:tcPr>
            <w:tcW w:w="784" w:type="dxa"/>
            <w:tcBorders>
              <w:top w:val="nil"/>
              <w:left w:val="nil"/>
              <w:bottom w:val="nil"/>
              <w:right w:val="nil"/>
            </w:tcBorders>
          </w:tcPr>
          <w:p w14:paraId="502238D7" w14:textId="77777777" w:rsidR="00B92327" w:rsidRPr="00801E49" w:rsidRDefault="00332621" w:rsidP="006B0BF6">
            <w:pPr>
              <w:spacing w:after="0" w:line="259" w:lineRule="auto"/>
              <w:ind w:left="0" w:right="0" w:firstLine="0"/>
              <w:jc w:val="left"/>
              <w:rPr>
                <w:rFonts w:ascii="Open Sans" w:hAnsi="Open Sans" w:cs="Open Sans"/>
                <w:sz w:val="16"/>
                <w:szCs w:val="24"/>
                <w:rPrChange w:id="2947" w:author="Nicole Wu" w:date="2024-01-08T11:26:00Z">
                  <w:rPr>
                    <w:sz w:val="16"/>
                    <w:szCs w:val="24"/>
                  </w:rPr>
                </w:rPrChange>
              </w:rPr>
            </w:pPr>
            <w:r w:rsidRPr="00801E49">
              <w:rPr>
                <w:rFonts w:ascii="Open Sans" w:hAnsi="Open Sans" w:cs="Open Sans"/>
                <w:sz w:val="16"/>
                <w:szCs w:val="24"/>
                <w:rPrChange w:id="2948" w:author="Nicole Wu" w:date="2024-01-08T11:26:00Z">
                  <w:rPr>
                    <w:sz w:val="16"/>
                    <w:szCs w:val="24"/>
                  </w:rPr>
                </w:rPrChange>
              </w:rPr>
              <w:t>0.11</w:t>
            </w:r>
          </w:p>
        </w:tc>
        <w:tc>
          <w:tcPr>
            <w:tcW w:w="581" w:type="dxa"/>
            <w:tcBorders>
              <w:top w:val="nil"/>
              <w:left w:val="nil"/>
              <w:bottom w:val="nil"/>
              <w:right w:val="nil"/>
            </w:tcBorders>
          </w:tcPr>
          <w:p w14:paraId="4BEB5DA8" w14:textId="77777777" w:rsidR="00B92327" w:rsidRPr="00801E49" w:rsidRDefault="00332621" w:rsidP="006B0BF6">
            <w:pPr>
              <w:spacing w:after="0" w:line="259" w:lineRule="auto"/>
              <w:ind w:left="0" w:right="0" w:firstLine="0"/>
              <w:jc w:val="left"/>
              <w:rPr>
                <w:rFonts w:ascii="Open Sans" w:hAnsi="Open Sans" w:cs="Open Sans"/>
                <w:sz w:val="16"/>
                <w:szCs w:val="24"/>
                <w:rPrChange w:id="2949" w:author="Nicole Wu" w:date="2024-01-08T11:26:00Z">
                  <w:rPr>
                    <w:sz w:val="16"/>
                    <w:szCs w:val="24"/>
                  </w:rPr>
                </w:rPrChange>
              </w:rPr>
            </w:pPr>
            <w:r w:rsidRPr="00801E49">
              <w:rPr>
                <w:rFonts w:ascii="Open Sans" w:hAnsi="Open Sans" w:cs="Open Sans"/>
                <w:sz w:val="16"/>
                <w:szCs w:val="24"/>
                <w:rPrChange w:id="2950" w:author="Nicole Wu" w:date="2024-01-08T11:26:00Z">
                  <w:rPr>
                    <w:sz w:val="16"/>
                    <w:szCs w:val="24"/>
                  </w:rPr>
                </w:rPrChange>
              </w:rPr>
              <w:t>-0.00</w:t>
            </w:r>
          </w:p>
        </w:tc>
        <w:tc>
          <w:tcPr>
            <w:tcW w:w="655" w:type="dxa"/>
            <w:tcBorders>
              <w:top w:val="nil"/>
              <w:left w:val="nil"/>
              <w:bottom w:val="nil"/>
              <w:right w:val="nil"/>
            </w:tcBorders>
          </w:tcPr>
          <w:p w14:paraId="1F74CFCC" w14:textId="77777777" w:rsidR="00B92327" w:rsidRPr="00801E49" w:rsidRDefault="00332621" w:rsidP="006B0BF6">
            <w:pPr>
              <w:spacing w:after="0" w:line="259" w:lineRule="auto"/>
              <w:ind w:left="0" w:right="0" w:firstLine="0"/>
              <w:jc w:val="left"/>
              <w:rPr>
                <w:rFonts w:ascii="Open Sans" w:hAnsi="Open Sans" w:cs="Open Sans"/>
                <w:sz w:val="16"/>
                <w:szCs w:val="24"/>
                <w:rPrChange w:id="2951" w:author="Nicole Wu" w:date="2024-01-08T11:26:00Z">
                  <w:rPr>
                    <w:sz w:val="16"/>
                    <w:szCs w:val="24"/>
                  </w:rPr>
                </w:rPrChange>
              </w:rPr>
            </w:pPr>
            <w:r w:rsidRPr="00801E49">
              <w:rPr>
                <w:rFonts w:ascii="Open Sans" w:hAnsi="Open Sans" w:cs="Open Sans"/>
                <w:sz w:val="16"/>
                <w:szCs w:val="24"/>
                <w:rPrChange w:id="2952" w:author="Nicole Wu" w:date="2024-01-08T11:26:00Z">
                  <w:rPr>
                    <w:sz w:val="16"/>
                    <w:szCs w:val="24"/>
                  </w:rPr>
                </w:rPrChange>
              </w:rPr>
              <w:t>0.15</w:t>
            </w:r>
          </w:p>
        </w:tc>
        <w:tc>
          <w:tcPr>
            <w:tcW w:w="655" w:type="dxa"/>
            <w:tcBorders>
              <w:top w:val="nil"/>
              <w:left w:val="nil"/>
              <w:bottom w:val="nil"/>
              <w:right w:val="nil"/>
            </w:tcBorders>
          </w:tcPr>
          <w:p w14:paraId="5F548FD0" w14:textId="77777777" w:rsidR="00B92327" w:rsidRPr="00801E49" w:rsidRDefault="00332621" w:rsidP="006B0BF6">
            <w:pPr>
              <w:spacing w:after="0" w:line="259" w:lineRule="auto"/>
              <w:ind w:left="0" w:right="0" w:firstLine="0"/>
              <w:jc w:val="left"/>
              <w:rPr>
                <w:rFonts w:ascii="Open Sans" w:hAnsi="Open Sans" w:cs="Open Sans"/>
                <w:sz w:val="16"/>
                <w:szCs w:val="24"/>
                <w:rPrChange w:id="2953" w:author="Nicole Wu" w:date="2024-01-08T11:26:00Z">
                  <w:rPr>
                    <w:sz w:val="16"/>
                    <w:szCs w:val="24"/>
                  </w:rPr>
                </w:rPrChange>
              </w:rPr>
            </w:pPr>
            <w:r w:rsidRPr="00801E49">
              <w:rPr>
                <w:rFonts w:ascii="Open Sans" w:hAnsi="Open Sans" w:cs="Open Sans"/>
                <w:sz w:val="16"/>
                <w:szCs w:val="24"/>
                <w:rPrChange w:id="2954" w:author="Nicole Wu" w:date="2024-01-08T11:26:00Z">
                  <w:rPr>
                    <w:sz w:val="16"/>
                    <w:szCs w:val="24"/>
                  </w:rPr>
                </w:rPrChange>
              </w:rPr>
              <w:t>0.16</w:t>
            </w:r>
          </w:p>
        </w:tc>
        <w:tc>
          <w:tcPr>
            <w:tcW w:w="478" w:type="dxa"/>
            <w:tcBorders>
              <w:top w:val="nil"/>
              <w:left w:val="nil"/>
              <w:bottom w:val="nil"/>
              <w:right w:val="nil"/>
            </w:tcBorders>
          </w:tcPr>
          <w:p w14:paraId="4A1DFC13" w14:textId="77777777" w:rsidR="00B92327" w:rsidRPr="00801E49" w:rsidRDefault="00332621" w:rsidP="006B0BF6">
            <w:pPr>
              <w:spacing w:after="0" w:line="259" w:lineRule="auto"/>
              <w:ind w:left="0" w:right="0" w:firstLine="0"/>
              <w:jc w:val="left"/>
              <w:rPr>
                <w:rFonts w:ascii="Open Sans" w:hAnsi="Open Sans" w:cs="Open Sans"/>
                <w:sz w:val="16"/>
                <w:szCs w:val="24"/>
                <w:rPrChange w:id="2955" w:author="Nicole Wu" w:date="2024-01-08T11:26:00Z">
                  <w:rPr>
                    <w:sz w:val="16"/>
                    <w:szCs w:val="24"/>
                  </w:rPr>
                </w:rPrChange>
              </w:rPr>
            </w:pPr>
            <w:r w:rsidRPr="00801E49">
              <w:rPr>
                <w:rFonts w:ascii="Open Sans" w:hAnsi="Open Sans" w:cs="Open Sans"/>
                <w:sz w:val="16"/>
                <w:szCs w:val="24"/>
                <w:rPrChange w:id="2956" w:author="Nicole Wu" w:date="2024-01-08T11:26:00Z">
                  <w:rPr>
                    <w:sz w:val="16"/>
                    <w:szCs w:val="24"/>
                  </w:rPr>
                </w:rPrChange>
              </w:rPr>
              <w:t>0.01</w:t>
            </w:r>
          </w:p>
        </w:tc>
      </w:tr>
      <w:tr w:rsidR="00B92327" w:rsidRPr="00801E49" w14:paraId="0085BC5F" w14:textId="77777777">
        <w:trPr>
          <w:trHeight w:val="164"/>
        </w:trPr>
        <w:tc>
          <w:tcPr>
            <w:tcW w:w="3791" w:type="dxa"/>
            <w:tcBorders>
              <w:top w:val="nil"/>
              <w:left w:val="nil"/>
              <w:bottom w:val="nil"/>
              <w:right w:val="nil"/>
            </w:tcBorders>
          </w:tcPr>
          <w:p w14:paraId="1B13E564" w14:textId="77777777" w:rsidR="00B92327" w:rsidRPr="00801E49" w:rsidRDefault="00B92327" w:rsidP="006B0BF6">
            <w:pPr>
              <w:spacing w:after="0" w:line="259" w:lineRule="auto"/>
              <w:ind w:left="0" w:right="0" w:firstLine="0"/>
              <w:jc w:val="left"/>
              <w:rPr>
                <w:rFonts w:ascii="Open Sans" w:hAnsi="Open Sans" w:cs="Open Sans"/>
                <w:sz w:val="16"/>
                <w:szCs w:val="24"/>
                <w:rPrChange w:id="2957" w:author="Nicole Wu" w:date="2024-01-08T11:26:00Z">
                  <w:rPr>
                    <w:sz w:val="16"/>
                    <w:szCs w:val="24"/>
                  </w:rPr>
                </w:rPrChange>
              </w:rPr>
            </w:pPr>
          </w:p>
        </w:tc>
        <w:tc>
          <w:tcPr>
            <w:tcW w:w="655" w:type="dxa"/>
            <w:tcBorders>
              <w:top w:val="nil"/>
              <w:left w:val="nil"/>
              <w:bottom w:val="nil"/>
              <w:right w:val="nil"/>
            </w:tcBorders>
          </w:tcPr>
          <w:p w14:paraId="6553E7B2" w14:textId="77777777" w:rsidR="00B92327" w:rsidRPr="00801E49" w:rsidRDefault="00332621" w:rsidP="006B0BF6">
            <w:pPr>
              <w:spacing w:after="0" w:line="259" w:lineRule="auto"/>
              <w:ind w:left="37" w:right="0" w:firstLine="0"/>
              <w:jc w:val="left"/>
              <w:rPr>
                <w:rFonts w:ascii="Open Sans" w:hAnsi="Open Sans" w:cs="Open Sans"/>
                <w:sz w:val="16"/>
                <w:szCs w:val="24"/>
                <w:rPrChange w:id="2958" w:author="Nicole Wu" w:date="2024-01-08T11:26:00Z">
                  <w:rPr>
                    <w:sz w:val="16"/>
                    <w:szCs w:val="24"/>
                  </w:rPr>
                </w:rPrChange>
              </w:rPr>
            </w:pPr>
            <w:r w:rsidRPr="00801E49">
              <w:rPr>
                <w:rFonts w:ascii="Open Sans" w:hAnsi="Open Sans" w:cs="Open Sans"/>
                <w:sz w:val="16"/>
                <w:szCs w:val="24"/>
                <w:rPrChange w:id="2959" w:author="Nicole Wu" w:date="2024-01-08T11:26:00Z">
                  <w:rPr>
                    <w:sz w:val="16"/>
                    <w:szCs w:val="24"/>
                  </w:rPr>
                </w:rPrChange>
              </w:rPr>
              <w:t>(0.42)</w:t>
            </w:r>
          </w:p>
        </w:tc>
        <w:tc>
          <w:tcPr>
            <w:tcW w:w="655" w:type="dxa"/>
            <w:tcBorders>
              <w:top w:val="nil"/>
              <w:left w:val="nil"/>
              <w:bottom w:val="nil"/>
              <w:right w:val="nil"/>
            </w:tcBorders>
          </w:tcPr>
          <w:p w14:paraId="5EEC849C" w14:textId="77777777" w:rsidR="00B92327" w:rsidRPr="00801E49" w:rsidRDefault="00332621" w:rsidP="006B0BF6">
            <w:pPr>
              <w:spacing w:after="0" w:line="259" w:lineRule="auto"/>
              <w:ind w:left="37" w:right="0" w:firstLine="0"/>
              <w:jc w:val="left"/>
              <w:rPr>
                <w:rFonts w:ascii="Open Sans" w:hAnsi="Open Sans" w:cs="Open Sans"/>
                <w:sz w:val="16"/>
                <w:szCs w:val="24"/>
                <w:rPrChange w:id="2960" w:author="Nicole Wu" w:date="2024-01-08T11:26:00Z">
                  <w:rPr>
                    <w:sz w:val="16"/>
                    <w:szCs w:val="24"/>
                  </w:rPr>
                </w:rPrChange>
              </w:rPr>
            </w:pPr>
            <w:r w:rsidRPr="00801E49">
              <w:rPr>
                <w:rFonts w:ascii="Open Sans" w:hAnsi="Open Sans" w:cs="Open Sans"/>
                <w:sz w:val="16"/>
                <w:szCs w:val="24"/>
                <w:rPrChange w:id="2961" w:author="Nicole Wu" w:date="2024-01-08T11:26:00Z">
                  <w:rPr>
                    <w:sz w:val="16"/>
                    <w:szCs w:val="24"/>
                  </w:rPr>
                </w:rPrChange>
              </w:rPr>
              <w:t>(0.46)</w:t>
            </w:r>
          </w:p>
        </w:tc>
        <w:tc>
          <w:tcPr>
            <w:tcW w:w="581" w:type="dxa"/>
            <w:tcBorders>
              <w:top w:val="nil"/>
              <w:left w:val="nil"/>
              <w:bottom w:val="nil"/>
              <w:right w:val="nil"/>
            </w:tcBorders>
          </w:tcPr>
          <w:p w14:paraId="32A8328F" w14:textId="77777777" w:rsidR="00B92327" w:rsidRPr="00801E49" w:rsidRDefault="00332621" w:rsidP="006B0BF6">
            <w:pPr>
              <w:spacing w:after="0" w:line="259" w:lineRule="auto"/>
              <w:ind w:left="0" w:right="0" w:firstLine="0"/>
              <w:jc w:val="left"/>
              <w:rPr>
                <w:rFonts w:ascii="Open Sans" w:hAnsi="Open Sans" w:cs="Open Sans"/>
                <w:sz w:val="16"/>
                <w:szCs w:val="24"/>
                <w:rPrChange w:id="2962" w:author="Nicole Wu" w:date="2024-01-08T11:26:00Z">
                  <w:rPr>
                    <w:sz w:val="16"/>
                    <w:szCs w:val="24"/>
                  </w:rPr>
                </w:rPrChange>
              </w:rPr>
            </w:pPr>
            <w:r w:rsidRPr="00801E49">
              <w:rPr>
                <w:rFonts w:ascii="Open Sans" w:hAnsi="Open Sans" w:cs="Open Sans"/>
                <w:sz w:val="16"/>
                <w:szCs w:val="24"/>
                <w:rPrChange w:id="2963" w:author="Nicole Wu" w:date="2024-01-08T11:26:00Z">
                  <w:rPr>
                    <w:sz w:val="16"/>
                    <w:szCs w:val="24"/>
                  </w:rPr>
                </w:rPrChange>
              </w:rPr>
              <w:t>(0.21)</w:t>
            </w:r>
          </w:p>
        </w:tc>
        <w:tc>
          <w:tcPr>
            <w:tcW w:w="525" w:type="dxa"/>
            <w:tcBorders>
              <w:top w:val="nil"/>
              <w:left w:val="nil"/>
              <w:bottom w:val="nil"/>
              <w:right w:val="nil"/>
            </w:tcBorders>
          </w:tcPr>
          <w:p w14:paraId="79A86246" w14:textId="77777777" w:rsidR="00B92327" w:rsidRPr="00801E49" w:rsidRDefault="00332621" w:rsidP="006B0BF6">
            <w:pPr>
              <w:spacing w:after="0" w:line="259" w:lineRule="auto"/>
              <w:ind w:left="37" w:right="0" w:firstLine="0"/>
              <w:jc w:val="left"/>
              <w:rPr>
                <w:rFonts w:ascii="Open Sans" w:hAnsi="Open Sans" w:cs="Open Sans"/>
                <w:sz w:val="16"/>
                <w:szCs w:val="24"/>
                <w:rPrChange w:id="2964" w:author="Nicole Wu" w:date="2024-01-08T11:26:00Z">
                  <w:rPr>
                    <w:sz w:val="16"/>
                    <w:szCs w:val="24"/>
                  </w:rPr>
                </w:rPrChange>
              </w:rPr>
            </w:pPr>
            <w:r w:rsidRPr="00801E49">
              <w:rPr>
                <w:rFonts w:ascii="Open Sans" w:hAnsi="Open Sans" w:cs="Open Sans"/>
                <w:sz w:val="16"/>
                <w:szCs w:val="24"/>
                <w:rPrChange w:id="2965" w:author="Nicole Wu" w:date="2024-01-08T11:26:00Z">
                  <w:rPr>
                    <w:sz w:val="16"/>
                    <w:szCs w:val="24"/>
                  </w:rPr>
                </w:rPrChange>
              </w:rPr>
              <w:t>(0.32)</w:t>
            </w:r>
          </w:p>
        </w:tc>
        <w:tc>
          <w:tcPr>
            <w:tcW w:w="784" w:type="dxa"/>
            <w:tcBorders>
              <w:top w:val="nil"/>
              <w:left w:val="nil"/>
              <w:bottom w:val="nil"/>
              <w:right w:val="nil"/>
            </w:tcBorders>
          </w:tcPr>
          <w:p w14:paraId="4BCF1ED3" w14:textId="77777777" w:rsidR="00B92327" w:rsidRPr="00801E49" w:rsidRDefault="00332621" w:rsidP="006B0BF6">
            <w:pPr>
              <w:spacing w:after="0" w:line="259" w:lineRule="auto"/>
              <w:ind w:left="166" w:right="0" w:firstLine="0"/>
              <w:jc w:val="left"/>
              <w:rPr>
                <w:rFonts w:ascii="Open Sans" w:hAnsi="Open Sans" w:cs="Open Sans"/>
                <w:sz w:val="16"/>
                <w:szCs w:val="24"/>
                <w:rPrChange w:id="2966" w:author="Nicole Wu" w:date="2024-01-08T11:26:00Z">
                  <w:rPr>
                    <w:sz w:val="16"/>
                    <w:szCs w:val="24"/>
                  </w:rPr>
                </w:rPrChange>
              </w:rPr>
            </w:pPr>
            <w:r w:rsidRPr="00801E49">
              <w:rPr>
                <w:rFonts w:ascii="Open Sans" w:hAnsi="Open Sans" w:cs="Open Sans"/>
                <w:sz w:val="16"/>
                <w:szCs w:val="24"/>
                <w:rPrChange w:id="2967" w:author="Nicole Wu" w:date="2024-01-08T11:26:00Z">
                  <w:rPr>
                    <w:sz w:val="16"/>
                    <w:szCs w:val="24"/>
                  </w:rPr>
                </w:rPrChange>
              </w:rPr>
              <w:t>(0.31)</w:t>
            </w:r>
          </w:p>
        </w:tc>
        <w:tc>
          <w:tcPr>
            <w:tcW w:w="581" w:type="dxa"/>
            <w:tcBorders>
              <w:top w:val="nil"/>
              <w:left w:val="nil"/>
              <w:bottom w:val="nil"/>
              <w:right w:val="nil"/>
            </w:tcBorders>
          </w:tcPr>
          <w:p w14:paraId="63DE672E" w14:textId="77777777" w:rsidR="00B92327" w:rsidRPr="00801E49" w:rsidRDefault="00332621" w:rsidP="006B0BF6">
            <w:pPr>
              <w:spacing w:after="0" w:line="259" w:lineRule="auto"/>
              <w:ind w:left="0" w:right="0" w:firstLine="0"/>
              <w:jc w:val="left"/>
              <w:rPr>
                <w:rFonts w:ascii="Open Sans" w:hAnsi="Open Sans" w:cs="Open Sans"/>
                <w:sz w:val="16"/>
                <w:szCs w:val="24"/>
                <w:rPrChange w:id="2968" w:author="Nicole Wu" w:date="2024-01-08T11:26:00Z">
                  <w:rPr>
                    <w:sz w:val="16"/>
                    <w:szCs w:val="24"/>
                  </w:rPr>
                </w:rPrChange>
              </w:rPr>
            </w:pPr>
            <w:r w:rsidRPr="00801E49">
              <w:rPr>
                <w:rFonts w:ascii="Open Sans" w:hAnsi="Open Sans" w:cs="Open Sans"/>
                <w:sz w:val="16"/>
                <w:szCs w:val="24"/>
                <w:rPrChange w:id="2969" w:author="Nicole Wu" w:date="2024-01-08T11:26:00Z">
                  <w:rPr>
                    <w:sz w:val="16"/>
                    <w:szCs w:val="24"/>
                  </w:rPr>
                </w:rPrChange>
              </w:rPr>
              <w:t>(0.92)</w:t>
            </w:r>
          </w:p>
        </w:tc>
        <w:tc>
          <w:tcPr>
            <w:tcW w:w="655" w:type="dxa"/>
            <w:tcBorders>
              <w:top w:val="nil"/>
              <w:left w:val="nil"/>
              <w:bottom w:val="nil"/>
              <w:right w:val="nil"/>
            </w:tcBorders>
          </w:tcPr>
          <w:p w14:paraId="66294A71" w14:textId="77777777" w:rsidR="00B92327" w:rsidRPr="00801E49" w:rsidRDefault="00332621" w:rsidP="006B0BF6">
            <w:pPr>
              <w:spacing w:after="0" w:line="259" w:lineRule="auto"/>
              <w:ind w:left="37" w:right="0" w:firstLine="0"/>
              <w:jc w:val="left"/>
              <w:rPr>
                <w:rFonts w:ascii="Open Sans" w:hAnsi="Open Sans" w:cs="Open Sans"/>
                <w:sz w:val="16"/>
                <w:szCs w:val="24"/>
                <w:rPrChange w:id="2970" w:author="Nicole Wu" w:date="2024-01-08T11:26:00Z">
                  <w:rPr>
                    <w:sz w:val="16"/>
                    <w:szCs w:val="24"/>
                  </w:rPr>
                </w:rPrChange>
              </w:rPr>
            </w:pPr>
            <w:r w:rsidRPr="00801E49">
              <w:rPr>
                <w:rFonts w:ascii="Open Sans" w:hAnsi="Open Sans" w:cs="Open Sans"/>
                <w:sz w:val="16"/>
                <w:szCs w:val="24"/>
                <w:rPrChange w:id="2971" w:author="Nicole Wu" w:date="2024-01-08T11:26:00Z">
                  <w:rPr>
                    <w:sz w:val="16"/>
                    <w:szCs w:val="24"/>
                  </w:rPr>
                </w:rPrChange>
              </w:rPr>
              <w:t>(0.36)</w:t>
            </w:r>
          </w:p>
        </w:tc>
        <w:tc>
          <w:tcPr>
            <w:tcW w:w="655" w:type="dxa"/>
            <w:tcBorders>
              <w:top w:val="nil"/>
              <w:left w:val="nil"/>
              <w:bottom w:val="nil"/>
              <w:right w:val="nil"/>
            </w:tcBorders>
          </w:tcPr>
          <w:p w14:paraId="5919BF1F" w14:textId="77777777" w:rsidR="00B92327" w:rsidRPr="00801E49" w:rsidRDefault="00332621" w:rsidP="006B0BF6">
            <w:pPr>
              <w:spacing w:after="0" w:line="259" w:lineRule="auto"/>
              <w:ind w:left="37" w:right="0" w:firstLine="0"/>
              <w:jc w:val="left"/>
              <w:rPr>
                <w:rFonts w:ascii="Open Sans" w:hAnsi="Open Sans" w:cs="Open Sans"/>
                <w:sz w:val="16"/>
                <w:szCs w:val="24"/>
                <w:rPrChange w:id="2972" w:author="Nicole Wu" w:date="2024-01-08T11:26:00Z">
                  <w:rPr>
                    <w:sz w:val="16"/>
                    <w:szCs w:val="24"/>
                  </w:rPr>
                </w:rPrChange>
              </w:rPr>
            </w:pPr>
            <w:r w:rsidRPr="00801E49">
              <w:rPr>
                <w:rFonts w:ascii="Open Sans" w:hAnsi="Open Sans" w:cs="Open Sans"/>
                <w:sz w:val="16"/>
                <w:szCs w:val="24"/>
                <w:rPrChange w:id="2973" w:author="Nicole Wu" w:date="2024-01-08T11:26:00Z">
                  <w:rPr>
                    <w:sz w:val="16"/>
                    <w:szCs w:val="24"/>
                  </w:rPr>
                </w:rPrChange>
              </w:rPr>
              <w:t>(0.37)</w:t>
            </w:r>
          </w:p>
        </w:tc>
        <w:tc>
          <w:tcPr>
            <w:tcW w:w="478" w:type="dxa"/>
            <w:tcBorders>
              <w:top w:val="nil"/>
              <w:left w:val="nil"/>
              <w:bottom w:val="nil"/>
              <w:right w:val="nil"/>
            </w:tcBorders>
          </w:tcPr>
          <w:p w14:paraId="4BC5DB95" w14:textId="77777777" w:rsidR="00B92327" w:rsidRPr="00801E49" w:rsidRDefault="00332621" w:rsidP="006B0BF6">
            <w:pPr>
              <w:spacing w:after="0" w:line="259" w:lineRule="auto"/>
              <w:ind w:left="0" w:right="0" w:firstLine="0"/>
              <w:jc w:val="left"/>
              <w:rPr>
                <w:rFonts w:ascii="Open Sans" w:hAnsi="Open Sans" w:cs="Open Sans"/>
                <w:sz w:val="16"/>
                <w:szCs w:val="24"/>
                <w:rPrChange w:id="2974" w:author="Nicole Wu" w:date="2024-01-08T11:26:00Z">
                  <w:rPr>
                    <w:sz w:val="16"/>
                    <w:szCs w:val="24"/>
                  </w:rPr>
                </w:rPrChange>
              </w:rPr>
            </w:pPr>
            <w:r w:rsidRPr="00801E49">
              <w:rPr>
                <w:rFonts w:ascii="Open Sans" w:hAnsi="Open Sans" w:cs="Open Sans"/>
                <w:sz w:val="16"/>
                <w:szCs w:val="24"/>
                <w:rPrChange w:id="2975" w:author="Nicole Wu" w:date="2024-01-08T11:26:00Z">
                  <w:rPr>
                    <w:sz w:val="16"/>
                    <w:szCs w:val="24"/>
                  </w:rPr>
                </w:rPrChange>
              </w:rPr>
              <w:t>(0.53)</w:t>
            </w:r>
          </w:p>
        </w:tc>
      </w:tr>
      <w:tr w:rsidR="00B92327" w:rsidRPr="00801E49" w14:paraId="27B8541C" w14:textId="77777777">
        <w:trPr>
          <w:trHeight w:val="164"/>
        </w:trPr>
        <w:tc>
          <w:tcPr>
            <w:tcW w:w="3791" w:type="dxa"/>
            <w:tcBorders>
              <w:top w:val="nil"/>
              <w:left w:val="nil"/>
              <w:bottom w:val="nil"/>
              <w:right w:val="nil"/>
            </w:tcBorders>
          </w:tcPr>
          <w:p w14:paraId="259848CD" w14:textId="77777777" w:rsidR="00B92327" w:rsidRPr="00801E49" w:rsidRDefault="00332621" w:rsidP="006B0BF6">
            <w:pPr>
              <w:spacing w:after="0" w:line="259" w:lineRule="auto"/>
              <w:ind w:left="0" w:right="0" w:firstLine="0"/>
              <w:jc w:val="left"/>
              <w:rPr>
                <w:rFonts w:ascii="Open Sans" w:hAnsi="Open Sans" w:cs="Open Sans"/>
                <w:sz w:val="16"/>
                <w:szCs w:val="24"/>
                <w:rPrChange w:id="2976" w:author="Nicole Wu" w:date="2024-01-08T11:26:00Z">
                  <w:rPr>
                    <w:sz w:val="16"/>
                    <w:szCs w:val="24"/>
                  </w:rPr>
                </w:rPrChange>
              </w:rPr>
            </w:pPr>
            <w:r w:rsidRPr="00801E49">
              <w:rPr>
                <w:rFonts w:ascii="Open Sans" w:hAnsi="Open Sans" w:cs="Open Sans"/>
                <w:sz w:val="16"/>
                <w:szCs w:val="24"/>
                <w:rPrChange w:id="2977" w:author="Nicole Wu" w:date="2024-01-08T11:26:00Z">
                  <w:rPr>
                    <w:sz w:val="16"/>
                    <w:szCs w:val="24"/>
                  </w:rPr>
                </w:rPrChange>
              </w:rPr>
              <w:t>Household head years of education</w:t>
            </w:r>
          </w:p>
        </w:tc>
        <w:tc>
          <w:tcPr>
            <w:tcW w:w="655" w:type="dxa"/>
            <w:tcBorders>
              <w:top w:val="nil"/>
              <w:left w:val="nil"/>
              <w:bottom w:val="nil"/>
              <w:right w:val="nil"/>
            </w:tcBorders>
          </w:tcPr>
          <w:p w14:paraId="5E2DB478" w14:textId="77777777" w:rsidR="00B92327" w:rsidRPr="00801E49" w:rsidRDefault="00332621" w:rsidP="006B0BF6">
            <w:pPr>
              <w:spacing w:after="0" w:line="259" w:lineRule="auto"/>
              <w:ind w:left="0" w:right="0" w:firstLine="0"/>
              <w:jc w:val="left"/>
              <w:rPr>
                <w:rFonts w:ascii="Open Sans" w:hAnsi="Open Sans" w:cs="Open Sans"/>
                <w:sz w:val="16"/>
                <w:szCs w:val="24"/>
                <w:rPrChange w:id="2978" w:author="Nicole Wu" w:date="2024-01-08T11:26:00Z">
                  <w:rPr>
                    <w:sz w:val="16"/>
                    <w:szCs w:val="24"/>
                  </w:rPr>
                </w:rPrChange>
              </w:rPr>
            </w:pPr>
            <w:r w:rsidRPr="00801E49">
              <w:rPr>
                <w:rFonts w:ascii="Open Sans" w:hAnsi="Open Sans" w:cs="Open Sans"/>
                <w:sz w:val="16"/>
                <w:szCs w:val="24"/>
                <w:rPrChange w:id="2979" w:author="Nicole Wu" w:date="2024-01-08T11:26:00Z">
                  <w:rPr>
                    <w:sz w:val="16"/>
                    <w:szCs w:val="24"/>
                  </w:rPr>
                </w:rPrChange>
              </w:rPr>
              <w:t>7.69</w:t>
            </w:r>
          </w:p>
        </w:tc>
        <w:tc>
          <w:tcPr>
            <w:tcW w:w="655" w:type="dxa"/>
            <w:tcBorders>
              <w:top w:val="nil"/>
              <w:left w:val="nil"/>
              <w:bottom w:val="nil"/>
              <w:right w:val="nil"/>
            </w:tcBorders>
          </w:tcPr>
          <w:p w14:paraId="1A713653" w14:textId="77777777" w:rsidR="00B92327" w:rsidRPr="00801E49" w:rsidRDefault="00332621" w:rsidP="006B0BF6">
            <w:pPr>
              <w:spacing w:after="0" w:line="259" w:lineRule="auto"/>
              <w:ind w:left="0" w:right="0" w:firstLine="0"/>
              <w:jc w:val="left"/>
              <w:rPr>
                <w:rFonts w:ascii="Open Sans" w:hAnsi="Open Sans" w:cs="Open Sans"/>
                <w:sz w:val="16"/>
                <w:szCs w:val="24"/>
                <w:rPrChange w:id="2980" w:author="Nicole Wu" w:date="2024-01-08T11:26:00Z">
                  <w:rPr>
                    <w:sz w:val="16"/>
                    <w:szCs w:val="24"/>
                  </w:rPr>
                </w:rPrChange>
              </w:rPr>
            </w:pPr>
            <w:r w:rsidRPr="00801E49">
              <w:rPr>
                <w:rFonts w:ascii="Open Sans" w:hAnsi="Open Sans" w:cs="Open Sans"/>
                <w:sz w:val="16"/>
                <w:szCs w:val="24"/>
                <w:rPrChange w:id="2981" w:author="Nicole Wu" w:date="2024-01-08T11:26:00Z">
                  <w:rPr>
                    <w:sz w:val="16"/>
                    <w:szCs w:val="24"/>
                  </w:rPr>
                </w:rPrChange>
              </w:rPr>
              <w:t>7.27</w:t>
            </w:r>
          </w:p>
        </w:tc>
        <w:tc>
          <w:tcPr>
            <w:tcW w:w="581" w:type="dxa"/>
            <w:tcBorders>
              <w:top w:val="nil"/>
              <w:left w:val="nil"/>
              <w:bottom w:val="nil"/>
              <w:right w:val="nil"/>
            </w:tcBorders>
          </w:tcPr>
          <w:p w14:paraId="043DDE54" w14:textId="77777777" w:rsidR="00B92327" w:rsidRPr="00801E49" w:rsidRDefault="00332621" w:rsidP="006B0BF6">
            <w:pPr>
              <w:spacing w:after="0" w:line="259" w:lineRule="auto"/>
              <w:ind w:left="0" w:right="0" w:firstLine="0"/>
              <w:jc w:val="left"/>
              <w:rPr>
                <w:rFonts w:ascii="Open Sans" w:hAnsi="Open Sans" w:cs="Open Sans"/>
                <w:sz w:val="16"/>
                <w:szCs w:val="24"/>
                <w:rPrChange w:id="2982" w:author="Nicole Wu" w:date="2024-01-08T11:26:00Z">
                  <w:rPr>
                    <w:sz w:val="16"/>
                    <w:szCs w:val="24"/>
                  </w:rPr>
                </w:rPrChange>
              </w:rPr>
            </w:pPr>
            <w:r w:rsidRPr="00801E49">
              <w:rPr>
                <w:rFonts w:ascii="Open Sans" w:hAnsi="Open Sans" w:cs="Open Sans"/>
                <w:sz w:val="16"/>
                <w:szCs w:val="24"/>
                <w:rPrChange w:id="2983" w:author="Nicole Wu" w:date="2024-01-08T11:26:00Z">
                  <w:rPr>
                    <w:sz w:val="16"/>
                    <w:szCs w:val="24"/>
                  </w:rPr>
                </w:rPrChange>
              </w:rPr>
              <w:t>-0.42</w:t>
            </w:r>
          </w:p>
        </w:tc>
        <w:tc>
          <w:tcPr>
            <w:tcW w:w="525" w:type="dxa"/>
            <w:tcBorders>
              <w:top w:val="nil"/>
              <w:left w:val="nil"/>
              <w:bottom w:val="nil"/>
              <w:right w:val="nil"/>
            </w:tcBorders>
          </w:tcPr>
          <w:p w14:paraId="5486FDA1" w14:textId="77777777" w:rsidR="00B92327" w:rsidRPr="00801E49" w:rsidRDefault="00332621" w:rsidP="006B0BF6">
            <w:pPr>
              <w:spacing w:after="0" w:line="259" w:lineRule="auto"/>
              <w:ind w:left="0" w:right="0" w:firstLine="0"/>
              <w:jc w:val="left"/>
              <w:rPr>
                <w:rFonts w:ascii="Open Sans" w:hAnsi="Open Sans" w:cs="Open Sans"/>
                <w:sz w:val="16"/>
                <w:szCs w:val="24"/>
                <w:rPrChange w:id="2984" w:author="Nicole Wu" w:date="2024-01-08T11:26:00Z">
                  <w:rPr>
                    <w:sz w:val="16"/>
                    <w:szCs w:val="24"/>
                  </w:rPr>
                </w:rPrChange>
              </w:rPr>
            </w:pPr>
            <w:r w:rsidRPr="00801E49">
              <w:rPr>
                <w:rFonts w:ascii="Open Sans" w:hAnsi="Open Sans" w:cs="Open Sans"/>
                <w:sz w:val="16"/>
                <w:szCs w:val="24"/>
                <w:rPrChange w:id="2985" w:author="Nicole Wu" w:date="2024-01-08T11:26:00Z">
                  <w:rPr>
                    <w:sz w:val="16"/>
                    <w:szCs w:val="24"/>
                  </w:rPr>
                </w:rPrChange>
              </w:rPr>
              <w:t>3.51</w:t>
            </w:r>
          </w:p>
        </w:tc>
        <w:tc>
          <w:tcPr>
            <w:tcW w:w="784" w:type="dxa"/>
            <w:tcBorders>
              <w:top w:val="nil"/>
              <w:left w:val="nil"/>
              <w:bottom w:val="nil"/>
              <w:right w:val="nil"/>
            </w:tcBorders>
          </w:tcPr>
          <w:p w14:paraId="59BCDD68" w14:textId="77777777" w:rsidR="00B92327" w:rsidRPr="00801E49" w:rsidRDefault="00332621" w:rsidP="006B0BF6">
            <w:pPr>
              <w:spacing w:after="0" w:line="259" w:lineRule="auto"/>
              <w:ind w:left="0" w:right="0" w:firstLine="0"/>
              <w:jc w:val="left"/>
              <w:rPr>
                <w:rFonts w:ascii="Open Sans" w:hAnsi="Open Sans" w:cs="Open Sans"/>
                <w:sz w:val="16"/>
                <w:szCs w:val="24"/>
                <w:rPrChange w:id="2986" w:author="Nicole Wu" w:date="2024-01-08T11:26:00Z">
                  <w:rPr>
                    <w:sz w:val="16"/>
                    <w:szCs w:val="24"/>
                  </w:rPr>
                </w:rPrChange>
              </w:rPr>
            </w:pPr>
            <w:r w:rsidRPr="00801E49">
              <w:rPr>
                <w:rFonts w:ascii="Open Sans" w:hAnsi="Open Sans" w:cs="Open Sans"/>
                <w:sz w:val="16"/>
                <w:szCs w:val="24"/>
                <w:rPrChange w:id="2987" w:author="Nicole Wu" w:date="2024-01-08T11:26:00Z">
                  <w:rPr>
                    <w:sz w:val="16"/>
                    <w:szCs w:val="24"/>
                  </w:rPr>
                </w:rPrChange>
              </w:rPr>
              <w:t>3.10</w:t>
            </w:r>
          </w:p>
        </w:tc>
        <w:tc>
          <w:tcPr>
            <w:tcW w:w="581" w:type="dxa"/>
            <w:tcBorders>
              <w:top w:val="nil"/>
              <w:left w:val="nil"/>
              <w:bottom w:val="nil"/>
              <w:right w:val="nil"/>
            </w:tcBorders>
          </w:tcPr>
          <w:p w14:paraId="3D86C968" w14:textId="77777777" w:rsidR="00B92327" w:rsidRPr="00801E49" w:rsidRDefault="00332621" w:rsidP="006B0BF6">
            <w:pPr>
              <w:spacing w:after="0" w:line="259" w:lineRule="auto"/>
              <w:ind w:left="0" w:right="0" w:firstLine="0"/>
              <w:jc w:val="left"/>
              <w:rPr>
                <w:rFonts w:ascii="Open Sans" w:hAnsi="Open Sans" w:cs="Open Sans"/>
                <w:sz w:val="16"/>
                <w:szCs w:val="24"/>
                <w:rPrChange w:id="2988" w:author="Nicole Wu" w:date="2024-01-08T11:26:00Z">
                  <w:rPr>
                    <w:sz w:val="16"/>
                    <w:szCs w:val="24"/>
                  </w:rPr>
                </w:rPrChange>
              </w:rPr>
            </w:pPr>
            <w:r w:rsidRPr="00801E49">
              <w:rPr>
                <w:rFonts w:ascii="Open Sans" w:hAnsi="Open Sans" w:cs="Open Sans"/>
                <w:sz w:val="16"/>
                <w:szCs w:val="24"/>
                <w:rPrChange w:id="2989" w:author="Nicole Wu" w:date="2024-01-08T11:26:00Z">
                  <w:rPr>
                    <w:sz w:val="16"/>
                    <w:szCs w:val="24"/>
                  </w:rPr>
                </w:rPrChange>
              </w:rPr>
              <w:t>-0.41</w:t>
            </w:r>
          </w:p>
        </w:tc>
        <w:tc>
          <w:tcPr>
            <w:tcW w:w="655" w:type="dxa"/>
            <w:tcBorders>
              <w:top w:val="nil"/>
              <w:left w:val="nil"/>
              <w:bottom w:val="nil"/>
              <w:right w:val="nil"/>
            </w:tcBorders>
          </w:tcPr>
          <w:p w14:paraId="76E96076" w14:textId="77777777" w:rsidR="00B92327" w:rsidRPr="00801E49" w:rsidRDefault="00332621" w:rsidP="006B0BF6">
            <w:pPr>
              <w:spacing w:after="0" w:line="259" w:lineRule="auto"/>
              <w:ind w:left="0" w:right="0" w:firstLine="0"/>
              <w:jc w:val="left"/>
              <w:rPr>
                <w:rFonts w:ascii="Open Sans" w:hAnsi="Open Sans" w:cs="Open Sans"/>
                <w:sz w:val="16"/>
                <w:szCs w:val="24"/>
                <w:rPrChange w:id="2990" w:author="Nicole Wu" w:date="2024-01-08T11:26:00Z">
                  <w:rPr>
                    <w:sz w:val="16"/>
                    <w:szCs w:val="24"/>
                  </w:rPr>
                </w:rPrChange>
              </w:rPr>
            </w:pPr>
            <w:r w:rsidRPr="00801E49">
              <w:rPr>
                <w:rFonts w:ascii="Open Sans" w:hAnsi="Open Sans" w:cs="Open Sans"/>
                <w:sz w:val="16"/>
                <w:szCs w:val="24"/>
                <w:rPrChange w:id="2991" w:author="Nicole Wu" w:date="2024-01-08T11:26:00Z">
                  <w:rPr>
                    <w:sz w:val="16"/>
                    <w:szCs w:val="24"/>
                  </w:rPr>
                </w:rPrChange>
              </w:rPr>
              <w:t>4.81</w:t>
            </w:r>
          </w:p>
        </w:tc>
        <w:tc>
          <w:tcPr>
            <w:tcW w:w="655" w:type="dxa"/>
            <w:tcBorders>
              <w:top w:val="nil"/>
              <w:left w:val="nil"/>
              <w:bottom w:val="nil"/>
              <w:right w:val="nil"/>
            </w:tcBorders>
          </w:tcPr>
          <w:p w14:paraId="72268C38" w14:textId="77777777" w:rsidR="00B92327" w:rsidRPr="00801E49" w:rsidRDefault="00332621" w:rsidP="006B0BF6">
            <w:pPr>
              <w:spacing w:after="0" w:line="259" w:lineRule="auto"/>
              <w:ind w:left="0" w:right="0" w:firstLine="0"/>
              <w:jc w:val="left"/>
              <w:rPr>
                <w:rFonts w:ascii="Open Sans" w:hAnsi="Open Sans" w:cs="Open Sans"/>
                <w:sz w:val="16"/>
                <w:szCs w:val="24"/>
                <w:rPrChange w:id="2992" w:author="Nicole Wu" w:date="2024-01-08T11:26:00Z">
                  <w:rPr>
                    <w:sz w:val="16"/>
                    <w:szCs w:val="24"/>
                  </w:rPr>
                </w:rPrChange>
              </w:rPr>
            </w:pPr>
            <w:r w:rsidRPr="00801E49">
              <w:rPr>
                <w:rFonts w:ascii="Open Sans" w:hAnsi="Open Sans" w:cs="Open Sans"/>
                <w:sz w:val="16"/>
                <w:szCs w:val="24"/>
                <w:rPrChange w:id="2993" w:author="Nicole Wu" w:date="2024-01-08T11:26:00Z">
                  <w:rPr>
                    <w:sz w:val="16"/>
                    <w:szCs w:val="24"/>
                  </w:rPr>
                </w:rPrChange>
              </w:rPr>
              <w:t>4.31</w:t>
            </w:r>
          </w:p>
        </w:tc>
        <w:tc>
          <w:tcPr>
            <w:tcW w:w="478" w:type="dxa"/>
            <w:tcBorders>
              <w:top w:val="nil"/>
              <w:left w:val="nil"/>
              <w:bottom w:val="nil"/>
              <w:right w:val="nil"/>
            </w:tcBorders>
          </w:tcPr>
          <w:p w14:paraId="4BDE3C33" w14:textId="77777777" w:rsidR="00B92327" w:rsidRPr="00801E49" w:rsidRDefault="00332621" w:rsidP="006B0BF6">
            <w:pPr>
              <w:spacing w:after="0" w:line="259" w:lineRule="auto"/>
              <w:ind w:left="0" w:right="0" w:firstLine="0"/>
              <w:jc w:val="left"/>
              <w:rPr>
                <w:rFonts w:ascii="Open Sans" w:hAnsi="Open Sans" w:cs="Open Sans"/>
                <w:sz w:val="16"/>
                <w:szCs w:val="24"/>
                <w:rPrChange w:id="2994" w:author="Nicole Wu" w:date="2024-01-08T11:26:00Z">
                  <w:rPr>
                    <w:sz w:val="16"/>
                    <w:szCs w:val="24"/>
                  </w:rPr>
                </w:rPrChange>
              </w:rPr>
            </w:pPr>
            <w:r w:rsidRPr="00801E49">
              <w:rPr>
                <w:rFonts w:ascii="Open Sans" w:hAnsi="Open Sans" w:cs="Open Sans"/>
                <w:sz w:val="16"/>
                <w:szCs w:val="24"/>
                <w:rPrChange w:id="2995" w:author="Nicole Wu" w:date="2024-01-08T11:26:00Z">
                  <w:rPr>
                    <w:sz w:val="16"/>
                    <w:szCs w:val="24"/>
                  </w:rPr>
                </w:rPrChange>
              </w:rPr>
              <w:t>-0.49</w:t>
            </w:r>
          </w:p>
        </w:tc>
      </w:tr>
      <w:tr w:rsidR="00B92327" w:rsidRPr="00801E49" w14:paraId="32F13856" w14:textId="77777777">
        <w:trPr>
          <w:trHeight w:val="164"/>
        </w:trPr>
        <w:tc>
          <w:tcPr>
            <w:tcW w:w="3791" w:type="dxa"/>
            <w:tcBorders>
              <w:top w:val="nil"/>
              <w:left w:val="nil"/>
              <w:bottom w:val="nil"/>
              <w:right w:val="nil"/>
            </w:tcBorders>
          </w:tcPr>
          <w:p w14:paraId="657F7902" w14:textId="77777777" w:rsidR="00B92327" w:rsidRPr="00801E49" w:rsidRDefault="00B92327" w:rsidP="006B0BF6">
            <w:pPr>
              <w:spacing w:after="0" w:line="259" w:lineRule="auto"/>
              <w:ind w:left="0" w:right="0" w:firstLine="0"/>
              <w:jc w:val="left"/>
              <w:rPr>
                <w:rFonts w:ascii="Open Sans" w:hAnsi="Open Sans" w:cs="Open Sans"/>
                <w:sz w:val="16"/>
                <w:szCs w:val="24"/>
                <w:rPrChange w:id="2996" w:author="Nicole Wu" w:date="2024-01-08T11:26:00Z">
                  <w:rPr>
                    <w:sz w:val="16"/>
                    <w:szCs w:val="24"/>
                  </w:rPr>
                </w:rPrChange>
              </w:rPr>
            </w:pPr>
          </w:p>
        </w:tc>
        <w:tc>
          <w:tcPr>
            <w:tcW w:w="655" w:type="dxa"/>
            <w:tcBorders>
              <w:top w:val="nil"/>
              <w:left w:val="nil"/>
              <w:bottom w:val="nil"/>
              <w:right w:val="nil"/>
            </w:tcBorders>
          </w:tcPr>
          <w:p w14:paraId="66521C76" w14:textId="77777777" w:rsidR="00B92327" w:rsidRPr="00801E49" w:rsidRDefault="00332621" w:rsidP="006B0BF6">
            <w:pPr>
              <w:spacing w:after="0" w:line="259" w:lineRule="auto"/>
              <w:ind w:left="37" w:right="0" w:firstLine="0"/>
              <w:jc w:val="left"/>
              <w:rPr>
                <w:rFonts w:ascii="Open Sans" w:hAnsi="Open Sans" w:cs="Open Sans"/>
                <w:sz w:val="16"/>
                <w:szCs w:val="24"/>
                <w:rPrChange w:id="2997" w:author="Nicole Wu" w:date="2024-01-08T11:26:00Z">
                  <w:rPr>
                    <w:sz w:val="16"/>
                    <w:szCs w:val="24"/>
                  </w:rPr>
                </w:rPrChange>
              </w:rPr>
            </w:pPr>
            <w:r w:rsidRPr="00801E49">
              <w:rPr>
                <w:rFonts w:ascii="Open Sans" w:hAnsi="Open Sans" w:cs="Open Sans"/>
                <w:sz w:val="16"/>
                <w:szCs w:val="24"/>
                <w:rPrChange w:id="2998" w:author="Nicole Wu" w:date="2024-01-08T11:26:00Z">
                  <w:rPr>
                    <w:sz w:val="16"/>
                    <w:szCs w:val="24"/>
                  </w:rPr>
                </w:rPrChange>
              </w:rPr>
              <w:t>(4.35)</w:t>
            </w:r>
          </w:p>
        </w:tc>
        <w:tc>
          <w:tcPr>
            <w:tcW w:w="655" w:type="dxa"/>
            <w:tcBorders>
              <w:top w:val="nil"/>
              <w:left w:val="nil"/>
              <w:bottom w:val="nil"/>
              <w:right w:val="nil"/>
            </w:tcBorders>
          </w:tcPr>
          <w:p w14:paraId="771AD9CB" w14:textId="77777777" w:rsidR="00B92327" w:rsidRPr="00801E49" w:rsidRDefault="00332621" w:rsidP="006B0BF6">
            <w:pPr>
              <w:spacing w:after="0" w:line="259" w:lineRule="auto"/>
              <w:ind w:left="37" w:right="0" w:firstLine="0"/>
              <w:jc w:val="left"/>
              <w:rPr>
                <w:rFonts w:ascii="Open Sans" w:hAnsi="Open Sans" w:cs="Open Sans"/>
                <w:sz w:val="16"/>
                <w:szCs w:val="24"/>
                <w:rPrChange w:id="2999" w:author="Nicole Wu" w:date="2024-01-08T11:26:00Z">
                  <w:rPr>
                    <w:sz w:val="16"/>
                    <w:szCs w:val="24"/>
                  </w:rPr>
                </w:rPrChange>
              </w:rPr>
            </w:pPr>
            <w:r w:rsidRPr="00801E49">
              <w:rPr>
                <w:rFonts w:ascii="Open Sans" w:hAnsi="Open Sans" w:cs="Open Sans"/>
                <w:sz w:val="16"/>
                <w:szCs w:val="24"/>
                <w:rPrChange w:id="3000" w:author="Nicole Wu" w:date="2024-01-08T11:26:00Z">
                  <w:rPr>
                    <w:sz w:val="16"/>
                    <w:szCs w:val="24"/>
                  </w:rPr>
                </w:rPrChange>
              </w:rPr>
              <w:t>(4.66)</w:t>
            </w:r>
          </w:p>
        </w:tc>
        <w:tc>
          <w:tcPr>
            <w:tcW w:w="581" w:type="dxa"/>
            <w:tcBorders>
              <w:top w:val="nil"/>
              <w:left w:val="nil"/>
              <w:bottom w:val="nil"/>
              <w:right w:val="nil"/>
            </w:tcBorders>
          </w:tcPr>
          <w:p w14:paraId="5C223568" w14:textId="77777777" w:rsidR="00B92327" w:rsidRPr="00801E49" w:rsidRDefault="00332621" w:rsidP="006B0BF6">
            <w:pPr>
              <w:spacing w:after="0" w:line="259" w:lineRule="auto"/>
              <w:ind w:left="0" w:right="0" w:firstLine="0"/>
              <w:jc w:val="left"/>
              <w:rPr>
                <w:rFonts w:ascii="Open Sans" w:hAnsi="Open Sans" w:cs="Open Sans"/>
                <w:sz w:val="16"/>
                <w:szCs w:val="24"/>
                <w:rPrChange w:id="3001" w:author="Nicole Wu" w:date="2024-01-08T11:26:00Z">
                  <w:rPr>
                    <w:sz w:val="16"/>
                    <w:szCs w:val="24"/>
                  </w:rPr>
                </w:rPrChange>
              </w:rPr>
            </w:pPr>
            <w:r w:rsidRPr="00801E49">
              <w:rPr>
                <w:rFonts w:ascii="Open Sans" w:hAnsi="Open Sans" w:cs="Open Sans"/>
                <w:sz w:val="16"/>
                <w:szCs w:val="24"/>
                <w:rPrChange w:id="3002" w:author="Nicole Wu" w:date="2024-01-08T11:26:00Z">
                  <w:rPr>
                    <w:sz w:val="16"/>
                    <w:szCs w:val="24"/>
                  </w:rPr>
                </w:rPrChange>
              </w:rPr>
              <w:t>(0.41)</w:t>
            </w:r>
          </w:p>
        </w:tc>
        <w:tc>
          <w:tcPr>
            <w:tcW w:w="525" w:type="dxa"/>
            <w:tcBorders>
              <w:top w:val="nil"/>
              <w:left w:val="nil"/>
              <w:bottom w:val="nil"/>
              <w:right w:val="nil"/>
            </w:tcBorders>
          </w:tcPr>
          <w:p w14:paraId="2767CFF1" w14:textId="77777777" w:rsidR="00B92327" w:rsidRPr="00801E49" w:rsidRDefault="00332621" w:rsidP="006B0BF6">
            <w:pPr>
              <w:spacing w:after="0" w:line="259" w:lineRule="auto"/>
              <w:ind w:left="37" w:right="0" w:firstLine="0"/>
              <w:jc w:val="left"/>
              <w:rPr>
                <w:rFonts w:ascii="Open Sans" w:hAnsi="Open Sans" w:cs="Open Sans"/>
                <w:sz w:val="16"/>
                <w:szCs w:val="24"/>
                <w:rPrChange w:id="3003" w:author="Nicole Wu" w:date="2024-01-08T11:26:00Z">
                  <w:rPr>
                    <w:sz w:val="16"/>
                    <w:szCs w:val="24"/>
                  </w:rPr>
                </w:rPrChange>
              </w:rPr>
            </w:pPr>
            <w:r w:rsidRPr="00801E49">
              <w:rPr>
                <w:rFonts w:ascii="Open Sans" w:hAnsi="Open Sans" w:cs="Open Sans"/>
                <w:sz w:val="16"/>
                <w:szCs w:val="24"/>
                <w:rPrChange w:id="3004" w:author="Nicole Wu" w:date="2024-01-08T11:26:00Z">
                  <w:rPr>
                    <w:sz w:val="16"/>
                    <w:szCs w:val="24"/>
                  </w:rPr>
                </w:rPrChange>
              </w:rPr>
              <w:t>(3.31)</w:t>
            </w:r>
          </w:p>
        </w:tc>
        <w:tc>
          <w:tcPr>
            <w:tcW w:w="784" w:type="dxa"/>
            <w:tcBorders>
              <w:top w:val="nil"/>
              <w:left w:val="nil"/>
              <w:bottom w:val="nil"/>
              <w:right w:val="nil"/>
            </w:tcBorders>
          </w:tcPr>
          <w:p w14:paraId="54A11F60" w14:textId="77777777" w:rsidR="00B92327" w:rsidRPr="00801E49" w:rsidRDefault="00332621" w:rsidP="006B0BF6">
            <w:pPr>
              <w:spacing w:after="0" w:line="259" w:lineRule="auto"/>
              <w:ind w:left="166" w:right="0" w:firstLine="0"/>
              <w:jc w:val="left"/>
              <w:rPr>
                <w:rFonts w:ascii="Open Sans" w:hAnsi="Open Sans" w:cs="Open Sans"/>
                <w:sz w:val="16"/>
                <w:szCs w:val="24"/>
                <w:rPrChange w:id="3005" w:author="Nicole Wu" w:date="2024-01-08T11:26:00Z">
                  <w:rPr>
                    <w:sz w:val="16"/>
                    <w:szCs w:val="24"/>
                  </w:rPr>
                </w:rPrChange>
              </w:rPr>
            </w:pPr>
            <w:r w:rsidRPr="00801E49">
              <w:rPr>
                <w:rFonts w:ascii="Open Sans" w:hAnsi="Open Sans" w:cs="Open Sans"/>
                <w:sz w:val="16"/>
                <w:szCs w:val="24"/>
                <w:rPrChange w:id="3006" w:author="Nicole Wu" w:date="2024-01-08T11:26:00Z">
                  <w:rPr>
                    <w:sz w:val="16"/>
                    <w:szCs w:val="24"/>
                  </w:rPr>
                </w:rPrChange>
              </w:rPr>
              <w:t>(3.13)</w:t>
            </w:r>
          </w:p>
        </w:tc>
        <w:tc>
          <w:tcPr>
            <w:tcW w:w="581" w:type="dxa"/>
            <w:tcBorders>
              <w:top w:val="nil"/>
              <w:left w:val="nil"/>
              <w:bottom w:val="nil"/>
              <w:right w:val="nil"/>
            </w:tcBorders>
          </w:tcPr>
          <w:p w14:paraId="443D8303" w14:textId="77777777" w:rsidR="00B92327" w:rsidRPr="00801E49" w:rsidRDefault="00332621" w:rsidP="006B0BF6">
            <w:pPr>
              <w:spacing w:after="0" w:line="259" w:lineRule="auto"/>
              <w:ind w:left="0" w:right="0" w:firstLine="0"/>
              <w:jc w:val="left"/>
              <w:rPr>
                <w:rFonts w:ascii="Open Sans" w:hAnsi="Open Sans" w:cs="Open Sans"/>
                <w:sz w:val="16"/>
                <w:szCs w:val="24"/>
                <w:rPrChange w:id="3007" w:author="Nicole Wu" w:date="2024-01-08T11:26:00Z">
                  <w:rPr>
                    <w:sz w:val="16"/>
                    <w:szCs w:val="24"/>
                  </w:rPr>
                </w:rPrChange>
              </w:rPr>
            </w:pPr>
            <w:r w:rsidRPr="00801E49">
              <w:rPr>
                <w:rFonts w:ascii="Open Sans" w:hAnsi="Open Sans" w:cs="Open Sans"/>
                <w:sz w:val="16"/>
                <w:szCs w:val="24"/>
                <w:rPrChange w:id="3008" w:author="Nicole Wu" w:date="2024-01-08T11:26:00Z">
                  <w:rPr>
                    <w:sz w:val="16"/>
                    <w:szCs w:val="24"/>
                  </w:rPr>
                </w:rPrChange>
              </w:rPr>
              <w:t>(0.09)</w:t>
            </w:r>
          </w:p>
        </w:tc>
        <w:tc>
          <w:tcPr>
            <w:tcW w:w="655" w:type="dxa"/>
            <w:tcBorders>
              <w:top w:val="nil"/>
              <w:left w:val="nil"/>
              <w:bottom w:val="nil"/>
              <w:right w:val="nil"/>
            </w:tcBorders>
          </w:tcPr>
          <w:p w14:paraId="06D7DB77" w14:textId="77777777" w:rsidR="00B92327" w:rsidRPr="00801E49" w:rsidRDefault="00332621" w:rsidP="006B0BF6">
            <w:pPr>
              <w:spacing w:after="0" w:line="259" w:lineRule="auto"/>
              <w:ind w:left="37" w:right="0" w:firstLine="0"/>
              <w:jc w:val="left"/>
              <w:rPr>
                <w:rFonts w:ascii="Open Sans" w:hAnsi="Open Sans" w:cs="Open Sans"/>
                <w:sz w:val="16"/>
                <w:szCs w:val="24"/>
                <w:rPrChange w:id="3009" w:author="Nicole Wu" w:date="2024-01-08T11:26:00Z">
                  <w:rPr>
                    <w:sz w:val="16"/>
                    <w:szCs w:val="24"/>
                  </w:rPr>
                </w:rPrChange>
              </w:rPr>
            </w:pPr>
            <w:r w:rsidRPr="00801E49">
              <w:rPr>
                <w:rFonts w:ascii="Open Sans" w:hAnsi="Open Sans" w:cs="Open Sans"/>
                <w:sz w:val="16"/>
                <w:szCs w:val="24"/>
                <w:rPrChange w:id="3010" w:author="Nicole Wu" w:date="2024-01-08T11:26:00Z">
                  <w:rPr>
                    <w:sz w:val="16"/>
                    <w:szCs w:val="24"/>
                  </w:rPr>
                </w:rPrChange>
              </w:rPr>
              <w:t>(4.14)</w:t>
            </w:r>
          </w:p>
        </w:tc>
        <w:tc>
          <w:tcPr>
            <w:tcW w:w="655" w:type="dxa"/>
            <w:tcBorders>
              <w:top w:val="nil"/>
              <w:left w:val="nil"/>
              <w:bottom w:val="nil"/>
              <w:right w:val="nil"/>
            </w:tcBorders>
          </w:tcPr>
          <w:p w14:paraId="220B21C0" w14:textId="77777777" w:rsidR="00B92327" w:rsidRPr="00801E49" w:rsidRDefault="00332621" w:rsidP="006B0BF6">
            <w:pPr>
              <w:spacing w:after="0" w:line="259" w:lineRule="auto"/>
              <w:ind w:left="37" w:right="0" w:firstLine="0"/>
              <w:jc w:val="left"/>
              <w:rPr>
                <w:rFonts w:ascii="Open Sans" w:hAnsi="Open Sans" w:cs="Open Sans"/>
                <w:sz w:val="16"/>
                <w:szCs w:val="24"/>
                <w:rPrChange w:id="3011" w:author="Nicole Wu" w:date="2024-01-08T11:26:00Z">
                  <w:rPr>
                    <w:sz w:val="16"/>
                    <w:szCs w:val="24"/>
                  </w:rPr>
                </w:rPrChange>
              </w:rPr>
            </w:pPr>
            <w:r w:rsidRPr="00801E49">
              <w:rPr>
                <w:rFonts w:ascii="Open Sans" w:hAnsi="Open Sans" w:cs="Open Sans"/>
                <w:sz w:val="16"/>
                <w:szCs w:val="24"/>
                <w:rPrChange w:id="3012" w:author="Nicole Wu" w:date="2024-01-08T11:26:00Z">
                  <w:rPr>
                    <w:sz w:val="16"/>
                    <w:szCs w:val="24"/>
                  </w:rPr>
                </w:rPrChange>
              </w:rPr>
              <w:t>(4.10)</w:t>
            </w:r>
          </w:p>
        </w:tc>
        <w:tc>
          <w:tcPr>
            <w:tcW w:w="478" w:type="dxa"/>
            <w:tcBorders>
              <w:top w:val="nil"/>
              <w:left w:val="nil"/>
              <w:bottom w:val="nil"/>
              <w:right w:val="nil"/>
            </w:tcBorders>
          </w:tcPr>
          <w:p w14:paraId="201A7B19" w14:textId="77777777" w:rsidR="00B92327" w:rsidRPr="00801E49" w:rsidRDefault="00332621" w:rsidP="006B0BF6">
            <w:pPr>
              <w:spacing w:after="0" w:line="259" w:lineRule="auto"/>
              <w:ind w:left="0" w:right="0" w:firstLine="0"/>
              <w:jc w:val="left"/>
              <w:rPr>
                <w:rFonts w:ascii="Open Sans" w:hAnsi="Open Sans" w:cs="Open Sans"/>
                <w:sz w:val="16"/>
                <w:szCs w:val="24"/>
                <w:rPrChange w:id="3013" w:author="Nicole Wu" w:date="2024-01-08T11:26:00Z">
                  <w:rPr>
                    <w:sz w:val="16"/>
                    <w:szCs w:val="24"/>
                  </w:rPr>
                </w:rPrChange>
              </w:rPr>
            </w:pPr>
            <w:r w:rsidRPr="00801E49">
              <w:rPr>
                <w:rFonts w:ascii="Open Sans" w:hAnsi="Open Sans" w:cs="Open Sans"/>
                <w:sz w:val="16"/>
                <w:szCs w:val="24"/>
                <w:rPrChange w:id="3014" w:author="Nicole Wu" w:date="2024-01-08T11:26:00Z">
                  <w:rPr>
                    <w:sz w:val="16"/>
                    <w:szCs w:val="24"/>
                  </w:rPr>
                </w:rPrChange>
              </w:rPr>
              <w:t>(0.06)</w:t>
            </w:r>
          </w:p>
        </w:tc>
      </w:tr>
      <w:tr w:rsidR="00B92327" w:rsidRPr="00801E49" w14:paraId="2707132D" w14:textId="77777777">
        <w:trPr>
          <w:trHeight w:val="164"/>
        </w:trPr>
        <w:tc>
          <w:tcPr>
            <w:tcW w:w="3791" w:type="dxa"/>
            <w:tcBorders>
              <w:top w:val="nil"/>
              <w:left w:val="nil"/>
              <w:bottom w:val="nil"/>
              <w:right w:val="nil"/>
            </w:tcBorders>
          </w:tcPr>
          <w:p w14:paraId="6B0B154E" w14:textId="77777777" w:rsidR="00B92327" w:rsidRPr="00801E49" w:rsidRDefault="00332621" w:rsidP="006B0BF6">
            <w:pPr>
              <w:spacing w:after="0" w:line="259" w:lineRule="auto"/>
              <w:ind w:left="0" w:right="0" w:firstLine="0"/>
              <w:jc w:val="left"/>
              <w:rPr>
                <w:rFonts w:ascii="Open Sans" w:hAnsi="Open Sans" w:cs="Open Sans"/>
                <w:sz w:val="16"/>
                <w:szCs w:val="24"/>
                <w:rPrChange w:id="3015" w:author="Nicole Wu" w:date="2024-01-08T11:26:00Z">
                  <w:rPr>
                    <w:sz w:val="16"/>
                    <w:szCs w:val="24"/>
                  </w:rPr>
                </w:rPrChange>
              </w:rPr>
            </w:pPr>
            <w:r w:rsidRPr="00801E49">
              <w:rPr>
                <w:rFonts w:ascii="Open Sans" w:hAnsi="Open Sans" w:cs="Open Sans"/>
                <w:sz w:val="16"/>
                <w:szCs w:val="24"/>
                <w:rPrChange w:id="3016" w:author="Nicole Wu" w:date="2024-01-08T11:26:00Z">
                  <w:rPr>
                    <w:sz w:val="16"/>
                    <w:szCs w:val="24"/>
                  </w:rPr>
                </w:rPrChange>
              </w:rPr>
              <w:t>Displaced household</w:t>
            </w:r>
          </w:p>
        </w:tc>
        <w:tc>
          <w:tcPr>
            <w:tcW w:w="655" w:type="dxa"/>
            <w:tcBorders>
              <w:top w:val="nil"/>
              <w:left w:val="nil"/>
              <w:bottom w:val="nil"/>
              <w:right w:val="nil"/>
            </w:tcBorders>
          </w:tcPr>
          <w:p w14:paraId="233D37EA" w14:textId="77777777" w:rsidR="00B92327" w:rsidRPr="00801E49" w:rsidRDefault="00332621" w:rsidP="006B0BF6">
            <w:pPr>
              <w:spacing w:after="0" w:line="259" w:lineRule="auto"/>
              <w:ind w:left="0" w:right="0" w:firstLine="0"/>
              <w:jc w:val="left"/>
              <w:rPr>
                <w:rFonts w:ascii="Open Sans" w:hAnsi="Open Sans" w:cs="Open Sans"/>
                <w:sz w:val="16"/>
                <w:szCs w:val="24"/>
                <w:rPrChange w:id="3017" w:author="Nicole Wu" w:date="2024-01-08T11:26:00Z">
                  <w:rPr>
                    <w:sz w:val="16"/>
                    <w:szCs w:val="24"/>
                  </w:rPr>
                </w:rPrChange>
              </w:rPr>
            </w:pPr>
            <w:r w:rsidRPr="00801E49">
              <w:rPr>
                <w:rFonts w:ascii="Open Sans" w:hAnsi="Open Sans" w:cs="Open Sans"/>
                <w:sz w:val="16"/>
                <w:szCs w:val="24"/>
                <w:rPrChange w:id="3018" w:author="Nicole Wu" w:date="2024-01-08T11:26:00Z">
                  <w:rPr>
                    <w:sz w:val="16"/>
                    <w:szCs w:val="24"/>
                  </w:rPr>
                </w:rPrChange>
              </w:rPr>
              <w:t>0.11</w:t>
            </w:r>
          </w:p>
        </w:tc>
        <w:tc>
          <w:tcPr>
            <w:tcW w:w="655" w:type="dxa"/>
            <w:tcBorders>
              <w:top w:val="nil"/>
              <w:left w:val="nil"/>
              <w:bottom w:val="nil"/>
              <w:right w:val="nil"/>
            </w:tcBorders>
          </w:tcPr>
          <w:p w14:paraId="7E96D91B" w14:textId="77777777" w:rsidR="00B92327" w:rsidRPr="00801E49" w:rsidRDefault="00332621" w:rsidP="006B0BF6">
            <w:pPr>
              <w:spacing w:after="0" w:line="259" w:lineRule="auto"/>
              <w:ind w:left="0" w:right="0" w:firstLine="0"/>
              <w:jc w:val="left"/>
              <w:rPr>
                <w:rFonts w:ascii="Open Sans" w:hAnsi="Open Sans" w:cs="Open Sans"/>
                <w:sz w:val="16"/>
                <w:szCs w:val="24"/>
                <w:rPrChange w:id="3019" w:author="Nicole Wu" w:date="2024-01-08T11:26:00Z">
                  <w:rPr>
                    <w:sz w:val="16"/>
                    <w:szCs w:val="24"/>
                  </w:rPr>
                </w:rPrChange>
              </w:rPr>
            </w:pPr>
            <w:r w:rsidRPr="00801E49">
              <w:rPr>
                <w:rFonts w:ascii="Open Sans" w:hAnsi="Open Sans" w:cs="Open Sans"/>
                <w:sz w:val="16"/>
                <w:szCs w:val="24"/>
                <w:rPrChange w:id="3020" w:author="Nicole Wu" w:date="2024-01-08T11:26:00Z">
                  <w:rPr>
                    <w:sz w:val="16"/>
                    <w:szCs w:val="24"/>
                  </w:rPr>
                </w:rPrChange>
              </w:rPr>
              <w:t>0.12</w:t>
            </w:r>
          </w:p>
        </w:tc>
        <w:tc>
          <w:tcPr>
            <w:tcW w:w="581" w:type="dxa"/>
            <w:tcBorders>
              <w:top w:val="nil"/>
              <w:left w:val="nil"/>
              <w:bottom w:val="nil"/>
              <w:right w:val="nil"/>
            </w:tcBorders>
          </w:tcPr>
          <w:p w14:paraId="7C13DD7C" w14:textId="77777777" w:rsidR="00B92327" w:rsidRPr="00801E49" w:rsidRDefault="00332621" w:rsidP="006B0BF6">
            <w:pPr>
              <w:spacing w:after="0" w:line="259" w:lineRule="auto"/>
              <w:ind w:left="0" w:right="0" w:firstLine="0"/>
              <w:jc w:val="left"/>
              <w:rPr>
                <w:rFonts w:ascii="Open Sans" w:hAnsi="Open Sans" w:cs="Open Sans"/>
                <w:sz w:val="16"/>
                <w:szCs w:val="24"/>
                <w:rPrChange w:id="3021" w:author="Nicole Wu" w:date="2024-01-08T11:26:00Z">
                  <w:rPr>
                    <w:sz w:val="16"/>
                    <w:szCs w:val="24"/>
                  </w:rPr>
                </w:rPrChange>
              </w:rPr>
            </w:pPr>
            <w:r w:rsidRPr="00801E49">
              <w:rPr>
                <w:rFonts w:ascii="Open Sans" w:hAnsi="Open Sans" w:cs="Open Sans"/>
                <w:sz w:val="16"/>
                <w:szCs w:val="24"/>
                <w:rPrChange w:id="3022" w:author="Nicole Wu" w:date="2024-01-08T11:26:00Z">
                  <w:rPr>
                    <w:sz w:val="16"/>
                    <w:szCs w:val="24"/>
                  </w:rPr>
                </w:rPrChange>
              </w:rPr>
              <w:t>0.01</w:t>
            </w:r>
          </w:p>
        </w:tc>
        <w:tc>
          <w:tcPr>
            <w:tcW w:w="525" w:type="dxa"/>
            <w:tcBorders>
              <w:top w:val="nil"/>
              <w:left w:val="nil"/>
              <w:bottom w:val="nil"/>
              <w:right w:val="nil"/>
            </w:tcBorders>
          </w:tcPr>
          <w:p w14:paraId="2124E7D8" w14:textId="77777777" w:rsidR="00B92327" w:rsidRPr="00801E49" w:rsidRDefault="00332621" w:rsidP="006B0BF6">
            <w:pPr>
              <w:spacing w:after="0" w:line="259" w:lineRule="auto"/>
              <w:ind w:left="0" w:right="0" w:firstLine="0"/>
              <w:jc w:val="left"/>
              <w:rPr>
                <w:rFonts w:ascii="Open Sans" w:hAnsi="Open Sans" w:cs="Open Sans"/>
                <w:sz w:val="16"/>
                <w:szCs w:val="24"/>
                <w:rPrChange w:id="3023" w:author="Nicole Wu" w:date="2024-01-08T11:26:00Z">
                  <w:rPr>
                    <w:sz w:val="16"/>
                    <w:szCs w:val="24"/>
                  </w:rPr>
                </w:rPrChange>
              </w:rPr>
            </w:pPr>
            <w:r w:rsidRPr="00801E49">
              <w:rPr>
                <w:rFonts w:ascii="Open Sans" w:hAnsi="Open Sans" w:cs="Open Sans"/>
                <w:sz w:val="16"/>
                <w:szCs w:val="24"/>
                <w:rPrChange w:id="3024" w:author="Nicole Wu" w:date="2024-01-08T11:26:00Z">
                  <w:rPr>
                    <w:sz w:val="16"/>
                    <w:szCs w:val="24"/>
                  </w:rPr>
                </w:rPrChange>
              </w:rPr>
              <w:t>0.04</w:t>
            </w:r>
          </w:p>
        </w:tc>
        <w:tc>
          <w:tcPr>
            <w:tcW w:w="784" w:type="dxa"/>
            <w:tcBorders>
              <w:top w:val="nil"/>
              <w:left w:val="nil"/>
              <w:bottom w:val="nil"/>
              <w:right w:val="nil"/>
            </w:tcBorders>
          </w:tcPr>
          <w:p w14:paraId="1FDEFE72" w14:textId="77777777" w:rsidR="00B92327" w:rsidRPr="00801E49" w:rsidRDefault="00332621" w:rsidP="006B0BF6">
            <w:pPr>
              <w:spacing w:after="0" w:line="259" w:lineRule="auto"/>
              <w:ind w:left="0" w:right="0" w:firstLine="0"/>
              <w:jc w:val="left"/>
              <w:rPr>
                <w:rFonts w:ascii="Open Sans" w:hAnsi="Open Sans" w:cs="Open Sans"/>
                <w:sz w:val="16"/>
                <w:szCs w:val="24"/>
                <w:rPrChange w:id="3025" w:author="Nicole Wu" w:date="2024-01-08T11:26:00Z">
                  <w:rPr>
                    <w:sz w:val="16"/>
                    <w:szCs w:val="24"/>
                  </w:rPr>
                </w:rPrChange>
              </w:rPr>
            </w:pPr>
            <w:r w:rsidRPr="00801E49">
              <w:rPr>
                <w:rFonts w:ascii="Open Sans" w:hAnsi="Open Sans" w:cs="Open Sans"/>
                <w:sz w:val="16"/>
                <w:szCs w:val="24"/>
                <w:rPrChange w:id="3026" w:author="Nicole Wu" w:date="2024-01-08T11:26:00Z">
                  <w:rPr>
                    <w:sz w:val="16"/>
                    <w:szCs w:val="24"/>
                  </w:rPr>
                </w:rPrChange>
              </w:rPr>
              <w:t>0.03</w:t>
            </w:r>
          </w:p>
        </w:tc>
        <w:tc>
          <w:tcPr>
            <w:tcW w:w="581" w:type="dxa"/>
            <w:tcBorders>
              <w:top w:val="nil"/>
              <w:left w:val="nil"/>
              <w:bottom w:val="nil"/>
              <w:right w:val="nil"/>
            </w:tcBorders>
          </w:tcPr>
          <w:p w14:paraId="48D41F00" w14:textId="77777777" w:rsidR="00B92327" w:rsidRPr="00801E49" w:rsidRDefault="00332621" w:rsidP="006B0BF6">
            <w:pPr>
              <w:spacing w:after="0" w:line="259" w:lineRule="auto"/>
              <w:ind w:left="0" w:right="0" w:firstLine="0"/>
              <w:jc w:val="left"/>
              <w:rPr>
                <w:rFonts w:ascii="Open Sans" w:hAnsi="Open Sans" w:cs="Open Sans"/>
                <w:sz w:val="16"/>
                <w:szCs w:val="24"/>
                <w:rPrChange w:id="3027" w:author="Nicole Wu" w:date="2024-01-08T11:26:00Z">
                  <w:rPr>
                    <w:sz w:val="16"/>
                    <w:szCs w:val="24"/>
                  </w:rPr>
                </w:rPrChange>
              </w:rPr>
            </w:pPr>
            <w:r w:rsidRPr="00801E49">
              <w:rPr>
                <w:rFonts w:ascii="Open Sans" w:hAnsi="Open Sans" w:cs="Open Sans"/>
                <w:sz w:val="16"/>
                <w:szCs w:val="24"/>
                <w:rPrChange w:id="3028" w:author="Nicole Wu" w:date="2024-01-08T11:26:00Z">
                  <w:rPr>
                    <w:sz w:val="16"/>
                    <w:szCs w:val="24"/>
                  </w:rPr>
                </w:rPrChange>
              </w:rPr>
              <w:t>-0.01</w:t>
            </w:r>
          </w:p>
        </w:tc>
        <w:tc>
          <w:tcPr>
            <w:tcW w:w="655" w:type="dxa"/>
            <w:tcBorders>
              <w:top w:val="nil"/>
              <w:left w:val="nil"/>
              <w:bottom w:val="nil"/>
              <w:right w:val="nil"/>
            </w:tcBorders>
          </w:tcPr>
          <w:p w14:paraId="0CB616B3" w14:textId="77777777" w:rsidR="00B92327" w:rsidRPr="00801E49" w:rsidRDefault="00332621" w:rsidP="006B0BF6">
            <w:pPr>
              <w:spacing w:after="0" w:line="259" w:lineRule="auto"/>
              <w:ind w:left="0" w:right="0" w:firstLine="0"/>
              <w:jc w:val="left"/>
              <w:rPr>
                <w:rFonts w:ascii="Open Sans" w:hAnsi="Open Sans" w:cs="Open Sans"/>
                <w:sz w:val="16"/>
                <w:szCs w:val="24"/>
                <w:rPrChange w:id="3029" w:author="Nicole Wu" w:date="2024-01-08T11:26:00Z">
                  <w:rPr>
                    <w:sz w:val="16"/>
                    <w:szCs w:val="24"/>
                  </w:rPr>
                </w:rPrChange>
              </w:rPr>
            </w:pPr>
            <w:r w:rsidRPr="00801E49">
              <w:rPr>
                <w:rFonts w:ascii="Open Sans" w:hAnsi="Open Sans" w:cs="Open Sans"/>
                <w:sz w:val="16"/>
                <w:szCs w:val="24"/>
                <w:rPrChange w:id="3030" w:author="Nicole Wu" w:date="2024-01-08T11:26:00Z">
                  <w:rPr>
                    <w:sz w:val="16"/>
                    <w:szCs w:val="24"/>
                  </w:rPr>
                </w:rPrChange>
              </w:rPr>
              <w:t>0.06</w:t>
            </w:r>
          </w:p>
        </w:tc>
        <w:tc>
          <w:tcPr>
            <w:tcW w:w="655" w:type="dxa"/>
            <w:tcBorders>
              <w:top w:val="nil"/>
              <w:left w:val="nil"/>
              <w:bottom w:val="nil"/>
              <w:right w:val="nil"/>
            </w:tcBorders>
          </w:tcPr>
          <w:p w14:paraId="40918062" w14:textId="77777777" w:rsidR="00B92327" w:rsidRPr="00801E49" w:rsidRDefault="00332621" w:rsidP="006B0BF6">
            <w:pPr>
              <w:spacing w:after="0" w:line="259" w:lineRule="auto"/>
              <w:ind w:left="0" w:right="0" w:firstLine="0"/>
              <w:jc w:val="left"/>
              <w:rPr>
                <w:rFonts w:ascii="Open Sans" w:hAnsi="Open Sans" w:cs="Open Sans"/>
                <w:sz w:val="16"/>
                <w:szCs w:val="24"/>
                <w:rPrChange w:id="3031" w:author="Nicole Wu" w:date="2024-01-08T11:26:00Z">
                  <w:rPr>
                    <w:sz w:val="16"/>
                    <w:szCs w:val="24"/>
                  </w:rPr>
                </w:rPrChange>
              </w:rPr>
            </w:pPr>
            <w:r w:rsidRPr="00801E49">
              <w:rPr>
                <w:rFonts w:ascii="Open Sans" w:hAnsi="Open Sans" w:cs="Open Sans"/>
                <w:sz w:val="16"/>
                <w:szCs w:val="24"/>
                <w:rPrChange w:id="3032" w:author="Nicole Wu" w:date="2024-01-08T11:26:00Z">
                  <w:rPr>
                    <w:sz w:val="16"/>
                    <w:szCs w:val="24"/>
                  </w:rPr>
                </w:rPrChange>
              </w:rPr>
              <w:t>0.05</w:t>
            </w:r>
          </w:p>
        </w:tc>
        <w:tc>
          <w:tcPr>
            <w:tcW w:w="478" w:type="dxa"/>
            <w:tcBorders>
              <w:top w:val="nil"/>
              <w:left w:val="nil"/>
              <w:bottom w:val="nil"/>
              <w:right w:val="nil"/>
            </w:tcBorders>
          </w:tcPr>
          <w:p w14:paraId="28F701A6" w14:textId="77777777" w:rsidR="00B92327" w:rsidRPr="00801E49" w:rsidRDefault="00332621" w:rsidP="006B0BF6">
            <w:pPr>
              <w:spacing w:after="0" w:line="259" w:lineRule="auto"/>
              <w:ind w:left="0" w:right="0" w:firstLine="0"/>
              <w:jc w:val="left"/>
              <w:rPr>
                <w:rFonts w:ascii="Open Sans" w:hAnsi="Open Sans" w:cs="Open Sans"/>
                <w:sz w:val="16"/>
                <w:szCs w:val="24"/>
                <w:rPrChange w:id="3033" w:author="Nicole Wu" w:date="2024-01-08T11:26:00Z">
                  <w:rPr>
                    <w:sz w:val="16"/>
                    <w:szCs w:val="24"/>
                  </w:rPr>
                </w:rPrChange>
              </w:rPr>
            </w:pPr>
            <w:r w:rsidRPr="00801E49">
              <w:rPr>
                <w:rFonts w:ascii="Open Sans" w:hAnsi="Open Sans" w:cs="Open Sans"/>
                <w:sz w:val="16"/>
                <w:szCs w:val="24"/>
                <w:rPrChange w:id="3034" w:author="Nicole Wu" w:date="2024-01-08T11:26:00Z">
                  <w:rPr>
                    <w:sz w:val="16"/>
                    <w:szCs w:val="24"/>
                  </w:rPr>
                </w:rPrChange>
              </w:rPr>
              <w:t>-0.01</w:t>
            </w:r>
          </w:p>
        </w:tc>
      </w:tr>
      <w:tr w:rsidR="00B92327" w:rsidRPr="00801E49" w14:paraId="54A464C1" w14:textId="77777777">
        <w:trPr>
          <w:trHeight w:val="164"/>
        </w:trPr>
        <w:tc>
          <w:tcPr>
            <w:tcW w:w="3791" w:type="dxa"/>
            <w:tcBorders>
              <w:top w:val="nil"/>
              <w:left w:val="nil"/>
              <w:bottom w:val="nil"/>
              <w:right w:val="nil"/>
            </w:tcBorders>
          </w:tcPr>
          <w:p w14:paraId="55775EF7" w14:textId="77777777" w:rsidR="00B92327" w:rsidRPr="00801E49" w:rsidRDefault="00B92327" w:rsidP="006B0BF6">
            <w:pPr>
              <w:spacing w:after="0" w:line="259" w:lineRule="auto"/>
              <w:ind w:left="0" w:right="0" w:firstLine="0"/>
              <w:jc w:val="left"/>
              <w:rPr>
                <w:rFonts w:ascii="Open Sans" w:hAnsi="Open Sans" w:cs="Open Sans"/>
                <w:sz w:val="16"/>
                <w:szCs w:val="24"/>
                <w:rPrChange w:id="3035" w:author="Nicole Wu" w:date="2024-01-08T11:26:00Z">
                  <w:rPr>
                    <w:sz w:val="16"/>
                    <w:szCs w:val="24"/>
                  </w:rPr>
                </w:rPrChange>
              </w:rPr>
            </w:pPr>
          </w:p>
        </w:tc>
        <w:tc>
          <w:tcPr>
            <w:tcW w:w="655" w:type="dxa"/>
            <w:tcBorders>
              <w:top w:val="nil"/>
              <w:left w:val="nil"/>
              <w:bottom w:val="nil"/>
              <w:right w:val="nil"/>
            </w:tcBorders>
          </w:tcPr>
          <w:p w14:paraId="5F831DB8" w14:textId="77777777" w:rsidR="00B92327" w:rsidRPr="00801E49" w:rsidRDefault="00332621" w:rsidP="006B0BF6">
            <w:pPr>
              <w:spacing w:after="0" w:line="259" w:lineRule="auto"/>
              <w:ind w:left="37" w:right="0" w:firstLine="0"/>
              <w:jc w:val="left"/>
              <w:rPr>
                <w:rFonts w:ascii="Open Sans" w:hAnsi="Open Sans" w:cs="Open Sans"/>
                <w:sz w:val="16"/>
                <w:szCs w:val="24"/>
                <w:rPrChange w:id="3036" w:author="Nicole Wu" w:date="2024-01-08T11:26:00Z">
                  <w:rPr>
                    <w:sz w:val="16"/>
                    <w:szCs w:val="24"/>
                  </w:rPr>
                </w:rPrChange>
              </w:rPr>
            </w:pPr>
            <w:r w:rsidRPr="00801E49">
              <w:rPr>
                <w:rFonts w:ascii="Open Sans" w:hAnsi="Open Sans" w:cs="Open Sans"/>
                <w:sz w:val="16"/>
                <w:szCs w:val="24"/>
                <w:rPrChange w:id="3037" w:author="Nicole Wu" w:date="2024-01-08T11:26:00Z">
                  <w:rPr>
                    <w:sz w:val="16"/>
                    <w:szCs w:val="24"/>
                  </w:rPr>
                </w:rPrChange>
              </w:rPr>
              <w:t>(0.32)</w:t>
            </w:r>
          </w:p>
        </w:tc>
        <w:tc>
          <w:tcPr>
            <w:tcW w:w="655" w:type="dxa"/>
            <w:tcBorders>
              <w:top w:val="nil"/>
              <w:left w:val="nil"/>
              <w:bottom w:val="nil"/>
              <w:right w:val="nil"/>
            </w:tcBorders>
          </w:tcPr>
          <w:p w14:paraId="4417FC94" w14:textId="77777777" w:rsidR="00B92327" w:rsidRPr="00801E49" w:rsidRDefault="00332621" w:rsidP="006B0BF6">
            <w:pPr>
              <w:spacing w:after="0" w:line="259" w:lineRule="auto"/>
              <w:ind w:left="37" w:right="0" w:firstLine="0"/>
              <w:jc w:val="left"/>
              <w:rPr>
                <w:rFonts w:ascii="Open Sans" w:hAnsi="Open Sans" w:cs="Open Sans"/>
                <w:sz w:val="16"/>
                <w:szCs w:val="24"/>
                <w:rPrChange w:id="3038" w:author="Nicole Wu" w:date="2024-01-08T11:26:00Z">
                  <w:rPr>
                    <w:sz w:val="16"/>
                    <w:szCs w:val="24"/>
                  </w:rPr>
                </w:rPrChange>
              </w:rPr>
            </w:pPr>
            <w:r w:rsidRPr="00801E49">
              <w:rPr>
                <w:rFonts w:ascii="Open Sans" w:hAnsi="Open Sans" w:cs="Open Sans"/>
                <w:sz w:val="16"/>
                <w:szCs w:val="24"/>
                <w:rPrChange w:id="3039" w:author="Nicole Wu" w:date="2024-01-08T11:26:00Z">
                  <w:rPr>
                    <w:sz w:val="16"/>
                    <w:szCs w:val="24"/>
                  </w:rPr>
                </w:rPrChange>
              </w:rPr>
              <w:t>(0.33)</w:t>
            </w:r>
          </w:p>
        </w:tc>
        <w:tc>
          <w:tcPr>
            <w:tcW w:w="581" w:type="dxa"/>
            <w:tcBorders>
              <w:top w:val="nil"/>
              <w:left w:val="nil"/>
              <w:bottom w:val="nil"/>
              <w:right w:val="nil"/>
            </w:tcBorders>
          </w:tcPr>
          <w:p w14:paraId="67418059" w14:textId="77777777" w:rsidR="00B92327" w:rsidRPr="00801E49" w:rsidRDefault="00332621" w:rsidP="006B0BF6">
            <w:pPr>
              <w:spacing w:after="0" w:line="259" w:lineRule="auto"/>
              <w:ind w:left="0" w:right="0" w:firstLine="0"/>
              <w:jc w:val="left"/>
              <w:rPr>
                <w:rFonts w:ascii="Open Sans" w:hAnsi="Open Sans" w:cs="Open Sans"/>
                <w:sz w:val="16"/>
                <w:szCs w:val="24"/>
                <w:rPrChange w:id="3040" w:author="Nicole Wu" w:date="2024-01-08T11:26:00Z">
                  <w:rPr>
                    <w:sz w:val="16"/>
                    <w:szCs w:val="24"/>
                  </w:rPr>
                </w:rPrChange>
              </w:rPr>
            </w:pPr>
            <w:r w:rsidRPr="00801E49">
              <w:rPr>
                <w:rFonts w:ascii="Open Sans" w:hAnsi="Open Sans" w:cs="Open Sans"/>
                <w:sz w:val="16"/>
                <w:szCs w:val="24"/>
                <w:rPrChange w:id="3041" w:author="Nicole Wu" w:date="2024-01-08T11:26:00Z">
                  <w:rPr>
                    <w:sz w:val="16"/>
                    <w:szCs w:val="24"/>
                  </w:rPr>
                </w:rPrChange>
              </w:rPr>
              <w:t>(0.77)</w:t>
            </w:r>
          </w:p>
        </w:tc>
        <w:tc>
          <w:tcPr>
            <w:tcW w:w="525" w:type="dxa"/>
            <w:tcBorders>
              <w:top w:val="nil"/>
              <w:left w:val="nil"/>
              <w:bottom w:val="nil"/>
              <w:right w:val="nil"/>
            </w:tcBorders>
          </w:tcPr>
          <w:p w14:paraId="56E5B437" w14:textId="77777777" w:rsidR="00B92327" w:rsidRPr="00801E49" w:rsidRDefault="00332621" w:rsidP="006B0BF6">
            <w:pPr>
              <w:spacing w:after="0" w:line="259" w:lineRule="auto"/>
              <w:ind w:left="37" w:right="0" w:firstLine="0"/>
              <w:jc w:val="left"/>
              <w:rPr>
                <w:rFonts w:ascii="Open Sans" w:hAnsi="Open Sans" w:cs="Open Sans"/>
                <w:sz w:val="16"/>
                <w:szCs w:val="24"/>
                <w:rPrChange w:id="3042" w:author="Nicole Wu" w:date="2024-01-08T11:26:00Z">
                  <w:rPr>
                    <w:sz w:val="16"/>
                    <w:szCs w:val="24"/>
                  </w:rPr>
                </w:rPrChange>
              </w:rPr>
            </w:pPr>
            <w:r w:rsidRPr="00801E49">
              <w:rPr>
                <w:rFonts w:ascii="Open Sans" w:hAnsi="Open Sans" w:cs="Open Sans"/>
                <w:sz w:val="16"/>
                <w:szCs w:val="24"/>
                <w:rPrChange w:id="3043" w:author="Nicole Wu" w:date="2024-01-08T11:26:00Z">
                  <w:rPr>
                    <w:sz w:val="16"/>
                    <w:szCs w:val="24"/>
                  </w:rPr>
                </w:rPrChange>
              </w:rPr>
              <w:t>(0.19)</w:t>
            </w:r>
          </w:p>
        </w:tc>
        <w:tc>
          <w:tcPr>
            <w:tcW w:w="784" w:type="dxa"/>
            <w:tcBorders>
              <w:top w:val="nil"/>
              <w:left w:val="nil"/>
              <w:bottom w:val="nil"/>
              <w:right w:val="nil"/>
            </w:tcBorders>
          </w:tcPr>
          <w:p w14:paraId="453F92AC" w14:textId="77777777" w:rsidR="00B92327" w:rsidRPr="00801E49" w:rsidRDefault="00332621" w:rsidP="006B0BF6">
            <w:pPr>
              <w:spacing w:after="0" w:line="259" w:lineRule="auto"/>
              <w:ind w:left="166" w:right="0" w:firstLine="0"/>
              <w:jc w:val="left"/>
              <w:rPr>
                <w:rFonts w:ascii="Open Sans" w:hAnsi="Open Sans" w:cs="Open Sans"/>
                <w:sz w:val="16"/>
                <w:szCs w:val="24"/>
                <w:rPrChange w:id="3044" w:author="Nicole Wu" w:date="2024-01-08T11:26:00Z">
                  <w:rPr>
                    <w:sz w:val="16"/>
                    <w:szCs w:val="24"/>
                  </w:rPr>
                </w:rPrChange>
              </w:rPr>
            </w:pPr>
            <w:r w:rsidRPr="00801E49">
              <w:rPr>
                <w:rFonts w:ascii="Open Sans" w:hAnsi="Open Sans" w:cs="Open Sans"/>
                <w:sz w:val="16"/>
                <w:szCs w:val="24"/>
                <w:rPrChange w:id="3045" w:author="Nicole Wu" w:date="2024-01-08T11:26:00Z">
                  <w:rPr>
                    <w:sz w:val="16"/>
                    <w:szCs w:val="24"/>
                  </w:rPr>
                </w:rPrChange>
              </w:rPr>
              <w:t>(0.16)</w:t>
            </w:r>
          </w:p>
        </w:tc>
        <w:tc>
          <w:tcPr>
            <w:tcW w:w="581" w:type="dxa"/>
            <w:tcBorders>
              <w:top w:val="nil"/>
              <w:left w:val="nil"/>
              <w:bottom w:val="nil"/>
              <w:right w:val="nil"/>
            </w:tcBorders>
          </w:tcPr>
          <w:p w14:paraId="32EAB185" w14:textId="77777777" w:rsidR="00B92327" w:rsidRPr="00801E49" w:rsidRDefault="00332621" w:rsidP="006B0BF6">
            <w:pPr>
              <w:spacing w:after="0" w:line="259" w:lineRule="auto"/>
              <w:ind w:left="0" w:right="0" w:firstLine="0"/>
              <w:jc w:val="left"/>
              <w:rPr>
                <w:rFonts w:ascii="Open Sans" w:hAnsi="Open Sans" w:cs="Open Sans"/>
                <w:sz w:val="16"/>
                <w:szCs w:val="24"/>
                <w:rPrChange w:id="3046" w:author="Nicole Wu" w:date="2024-01-08T11:26:00Z">
                  <w:rPr>
                    <w:sz w:val="16"/>
                    <w:szCs w:val="24"/>
                  </w:rPr>
                </w:rPrChange>
              </w:rPr>
            </w:pPr>
            <w:r w:rsidRPr="00801E49">
              <w:rPr>
                <w:rFonts w:ascii="Open Sans" w:hAnsi="Open Sans" w:cs="Open Sans"/>
                <w:sz w:val="16"/>
                <w:szCs w:val="24"/>
                <w:rPrChange w:id="3047" w:author="Nicole Wu" w:date="2024-01-08T11:26:00Z">
                  <w:rPr>
                    <w:sz w:val="16"/>
                    <w:szCs w:val="24"/>
                  </w:rPr>
                </w:rPrChange>
              </w:rPr>
              <w:t>(0.29)</w:t>
            </w:r>
          </w:p>
        </w:tc>
        <w:tc>
          <w:tcPr>
            <w:tcW w:w="655" w:type="dxa"/>
            <w:tcBorders>
              <w:top w:val="nil"/>
              <w:left w:val="nil"/>
              <w:bottom w:val="nil"/>
              <w:right w:val="nil"/>
            </w:tcBorders>
          </w:tcPr>
          <w:p w14:paraId="70A8F768" w14:textId="77777777" w:rsidR="00B92327" w:rsidRPr="00801E49" w:rsidRDefault="00332621" w:rsidP="006B0BF6">
            <w:pPr>
              <w:spacing w:after="0" w:line="259" w:lineRule="auto"/>
              <w:ind w:left="37" w:right="0" w:firstLine="0"/>
              <w:jc w:val="left"/>
              <w:rPr>
                <w:rFonts w:ascii="Open Sans" w:hAnsi="Open Sans" w:cs="Open Sans"/>
                <w:sz w:val="16"/>
                <w:szCs w:val="24"/>
                <w:rPrChange w:id="3048" w:author="Nicole Wu" w:date="2024-01-08T11:26:00Z">
                  <w:rPr>
                    <w:sz w:val="16"/>
                    <w:szCs w:val="24"/>
                  </w:rPr>
                </w:rPrChange>
              </w:rPr>
            </w:pPr>
            <w:r w:rsidRPr="00801E49">
              <w:rPr>
                <w:rFonts w:ascii="Open Sans" w:hAnsi="Open Sans" w:cs="Open Sans"/>
                <w:sz w:val="16"/>
                <w:szCs w:val="24"/>
                <w:rPrChange w:id="3049" w:author="Nicole Wu" w:date="2024-01-08T11:26:00Z">
                  <w:rPr>
                    <w:sz w:val="16"/>
                    <w:szCs w:val="24"/>
                  </w:rPr>
                </w:rPrChange>
              </w:rPr>
              <w:t>(0.24)</w:t>
            </w:r>
          </w:p>
        </w:tc>
        <w:tc>
          <w:tcPr>
            <w:tcW w:w="655" w:type="dxa"/>
            <w:tcBorders>
              <w:top w:val="nil"/>
              <w:left w:val="nil"/>
              <w:bottom w:val="nil"/>
              <w:right w:val="nil"/>
            </w:tcBorders>
          </w:tcPr>
          <w:p w14:paraId="1D28448C" w14:textId="77777777" w:rsidR="00B92327" w:rsidRPr="00801E49" w:rsidRDefault="00332621" w:rsidP="006B0BF6">
            <w:pPr>
              <w:spacing w:after="0" w:line="259" w:lineRule="auto"/>
              <w:ind w:left="37" w:right="0" w:firstLine="0"/>
              <w:jc w:val="left"/>
              <w:rPr>
                <w:rFonts w:ascii="Open Sans" w:hAnsi="Open Sans" w:cs="Open Sans"/>
                <w:sz w:val="16"/>
                <w:szCs w:val="24"/>
                <w:rPrChange w:id="3050" w:author="Nicole Wu" w:date="2024-01-08T11:26:00Z">
                  <w:rPr>
                    <w:sz w:val="16"/>
                    <w:szCs w:val="24"/>
                  </w:rPr>
                </w:rPrChange>
              </w:rPr>
            </w:pPr>
            <w:r w:rsidRPr="00801E49">
              <w:rPr>
                <w:rFonts w:ascii="Open Sans" w:hAnsi="Open Sans" w:cs="Open Sans"/>
                <w:sz w:val="16"/>
                <w:szCs w:val="24"/>
                <w:rPrChange w:id="3051" w:author="Nicole Wu" w:date="2024-01-08T11:26:00Z">
                  <w:rPr>
                    <w:sz w:val="16"/>
                    <w:szCs w:val="24"/>
                  </w:rPr>
                </w:rPrChange>
              </w:rPr>
              <w:t>(0.23)</w:t>
            </w:r>
          </w:p>
        </w:tc>
        <w:tc>
          <w:tcPr>
            <w:tcW w:w="478" w:type="dxa"/>
            <w:tcBorders>
              <w:top w:val="nil"/>
              <w:left w:val="nil"/>
              <w:bottom w:val="nil"/>
              <w:right w:val="nil"/>
            </w:tcBorders>
          </w:tcPr>
          <w:p w14:paraId="2CDA7AC3" w14:textId="77777777" w:rsidR="00B92327" w:rsidRPr="00801E49" w:rsidRDefault="00332621" w:rsidP="006B0BF6">
            <w:pPr>
              <w:spacing w:after="0" w:line="259" w:lineRule="auto"/>
              <w:ind w:left="0" w:right="0" w:firstLine="0"/>
              <w:jc w:val="left"/>
              <w:rPr>
                <w:rFonts w:ascii="Open Sans" w:hAnsi="Open Sans" w:cs="Open Sans"/>
                <w:sz w:val="16"/>
                <w:szCs w:val="24"/>
                <w:rPrChange w:id="3052" w:author="Nicole Wu" w:date="2024-01-08T11:26:00Z">
                  <w:rPr>
                    <w:sz w:val="16"/>
                    <w:szCs w:val="24"/>
                  </w:rPr>
                </w:rPrChange>
              </w:rPr>
            </w:pPr>
            <w:r w:rsidRPr="00801E49">
              <w:rPr>
                <w:rFonts w:ascii="Open Sans" w:hAnsi="Open Sans" w:cs="Open Sans"/>
                <w:sz w:val="16"/>
                <w:szCs w:val="24"/>
                <w:rPrChange w:id="3053" w:author="Nicole Wu" w:date="2024-01-08T11:26:00Z">
                  <w:rPr>
                    <w:sz w:val="16"/>
                    <w:szCs w:val="24"/>
                  </w:rPr>
                </w:rPrChange>
              </w:rPr>
              <w:t>(0.58)</w:t>
            </w:r>
          </w:p>
        </w:tc>
      </w:tr>
      <w:tr w:rsidR="00B92327" w:rsidRPr="00801E49" w14:paraId="5D914C05" w14:textId="77777777">
        <w:trPr>
          <w:trHeight w:val="164"/>
        </w:trPr>
        <w:tc>
          <w:tcPr>
            <w:tcW w:w="3791" w:type="dxa"/>
            <w:tcBorders>
              <w:top w:val="nil"/>
              <w:left w:val="nil"/>
              <w:bottom w:val="nil"/>
              <w:right w:val="nil"/>
            </w:tcBorders>
          </w:tcPr>
          <w:p w14:paraId="41BA18C1" w14:textId="77777777" w:rsidR="00B92327" w:rsidRPr="00801E49" w:rsidRDefault="00332621" w:rsidP="006B0BF6">
            <w:pPr>
              <w:spacing w:after="0" w:line="259" w:lineRule="auto"/>
              <w:ind w:left="0" w:right="0" w:firstLine="0"/>
              <w:jc w:val="left"/>
              <w:rPr>
                <w:rFonts w:ascii="Open Sans" w:hAnsi="Open Sans" w:cs="Open Sans"/>
                <w:sz w:val="16"/>
                <w:szCs w:val="24"/>
                <w:rPrChange w:id="3054" w:author="Nicole Wu" w:date="2024-01-08T11:26:00Z">
                  <w:rPr>
                    <w:sz w:val="16"/>
                    <w:szCs w:val="24"/>
                  </w:rPr>
                </w:rPrChange>
              </w:rPr>
            </w:pPr>
            <w:r w:rsidRPr="00801E49">
              <w:rPr>
                <w:rFonts w:ascii="Open Sans" w:hAnsi="Open Sans" w:cs="Open Sans"/>
                <w:sz w:val="16"/>
                <w:szCs w:val="24"/>
                <w:rPrChange w:id="3055" w:author="Nicole Wu" w:date="2024-01-08T11:26:00Z">
                  <w:rPr>
                    <w:sz w:val="16"/>
                    <w:szCs w:val="24"/>
                  </w:rPr>
                </w:rPrChange>
              </w:rPr>
              <w:t>Household size</w:t>
            </w:r>
          </w:p>
        </w:tc>
        <w:tc>
          <w:tcPr>
            <w:tcW w:w="655" w:type="dxa"/>
            <w:tcBorders>
              <w:top w:val="nil"/>
              <w:left w:val="nil"/>
              <w:bottom w:val="nil"/>
              <w:right w:val="nil"/>
            </w:tcBorders>
          </w:tcPr>
          <w:p w14:paraId="1B547962" w14:textId="77777777" w:rsidR="00B92327" w:rsidRPr="00801E49" w:rsidRDefault="00332621" w:rsidP="006B0BF6">
            <w:pPr>
              <w:spacing w:after="0" w:line="259" w:lineRule="auto"/>
              <w:ind w:left="0" w:right="0" w:firstLine="0"/>
              <w:jc w:val="left"/>
              <w:rPr>
                <w:rFonts w:ascii="Open Sans" w:hAnsi="Open Sans" w:cs="Open Sans"/>
                <w:sz w:val="16"/>
                <w:szCs w:val="24"/>
                <w:rPrChange w:id="3056" w:author="Nicole Wu" w:date="2024-01-08T11:26:00Z">
                  <w:rPr>
                    <w:sz w:val="16"/>
                    <w:szCs w:val="24"/>
                  </w:rPr>
                </w:rPrChange>
              </w:rPr>
            </w:pPr>
            <w:r w:rsidRPr="00801E49">
              <w:rPr>
                <w:rFonts w:ascii="Open Sans" w:hAnsi="Open Sans" w:cs="Open Sans"/>
                <w:sz w:val="16"/>
                <w:szCs w:val="24"/>
                <w:rPrChange w:id="3057" w:author="Nicole Wu" w:date="2024-01-08T11:26:00Z">
                  <w:rPr>
                    <w:sz w:val="16"/>
                    <w:szCs w:val="24"/>
                  </w:rPr>
                </w:rPrChange>
              </w:rPr>
              <w:t>7.99</w:t>
            </w:r>
          </w:p>
        </w:tc>
        <w:tc>
          <w:tcPr>
            <w:tcW w:w="655" w:type="dxa"/>
            <w:tcBorders>
              <w:top w:val="nil"/>
              <w:left w:val="nil"/>
              <w:bottom w:val="nil"/>
              <w:right w:val="nil"/>
            </w:tcBorders>
          </w:tcPr>
          <w:p w14:paraId="12C17334" w14:textId="77777777" w:rsidR="00B92327" w:rsidRPr="00801E49" w:rsidRDefault="00332621" w:rsidP="006B0BF6">
            <w:pPr>
              <w:spacing w:after="0" w:line="259" w:lineRule="auto"/>
              <w:ind w:left="0" w:right="0" w:firstLine="0"/>
              <w:jc w:val="left"/>
              <w:rPr>
                <w:rFonts w:ascii="Open Sans" w:hAnsi="Open Sans" w:cs="Open Sans"/>
                <w:sz w:val="16"/>
                <w:szCs w:val="24"/>
                <w:rPrChange w:id="3058" w:author="Nicole Wu" w:date="2024-01-08T11:26:00Z">
                  <w:rPr>
                    <w:sz w:val="16"/>
                    <w:szCs w:val="24"/>
                  </w:rPr>
                </w:rPrChange>
              </w:rPr>
            </w:pPr>
            <w:r w:rsidRPr="00801E49">
              <w:rPr>
                <w:rFonts w:ascii="Open Sans" w:hAnsi="Open Sans" w:cs="Open Sans"/>
                <w:sz w:val="16"/>
                <w:szCs w:val="24"/>
                <w:rPrChange w:id="3059" w:author="Nicole Wu" w:date="2024-01-08T11:26:00Z">
                  <w:rPr>
                    <w:sz w:val="16"/>
                    <w:szCs w:val="24"/>
                  </w:rPr>
                </w:rPrChange>
              </w:rPr>
              <w:t>7.92</w:t>
            </w:r>
          </w:p>
        </w:tc>
        <w:tc>
          <w:tcPr>
            <w:tcW w:w="581" w:type="dxa"/>
            <w:tcBorders>
              <w:top w:val="nil"/>
              <w:left w:val="nil"/>
              <w:bottom w:val="nil"/>
              <w:right w:val="nil"/>
            </w:tcBorders>
          </w:tcPr>
          <w:p w14:paraId="226D5A20" w14:textId="77777777" w:rsidR="00B92327" w:rsidRPr="00801E49" w:rsidRDefault="00332621" w:rsidP="006B0BF6">
            <w:pPr>
              <w:spacing w:after="0" w:line="259" w:lineRule="auto"/>
              <w:ind w:left="0" w:right="0" w:firstLine="0"/>
              <w:jc w:val="left"/>
              <w:rPr>
                <w:rFonts w:ascii="Open Sans" w:hAnsi="Open Sans" w:cs="Open Sans"/>
                <w:sz w:val="16"/>
                <w:szCs w:val="24"/>
                <w:rPrChange w:id="3060" w:author="Nicole Wu" w:date="2024-01-08T11:26:00Z">
                  <w:rPr>
                    <w:sz w:val="16"/>
                    <w:szCs w:val="24"/>
                  </w:rPr>
                </w:rPrChange>
              </w:rPr>
            </w:pPr>
            <w:r w:rsidRPr="00801E49">
              <w:rPr>
                <w:rFonts w:ascii="Open Sans" w:hAnsi="Open Sans" w:cs="Open Sans"/>
                <w:sz w:val="16"/>
                <w:szCs w:val="24"/>
                <w:rPrChange w:id="3061" w:author="Nicole Wu" w:date="2024-01-08T11:26:00Z">
                  <w:rPr>
                    <w:sz w:val="16"/>
                    <w:szCs w:val="24"/>
                  </w:rPr>
                </w:rPrChange>
              </w:rPr>
              <w:t>-0.07</w:t>
            </w:r>
          </w:p>
        </w:tc>
        <w:tc>
          <w:tcPr>
            <w:tcW w:w="525" w:type="dxa"/>
            <w:tcBorders>
              <w:top w:val="nil"/>
              <w:left w:val="nil"/>
              <w:bottom w:val="nil"/>
              <w:right w:val="nil"/>
            </w:tcBorders>
          </w:tcPr>
          <w:p w14:paraId="582734FF" w14:textId="77777777" w:rsidR="00B92327" w:rsidRPr="00801E49" w:rsidRDefault="00332621" w:rsidP="006B0BF6">
            <w:pPr>
              <w:spacing w:after="0" w:line="259" w:lineRule="auto"/>
              <w:ind w:left="0" w:right="0" w:firstLine="0"/>
              <w:jc w:val="left"/>
              <w:rPr>
                <w:rFonts w:ascii="Open Sans" w:hAnsi="Open Sans" w:cs="Open Sans"/>
                <w:sz w:val="16"/>
                <w:szCs w:val="24"/>
                <w:rPrChange w:id="3062" w:author="Nicole Wu" w:date="2024-01-08T11:26:00Z">
                  <w:rPr>
                    <w:sz w:val="16"/>
                    <w:szCs w:val="24"/>
                  </w:rPr>
                </w:rPrChange>
              </w:rPr>
            </w:pPr>
            <w:r w:rsidRPr="00801E49">
              <w:rPr>
                <w:rFonts w:ascii="Open Sans" w:hAnsi="Open Sans" w:cs="Open Sans"/>
                <w:sz w:val="16"/>
                <w:szCs w:val="24"/>
                <w:rPrChange w:id="3063" w:author="Nicole Wu" w:date="2024-01-08T11:26:00Z">
                  <w:rPr>
                    <w:sz w:val="16"/>
                    <w:szCs w:val="24"/>
                  </w:rPr>
                </w:rPrChange>
              </w:rPr>
              <w:t>5.91</w:t>
            </w:r>
          </w:p>
        </w:tc>
        <w:tc>
          <w:tcPr>
            <w:tcW w:w="784" w:type="dxa"/>
            <w:tcBorders>
              <w:top w:val="nil"/>
              <w:left w:val="nil"/>
              <w:bottom w:val="nil"/>
              <w:right w:val="nil"/>
            </w:tcBorders>
          </w:tcPr>
          <w:p w14:paraId="7328FD64" w14:textId="77777777" w:rsidR="00B92327" w:rsidRPr="00801E49" w:rsidRDefault="00332621" w:rsidP="006B0BF6">
            <w:pPr>
              <w:spacing w:after="0" w:line="259" w:lineRule="auto"/>
              <w:ind w:left="0" w:right="0" w:firstLine="0"/>
              <w:jc w:val="left"/>
              <w:rPr>
                <w:rFonts w:ascii="Open Sans" w:hAnsi="Open Sans" w:cs="Open Sans"/>
                <w:sz w:val="16"/>
                <w:szCs w:val="24"/>
                <w:rPrChange w:id="3064" w:author="Nicole Wu" w:date="2024-01-08T11:26:00Z">
                  <w:rPr>
                    <w:sz w:val="16"/>
                    <w:szCs w:val="24"/>
                  </w:rPr>
                </w:rPrChange>
              </w:rPr>
            </w:pPr>
            <w:r w:rsidRPr="00801E49">
              <w:rPr>
                <w:rFonts w:ascii="Open Sans" w:hAnsi="Open Sans" w:cs="Open Sans"/>
                <w:sz w:val="16"/>
                <w:szCs w:val="24"/>
                <w:rPrChange w:id="3065" w:author="Nicole Wu" w:date="2024-01-08T11:26:00Z">
                  <w:rPr>
                    <w:sz w:val="16"/>
                    <w:szCs w:val="24"/>
                  </w:rPr>
                </w:rPrChange>
              </w:rPr>
              <w:t>6.02</w:t>
            </w:r>
          </w:p>
        </w:tc>
        <w:tc>
          <w:tcPr>
            <w:tcW w:w="581" w:type="dxa"/>
            <w:tcBorders>
              <w:top w:val="nil"/>
              <w:left w:val="nil"/>
              <w:bottom w:val="nil"/>
              <w:right w:val="nil"/>
            </w:tcBorders>
          </w:tcPr>
          <w:p w14:paraId="068DCE9B" w14:textId="77777777" w:rsidR="00B92327" w:rsidRPr="00801E49" w:rsidRDefault="00332621" w:rsidP="006B0BF6">
            <w:pPr>
              <w:spacing w:after="0" w:line="259" w:lineRule="auto"/>
              <w:ind w:left="0" w:right="0" w:firstLine="0"/>
              <w:jc w:val="left"/>
              <w:rPr>
                <w:rFonts w:ascii="Open Sans" w:hAnsi="Open Sans" w:cs="Open Sans"/>
                <w:sz w:val="16"/>
                <w:szCs w:val="24"/>
                <w:rPrChange w:id="3066" w:author="Nicole Wu" w:date="2024-01-08T11:26:00Z">
                  <w:rPr>
                    <w:sz w:val="16"/>
                    <w:szCs w:val="24"/>
                  </w:rPr>
                </w:rPrChange>
              </w:rPr>
            </w:pPr>
            <w:r w:rsidRPr="00801E49">
              <w:rPr>
                <w:rFonts w:ascii="Open Sans" w:hAnsi="Open Sans" w:cs="Open Sans"/>
                <w:sz w:val="16"/>
                <w:szCs w:val="24"/>
                <w:rPrChange w:id="3067" w:author="Nicole Wu" w:date="2024-01-08T11:26:00Z">
                  <w:rPr>
                    <w:sz w:val="16"/>
                    <w:szCs w:val="24"/>
                  </w:rPr>
                </w:rPrChange>
              </w:rPr>
              <w:t>0.11</w:t>
            </w:r>
          </w:p>
        </w:tc>
        <w:tc>
          <w:tcPr>
            <w:tcW w:w="655" w:type="dxa"/>
            <w:tcBorders>
              <w:top w:val="nil"/>
              <w:left w:val="nil"/>
              <w:bottom w:val="nil"/>
              <w:right w:val="nil"/>
            </w:tcBorders>
          </w:tcPr>
          <w:p w14:paraId="093BCBBB" w14:textId="77777777" w:rsidR="00B92327" w:rsidRPr="00801E49" w:rsidRDefault="00332621" w:rsidP="006B0BF6">
            <w:pPr>
              <w:spacing w:after="0" w:line="259" w:lineRule="auto"/>
              <w:ind w:left="0" w:right="0" w:firstLine="0"/>
              <w:jc w:val="left"/>
              <w:rPr>
                <w:rFonts w:ascii="Open Sans" w:hAnsi="Open Sans" w:cs="Open Sans"/>
                <w:sz w:val="16"/>
                <w:szCs w:val="24"/>
                <w:rPrChange w:id="3068" w:author="Nicole Wu" w:date="2024-01-08T11:26:00Z">
                  <w:rPr>
                    <w:sz w:val="16"/>
                    <w:szCs w:val="24"/>
                  </w:rPr>
                </w:rPrChange>
              </w:rPr>
            </w:pPr>
            <w:r w:rsidRPr="00801E49">
              <w:rPr>
                <w:rFonts w:ascii="Open Sans" w:hAnsi="Open Sans" w:cs="Open Sans"/>
                <w:sz w:val="16"/>
                <w:szCs w:val="24"/>
                <w:rPrChange w:id="3069" w:author="Nicole Wu" w:date="2024-01-08T11:26:00Z">
                  <w:rPr>
                    <w:sz w:val="16"/>
                    <w:szCs w:val="24"/>
                  </w:rPr>
                </w:rPrChange>
              </w:rPr>
              <w:t>6.55</w:t>
            </w:r>
          </w:p>
        </w:tc>
        <w:tc>
          <w:tcPr>
            <w:tcW w:w="655" w:type="dxa"/>
            <w:tcBorders>
              <w:top w:val="nil"/>
              <w:left w:val="nil"/>
              <w:bottom w:val="nil"/>
              <w:right w:val="nil"/>
            </w:tcBorders>
          </w:tcPr>
          <w:p w14:paraId="560379FB" w14:textId="77777777" w:rsidR="00B92327" w:rsidRPr="00801E49" w:rsidRDefault="00332621" w:rsidP="006B0BF6">
            <w:pPr>
              <w:spacing w:after="0" w:line="259" w:lineRule="auto"/>
              <w:ind w:left="0" w:right="0" w:firstLine="0"/>
              <w:jc w:val="left"/>
              <w:rPr>
                <w:rFonts w:ascii="Open Sans" w:hAnsi="Open Sans" w:cs="Open Sans"/>
                <w:sz w:val="16"/>
                <w:szCs w:val="24"/>
                <w:rPrChange w:id="3070" w:author="Nicole Wu" w:date="2024-01-08T11:26:00Z">
                  <w:rPr>
                    <w:sz w:val="16"/>
                    <w:szCs w:val="24"/>
                  </w:rPr>
                </w:rPrChange>
              </w:rPr>
            </w:pPr>
            <w:r w:rsidRPr="00801E49">
              <w:rPr>
                <w:rFonts w:ascii="Open Sans" w:hAnsi="Open Sans" w:cs="Open Sans"/>
                <w:sz w:val="16"/>
                <w:szCs w:val="24"/>
                <w:rPrChange w:id="3071" w:author="Nicole Wu" w:date="2024-01-08T11:26:00Z">
                  <w:rPr>
                    <w:sz w:val="16"/>
                    <w:szCs w:val="24"/>
                  </w:rPr>
                </w:rPrChange>
              </w:rPr>
              <w:t>6.57</w:t>
            </w:r>
          </w:p>
        </w:tc>
        <w:tc>
          <w:tcPr>
            <w:tcW w:w="478" w:type="dxa"/>
            <w:tcBorders>
              <w:top w:val="nil"/>
              <w:left w:val="nil"/>
              <w:bottom w:val="nil"/>
              <w:right w:val="nil"/>
            </w:tcBorders>
          </w:tcPr>
          <w:p w14:paraId="5E6B8319" w14:textId="77777777" w:rsidR="00B92327" w:rsidRPr="00801E49" w:rsidRDefault="00332621" w:rsidP="006B0BF6">
            <w:pPr>
              <w:spacing w:after="0" w:line="259" w:lineRule="auto"/>
              <w:ind w:left="0" w:right="0" w:firstLine="0"/>
              <w:jc w:val="left"/>
              <w:rPr>
                <w:rFonts w:ascii="Open Sans" w:hAnsi="Open Sans" w:cs="Open Sans"/>
                <w:sz w:val="16"/>
                <w:szCs w:val="24"/>
                <w:rPrChange w:id="3072" w:author="Nicole Wu" w:date="2024-01-08T11:26:00Z">
                  <w:rPr>
                    <w:sz w:val="16"/>
                    <w:szCs w:val="24"/>
                  </w:rPr>
                </w:rPrChange>
              </w:rPr>
            </w:pPr>
            <w:r w:rsidRPr="00801E49">
              <w:rPr>
                <w:rFonts w:ascii="Open Sans" w:hAnsi="Open Sans" w:cs="Open Sans"/>
                <w:sz w:val="16"/>
                <w:szCs w:val="24"/>
                <w:rPrChange w:id="3073" w:author="Nicole Wu" w:date="2024-01-08T11:26:00Z">
                  <w:rPr>
                    <w:sz w:val="16"/>
                    <w:szCs w:val="24"/>
                  </w:rPr>
                </w:rPrChange>
              </w:rPr>
              <w:t>0.02</w:t>
            </w:r>
          </w:p>
        </w:tc>
      </w:tr>
      <w:tr w:rsidR="00B92327" w:rsidRPr="00801E49" w14:paraId="11D7E2BF" w14:textId="77777777">
        <w:trPr>
          <w:trHeight w:val="164"/>
        </w:trPr>
        <w:tc>
          <w:tcPr>
            <w:tcW w:w="3791" w:type="dxa"/>
            <w:tcBorders>
              <w:top w:val="nil"/>
              <w:left w:val="nil"/>
              <w:bottom w:val="nil"/>
              <w:right w:val="nil"/>
            </w:tcBorders>
          </w:tcPr>
          <w:p w14:paraId="2A1E31E9" w14:textId="77777777" w:rsidR="00B92327" w:rsidRPr="00801E49" w:rsidRDefault="00B92327" w:rsidP="006B0BF6">
            <w:pPr>
              <w:spacing w:after="0" w:line="259" w:lineRule="auto"/>
              <w:ind w:left="0" w:right="0" w:firstLine="0"/>
              <w:jc w:val="left"/>
              <w:rPr>
                <w:rFonts w:ascii="Open Sans" w:hAnsi="Open Sans" w:cs="Open Sans"/>
                <w:sz w:val="16"/>
                <w:szCs w:val="24"/>
                <w:rPrChange w:id="3074" w:author="Nicole Wu" w:date="2024-01-08T11:26:00Z">
                  <w:rPr>
                    <w:sz w:val="16"/>
                    <w:szCs w:val="24"/>
                  </w:rPr>
                </w:rPrChange>
              </w:rPr>
            </w:pPr>
          </w:p>
        </w:tc>
        <w:tc>
          <w:tcPr>
            <w:tcW w:w="655" w:type="dxa"/>
            <w:tcBorders>
              <w:top w:val="nil"/>
              <w:left w:val="nil"/>
              <w:bottom w:val="nil"/>
              <w:right w:val="nil"/>
            </w:tcBorders>
          </w:tcPr>
          <w:p w14:paraId="636D862B" w14:textId="77777777" w:rsidR="00B92327" w:rsidRPr="00801E49" w:rsidRDefault="00332621" w:rsidP="006B0BF6">
            <w:pPr>
              <w:spacing w:after="0" w:line="259" w:lineRule="auto"/>
              <w:ind w:left="37" w:right="0" w:firstLine="0"/>
              <w:jc w:val="left"/>
              <w:rPr>
                <w:rFonts w:ascii="Open Sans" w:hAnsi="Open Sans" w:cs="Open Sans"/>
                <w:sz w:val="16"/>
                <w:szCs w:val="24"/>
                <w:rPrChange w:id="3075" w:author="Nicole Wu" w:date="2024-01-08T11:26:00Z">
                  <w:rPr>
                    <w:sz w:val="16"/>
                    <w:szCs w:val="24"/>
                  </w:rPr>
                </w:rPrChange>
              </w:rPr>
            </w:pPr>
            <w:r w:rsidRPr="00801E49">
              <w:rPr>
                <w:rFonts w:ascii="Open Sans" w:hAnsi="Open Sans" w:cs="Open Sans"/>
                <w:sz w:val="16"/>
                <w:szCs w:val="24"/>
                <w:rPrChange w:id="3076" w:author="Nicole Wu" w:date="2024-01-08T11:26:00Z">
                  <w:rPr>
                    <w:sz w:val="16"/>
                    <w:szCs w:val="24"/>
                  </w:rPr>
                </w:rPrChange>
              </w:rPr>
              <w:t>(3.30)</w:t>
            </w:r>
          </w:p>
        </w:tc>
        <w:tc>
          <w:tcPr>
            <w:tcW w:w="655" w:type="dxa"/>
            <w:tcBorders>
              <w:top w:val="nil"/>
              <w:left w:val="nil"/>
              <w:bottom w:val="nil"/>
              <w:right w:val="nil"/>
            </w:tcBorders>
          </w:tcPr>
          <w:p w14:paraId="7BC1073E" w14:textId="77777777" w:rsidR="00B92327" w:rsidRPr="00801E49" w:rsidRDefault="00332621" w:rsidP="006B0BF6">
            <w:pPr>
              <w:spacing w:after="0" w:line="259" w:lineRule="auto"/>
              <w:ind w:left="37" w:right="0" w:firstLine="0"/>
              <w:jc w:val="left"/>
              <w:rPr>
                <w:rFonts w:ascii="Open Sans" w:hAnsi="Open Sans" w:cs="Open Sans"/>
                <w:sz w:val="16"/>
                <w:szCs w:val="24"/>
                <w:rPrChange w:id="3077" w:author="Nicole Wu" w:date="2024-01-08T11:26:00Z">
                  <w:rPr>
                    <w:sz w:val="16"/>
                    <w:szCs w:val="24"/>
                  </w:rPr>
                </w:rPrChange>
              </w:rPr>
            </w:pPr>
            <w:r w:rsidRPr="00801E49">
              <w:rPr>
                <w:rFonts w:ascii="Open Sans" w:hAnsi="Open Sans" w:cs="Open Sans"/>
                <w:sz w:val="16"/>
                <w:szCs w:val="24"/>
                <w:rPrChange w:id="3078" w:author="Nicole Wu" w:date="2024-01-08T11:26:00Z">
                  <w:rPr>
                    <w:sz w:val="16"/>
                    <w:szCs w:val="24"/>
                  </w:rPr>
                </w:rPrChange>
              </w:rPr>
              <w:t>(4.57)</w:t>
            </w:r>
          </w:p>
        </w:tc>
        <w:tc>
          <w:tcPr>
            <w:tcW w:w="581" w:type="dxa"/>
            <w:tcBorders>
              <w:top w:val="nil"/>
              <w:left w:val="nil"/>
              <w:bottom w:val="nil"/>
              <w:right w:val="nil"/>
            </w:tcBorders>
          </w:tcPr>
          <w:p w14:paraId="373FDDBE" w14:textId="77777777" w:rsidR="00B92327" w:rsidRPr="00801E49" w:rsidRDefault="00332621" w:rsidP="006B0BF6">
            <w:pPr>
              <w:spacing w:after="0" w:line="259" w:lineRule="auto"/>
              <w:ind w:left="0" w:right="0" w:firstLine="0"/>
              <w:jc w:val="left"/>
              <w:rPr>
                <w:rFonts w:ascii="Open Sans" w:hAnsi="Open Sans" w:cs="Open Sans"/>
                <w:sz w:val="16"/>
                <w:szCs w:val="24"/>
                <w:rPrChange w:id="3079" w:author="Nicole Wu" w:date="2024-01-08T11:26:00Z">
                  <w:rPr>
                    <w:sz w:val="16"/>
                    <w:szCs w:val="24"/>
                  </w:rPr>
                </w:rPrChange>
              </w:rPr>
            </w:pPr>
            <w:r w:rsidRPr="00801E49">
              <w:rPr>
                <w:rFonts w:ascii="Open Sans" w:hAnsi="Open Sans" w:cs="Open Sans"/>
                <w:sz w:val="16"/>
                <w:szCs w:val="24"/>
                <w:rPrChange w:id="3080" w:author="Nicole Wu" w:date="2024-01-08T11:26:00Z">
                  <w:rPr>
                    <w:sz w:val="16"/>
                    <w:szCs w:val="24"/>
                  </w:rPr>
                </w:rPrChange>
              </w:rPr>
              <w:t>(0.88)</w:t>
            </w:r>
          </w:p>
        </w:tc>
        <w:tc>
          <w:tcPr>
            <w:tcW w:w="525" w:type="dxa"/>
            <w:tcBorders>
              <w:top w:val="nil"/>
              <w:left w:val="nil"/>
              <w:bottom w:val="nil"/>
              <w:right w:val="nil"/>
            </w:tcBorders>
          </w:tcPr>
          <w:p w14:paraId="282AA48E" w14:textId="77777777" w:rsidR="00B92327" w:rsidRPr="00801E49" w:rsidRDefault="00332621" w:rsidP="006B0BF6">
            <w:pPr>
              <w:spacing w:after="0" w:line="259" w:lineRule="auto"/>
              <w:ind w:left="37" w:right="0" w:firstLine="0"/>
              <w:jc w:val="left"/>
              <w:rPr>
                <w:rFonts w:ascii="Open Sans" w:hAnsi="Open Sans" w:cs="Open Sans"/>
                <w:sz w:val="16"/>
                <w:szCs w:val="24"/>
                <w:rPrChange w:id="3081" w:author="Nicole Wu" w:date="2024-01-08T11:26:00Z">
                  <w:rPr>
                    <w:sz w:val="16"/>
                    <w:szCs w:val="24"/>
                  </w:rPr>
                </w:rPrChange>
              </w:rPr>
            </w:pPr>
            <w:r w:rsidRPr="00801E49">
              <w:rPr>
                <w:rFonts w:ascii="Open Sans" w:hAnsi="Open Sans" w:cs="Open Sans"/>
                <w:sz w:val="16"/>
                <w:szCs w:val="24"/>
                <w:rPrChange w:id="3082" w:author="Nicole Wu" w:date="2024-01-08T11:26:00Z">
                  <w:rPr>
                    <w:sz w:val="16"/>
                    <w:szCs w:val="24"/>
                  </w:rPr>
                </w:rPrChange>
              </w:rPr>
              <w:t>(2.79)</w:t>
            </w:r>
          </w:p>
        </w:tc>
        <w:tc>
          <w:tcPr>
            <w:tcW w:w="784" w:type="dxa"/>
            <w:tcBorders>
              <w:top w:val="nil"/>
              <w:left w:val="nil"/>
              <w:bottom w:val="nil"/>
              <w:right w:val="nil"/>
            </w:tcBorders>
          </w:tcPr>
          <w:p w14:paraId="06F7AFF6" w14:textId="77777777" w:rsidR="00B92327" w:rsidRPr="00801E49" w:rsidRDefault="00332621" w:rsidP="006B0BF6">
            <w:pPr>
              <w:spacing w:after="0" w:line="259" w:lineRule="auto"/>
              <w:ind w:left="166" w:right="0" w:firstLine="0"/>
              <w:jc w:val="left"/>
              <w:rPr>
                <w:rFonts w:ascii="Open Sans" w:hAnsi="Open Sans" w:cs="Open Sans"/>
                <w:sz w:val="16"/>
                <w:szCs w:val="24"/>
                <w:rPrChange w:id="3083" w:author="Nicole Wu" w:date="2024-01-08T11:26:00Z">
                  <w:rPr>
                    <w:sz w:val="16"/>
                    <w:szCs w:val="24"/>
                  </w:rPr>
                </w:rPrChange>
              </w:rPr>
            </w:pPr>
            <w:r w:rsidRPr="00801E49">
              <w:rPr>
                <w:rFonts w:ascii="Open Sans" w:hAnsi="Open Sans" w:cs="Open Sans"/>
                <w:sz w:val="16"/>
                <w:szCs w:val="24"/>
                <w:rPrChange w:id="3084" w:author="Nicole Wu" w:date="2024-01-08T11:26:00Z">
                  <w:rPr>
                    <w:sz w:val="16"/>
                    <w:szCs w:val="24"/>
                  </w:rPr>
                </w:rPrChange>
              </w:rPr>
              <w:t>(2.51)</w:t>
            </w:r>
          </w:p>
        </w:tc>
        <w:tc>
          <w:tcPr>
            <w:tcW w:w="581" w:type="dxa"/>
            <w:tcBorders>
              <w:top w:val="nil"/>
              <w:left w:val="nil"/>
              <w:bottom w:val="nil"/>
              <w:right w:val="nil"/>
            </w:tcBorders>
          </w:tcPr>
          <w:p w14:paraId="672611B5" w14:textId="77777777" w:rsidR="00B92327" w:rsidRPr="00801E49" w:rsidRDefault="00332621" w:rsidP="006B0BF6">
            <w:pPr>
              <w:spacing w:after="0" w:line="259" w:lineRule="auto"/>
              <w:ind w:left="0" w:right="0" w:firstLine="0"/>
              <w:jc w:val="left"/>
              <w:rPr>
                <w:rFonts w:ascii="Open Sans" w:hAnsi="Open Sans" w:cs="Open Sans"/>
                <w:sz w:val="16"/>
                <w:szCs w:val="24"/>
                <w:rPrChange w:id="3085" w:author="Nicole Wu" w:date="2024-01-08T11:26:00Z">
                  <w:rPr>
                    <w:sz w:val="16"/>
                    <w:szCs w:val="24"/>
                  </w:rPr>
                </w:rPrChange>
              </w:rPr>
            </w:pPr>
            <w:r w:rsidRPr="00801E49">
              <w:rPr>
                <w:rFonts w:ascii="Open Sans" w:hAnsi="Open Sans" w:cs="Open Sans"/>
                <w:sz w:val="16"/>
                <w:szCs w:val="24"/>
                <w:rPrChange w:id="3086" w:author="Nicole Wu" w:date="2024-01-08T11:26:00Z">
                  <w:rPr>
                    <w:sz w:val="16"/>
                    <w:szCs w:val="24"/>
                  </w:rPr>
                </w:rPrChange>
              </w:rPr>
              <w:t>(0.58)</w:t>
            </w:r>
          </w:p>
        </w:tc>
        <w:tc>
          <w:tcPr>
            <w:tcW w:w="655" w:type="dxa"/>
            <w:tcBorders>
              <w:top w:val="nil"/>
              <w:left w:val="nil"/>
              <w:bottom w:val="nil"/>
              <w:right w:val="nil"/>
            </w:tcBorders>
          </w:tcPr>
          <w:p w14:paraId="3A824670" w14:textId="77777777" w:rsidR="00B92327" w:rsidRPr="00801E49" w:rsidRDefault="00332621" w:rsidP="006B0BF6">
            <w:pPr>
              <w:spacing w:after="0" w:line="259" w:lineRule="auto"/>
              <w:ind w:left="37" w:right="0" w:firstLine="0"/>
              <w:jc w:val="left"/>
              <w:rPr>
                <w:rFonts w:ascii="Open Sans" w:hAnsi="Open Sans" w:cs="Open Sans"/>
                <w:sz w:val="16"/>
                <w:szCs w:val="24"/>
                <w:rPrChange w:id="3087" w:author="Nicole Wu" w:date="2024-01-08T11:26:00Z">
                  <w:rPr>
                    <w:sz w:val="16"/>
                    <w:szCs w:val="24"/>
                  </w:rPr>
                </w:rPrChange>
              </w:rPr>
            </w:pPr>
            <w:r w:rsidRPr="00801E49">
              <w:rPr>
                <w:rFonts w:ascii="Open Sans" w:hAnsi="Open Sans" w:cs="Open Sans"/>
                <w:sz w:val="16"/>
                <w:szCs w:val="24"/>
                <w:rPrChange w:id="3088" w:author="Nicole Wu" w:date="2024-01-08T11:26:00Z">
                  <w:rPr>
                    <w:sz w:val="16"/>
                    <w:szCs w:val="24"/>
                  </w:rPr>
                </w:rPrChange>
              </w:rPr>
              <w:t>(3.11)</w:t>
            </w:r>
          </w:p>
        </w:tc>
        <w:tc>
          <w:tcPr>
            <w:tcW w:w="655" w:type="dxa"/>
            <w:tcBorders>
              <w:top w:val="nil"/>
              <w:left w:val="nil"/>
              <w:bottom w:val="nil"/>
              <w:right w:val="nil"/>
            </w:tcBorders>
          </w:tcPr>
          <w:p w14:paraId="32D50FEE" w14:textId="77777777" w:rsidR="00B92327" w:rsidRPr="00801E49" w:rsidRDefault="00332621" w:rsidP="006B0BF6">
            <w:pPr>
              <w:spacing w:after="0" w:line="259" w:lineRule="auto"/>
              <w:ind w:left="37" w:right="0" w:firstLine="0"/>
              <w:jc w:val="left"/>
              <w:rPr>
                <w:rFonts w:ascii="Open Sans" w:hAnsi="Open Sans" w:cs="Open Sans"/>
                <w:sz w:val="16"/>
                <w:szCs w:val="24"/>
                <w:rPrChange w:id="3089" w:author="Nicole Wu" w:date="2024-01-08T11:26:00Z">
                  <w:rPr>
                    <w:sz w:val="16"/>
                    <w:szCs w:val="24"/>
                  </w:rPr>
                </w:rPrChange>
              </w:rPr>
            </w:pPr>
            <w:r w:rsidRPr="00801E49">
              <w:rPr>
                <w:rFonts w:ascii="Open Sans" w:hAnsi="Open Sans" w:cs="Open Sans"/>
                <w:sz w:val="16"/>
                <w:szCs w:val="24"/>
                <w:rPrChange w:id="3090" w:author="Nicole Wu" w:date="2024-01-08T11:26:00Z">
                  <w:rPr>
                    <w:sz w:val="16"/>
                    <w:szCs w:val="24"/>
                  </w:rPr>
                </w:rPrChange>
              </w:rPr>
              <w:t>(3.36)</w:t>
            </w:r>
          </w:p>
        </w:tc>
        <w:tc>
          <w:tcPr>
            <w:tcW w:w="478" w:type="dxa"/>
            <w:tcBorders>
              <w:top w:val="nil"/>
              <w:left w:val="nil"/>
              <w:bottom w:val="nil"/>
              <w:right w:val="nil"/>
            </w:tcBorders>
          </w:tcPr>
          <w:p w14:paraId="32D0DDC0" w14:textId="77777777" w:rsidR="00B92327" w:rsidRPr="00801E49" w:rsidRDefault="00332621" w:rsidP="006B0BF6">
            <w:pPr>
              <w:spacing w:after="0" w:line="259" w:lineRule="auto"/>
              <w:ind w:left="0" w:right="0" w:firstLine="0"/>
              <w:jc w:val="left"/>
              <w:rPr>
                <w:rFonts w:ascii="Open Sans" w:hAnsi="Open Sans" w:cs="Open Sans"/>
                <w:sz w:val="16"/>
                <w:szCs w:val="24"/>
                <w:rPrChange w:id="3091" w:author="Nicole Wu" w:date="2024-01-08T11:26:00Z">
                  <w:rPr>
                    <w:sz w:val="16"/>
                    <w:szCs w:val="24"/>
                  </w:rPr>
                </w:rPrChange>
              </w:rPr>
            </w:pPr>
            <w:r w:rsidRPr="00801E49">
              <w:rPr>
                <w:rFonts w:ascii="Open Sans" w:hAnsi="Open Sans" w:cs="Open Sans"/>
                <w:sz w:val="16"/>
                <w:szCs w:val="24"/>
                <w:rPrChange w:id="3092" w:author="Nicole Wu" w:date="2024-01-08T11:26:00Z">
                  <w:rPr>
                    <w:sz w:val="16"/>
                    <w:szCs w:val="24"/>
                  </w:rPr>
                </w:rPrChange>
              </w:rPr>
              <w:t>(0.93)</w:t>
            </w:r>
          </w:p>
        </w:tc>
      </w:tr>
      <w:tr w:rsidR="00B92327" w:rsidRPr="00801E49" w14:paraId="521D6DAE" w14:textId="77777777">
        <w:trPr>
          <w:trHeight w:val="164"/>
        </w:trPr>
        <w:tc>
          <w:tcPr>
            <w:tcW w:w="3791" w:type="dxa"/>
            <w:tcBorders>
              <w:top w:val="nil"/>
              <w:left w:val="nil"/>
              <w:bottom w:val="nil"/>
              <w:right w:val="nil"/>
            </w:tcBorders>
          </w:tcPr>
          <w:p w14:paraId="2222849E" w14:textId="77777777" w:rsidR="00B92327" w:rsidRPr="00801E49" w:rsidRDefault="00332621" w:rsidP="006B0BF6">
            <w:pPr>
              <w:spacing w:after="0" w:line="259" w:lineRule="auto"/>
              <w:ind w:left="0" w:right="0" w:firstLine="0"/>
              <w:jc w:val="left"/>
              <w:rPr>
                <w:rFonts w:ascii="Open Sans" w:hAnsi="Open Sans" w:cs="Open Sans"/>
                <w:sz w:val="16"/>
                <w:szCs w:val="24"/>
                <w:rPrChange w:id="3093" w:author="Nicole Wu" w:date="2024-01-08T11:26:00Z">
                  <w:rPr>
                    <w:sz w:val="16"/>
                    <w:szCs w:val="24"/>
                  </w:rPr>
                </w:rPrChange>
              </w:rPr>
            </w:pPr>
            <w:r w:rsidRPr="00801E49">
              <w:rPr>
                <w:rFonts w:ascii="Open Sans" w:hAnsi="Open Sans" w:cs="Open Sans"/>
                <w:sz w:val="16"/>
                <w:szCs w:val="24"/>
                <w:rPrChange w:id="3094" w:author="Nicole Wu" w:date="2024-01-08T11:26:00Z">
                  <w:rPr>
                    <w:sz w:val="16"/>
                    <w:szCs w:val="24"/>
                  </w:rPr>
                </w:rPrChange>
              </w:rPr>
              <w:t>Number of household member younger than 15</w:t>
            </w:r>
          </w:p>
        </w:tc>
        <w:tc>
          <w:tcPr>
            <w:tcW w:w="655" w:type="dxa"/>
            <w:tcBorders>
              <w:top w:val="nil"/>
              <w:left w:val="nil"/>
              <w:bottom w:val="nil"/>
              <w:right w:val="nil"/>
            </w:tcBorders>
          </w:tcPr>
          <w:p w14:paraId="214662F7" w14:textId="77777777" w:rsidR="00B92327" w:rsidRPr="00801E49" w:rsidRDefault="00332621" w:rsidP="006B0BF6">
            <w:pPr>
              <w:spacing w:after="0" w:line="259" w:lineRule="auto"/>
              <w:ind w:left="0" w:right="0" w:firstLine="0"/>
              <w:jc w:val="left"/>
              <w:rPr>
                <w:rFonts w:ascii="Open Sans" w:hAnsi="Open Sans" w:cs="Open Sans"/>
                <w:sz w:val="16"/>
                <w:szCs w:val="24"/>
                <w:rPrChange w:id="3095" w:author="Nicole Wu" w:date="2024-01-08T11:26:00Z">
                  <w:rPr>
                    <w:sz w:val="16"/>
                    <w:szCs w:val="24"/>
                  </w:rPr>
                </w:rPrChange>
              </w:rPr>
            </w:pPr>
            <w:r w:rsidRPr="00801E49">
              <w:rPr>
                <w:rFonts w:ascii="Open Sans" w:hAnsi="Open Sans" w:cs="Open Sans"/>
                <w:sz w:val="16"/>
                <w:szCs w:val="24"/>
                <w:rPrChange w:id="3096" w:author="Nicole Wu" w:date="2024-01-08T11:26:00Z">
                  <w:rPr>
                    <w:sz w:val="16"/>
                    <w:szCs w:val="24"/>
                  </w:rPr>
                </w:rPrChange>
              </w:rPr>
              <w:t>3.96</w:t>
            </w:r>
          </w:p>
        </w:tc>
        <w:tc>
          <w:tcPr>
            <w:tcW w:w="655" w:type="dxa"/>
            <w:tcBorders>
              <w:top w:val="nil"/>
              <w:left w:val="nil"/>
              <w:bottom w:val="nil"/>
              <w:right w:val="nil"/>
            </w:tcBorders>
          </w:tcPr>
          <w:p w14:paraId="244F4EBC" w14:textId="77777777" w:rsidR="00B92327" w:rsidRPr="00801E49" w:rsidRDefault="00332621" w:rsidP="006B0BF6">
            <w:pPr>
              <w:spacing w:after="0" w:line="259" w:lineRule="auto"/>
              <w:ind w:left="0" w:right="0" w:firstLine="0"/>
              <w:jc w:val="left"/>
              <w:rPr>
                <w:rFonts w:ascii="Open Sans" w:hAnsi="Open Sans" w:cs="Open Sans"/>
                <w:sz w:val="16"/>
                <w:szCs w:val="24"/>
                <w:rPrChange w:id="3097" w:author="Nicole Wu" w:date="2024-01-08T11:26:00Z">
                  <w:rPr>
                    <w:sz w:val="16"/>
                    <w:szCs w:val="24"/>
                  </w:rPr>
                </w:rPrChange>
              </w:rPr>
            </w:pPr>
            <w:r w:rsidRPr="00801E49">
              <w:rPr>
                <w:rFonts w:ascii="Open Sans" w:hAnsi="Open Sans" w:cs="Open Sans"/>
                <w:sz w:val="16"/>
                <w:szCs w:val="24"/>
                <w:rPrChange w:id="3098" w:author="Nicole Wu" w:date="2024-01-08T11:26:00Z">
                  <w:rPr>
                    <w:sz w:val="16"/>
                    <w:szCs w:val="24"/>
                  </w:rPr>
                </w:rPrChange>
              </w:rPr>
              <w:t>4.05</w:t>
            </w:r>
          </w:p>
        </w:tc>
        <w:tc>
          <w:tcPr>
            <w:tcW w:w="581" w:type="dxa"/>
            <w:tcBorders>
              <w:top w:val="nil"/>
              <w:left w:val="nil"/>
              <w:bottom w:val="nil"/>
              <w:right w:val="nil"/>
            </w:tcBorders>
          </w:tcPr>
          <w:p w14:paraId="118C5432" w14:textId="77777777" w:rsidR="00B92327" w:rsidRPr="00801E49" w:rsidRDefault="00332621" w:rsidP="006B0BF6">
            <w:pPr>
              <w:spacing w:after="0" w:line="259" w:lineRule="auto"/>
              <w:ind w:left="0" w:right="0" w:firstLine="0"/>
              <w:jc w:val="left"/>
              <w:rPr>
                <w:rFonts w:ascii="Open Sans" w:hAnsi="Open Sans" w:cs="Open Sans"/>
                <w:sz w:val="16"/>
                <w:szCs w:val="24"/>
                <w:rPrChange w:id="3099" w:author="Nicole Wu" w:date="2024-01-08T11:26:00Z">
                  <w:rPr>
                    <w:sz w:val="16"/>
                    <w:szCs w:val="24"/>
                  </w:rPr>
                </w:rPrChange>
              </w:rPr>
            </w:pPr>
            <w:r w:rsidRPr="00801E49">
              <w:rPr>
                <w:rFonts w:ascii="Open Sans" w:hAnsi="Open Sans" w:cs="Open Sans"/>
                <w:sz w:val="16"/>
                <w:szCs w:val="24"/>
                <w:rPrChange w:id="3100" w:author="Nicole Wu" w:date="2024-01-08T11:26:00Z">
                  <w:rPr>
                    <w:sz w:val="16"/>
                    <w:szCs w:val="24"/>
                  </w:rPr>
                </w:rPrChange>
              </w:rPr>
              <w:t>0.08</w:t>
            </w:r>
          </w:p>
        </w:tc>
        <w:tc>
          <w:tcPr>
            <w:tcW w:w="525" w:type="dxa"/>
            <w:tcBorders>
              <w:top w:val="nil"/>
              <w:left w:val="nil"/>
              <w:bottom w:val="nil"/>
              <w:right w:val="nil"/>
            </w:tcBorders>
          </w:tcPr>
          <w:p w14:paraId="4F86CA18" w14:textId="77777777" w:rsidR="00B92327" w:rsidRPr="00801E49" w:rsidRDefault="00332621" w:rsidP="006B0BF6">
            <w:pPr>
              <w:spacing w:after="0" w:line="259" w:lineRule="auto"/>
              <w:ind w:left="0" w:right="0" w:firstLine="0"/>
              <w:jc w:val="left"/>
              <w:rPr>
                <w:rFonts w:ascii="Open Sans" w:hAnsi="Open Sans" w:cs="Open Sans"/>
                <w:sz w:val="16"/>
                <w:szCs w:val="24"/>
                <w:rPrChange w:id="3101" w:author="Nicole Wu" w:date="2024-01-08T11:26:00Z">
                  <w:rPr>
                    <w:sz w:val="16"/>
                    <w:szCs w:val="24"/>
                  </w:rPr>
                </w:rPrChange>
              </w:rPr>
            </w:pPr>
            <w:r w:rsidRPr="00801E49">
              <w:rPr>
                <w:rFonts w:ascii="Open Sans" w:hAnsi="Open Sans" w:cs="Open Sans"/>
                <w:sz w:val="16"/>
                <w:szCs w:val="24"/>
                <w:rPrChange w:id="3102" w:author="Nicole Wu" w:date="2024-01-08T11:26:00Z">
                  <w:rPr>
                    <w:sz w:val="16"/>
                    <w:szCs w:val="24"/>
                  </w:rPr>
                </w:rPrChange>
              </w:rPr>
              <w:t>3.08</w:t>
            </w:r>
          </w:p>
        </w:tc>
        <w:tc>
          <w:tcPr>
            <w:tcW w:w="784" w:type="dxa"/>
            <w:tcBorders>
              <w:top w:val="nil"/>
              <w:left w:val="nil"/>
              <w:bottom w:val="nil"/>
              <w:right w:val="nil"/>
            </w:tcBorders>
          </w:tcPr>
          <w:p w14:paraId="0103E2F3" w14:textId="77777777" w:rsidR="00B92327" w:rsidRPr="00801E49" w:rsidRDefault="00332621" w:rsidP="006B0BF6">
            <w:pPr>
              <w:spacing w:after="0" w:line="259" w:lineRule="auto"/>
              <w:ind w:left="0" w:right="0" w:firstLine="0"/>
              <w:jc w:val="left"/>
              <w:rPr>
                <w:rFonts w:ascii="Open Sans" w:hAnsi="Open Sans" w:cs="Open Sans"/>
                <w:sz w:val="16"/>
                <w:szCs w:val="24"/>
                <w:rPrChange w:id="3103" w:author="Nicole Wu" w:date="2024-01-08T11:26:00Z">
                  <w:rPr>
                    <w:sz w:val="16"/>
                    <w:szCs w:val="24"/>
                  </w:rPr>
                </w:rPrChange>
              </w:rPr>
            </w:pPr>
            <w:r w:rsidRPr="00801E49">
              <w:rPr>
                <w:rFonts w:ascii="Open Sans" w:hAnsi="Open Sans" w:cs="Open Sans"/>
                <w:sz w:val="16"/>
                <w:szCs w:val="24"/>
                <w:rPrChange w:id="3104" w:author="Nicole Wu" w:date="2024-01-08T11:26:00Z">
                  <w:rPr>
                    <w:sz w:val="16"/>
                    <w:szCs w:val="24"/>
                  </w:rPr>
                </w:rPrChange>
              </w:rPr>
              <w:t>3.17</w:t>
            </w:r>
          </w:p>
        </w:tc>
        <w:tc>
          <w:tcPr>
            <w:tcW w:w="581" w:type="dxa"/>
            <w:tcBorders>
              <w:top w:val="nil"/>
              <w:left w:val="nil"/>
              <w:bottom w:val="nil"/>
              <w:right w:val="nil"/>
            </w:tcBorders>
          </w:tcPr>
          <w:p w14:paraId="0D262ACB" w14:textId="77777777" w:rsidR="00B92327" w:rsidRPr="00801E49" w:rsidRDefault="00332621" w:rsidP="006B0BF6">
            <w:pPr>
              <w:spacing w:after="0" w:line="259" w:lineRule="auto"/>
              <w:ind w:left="0" w:right="0" w:firstLine="0"/>
              <w:jc w:val="left"/>
              <w:rPr>
                <w:rFonts w:ascii="Open Sans" w:hAnsi="Open Sans" w:cs="Open Sans"/>
                <w:sz w:val="16"/>
                <w:szCs w:val="24"/>
                <w:rPrChange w:id="3105" w:author="Nicole Wu" w:date="2024-01-08T11:26:00Z">
                  <w:rPr>
                    <w:sz w:val="16"/>
                    <w:szCs w:val="24"/>
                  </w:rPr>
                </w:rPrChange>
              </w:rPr>
            </w:pPr>
            <w:r w:rsidRPr="00801E49">
              <w:rPr>
                <w:rFonts w:ascii="Open Sans" w:hAnsi="Open Sans" w:cs="Open Sans"/>
                <w:sz w:val="16"/>
                <w:szCs w:val="24"/>
                <w:rPrChange w:id="3106" w:author="Nicole Wu" w:date="2024-01-08T11:26:00Z">
                  <w:rPr>
                    <w:sz w:val="16"/>
                    <w:szCs w:val="24"/>
                  </w:rPr>
                </w:rPrChange>
              </w:rPr>
              <w:t>0.08</w:t>
            </w:r>
          </w:p>
        </w:tc>
        <w:tc>
          <w:tcPr>
            <w:tcW w:w="655" w:type="dxa"/>
            <w:tcBorders>
              <w:top w:val="nil"/>
              <w:left w:val="nil"/>
              <w:bottom w:val="nil"/>
              <w:right w:val="nil"/>
            </w:tcBorders>
          </w:tcPr>
          <w:p w14:paraId="0C446F2A" w14:textId="77777777" w:rsidR="00B92327" w:rsidRPr="00801E49" w:rsidRDefault="00332621" w:rsidP="006B0BF6">
            <w:pPr>
              <w:spacing w:after="0" w:line="259" w:lineRule="auto"/>
              <w:ind w:left="0" w:right="0" w:firstLine="0"/>
              <w:jc w:val="left"/>
              <w:rPr>
                <w:rFonts w:ascii="Open Sans" w:hAnsi="Open Sans" w:cs="Open Sans"/>
                <w:sz w:val="16"/>
                <w:szCs w:val="24"/>
                <w:rPrChange w:id="3107" w:author="Nicole Wu" w:date="2024-01-08T11:26:00Z">
                  <w:rPr>
                    <w:sz w:val="16"/>
                    <w:szCs w:val="24"/>
                  </w:rPr>
                </w:rPrChange>
              </w:rPr>
            </w:pPr>
            <w:r w:rsidRPr="00801E49">
              <w:rPr>
                <w:rFonts w:ascii="Open Sans" w:hAnsi="Open Sans" w:cs="Open Sans"/>
                <w:sz w:val="16"/>
                <w:szCs w:val="24"/>
                <w:rPrChange w:id="3108" w:author="Nicole Wu" w:date="2024-01-08T11:26:00Z">
                  <w:rPr>
                    <w:sz w:val="16"/>
                    <w:szCs w:val="24"/>
                  </w:rPr>
                </w:rPrChange>
              </w:rPr>
              <w:t>3.36</w:t>
            </w:r>
          </w:p>
        </w:tc>
        <w:tc>
          <w:tcPr>
            <w:tcW w:w="655" w:type="dxa"/>
            <w:tcBorders>
              <w:top w:val="nil"/>
              <w:left w:val="nil"/>
              <w:bottom w:val="nil"/>
              <w:right w:val="nil"/>
            </w:tcBorders>
          </w:tcPr>
          <w:p w14:paraId="38694CD4" w14:textId="77777777" w:rsidR="00B92327" w:rsidRPr="00801E49" w:rsidRDefault="00332621" w:rsidP="006B0BF6">
            <w:pPr>
              <w:spacing w:after="0" w:line="259" w:lineRule="auto"/>
              <w:ind w:left="0" w:right="0" w:firstLine="0"/>
              <w:jc w:val="left"/>
              <w:rPr>
                <w:rFonts w:ascii="Open Sans" w:hAnsi="Open Sans" w:cs="Open Sans"/>
                <w:sz w:val="16"/>
                <w:szCs w:val="24"/>
                <w:rPrChange w:id="3109" w:author="Nicole Wu" w:date="2024-01-08T11:26:00Z">
                  <w:rPr>
                    <w:sz w:val="16"/>
                    <w:szCs w:val="24"/>
                  </w:rPr>
                </w:rPrChange>
              </w:rPr>
            </w:pPr>
            <w:r w:rsidRPr="00801E49">
              <w:rPr>
                <w:rFonts w:ascii="Open Sans" w:hAnsi="Open Sans" w:cs="Open Sans"/>
                <w:sz w:val="16"/>
                <w:szCs w:val="24"/>
                <w:rPrChange w:id="3110" w:author="Nicole Wu" w:date="2024-01-08T11:26:00Z">
                  <w:rPr>
                    <w:sz w:val="16"/>
                    <w:szCs w:val="24"/>
                  </w:rPr>
                </w:rPrChange>
              </w:rPr>
              <w:t>3.42</w:t>
            </w:r>
          </w:p>
        </w:tc>
        <w:tc>
          <w:tcPr>
            <w:tcW w:w="478" w:type="dxa"/>
            <w:tcBorders>
              <w:top w:val="nil"/>
              <w:left w:val="nil"/>
              <w:bottom w:val="nil"/>
              <w:right w:val="nil"/>
            </w:tcBorders>
          </w:tcPr>
          <w:p w14:paraId="3AB52371" w14:textId="77777777" w:rsidR="00B92327" w:rsidRPr="00801E49" w:rsidRDefault="00332621" w:rsidP="006B0BF6">
            <w:pPr>
              <w:spacing w:after="0" w:line="259" w:lineRule="auto"/>
              <w:ind w:left="0" w:right="0" w:firstLine="0"/>
              <w:jc w:val="left"/>
              <w:rPr>
                <w:rFonts w:ascii="Open Sans" w:hAnsi="Open Sans" w:cs="Open Sans"/>
                <w:sz w:val="16"/>
                <w:szCs w:val="24"/>
                <w:rPrChange w:id="3111" w:author="Nicole Wu" w:date="2024-01-08T11:26:00Z">
                  <w:rPr>
                    <w:sz w:val="16"/>
                    <w:szCs w:val="24"/>
                  </w:rPr>
                </w:rPrChange>
              </w:rPr>
            </w:pPr>
            <w:r w:rsidRPr="00801E49">
              <w:rPr>
                <w:rFonts w:ascii="Open Sans" w:hAnsi="Open Sans" w:cs="Open Sans"/>
                <w:sz w:val="16"/>
                <w:szCs w:val="24"/>
                <w:rPrChange w:id="3112" w:author="Nicole Wu" w:date="2024-01-08T11:26:00Z">
                  <w:rPr>
                    <w:sz w:val="16"/>
                    <w:szCs w:val="24"/>
                  </w:rPr>
                </w:rPrChange>
              </w:rPr>
              <w:t>0.07</w:t>
            </w:r>
          </w:p>
        </w:tc>
      </w:tr>
      <w:tr w:rsidR="00B92327" w:rsidRPr="00801E49" w14:paraId="57C15B7C" w14:textId="77777777">
        <w:trPr>
          <w:trHeight w:val="164"/>
        </w:trPr>
        <w:tc>
          <w:tcPr>
            <w:tcW w:w="3791" w:type="dxa"/>
            <w:tcBorders>
              <w:top w:val="nil"/>
              <w:left w:val="nil"/>
              <w:bottom w:val="nil"/>
              <w:right w:val="nil"/>
            </w:tcBorders>
          </w:tcPr>
          <w:p w14:paraId="4E059EED" w14:textId="77777777" w:rsidR="00B92327" w:rsidRPr="00801E49" w:rsidRDefault="00B92327" w:rsidP="006B0BF6">
            <w:pPr>
              <w:spacing w:after="0" w:line="259" w:lineRule="auto"/>
              <w:ind w:left="0" w:right="0" w:firstLine="0"/>
              <w:jc w:val="left"/>
              <w:rPr>
                <w:rFonts w:ascii="Open Sans" w:hAnsi="Open Sans" w:cs="Open Sans"/>
                <w:sz w:val="16"/>
                <w:szCs w:val="24"/>
                <w:rPrChange w:id="3113" w:author="Nicole Wu" w:date="2024-01-08T11:26:00Z">
                  <w:rPr>
                    <w:sz w:val="16"/>
                    <w:szCs w:val="24"/>
                  </w:rPr>
                </w:rPrChange>
              </w:rPr>
            </w:pPr>
          </w:p>
        </w:tc>
        <w:tc>
          <w:tcPr>
            <w:tcW w:w="655" w:type="dxa"/>
            <w:tcBorders>
              <w:top w:val="nil"/>
              <w:left w:val="nil"/>
              <w:bottom w:val="nil"/>
              <w:right w:val="nil"/>
            </w:tcBorders>
          </w:tcPr>
          <w:p w14:paraId="48AEC775" w14:textId="77777777" w:rsidR="00B92327" w:rsidRPr="00801E49" w:rsidRDefault="00332621" w:rsidP="006B0BF6">
            <w:pPr>
              <w:spacing w:after="0" w:line="259" w:lineRule="auto"/>
              <w:ind w:left="37" w:right="0" w:firstLine="0"/>
              <w:jc w:val="left"/>
              <w:rPr>
                <w:rFonts w:ascii="Open Sans" w:hAnsi="Open Sans" w:cs="Open Sans"/>
                <w:sz w:val="16"/>
                <w:szCs w:val="24"/>
                <w:rPrChange w:id="3114" w:author="Nicole Wu" w:date="2024-01-08T11:26:00Z">
                  <w:rPr>
                    <w:sz w:val="16"/>
                    <w:szCs w:val="24"/>
                  </w:rPr>
                </w:rPrChange>
              </w:rPr>
            </w:pPr>
            <w:r w:rsidRPr="00801E49">
              <w:rPr>
                <w:rFonts w:ascii="Open Sans" w:hAnsi="Open Sans" w:cs="Open Sans"/>
                <w:sz w:val="16"/>
                <w:szCs w:val="24"/>
                <w:rPrChange w:id="3115" w:author="Nicole Wu" w:date="2024-01-08T11:26:00Z">
                  <w:rPr>
                    <w:sz w:val="16"/>
                    <w:szCs w:val="24"/>
                  </w:rPr>
                </w:rPrChange>
              </w:rPr>
              <w:t>(2.01)</w:t>
            </w:r>
          </w:p>
        </w:tc>
        <w:tc>
          <w:tcPr>
            <w:tcW w:w="655" w:type="dxa"/>
            <w:tcBorders>
              <w:top w:val="nil"/>
              <w:left w:val="nil"/>
              <w:bottom w:val="nil"/>
              <w:right w:val="nil"/>
            </w:tcBorders>
          </w:tcPr>
          <w:p w14:paraId="7426B9C7" w14:textId="77777777" w:rsidR="00B92327" w:rsidRPr="00801E49" w:rsidRDefault="00332621" w:rsidP="006B0BF6">
            <w:pPr>
              <w:spacing w:after="0" w:line="259" w:lineRule="auto"/>
              <w:ind w:left="37" w:right="0" w:firstLine="0"/>
              <w:jc w:val="left"/>
              <w:rPr>
                <w:rFonts w:ascii="Open Sans" w:hAnsi="Open Sans" w:cs="Open Sans"/>
                <w:sz w:val="16"/>
                <w:szCs w:val="24"/>
                <w:rPrChange w:id="3116" w:author="Nicole Wu" w:date="2024-01-08T11:26:00Z">
                  <w:rPr>
                    <w:sz w:val="16"/>
                    <w:szCs w:val="24"/>
                  </w:rPr>
                </w:rPrChange>
              </w:rPr>
            </w:pPr>
            <w:r w:rsidRPr="00801E49">
              <w:rPr>
                <w:rFonts w:ascii="Open Sans" w:hAnsi="Open Sans" w:cs="Open Sans"/>
                <w:sz w:val="16"/>
                <w:szCs w:val="24"/>
                <w:rPrChange w:id="3117" w:author="Nicole Wu" w:date="2024-01-08T11:26:00Z">
                  <w:rPr>
                    <w:sz w:val="16"/>
                    <w:szCs w:val="24"/>
                  </w:rPr>
                </w:rPrChange>
              </w:rPr>
              <w:t>(2.25)</w:t>
            </w:r>
          </w:p>
        </w:tc>
        <w:tc>
          <w:tcPr>
            <w:tcW w:w="581" w:type="dxa"/>
            <w:tcBorders>
              <w:top w:val="nil"/>
              <w:left w:val="nil"/>
              <w:bottom w:val="nil"/>
              <w:right w:val="nil"/>
            </w:tcBorders>
          </w:tcPr>
          <w:p w14:paraId="0CB2052D" w14:textId="77777777" w:rsidR="00B92327" w:rsidRPr="00801E49" w:rsidRDefault="00332621" w:rsidP="006B0BF6">
            <w:pPr>
              <w:spacing w:after="0" w:line="259" w:lineRule="auto"/>
              <w:ind w:left="0" w:right="0" w:firstLine="0"/>
              <w:jc w:val="left"/>
              <w:rPr>
                <w:rFonts w:ascii="Open Sans" w:hAnsi="Open Sans" w:cs="Open Sans"/>
                <w:sz w:val="16"/>
                <w:szCs w:val="24"/>
                <w:rPrChange w:id="3118" w:author="Nicole Wu" w:date="2024-01-08T11:26:00Z">
                  <w:rPr>
                    <w:sz w:val="16"/>
                    <w:szCs w:val="24"/>
                  </w:rPr>
                </w:rPrChange>
              </w:rPr>
            </w:pPr>
            <w:r w:rsidRPr="00801E49">
              <w:rPr>
                <w:rFonts w:ascii="Open Sans" w:hAnsi="Open Sans" w:cs="Open Sans"/>
                <w:sz w:val="16"/>
                <w:szCs w:val="24"/>
                <w:rPrChange w:id="3119" w:author="Nicole Wu" w:date="2024-01-08T11:26:00Z">
                  <w:rPr>
                    <w:sz w:val="16"/>
                    <w:szCs w:val="24"/>
                  </w:rPr>
                </w:rPrChange>
              </w:rPr>
              <w:t>(0.73)</w:t>
            </w:r>
          </w:p>
        </w:tc>
        <w:tc>
          <w:tcPr>
            <w:tcW w:w="525" w:type="dxa"/>
            <w:tcBorders>
              <w:top w:val="nil"/>
              <w:left w:val="nil"/>
              <w:bottom w:val="nil"/>
              <w:right w:val="nil"/>
            </w:tcBorders>
          </w:tcPr>
          <w:p w14:paraId="247D48D2" w14:textId="77777777" w:rsidR="00B92327" w:rsidRPr="00801E49" w:rsidRDefault="00332621" w:rsidP="006B0BF6">
            <w:pPr>
              <w:spacing w:after="0" w:line="259" w:lineRule="auto"/>
              <w:ind w:left="37" w:right="0" w:firstLine="0"/>
              <w:jc w:val="left"/>
              <w:rPr>
                <w:rFonts w:ascii="Open Sans" w:hAnsi="Open Sans" w:cs="Open Sans"/>
                <w:sz w:val="16"/>
                <w:szCs w:val="24"/>
                <w:rPrChange w:id="3120" w:author="Nicole Wu" w:date="2024-01-08T11:26:00Z">
                  <w:rPr>
                    <w:sz w:val="16"/>
                    <w:szCs w:val="24"/>
                  </w:rPr>
                </w:rPrChange>
              </w:rPr>
            </w:pPr>
            <w:r w:rsidRPr="00801E49">
              <w:rPr>
                <w:rFonts w:ascii="Open Sans" w:hAnsi="Open Sans" w:cs="Open Sans"/>
                <w:sz w:val="16"/>
                <w:szCs w:val="24"/>
                <w:rPrChange w:id="3121" w:author="Nicole Wu" w:date="2024-01-08T11:26:00Z">
                  <w:rPr>
                    <w:sz w:val="16"/>
                    <w:szCs w:val="24"/>
                  </w:rPr>
                </w:rPrChange>
              </w:rPr>
              <w:t>(2.02)</w:t>
            </w:r>
          </w:p>
        </w:tc>
        <w:tc>
          <w:tcPr>
            <w:tcW w:w="784" w:type="dxa"/>
            <w:tcBorders>
              <w:top w:val="nil"/>
              <w:left w:val="nil"/>
              <w:bottom w:val="nil"/>
              <w:right w:val="nil"/>
            </w:tcBorders>
          </w:tcPr>
          <w:p w14:paraId="755F5FFA" w14:textId="77777777" w:rsidR="00B92327" w:rsidRPr="00801E49" w:rsidRDefault="00332621" w:rsidP="006B0BF6">
            <w:pPr>
              <w:spacing w:after="0" w:line="259" w:lineRule="auto"/>
              <w:ind w:left="166" w:right="0" w:firstLine="0"/>
              <w:jc w:val="left"/>
              <w:rPr>
                <w:rFonts w:ascii="Open Sans" w:hAnsi="Open Sans" w:cs="Open Sans"/>
                <w:sz w:val="16"/>
                <w:szCs w:val="24"/>
                <w:rPrChange w:id="3122" w:author="Nicole Wu" w:date="2024-01-08T11:26:00Z">
                  <w:rPr>
                    <w:sz w:val="16"/>
                    <w:szCs w:val="24"/>
                  </w:rPr>
                </w:rPrChange>
              </w:rPr>
            </w:pPr>
            <w:r w:rsidRPr="00801E49">
              <w:rPr>
                <w:rFonts w:ascii="Open Sans" w:hAnsi="Open Sans" w:cs="Open Sans"/>
                <w:sz w:val="16"/>
                <w:szCs w:val="24"/>
                <w:rPrChange w:id="3123" w:author="Nicole Wu" w:date="2024-01-08T11:26:00Z">
                  <w:rPr>
                    <w:sz w:val="16"/>
                    <w:szCs w:val="24"/>
                  </w:rPr>
                </w:rPrChange>
              </w:rPr>
              <w:t>(1.76)</w:t>
            </w:r>
          </w:p>
        </w:tc>
        <w:tc>
          <w:tcPr>
            <w:tcW w:w="581" w:type="dxa"/>
            <w:tcBorders>
              <w:top w:val="nil"/>
              <w:left w:val="nil"/>
              <w:bottom w:val="nil"/>
              <w:right w:val="nil"/>
            </w:tcBorders>
          </w:tcPr>
          <w:p w14:paraId="66F1E2CB" w14:textId="77777777" w:rsidR="00B92327" w:rsidRPr="00801E49" w:rsidRDefault="00332621" w:rsidP="006B0BF6">
            <w:pPr>
              <w:spacing w:after="0" w:line="259" w:lineRule="auto"/>
              <w:ind w:left="0" w:right="0" w:firstLine="0"/>
              <w:jc w:val="left"/>
              <w:rPr>
                <w:rFonts w:ascii="Open Sans" w:hAnsi="Open Sans" w:cs="Open Sans"/>
                <w:sz w:val="16"/>
                <w:szCs w:val="24"/>
                <w:rPrChange w:id="3124" w:author="Nicole Wu" w:date="2024-01-08T11:26:00Z">
                  <w:rPr>
                    <w:sz w:val="16"/>
                    <w:szCs w:val="24"/>
                  </w:rPr>
                </w:rPrChange>
              </w:rPr>
            </w:pPr>
            <w:r w:rsidRPr="00801E49">
              <w:rPr>
                <w:rFonts w:ascii="Open Sans" w:hAnsi="Open Sans" w:cs="Open Sans"/>
                <w:sz w:val="16"/>
                <w:szCs w:val="24"/>
                <w:rPrChange w:id="3125" w:author="Nicole Wu" w:date="2024-01-08T11:26:00Z">
                  <w:rPr>
                    <w:sz w:val="16"/>
                    <w:szCs w:val="24"/>
                  </w:rPr>
                </w:rPrChange>
              </w:rPr>
              <w:t>(0.55)</w:t>
            </w:r>
          </w:p>
        </w:tc>
        <w:tc>
          <w:tcPr>
            <w:tcW w:w="655" w:type="dxa"/>
            <w:tcBorders>
              <w:top w:val="nil"/>
              <w:left w:val="nil"/>
              <w:bottom w:val="nil"/>
              <w:right w:val="nil"/>
            </w:tcBorders>
          </w:tcPr>
          <w:p w14:paraId="68967204" w14:textId="77777777" w:rsidR="00B92327" w:rsidRPr="00801E49" w:rsidRDefault="00332621" w:rsidP="006B0BF6">
            <w:pPr>
              <w:spacing w:after="0" w:line="259" w:lineRule="auto"/>
              <w:ind w:left="37" w:right="0" w:firstLine="0"/>
              <w:jc w:val="left"/>
              <w:rPr>
                <w:rFonts w:ascii="Open Sans" w:hAnsi="Open Sans" w:cs="Open Sans"/>
                <w:sz w:val="16"/>
                <w:szCs w:val="24"/>
                <w:rPrChange w:id="3126" w:author="Nicole Wu" w:date="2024-01-08T11:26:00Z">
                  <w:rPr>
                    <w:sz w:val="16"/>
                    <w:szCs w:val="24"/>
                  </w:rPr>
                </w:rPrChange>
              </w:rPr>
            </w:pPr>
            <w:r w:rsidRPr="00801E49">
              <w:rPr>
                <w:rFonts w:ascii="Open Sans" w:hAnsi="Open Sans" w:cs="Open Sans"/>
                <w:sz w:val="16"/>
                <w:szCs w:val="24"/>
                <w:rPrChange w:id="3127" w:author="Nicole Wu" w:date="2024-01-08T11:26:00Z">
                  <w:rPr>
                    <w:sz w:val="16"/>
                    <w:szCs w:val="24"/>
                  </w:rPr>
                </w:rPrChange>
              </w:rPr>
              <w:t>(2.06)</w:t>
            </w:r>
          </w:p>
        </w:tc>
        <w:tc>
          <w:tcPr>
            <w:tcW w:w="655" w:type="dxa"/>
            <w:tcBorders>
              <w:top w:val="nil"/>
              <w:left w:val="nil"/>
              <w:bottom w:val="nil"/>
              <w:right w:val="nil"/>
            </w:tcBorders>
          </w:tcPr>
          <w:p w14:paraId="6EA0EF59" w14:textId="77777777" w:rsidR="00B92327" w:rsidRPr="00801E49" w:rsidRDefault="00332621" w:rsidP="006B0BF6">
            <w:pPr>
              <w:spacing w:after="0" w:line="259" w:lineRule="auto"/>
              <w:ind w:left="37" w:right="0" w:firstLine="0"/>
              <w:jc w:val="left"/>
              <w:rPr>
                <w:rFonts w:ascii="Open Sans" w:hAnsi="Open Sans" w:cs="Open Sans"/>
                <w:sz w:val="16"/>
                <w:szCs w:val="24"/>
                <w:rPrChange w:id="3128" w:author="Nicole Wu" w:date="2024-01-08T11:26:00Z">
                  <w:rPr>
                    <w:sz w:val="16"/>
                    <w:szCs w:val="24"/>
                  </w:rPr>
                </w:rPrChange>
              </w:rPr>
            </w:pPr>
            <w:r w:rsidRPr="00801E49">
              <w:rPr>
                <w:rFonts w:ascii="Open Sans" w:hAnsi="Open Sans" w:cs="Open Sans"/>
                <w:sz w:val="16"/>
                <w:szCs w:val="24"/>
                <w:rPrChange w:id="3129" w:author="Nicole Wu" w:date="2024-01-08T11:26:00Z">
                  <w:rPr>
                    <w:sz w:val="16"/>
                    <w:szCs w:val="24"/>
                  </w:rPr>
                </w:rPrChange>
              </w:rPr>
              <w:t>(1.95)</w:t>
            </w:r>
          </w:p>
        </w:tc>
        <w:tc>
          <w:tcPr>
            <w:tcW w:w="478" w:type="dxa"/>
            <w:tcBorders>
              <w:top w:val="nil"/>
              <w:left w:val="nil"/>
              <w:bottom w:val="nil"/>
              <w:right w:val="nil"/>
            </w:tcBorders>
          </w:tcPr>
          <w:p w14:paraId="2F0B18C0" w14:textId="77777777" w:rsidR="00B92327" w:rsidRPr="00801E49" w:rsidRDefault="00332621" w:rsidP="006B0BF6">
            <w:pPr>
              <w:spacing w:after="0" w:line="259" w:lineRule="auto"/>
              <w:ind w:left="0" w:right="0" w:firstLine="0"/>
              <w:jc w:val="left"/>
              <w:rPr>
                <w:rFonts w:ascii="Open Sans" w:hAnsi="Open Sans" w:cs="Open Sans"/>
                <w:sz w:val="16"/>
                <w:szCs w:val="24"/>
                <w:rPrChange w:id="3130" w:author="Nicole Wu" w:date="2024-01-08T11:26:00Z">
                  <w:rPr>
                    <w:sz w:val="16"/>
                    <w:szCs w:val="24"/>
                  </w:rPr>
                </w:rPrChange>
              </w:rPr>
            </w:pPr>
            <w:r w:rsidRPr="00801E49">
              <w:rPr>
                <w:rFonts w:ascii="Open Sans" w:hAnsi="Open Sans" w:cs="Open Sans"/>
                <w:sz w:val="16"/>
                <w:szCs w:val="24"/>
                <w:rPrChange w:id="3131" w:author="Nicole Wu" w:date="2024-01-08T11:26:00Z">
                  <w:rPr>
                    <w:sz w:val="16"/>
                    <w:szCs w:val="24"/>
                  </w:rPr>
                </w:rPrChange>
              </w:rPr>
              <w:t>(0.59)</w:t>
            </w:r>
          </w:p>
        </w:tc>
      </w:tr>
      <w:tr w:rsidR="00B92327" w:rsidRPr="00801E49" w14:paraId="4EBC0F6F" w14:textId="77777777">
        <w:trPr>
          <w:trHeight w:val="164"/>
        </w:trPr>
        <w:tc>
          <w:tcPr>
            <w:tcW w:w="3791" w:type="dxa"/>
            <w:tcBorders>
              <w:top w:val="nil"/>
              <w:left w:val="nil"/>
              <w:bottom w:val="nil"/>
              <w:right w:val="nil"/>
            </w:tcBorders>
          </w:tcPr>
          <w:p w14:paraId="2FDF86CE" w14:textId="77777777" w:rsidR="00B92327" w:rsidRPr="00801E49" w:rsidRDefault="00332621" w:rsidP="006B0BF6">
            <w:pPr>
              <w:spacing w:after="0" w:line="259" w:lineRule="auto"/>
              <w:ind w:left="0" w:right="0" w:firstLine="0"/>
              <w:jc w:val="left"/>
              <w:rPr>
                <w:rFonts w:ascii="Open Sans" w:hAnsi="Open Sans" w:cs="Open Sans"/>
                <w:sz w:val="16"/>
                <w:szCs w:val="24"/>
                <w:rPrChange w:id="3132" w:author="Nicole Wu" w:date="2024-01-08T11:26:00Z">
                  <w:rPr>
                    <w:sz w:val="16"/>
                    <w:szCs w:val="24"/>
                  </w:rPr>
                </w:rPrChange>
              </w:rPr>
            </w:pPr>
            <w:r w:rsidRPr="00801E49">
              <w:rPr>
                <w:rFonts w:ascii="Open Sans" w:hAnsi="Open Sans" w:cs="Open Sans"/>
                <w:sz w:val="16"/>
                <w:szCs w:val="24"/>
                <w:rPrChange w:id="3133" w:author="Nicole Wu" w:date="2024-01-08T11:26:00Z">
                  <w:rPr>
                    <w:sz w:val="16"/>
                    <w:szCs w:val="24"/>
                  </w:rPr>
                </w:rPrChange>
              </w:rPr>
              <w:t>Number of household member older than 60</w:t>
            </w:r>
          </w:p>
        </w:tc>
        <w:tc>
          <w:tcPr>
            <w:tcW w:w="655" w:type="dxa"/>
            <w:tcBorders>
              <w:top w:val="nil"/>
              <w:left w:val="nil"/>
              <w:bottom w:val="nil"/>
              <w:right w:val="nil"/>
            </w:tcBorders>
          </w:tcPr>
          <w:p w14:paraId="2D434FC0" w14:textId="77777777" w:rsidR="00B92327" w:rsidRPr="00801E49" w:rsidRDefault="00332621" w:rsidP="006B0BF6">
            <w:pPr>
              <w:spacing w:after="0" w:line="259" w:lineRule="auto"/>
              <w:ind w:left="0" w:right="0" w:firstLine="0"/>
              <w:jc w:val="left"/>
              <w:rPr>
                <w:rFonts w:ascii="Open Sans" w:hAnsi="Open Sans" w:cs="Open Sans"/>
                <w:sz w:val="16"/>
                <w:szCs w:val="24"/>
                <w:rPrChange w:id="3134" w:author="Nicole Wu" w:date="2024-01-08T11:26:00Z">
                  <w:rPr>
                    <w:sz w:val="16"/>
                    <w:szCs w:val="24"/>
                  </w:rPr>
                </w:rPrChange>
              </w:rPr>
            </w:pPr>
            <w:r w:rsidRPr="00801E49">
              <w:rPr>
                <w:rFonts w:ascii="Open Sans" w:hAnsi="Open Sans" w:cs="Open Sans"/>
                <w:sz w:val="16"/>
                <w:szCs w:val="24"/>
                <w:rPrChange w:id="3135" w:author="Nicole Wu" w:date="2024-01-08T11:26:00Z">
                  <w:rPr>
                    <w:sz w:val="16"/>
                    <w:szCs w:val="24"/>
                  </w:rPr>
                </w:rPrChange>
              </w:rPr>
              <w:t>0.24</w:t>
            </w:r>
          </w:p>
        </w:tc>
        <w:tc>
          <w:tcPr>
            <w:tcW w:w="655" w:type="dxa"/>
            <w:tcBorders>
              <w:top w:val="nil"/>
              <w:left w:val="nil"/>
              <w:bottom w:val="nil"/>
              <w:right w:val="nil"/>
            </w:tcBorders>
          </w:tcPr>
          <w:p w14:paraId="0A573419" w14:textId="77777777" w:rsidR="00B92327" w:rsidRPr="00801E49" w:rsidRDefault="00332621" w:rsidP="006B0BF6">
            <w:pPr>
              <w:spacing w:after="0" w:line="259" w:lineRule="auto"/>
              <w:ind w:left="0" w:right="0" w:firstLine="0"/>
              <w:jc w:val="left"/>
              <w:rPr>
                <w:rFonts w:ascii="Open Sans" w:hAnsi="Open Sans" w:cs="Open Sans"/>
                <w:sz w:val="16"/>
                <w:szCs w:val="24"/>
                <w:rPrChange w:id="3136" w:author="Nicole Wu" w:date="2024-01-08T11:26:00Z">
                  <w:rPr>
                    <w:sz w:val="16"/>
                    <w:szCs w:val="24"/>
                  </w:rPr>
                </w:rPrChange>
              </w:rPr>
            </w:pPr>
            <w:r w:rsidRPr="00801E49">
              <w:rPr>
                <w:rFonts w:ascii="Open Sans" w:hAnsi="Open Sans" w:cs="Open Sans"/>
                <w:sz w:val="16"/>
                <w:szCs w:val="24"/>
                <w:rPrChange w:id="3137" w:author="Nicole Wu" w:date="2024-01-08T11:26:00Z">
                  <w:rPr>
                    <w:sz w:val="16"/>
                    <w:szCs w:val="24"/>
                  </w:rPr>
                </w:rPrChange>
              </w:rPr>
              <w:t>0.20</w:t>
            </w:r>
          </w:p>
        </w:tc>
        <w:tc>
          <w:tcPr>
            <w:tcW w:w="581" w:type="dxa"/>
            <w:tcBorders>
              <w:top w:val="nil"/>
              <w:left w:val="nil"/>
              <w:bottom w:val="nil"/>
              <w:right w:val="nil"/>
            </w:tcBorders>
          </w:tcPr>
          <w:p w14:paraId="4E76512A" w14:textId="77777777" w:rsidR="00B92327" w:rsidRPr="00801E49" w:rsidRDefault="00332621" w:rsidP="006B0BF6">
            <w:pPr>
              <w:spacing w:after="0" w:line="259" w:lineRule="auto"/>
              <w:ind w:left="0" w:right="0" w:firstLine="0"/>
              <w:jc w:val="left"/>
              <w:rPr>
                <w:rFonts w:ascii="Open Sans" w:hAnsi="Open Sans" w:cs="Open Sans"/>
                <w:sz w:val="16"/>
                <w:szCs w:val="24"/>
                <w:rPrChange w:id="3138" w:author="Nicole Wu" w:date="2024-01-08T11:26:00Z">
                  <w:rPr>
                    <w:sz w:val="16"/>
                    <w:szCs w:val="24"/>
                  </w:rPr>
                </w:rPrChange>
              </w:rPr>
            </w:pPr>
            <w:r w:rsidRPr="00801E49">
              <w:rPr>
                <w:rFonts w:ascii="Open Sans" w:hAnsi="Open Sans" w:cs="Open Sans"/>
                <w:sz w:val="16"/>
                <w:szCs w:val="24"/>
                <w:rPrChange w:id="3139" w:author="Nicole Wu" w:date="2024-01-08T11:26:00Z">
                  <w:rPr>
                    <w:sz w:val="16"/>
                    <w:szCs w:val="24"/>
                  </w:rPr>
                </w:rPrChange>
              </w:rPr>
              <w:t>-0.04</w:t>
            </w:r>
          </w:p>
        </w:tc>
        <w:tc>
          <w:tcPr>
            <w:tcW w:w="525" w:type="dxa"/>
            <w:tcBorders>
              <w:top w:val="nil"/>
              <w:left w:val="nil"/>
              <w:bottom w:val="nil"/>
              <w:right w:val="nil"/>
            </w:tcBorders>
          </w:tcPr>
          <w:p w14:paraId="2C1486EF" w14:textId="77777777" w:rsidR="00B92327" w:rsidRPr="00801E49" w:rsidRDefault="00332621" w:rsidP="006B0BF6">
            <w:pPr>
              <w:spacing w:after="0" w:line="259" w:lineRule="auto"/>
              <w:ind w:left="0" w:right="0" w:firstLine="0"/>
              <w:jc w:val="left"/>
              <w:rPr>
                <w:rFonts w:ascii="Open Sans" w:hAnsi="Open Sans" w:cs="Open Sans"/>
                <w:sz w:val="16"/>
                <w:szCs w:val="24"/>
                <w:rPrChange w:id="3140" w:author="Nicole Wu" w:date="2024-01-08T11:26:00Z">
                  <w:rPr>
                    <w:sz w:val="16"/>
                    <w:szCs w:val="24"/>
                  </w:rPr>
                </w:rPrChange>
              </w:rPr>
            </w:pPr>
            <w:r w:rsidRPr="00801E49">
              <w:rPr>
                <w:rFonts w:ascii="Open Sans" w:hAnsi="Open Sans" w:cs="Open Sans"/>
                <w:sz w:val="16"/>
                <w:szCs w:val="24"/>
                <w:rPrChange w:id="3141" w:author="Nicole Wu" w:date="2024-01-08T11:26:00Z">
                  <w:rPr>
                    <w:sz w:val="16"/>
                    <w:szCs w:val="24"/>
                  </w:rPr>
                </w:rPrChange>
              </w:rPr>
              <w:t>0.14</w:t>
            </w:r>
          </w:p>
        </w:tc>
        <w:tc>
          <w:tcPr>
            <w:tcW w:w="784" w:type="dxa"/>
            <w:tcBorders>
              <w:top w:val="nil"/>
              <w:left w:val="nil"/>
              <w:bottom w:val="nil"/>
              <w:right w:val="nil"/>
            </w:tcBorders>
          </w:tcPr>
          <w:p w14:paraId="2A894E06" w14:textId="77777777" w:rsidR="00B92327" w:rsidRPr="00801E49" w:rsidRDefault="00332621" w:rsidP="006B0BF6">
            <w:pPr>
              <w:spacing w:after="0" w:line="259" w:lineRule="auto"/>
              <w:ind w:left="0" w:right="0" w:firstLine="0"/>
              <w:jc w:val="left"/>
              <w:rPr>
                <w:rFonts w:ascii="Open Sans" w:hAnsi="Open Sans" w:cs="Open Sans"/>
                <w:sz w:val="16"/>
                <w:szCs w:val="24"/>
                <w:rPrChange w:id="3142" w:author="Nicole Wu" w:date="2024-01-08T11:26:00Z">
                  <w:rPr>
                    <w:sz w:val="16"/>
                    <w:szCs w:val="24"/>
                  </w:rPr>
                </w:rPrChange>
              </w:rPr>
            </w:pPr>
            <w:r w:rsidRPr="00801E49">
              <w:rPr>
                <w:rFonts w:ascii="Open Sans" w:hAnsi="Open Sans" w:cs="Open Sans"/>
                <w:sz w:val="16"/>
                <w:szCs w:val="24"/>
                <w:rPrChange w:id="3143" w:author="Nicole Wu" w:date="2024-01-08T11:26:00Z">
                  <w:rPr>
                    <w:sz w:val="16"/>
                    <w:szCs w:val="24"/>
                  </w:rPr>
                </w:rPrChange>
              </w:rPr>
              <w:t>0.22</w:t>
            </w:r>
          </w:p>
        </w:tc>
        <w:tc>
          <w:tcPr>
            <w:tcW w:w="581" w:type="dxa"/>
            <w:tcBorders>
              <w:top w:val="nil"/>
              <w:left w:val="nil"/>
              <w:bottom w:val="nil"/>
              <w:right w:val="nil"/>
            </w:tcBorders>
          </w:tcPr>
          <w:p w14:paraId="708315CB" w14:textId="77777777" w:rsidR="00B92327" w:rsidRPr="00801E49" w:rsidRDefault="00332621" w:rsidP="006B0BF6">
            <w:pPr>
              <w:spacing w:after="0" w:line="259" w:lineRule="auto"/>
              <w:ind w:left="0" w:right="0" w:firstLine="0"/>
              <w:jc w:val="left"/>
              <w:rPr>
                <w:rFonts w:ascii="Open Sans" w:hAnsi="Open Sans" w:cs="Open Sans"/>
                <w:sz w:val="16"/>
                <w:szCs w:val="24"/>
                <w:rPrChange w:id="3144" w:author="Nicole Wu" w:date="2024-01-08T11:26:00Z">
                  <w:rPr>
                    <w:sz w:val="16"/>
                    <w:szCs w:val="24"/>
                  </w:rPr>
                </w:rPrChange>
              </w:rPr>
            </w:pPr>
            <w:r w:rsidRPr="00801E49">
              <w:rPr>
                <w:rFonts w:ascii="Open Sans" w:hAnsi="Open Sans" w:cs="Open Sans"/>
                <w:sz w:val="16"/>
                <w:szCs w:val="24"/>
                <w:rPrChange w:id="3145" w:author="Nicole Wu" w:date="2024-01-08T11:26:00Z">
                  <w:rPr>
                    <w:sz w:val="16"/>
                    <w:szCs w:val="24"/>
                  </w:rPr>
                </w:rPrChange>
              </w:rPr>
              <w:t>0.07*</w:t>
            </w:r>
          </w:p>
        </w:tc>
        <w:tc>
          <w:tcPr>
            <w:tcW w:w="655" w:type="dxa"/>
            <w:tcBorders>
              <w:top w:val="nil"/>
              <w:left w:val="nil"/>
              <w:bottom w:val="nil"/>
              <w:right w:val="nil"/>
            </w:tcBorders>
          </w:tcPr>
          <w:p w14:paraId="6FE7EFE0" w14:textId="77777777" w:rsidR="00B92327" w:rsidRPr="00801E49" w:rsidRDefault="00332621" w:rsidP="006B0BF6">
            <w:pPr>
              <w:spacing w:after="0" w:line="259" w:lineRule="auto"/>
              <w:ind w:left="0" w:right="0" w:firstLine="0"/>
              <w:jc w:val="left"/>
              <w:rPr>
                <w:rFonts w:ascii="Open Sans" w:hAnsi="Open Sans" w:cs="Open Sans"/>
                <w:sz w:val="16"/>
                <w:szCs w:val="24"/>
                <w:rPrChange w:id="3146" w:author="Nicole Wu" w:date="2024-01-08T11:26:00Z">
                  <w:rPr>
                    <w:sz w:val="16"/>
                    <w:szCs w:val="24"/>
                  </w:rPr>
                </w:rPrChange>
              </w:rPr>
            </w:pPr>
            <w:r w:rsidRPr="00801E49">
              <w:rPr>
                <w:rFonts w:ascii="Open Sans" w:hAnsi="Open Sans" w:cs="Open Sans"/>
                <w:sz w:val="16"/>
                <w:szCs w:val="24"/>
                <w:rPrChange w:id="3147" w:author="Nicole Wu" w:date="2024-01-08T11:26:00Z">
                  <w:rPr>
                    <w:sz w:val="16"/>
                    <w:szCs w:val="24"/>
                  </w:rPr>
                </w:rPrChange>
              </w:rPr>
              <w:t>0.17</w:t>
            </w:r>
          </w:p>
        </w:tc>
        <w:tc>
          <w:tcPr>
            <w:tcW w:w="655" w:type="dxa"/>
            <w:tcBorders>
              <w:top w:val="nil"/>
              <w:left w:val="nil"/>
              <w:bottom w:val="nil"/>
              <w:right w:val="nil"/>
            </w:tcBorders>
          </w:tcPr>
          <w:p w14:paraId="2FEA4A34" w14:textId="77777777" w:rsidR="00B92327" w:rsidRPr="00801E49" w:rsidRDefault="00332621" w:rsidP="006B0BF6">
            <w:pPr>
              <w:spacing w:after="0" w:line="259" w:lineRule="auto"/>
              <w:ind w:left="0" w:right="0" w:firstLine="0"/>
              <w:jc w:val="left"/>
              <w:rPr>
                <w:rFonts w:ascii="Open Sans" w:hAnsi="Open Sans" w:cs="Open Sans"/>
                <w:sz w:val="16"/>
                <w:szCs w:val="24"/>
                <w:rPrChange w:id="3148" w:author="Nicole Wu" w:date="2024-01-08T11:26:00Z">
                  <w:rPr>
                    <w:sz w:val="16"/>
                    <w:szCs w:val="24"/>
                  </w:rPr>
                </w:rPrChange>
              </w:rPr>
            </w:pPr>
            <w:r w:rsidRPr="00801E49">
              <w:rPr>
                <w:rFonts w:ascii="Open Sans" w:hAnsi="Open Sans" w:cs="Open Sans"/>
                <w:sz w:val="16"/>
                <w:szCs w:val="24"/>
                <w:rPrChange w:id="3149" w:author="Nicole Wu" w:date="2024-01-08T11:26:00Z">
                  <w:rPr>
                    <w:sz w:val="16"/>
                    <w:szCs w:val="24"/>
                  </w:rPr>
                </w:rPrChange>
              </w:rPr>
              <w:t>0.21</w:t>
            </w:r>
          </w:p>
        </w:tc>
        <w:tc>
          <w:tcPr>
            <w:tcW w:w="478" w:type="dxa"/>
            <w:tcBorders>
              <w:top w:val="nil"/>
              <w:left w:val="nil"/>
              <w:bottom w:val="nil"/>
              <w:right w:val="nil"/>
            </w:tcBorders>
          </w:tcPr>
          <w:p w14:paraId="4A2D8109" w14:textId="77777777" w:rsidR="00B92327" w:rsidRPr="00801E49" w:rsidRDefault="00332621" w:rsidP="006B0BF6">
            <w:pPr>
              <w:spacing w:after="0" w:line="259" w:lineRule="auto"/>
              <w:ind w:left="0" w:right="0" w:firstLine="0"/>
              <w:jc w:val="left"/>
              <w:rPr>
                <w:rFonts w:ascii="Open Sans" w:hAnsi="Open Sans" w:cs="Open Sans"/>
                <w:sz w:val="16"/>
                <w:szCs w:val="24"/>
                <w:rPrChange w:id="3150" w:author="Nicole Wu" w:date="2024-01-08T11:26:00Z">
                  <w:rPr>
                    <w:sz w:val="16"/>
                    <w:szCs w:val="24"/>
                  </w:rPr>
                </w:rPrChange>
              </w:rPr>
            </w:pPr>
            <w:r w:rsidRPr="00801E49">
              <w:rPr>
                <w:rFonts w:ascii="Open Sans" w:hAnsi="Open Sans" w:cs="Open Sans"/>
                <w:sz w:val="16"/>
                <w:szCs w:val="24"/>
                <w:rPrChange w:id="3151" w:author="Nicole Wu" w:date="2024-01-08T11:26:00Z">
                  <w:rPr>
                    <w:sz w:val="16"/>
                    <w:szCs w:val="24"/>
                  </w:rPr>
                </w:rPrChange>
              </w:rPr>
              <w:t>0.04</w:t>
            </w:r>
          </w:p>
        </w:tc>
      </w:tr>
      <w:tr w:rsidR="00B92327" w:rsidRPr="00801E49" w14:paraId="2C875F8B" w14:textId="77777777">
        <w:trPr>
          <w:trHeight w:val="164"/>
        </w:trPr>
        <w:tc>
          <w:tcPr>
            <w:tcW w:w="3791" w:type="dxa"/>
            <w:tcBorders>
              <w:top w:val="nil"/>
              <w:left w:val="nil"/>
              <w:bottom w:val="nil"/>
              <w:right w:val="nil"/>
            </w:tcBorders>
          </w:tcPr>
          <w:p w14:paraId="1FA8F503" w14:textId="77777777" w:rsidR="00B92327" w:rsidRPr="00801E49" w:rsidRDefault="00B92327" w:rsidP="006B0BF6">
            <w:pPr>
              <w:spacing w:after="0" w:line="259" w:lineRule="auto"/>
              <w:ind w:left="0" w:right="0" w:firstLine="0"/>
              <w:jc w:val="left"/>
              <w:rPr>
                <w:rFonts w:ascii="Open Sans" w:hAnsi="Open Sans" w:cs="Open Sans"/>
                <w:sz w:val="16"/>
                <w:szCs w:val="24"/>
                <w:rPrChange w:id="3152" w:author="Nicole Wu" w:date="2024-01-08T11:26:00Z">
                  <w:rPr>
                    <w:sz w:val="16"/>
                    <w:szCs w:val="24"/>
                  </w:rPr>
                </w:rPrChange>
              </w:rPr>
            </w:pPr>
          </w:p>
        </w:tc>
        <w:tc>
          <w:tcPr>
            <w:tcW w:w="655" w:type="dxa"/>
            <w:tcBorders>
              <w:top w:val="nil"/>
              <w:left w:val="nil"/>
              <w:bottom w:val="nil"/>
              <w:right w:val="nil"/>
            </w:tcBorders>
          </w:tcPr>
          <w:p w14:paraId="2FCC25D8" w14:textId="77777777" w:rsidR="00B92327" w:rsidRPr="00801E49" w:rsidRDefault="00332621" w:rsidP="006B0BF6">
            <w:pPr>
              <w:spacing w:after="0" w:line="259" w:lineRule="auto"/>
              <w:ind w:left="37" w:right="0" w:firstLine="0"/>
              <w:jc w:val="left"/>
              <w:rPr>
                <w:rFonts w:ascii="Open Sans" w:hAnsi="Open Sans" w:cs="Open Sans"/>
                <w:sz w:val="16"/>
                <w:szCs w:val="24"/>
                <w:rPrChange w:id="3153" w:author="Nicole Wu" w:date="2024-01-08T11:26:00Z">
                  <w:rPr>
                    <w:sz w:val="16"/>
                    <w:szCs w:val="24"/>
                  </w:rPr>
                </w:rPrChange>
              </w:rPr>
            </w:pPr>
            <w:r w:rsidRPr="00801E49">
              <w:rPr>
                <w:rFonts w:ascii="Open Sans" w:hAnsi="Open Sans" w:cs="Open Sans"/>
                <w:sz w:val="16"/>
                <w:szCs w:val="24"/>
                <w:rPrChange w:id="3154" w:author="Nicole Wu" w:date="2024-01-08T11:26:00Z">
                  <w:rPr>
                    <w:sz w:val="16"/>
                    <w:szCs w:val="24"/>
                  </w:rPr>
                </w:rPrChange>
              </w:rPr>
              <w:t>(0.60)</w:t>
            </w:r>
          </w:p>
        </w:tc>
        <w:tc>
          <w:tcPr>
            <w:tcW w:w="655" w:type="dxa"/>
            <w:tcBorders>
              <w:top w:val="nil"/>
              <w:left w:val="nil"/>
              <w:bottom w:val="nil"/>
              <w:right w:val="nil"/>
            </w:tcBorders>
          </w:tcPr>
          <w:p w14:paraId="45D49A52" w14:textId="77777777" w:rsidR="00B92327" w:rsidRPr="00801E49" w:rsidRDefault="00332621" w:rsidP="006B0BF6">
            <w:pPr>
              <w:spacing w:after="0" w:line="259" w:lineRule="auto"/>
              <w:ind w:left="37" w:right="0" w:firstLine="0"/>
              <w:jc w:val="left"/>
              <w:rPr>
                <w:rFonts w:ascii="Open Sans" w:hAnsi="Open Sans" w:cs="Open Sans"/>
                <w:sz w:val="16"/>
                <w:szCs w:val="24"/>
                <w:rPrChange w:id="3155" w:author="Nicole Wu" w:date="2024-01-08T11:26:00Z">
                  <w:rPr>
                    <w:sz w:val="16"/>
                    <w:szCs w:val="24"/>
                  </w:rPr>
                </w:rPrChange>
              </w:rPr>
            </w:pPr>
            <w:r w:rsidRPr="00801E49">
              <w:rPr>
                <w:rFonts w:ascii="Open Sans" w:hAnsi="Open Sans" w:cs="Open Sans"/>
                <w:sz w:val="16"/>
                <w:szCs w:val="24"/>
                <w:rPrChange w:id="3156" w:author="Nicole Wu" w:date="2024-01-08T11:26:00Z">
                  <w:rPr>
                    <w:sz w:val="16"/>
                    <w:szCs w:val="24"/>
                  </w:rPr>
                </w:rPrChange>
              </w:rPr>
              <w:t>(0.48)</w:t>
            </w:r>
          </w:p>
        </w:tc>
        <w:tc>
          <w:tcPr>
            <w:tcW w:w="581" w:type="dxa"/>
            <w:tcBorders>
              <w:top w:val="nil"/>
              <w:left w:val="nil"/>
              <w:bottom w:val="nil"/>
              <w:right w:val="nil"/>
            </w:tcBorders>
          </w:tcPr>
          <w:p w14:paraId="0831273D" w14:textId="77777777" w:rsidR="00B92327" w:rsidRPr="00801E49" w:rsidRDefault="00332621" w:rsidP="006B0BF6">
            <w:pPr>
              <w:spacing w:after="0" w:line="259" w:lineRule="auto"/>
              <w:ind w:left="0" w:right="0" w:firstLine="0"/>
              <w:jc w:val="left"/>
              <w:rPr>
                <w:rFonts w:ascii="Open Sans" w:hAnsi="Open Sans" w:cs="Open Sans"/>
                <w:sz w:val="16"/>
                <w:szCs w:val="24"/>
                <w:rPrChange w:id="3157" w:author="Nicole Wu" w:date="2024-01-08T11:26:00Z">
                  <w:rPr>
                    <w:sz w:val="16"/>
                    <w:szCs w:val="24"/>
                  </w:rPr>
                </w:rPrChange>
              </w:rPr>
            </w:pPr>
            <w:r w:rsidRPr="00801E49">
              <w:rPr>
                <w:rFonts w:ascii="Open Sans" w:hAnsi="Open Sans" w:cs="Open Sans"/>
                <w:sz w:val="16"/>
                <w:szCs w:val="24"/>
                <w:rPrChange w:id="3158" w:author="Nicole Wu" w:date="2024-01-08T11:26:00Z">
                  <w:rPr>
                    <w:sz w:val="16"/>
                    <w:szCs w:val="24"/>
                  </w:rPr>
                </w:rPrChange>
              </w:rPr>
              <w:t>(0.54)</w:t>
            </w:r>
          </w:p>
        </w:tc>
        <w:tc>
          <w:tcPr>
            <w:tcW w:w="525" w:type="dxa"/>
            <w:tcBorders>
              <w:top w:val="nil"/>
              <w:left w:val="nil"/>
              <w:bottom w:val="nil"/>
              <w:right w:val="nil"/>
            </w:tcBorders>
          </w:tcPr>
          <w:p w14:paraId="60BB14C4" w14:textId="77777777" w:rsidR="00B92327" w:rsidRPr="00801E49" w:rsidRDefault="00332621" w:rsidP="006B0BF6">
            <w:pPr>
              <w:spacing w:after="0" w:line="259" w:lineRule="auto"/>
              <w:ind w:left="37" w:right="0" w:firstLine="0"/>
              <w:jc w:val="left"/>
              <w:rPr>
                <w:rFonts w:ascii="Open Sans" w:hAnsi="Open Sans" w:cs="Open Sans"/>
                <w:sz w:val="16"/>
                <w:szCs w:val="24"/>
                <w:rPrChange w:id="3159" w:author="Nicole Wu" w:date="2024-01-08T11:26:00Z">
                  <w:rPr>
                    <w:sz w:val="16"/>
                    <w:szCs w:val="24"/>
                  </w:rPr>
                </w:rPrChange>
              </w:rPr>
            </w:pPr>
            <w:r w:rsidRPr="00801E49">
              <w:rPr>
                <w:rFonts w:ascii="Open Sans" w:hAnsi="Open Sans" w:cs="Open Sans"/>
                <w:sz w:val="16"/>
                <w:szCs w:val="24"/>
                <w:rPrChange w:id="3160" w:author="Nicole Wu" w:date="2024-01-08T11:26:00Z">
                  <w:rPr>
                    <w:sz w:val="16"/>
                    <w:szCs w:val="24"/>
                  </w:rPr>
                </w:rPrChange>
              </w:rPr>
              <w:t>(0.40)</w:t>
            </w:r>
          </w:p>
        </w:tc>
        <w:tc>
          <w:tcPr>
            <w:tcW w:w="784" w:type="dxa"/>
            <w:tcBorders>
              <w:top w:val="nil"/>
              <w:left w:val="nil"/>
              <w:bottom w:val="nil"/>
              <w:right w:val="nil"/>
            </w:tcBorders>
          </w:tcPr>
          <w:p w14:paraId="04189998" w14:textId="77777777" w:rsidR="00B92327" w:rsidRPr="00801E49" w:rsidRDefault="00332621" w:rsidP="006B0BF6">
            <w:pPr>
              <w:spacing w:after="0" w:line="259" w:lineRule="auto"/>
              <w:ind w:left="166" w:right="0" w:firstLine="0"/>
              <w:jc w:val="left"/>
              <w:rPr>
                <w:rFonts w:ascii="Open Sans" w:hAnsi="Open Sans" w:cs="Open Sans"/>
                <w:sz w:val="16"/>
                <w:szCs w:val="24"/>
                <w:rPrChange w:id="3161" w:author="Nicole Wu" w:date="2024-01-08T11:26:00Z">
                  <w:rPr>
                    <w:sz w:val="16"/>
                    <w:szCs w:val="24"/>
                  </w:rPr>
                </w:rPrChange>
              </w:rPr>
            </w:pPr>
            <w:r w:rsidRPr="00801E49">
              <w:rPr>
                <w:rFonts w:ascii="Open Sans" w:hAnsi="Open Sans" w:cs="Open Sans"/>
                <w:sz w:val="16"/>
                <w:szCs w:val="24"/>
                <w:rPrChange w:id="3162" w:author="Nicole Wu" w:date="2024-01-08T11:26:00Z">
                  <w:rPr>
                    <w:sz w:val="16"/>
                    <w:szCs w:val="24"/>
                  </w:rPr>
                </w:rPrChange>
              </w:rPr>
              <w:t>(0.55)</w:t>
            </w:r>
          </w:p>
        </w:tc>
        <w:tc>
          <w:tcPr>
            <w:tcW w:w="581" w:type="dxa"/>
            <w:tcBorders>
              <w:top w:val="nil"/>
              <w:left w:val="nil"/>
              <w:bottom w:val="nil"/>
              <w:right w:val="nil"/>
            </w:tcBorders>
          </w:tcPr>
          <w:p w14:paraId="3EC90F65" w14:textId="77777777" w:rsidR="00B92327" w:rsidRPr="00801E49" w:rsidRDefault="00332621" w:rsidP="006B0BF6">
            <w:pPr>
              <w:spacing w:after="0" w:line="259" w:lineRule="auto"/>
              <w:ind w:left="0" w:right="0" w:firstLine="0"/>
              <w:jc w:val="left"/>
              <w:rPr>
                <w:rFonts w:ascii="Open Sans" w:hAnsi="Open Sans" w:cs="Open Sans"/>
                <w:sz w:val="16"/>
                <w:szCs w:val="24"/>
                <w:rPrChange w:id="3163" w:author="Nicole Wu" w:date="2024-01-08T11:26:00Z">
                  <w:rPr>
                    <w:sz w:val="16"/>
                    <w:szCs w:val="24"/>
                  </w:rPr>
                </w:rPrChange>
              </w:rPr>
            </w:pPr>
            <w:r w:rsidRPr="00801E49">
              <w:rPr>
                <w:rFonts w:ascii="Open Sans" w:hAnsi="Open Sans" w:cs="Open Sans"/>
                <w:sz w:val="16"/>
                <w:szCs w:val="24"/>
                <w:rPrChange w:id="3164" w:author="Nicole Wu" w:date="2024-01-08T11:26:00Z">
                  <w:rPr>
                    <w:sz w:val="16"/>
                    <w:szCs w:val="24"/>
                  </w:rPr>
                </w:rPrChange>
              </w:rPr>
              <w:t>(0.04)</w:t>
            </w:r>
          </w:p>
        </w:tc>
        <w:tc>
          <w:tcPr>
            <w:tcW w:w="655" w:type="dxa"/>
            <w:tcBorders>
              <w:top w:val="nil"/>
              <w:left w:val="nil"/>
              <w:bottom w:val="nil"/>
              <w:right w:val="nil"/>
            </w:tcBorders>
          </w:tcPr>
          <w:p w14:paraId="426071DA" w14:textId="77777777" w:rsidR="00B92327" w:rsidRPr="00801E49" w:rsidRDefault="00332621" w:rsidP="006B0BF6">
            <w:pPr>
              <w:spacing w:after="0" w:line="259" w:lineRule="auto"/>
              <w:ind w:left="37" w:right="0" w:firstLine="0"/>
              <w:jc w:val="left"/>
              <w:rPr>
                <w:rFonts w:ascii="Open Sans" w:hAnsi="Open Sans" w:cs="Open Sans"/>
                <w:sz w:val="16"/>
                <w:szCs w:val="24"/>
                <w:rPrChange w:id="3165" w:author="Nicole Wu" w:date="2024-01-08T11:26:00Z">
                  <w:rPr>
                    <w:sz w:val="16"/>
                    <w:szCs w:val="24"/>
                  </w:rPr>
                </w:rPrChange>
              </w:rPr>
            </w:pPr>
            <w:r w:rsidRPr="00801E49">
              <w:rPr>
                <w:rFonts w:ascii="Open Sans" w:hAnsi="Open Sans" w:cs="Open Sans"/>
                <w:sz w:val="16"/>
                <w:szCs w:val="24"/>
                <w:rPrChange w:id="3166" w:author="Nicole Wu" w:date="2024-01-08T11:26:00Z">
                  <w:rPr>
                    <w:sz w:val="16"/>
                    <w:szCs w:val="24"/>
                  </w:rPr>
                </w:rPrChange>
              </w:rPr>
              <w:t>(0.47)</w:t>
            </w:r>
          </w:p>
        </w:tc>
        <w:tc>
          <w:tcPr>
            <w:tcW w:w="655" w:type="dxa"/>
            <w:tcBorders>
              <w:top w:val="nil"/>
              <w:left w:val="nil"/>
              <w:bottom w:val="nil"/>
              <w:right w:val="nil"/>
            </w:tcBorders>
          </w:tcPr>
          <w:p w14:paraId="08FCA213" w14:textId="77777777" w:rsidR="00B92327" w:rsidRPr="00801E49" w:rsidRDefault="00332621" w:rsidP="006B0BF6">
            <w:pPr>
              <w:spacing w:after="0" w:line="259" w:lineRule="auto"/>
              <w:ind w:left="37" w:right="0" w:firstLine="0"/>
              <w:jc w:val="left"/>
              <w:rPr>
                <w:rFonts w:ascii="Open Sans" w:hAnsi="Open Sans" w:cs="Open Sans"/>
                <w:sz w:val="16"/>
                <w:szCs w:val="24"/>
                <w:rPrChange w:id="3167" w:author="Nicole Wu" w:date="2024-01-08T11:26:00Z">
                  <w:rPr>
                    <w:sz w:val="16"/>
                    <w:szCs w:val="24"/>
                  </w:rPr>
                </w:rPrChange>
              </w:rPr>
            </w:pPr>
            <w:r w:rsidRPr="00801E49">
              <w:rPr>
                <w:rFonts w:ascii="Open Sans" w:hAnsi="Open Sans" w:cs="Open Sans"/>
                <w:sz w:val="16"/>
                <w:szCs w:val="24"/>
                <w:rPrChange w:id="3168" w:author="Nicole Wu" w:date="2024-01-08T11:26:00Z">
                  <w:rPr>
                    <w:sz w:val="16"/>
                    <w:szCs w:val="24"/>
                  </w:rPr>
                </w:rPrChange>
              </w:rPr>
              <w:t>(0.53)</w:t>
            </w:r>
          </w:p>
        </w:tc>
        <w:tc>
          <w:tcPr>
            <w:tcW w:w="478" w:type="dxa"/>
            <w:tcBorders>
              <w:top w:val="nil"/>
              <w:left w:val="nil"/>
              <w:bottom w:val="nil"/>
              <w:right w:val="nil"/>
            </w:tcBorders>
          </w:tcPr>
          <w:p w14:paraId="5EE25944" w14:textId="77777777" w:rsidR="00B92327" w:rsidRPr="00801E49" w:rsidRDefault="00332621" w:rsidP="006B0BF6">
            <w:pPr>
              <w:spacing w:after="0" w:line="259" w:lineRule="auto"/>
              <w:ind w:left="0" w:right="0" w:firstLine="0"/>
              <w:jc w:val="left"/>
              <w:rPr>
                <w:rFonts w:ascii="Open Sans" w:hAnsi="Open Sans" w:cs="Open Sans"/>
                <w:sz w:val="16"/>
                <w:szCs w:val="24"/>
                <w:rPrChange w:id="3169" w:author="Nicole Wu" w:date="2024-01-08T11:26:00Z">
                  <w:rPr>
                    <w:sz w:val="16"/>
                    <w:szCs w:val="24"/>
                  </w:rPr>
                </w:rPrChange>
              </w:rPr>
            </w:pPr>
            <w:r w:rsidRPr="00801E49">
              <w:rPr>
                <w:rFonts w:ascii="Open Sans" w:hAnsi="Open Sans" w:cs="Open Sans"/>
                <w:sz w:val="16"/>
                <w:szCs w:val="24"/>
                <w:rPrChange w:id="3170" w:author="Nicole Wu" w:date="2024-01-08T11:26:00Z">
                  <w:rPr>
                    <w:sz w:val="16"/>
                    <w:szCs w:val="24"/>
                  </w:rPr>
                </w:rPrChange>
              </w:rPr>
              <w:t>(0.22)</w:t>
            </w:r>
          </w:p>
        </w:tc>
      </w:tr>
      <w:tr w:rsidR="00B92327" w:rsidRPr="00801E49" w14:paraId="55D04371" w14:textId="77777777">
        <w:trPr>
          <w:trHeight w:val="164"/>
        </w:trPr>
        <w:tc>
          <w:tcPr>
            <w:tcW w:w="3791" w:type="dxa"/>
            <w:tcBorders>
              <w:top w:val="nil"/>
              <w:left w:val="nil"/>
              <w:bottom w:val="nil"/>
              <w:right w:val="nil"/>
            </w:tcBorders>
          </w:tcPr>
          <w:p w14:paraId="6069292B" w14:textId="77777777" w:rsidR="00B92327" w:rsidRPr="00801E49" w:rsidRDefault="00332621" w:rsidP="006B0BF6">
            <w:pPr>
              <w:spacing w:after="0" w:line="259" w:lineRule="auto"/>
              <w:ind w:left="0" w:right="0" w:firstLine="0"/>
              <w:jc w:val="left"/>
              <w:rPr>
                <w:rFonts w:ascii="Open Sans" w:hAnsi="Open Sans" w:cs="Open Sans"/>
                <w:sz w:val="16"/>
                <w:szCs w:val="24"/>
                <w:rPrChange w:id="3171" w:author="Nicole Wu" w:date="2024-01-08T11:26:00Z">
                  <w:rPr>
                    <w:sz w:val="16"/>
                    <w:szCs w:val="24"/>
                  </w:rPr>
                </w:rPrChange>
              </w:rPr>
            </w:pPr>
            <w:r w:rsidRPr="00801E49">
              <w:rPr>
                <w:rFonts w:ascii="Open Sans" w:hAnsi="Open Sans" w:cs="Open Sans"/>
                <w:sz w:val="16"/>
                <w:szCs w:val="24"/>
                <w:rPrChange w:id="3172" w:author="Nicole Wu" w:date="2024-01-08T11:26:00Z">
                  <w:rPr>
                    <w:sz w:val="16"/>
                    <w:szCs w:val="24"/>
                  </w:rPr>
                </w:rPrChange>
              </w:rPr>
              <w:t>Has household member with disability/chronic disease</w:t>
            </w:r>
          </w:p>
        </w:tc>
        <w:tc>
          <w:tcPr>
            <w:tcW w:w="655" w:type="dxa"/>
            <w:tcBorders>
              <w:top w:val="nil"/>
              <w:left w:val="nil"/>
              <w:bottom w:val="nil"/>
              <w:right w:val="nil"/>
            </w:tcBorders>
          </w:tcPr>
          <w:p w14:paraId="3D5D3003" w14:textId="77777777" w:rsidR="00B92327" w:rsidRPr="00801E49" w:rsidRDefault="00332621" w:rsidP="006B0BF6">
            <w:pPr>
              <w:spacing w:after="0" w:line="259" w:lineRule="auto"/>
              <w:ind w:left="0" w:right="0" w:firstLine="0"/>
              <w:jc w:val="left"/>
              <w:rPr>
                <w:rFonts w:ascii="Open Sans" w:hAnsi="Open Sans" w:cs="Open Sans"/>
                <w:sz w:val="16"/>
                <w:szCs w:val="24"/>
                <w:rPrChange w:id="3173" w:author="Nicole Wu" w:date="2024-01-08T11:26:00Z">
                  <w:rPr>
                    <w:sz w:val="16"/>
                    <w:szCs w:val="24"/>
                  </w:rPr>
                </w:rPrChange>
              </w:rPr>
            </w:pPr>
            <w:r w:rsidRPr="00801E49">
              <w:rPr>
                <w:rFonts w:ascii="Open Sans" w:hAnsi="Open Sans" w:cs="Open Sans"/>
                <w:sz w:val="16"/>
                <w:szCs w:val="24"/>
                <w:rPrChange w:id="3174" w:author="Nicole Wu" w:date="2024-01-08T11:26:00Z">
                  <w:rPr>
                    <w:sz w:val="16"/>
                    <w:szCs w:val="24"/>
                  </w:rPr>
                </w:rPrChange>
              </w:rPr>
              <w:t>0.24</w:t>
            </w:r>
          </w:p>
        </w:tc>
        <w:tc>
          <w:tcPr>
            <w:tcW w:w="655" w:type="dxa"/>
            <w:tcBorders>
              <w:top w:val="nil"/>
              <w:left w:val="nil"/>
              <w:bottom w:val="nil"/>
              <w:right w:val="nil"/>
            </w:tcBorders>
          </w:tcPr>
          <w:p w14:paraId="3B07B151" w14:textId="77777777" w:rsidR="00B92327" w:rsidRPr="00801E49" w:rsidRDefault="00332621" w:rsidP="006B0BF6">
            <w:pPr>
              <w:spacing w:after="0" w:line="259" w:lineRule="auto"/>
              <w:ind w:left="0" w:right="0" w:firstLine="0"/>
              <w:jc w:val="left"/>
              <w:rPr>
                <w:rFonts w:ascii="Open Sans" w:hAnsi="Open Sans" w:cs="Open Sans"/>
                <w:sz w:val="16"/>
                <w:szCs w:val="24"/>
                <w:rPrChange w:id="3175" w:author="Nicole Wu" w:date="2024-01-08T11:26:00Z">
                  <w:rPr>
                    <w:sz w:val="16"/>
                    <w:szCs w:val="24"/>
                  </w:rPr>
                </w:rPrChange>
              </w:rPr>
            </w:pPr>
            <w:r w:rsidRPr="00801E49">
              <w:rPr>
                <w:rFonts w:ascii="Open Sans" w:hAnsi="Open Sans" w:cs="Open Sans"/>
                <w:sz w:val="16"/>
                <w:szCs w:val="24"/>
                <w:rPrChange w:id="3176" w:author="Nicole Wu" w:date="2024-01-08T11:26:00Z">
                  <w:rPr>
                    <w:sz w:val="16"/>
                    <w:szCs w:val="24"/>
                  </w:rPr>
                </w:rPrChange>
              </w:rPr>
              <w:t>0.36</w:t>
            </w:r>
          </w:p>
        </w:tc>
        <w:tc>
          <w:tcPr>
            <w:tcW w:w="581" w:type="dxa"/>
            <w:tcBorders>
              <w:top w:val="nil"/>
              <w:left w:val="nil"/>
              <w:bottom w:val="nil"/>
              <w:right w:val="nil"/>
            </w:tcBorders>
          </w:tcPr>
          <w:p w14:paraId="312A3C2E" w14:textId="77777777" w:rsidR="00B92327" w:rsidRPr="00801E49" w:rsidRDefault="00332621" w:rsidP="006B0BF6">
            <w:pPr>
              <w:spacing w:after="0" w:line="259" w:lineRule="auto"/>
              <w:ind w:left="0" w:right="0" w:firstLine="0"/>
              <w:jc w:val="left"/>
              <w:rPr>
                <w:rFonts w:ascii="Open Sans" w:hAnsi="Open Sans" w:cs="Open Sans"/>
                <w:sz w:val="16"/>
                <w:szCs w:val="24"/>
                <w:rPrChange w:id="3177" w:author="Nicole Wu" w:date="2024-01-08T11:26:00Z">
                  <w:rPr>
                    <w:sz w:val="16"/>
                    <w:szCs w:val="24"/>
                  </w:rPr>
                </w:rPrChange>
              </w:rPr>
            </w:pPr>
            <w:r w:rsidRPr="00801E49">
              <w:rPr>
                <w:rFonts w:ascii="Open Sans" w:hAnsi="Open Sans" w:cs="Open Sans"/>
                <w:sz w:val="16"/>
                <w:szCs w:val="24"/>
                <w:rPrChange w:id="3178" w:author="Nicole Wu" w:date="2024-01-08T11:26:00Z">
                  <w:rPr>
                    <w:sz w:val="16"/>
                    <w:szCs w:val="24"/>
                  </w:rPr>
                </w:rPrChange>
              </w:rPr>
              <w:t>0.12*</w:t>
            </w:r>
          </w:p>
        </w:tc>
        <w:tc>
          <w:tcPr>
            <w:tcW w:w="525" w:type="dxa"/>
            <w:tcBorders>
              <w:top w:val="nil"/>
              <w:left w:val="nil"/>
              <w:bottom w:val="nil"/>
              <w:right w:val="nil"/>
            </w:tcBorders>
          </w:tcPr>
          <w:p w14:paraId="3C537CB0" w14:textId="77777777" w:rsidR="00B92327" w:rsidRPr="00801E49" w:rsidRDefault="00332621" w:rsidP="006B0BF6">
            <w:pPr>
              <w:spacing w:after="0" w:line="259" w:lineRule="auto"/>
              <w:ind w:left="0" w:right="0" w:firstLine="0"/>
              <w:jc w:val="left"/>
              <w:rPr>
                <w:rFonts w:ascii="Open Sans" w:hAnsi="Open Sans" w:cs="Open Sans"/>
                <w:sz w:val="16"/>
                <w:szCs w:val="24"/>
                <w:rPrChange w:id="3179" w:author="Nicole Wu" w:date="2024-01-08T11:26:00Z">
                  <w:rPr>
                    <w:sz w:val="16"/>
                    <w:szCs w:val="24"/>
                  </w:rPr>
                </w:rPrChange>
              </w:rPr>
            </w:pPr>
            <w:r w:rsidRPr="00801E49">
              <w:rPr>
                <w:rFonts w:ascii="Open Sans" w:hAnsi="Open Sans" w:cs="Open Sans"/>
                <w:sz w:val="16"/>
                <w:szCs w:val="24"/>
                <w:rPrChange w:id="3180" w:author="Nicole Wu" w:date="2024-01-08T11:26:00Z">
                  <w:rPr>
                    <w:sz w:val="16"/>
                    <w:szCs w:val="24"/>
                  </w:rPr>
                </w:rPrChange>
              </w:rPr>
              <w:t>0.18</w:t>
            </w:r>
          </w:p>
        </w:tc>
        <w:tc>
          <w:tcPr>
            <w:tcW w:w="784" w:type="dxa"/>
            <w:tcBorders>
              <w:top w:val="nil"/>
              <w:left w:val="nil"/>
              <w:bottom w:val="nil"/>
              <w:right w:val="nil"/>
            </w:tcBorders>
          </w:tcPr>
          <w:p w14:paraId="69E34CD1" w14:textId="77777777" w:rsidR="00B92327" w:rsidRPr="00801E49" w:rsidRDefault="00332621" w:rsidP="006B0BF6">
            <w:pPr>
              <w:spacing w:after="0" w:line="259" w:lineRule="auto"/>
              <w:ind w:left="0" w:right="0" w:firstLine="0"/>
              <w:jc w:val="left"/>
              <w:rPr>
                <w:rFonts w:ascii="Open Sans" w:hAnsi="Open Sans" w:cs="Open Sans"/>
                <w:sz w:val="16"/>
                <w:szCs w:val="24"/>
                <w:rPrChange w:id="3181" w:author="Nicole Wu" w:date="2024-01-08T11:26:00Z">
                  <w:rPr>
                    <w:sz w:val="16"/>
                    <w:szCs w:val="24"/>
                  </w:rPr>
                </w:rPrChange>
              </w:rPr>
            </w:pPr>
            <w:r w:rsidRPr="00801E49">
              <w:rPr>
                <w:rFonts w:ascii="Open Sans" w:hAnsi="Open Sans" w:cs="Open Sans"/>
                <w:sz w:val="16"/>
                <w:szCs w:val="24"/>
                <w:rPrChange w:id="3182" w:author="Nicole Wu" w:date="2024-01-08T11:26:00Z">
                  <w:rPr>
                    <w:sz w:val="16"/>
                    <w:szCs w:val="24"/>
                  </w:rPr>
                </w:rPrChange>
              </w:rPr>
              <w:t>0.15</w:t>
            </w:r>
          </w:p>
        </w:tc>
        <w:tc>
          <w:tcPr>
            <w:tcW w:w="581" w:type="dxa"/>
            <w:tcBorders>
              <w:top w:val="nil"/>
              <w:left w:val="nil"/>
              <w:bottom w:val="nil"/>
              <w:right w:val="nil"/>
            </w:tcBorders>
          </w:tcPr>
          <w:p w14:paraId="5006E8CF" w14:textId="77777777" w:rsidR="00B92327" w:rsidRPr="00801E49" w:rsidRDefault="00332621" w:rsidP="006B0BF6">
            <w:pPr>
              <w:spacing w:after="0" w:line="259" w:lineRule="auto"/>
              <w:ind w:left="0" w:right="0" w:firstLine="0"/>
              <w:jc w:val="left"/>
              <w:rPr>
                <w:rFonts w:ascii="Open Sans" w:hAnsi="Open Sans" w:cs="Open Sans"/>
                <w:sz w:val="16"/>
                <w:szCs w:val="24"/>
                <w:rPrChange w:id="3183" w:author="Nicole Wu" w:date="2024-01-08T11:26:00Z">
                  <w:rPr>
                    <w:sz w:val="16"/>
                    <w:szCs w:val="24"/>
                  </w:rPr>
                </w:rPrChange>
              </w:rPr>
            </w:pPr>
            <w:r w:rsidRPr="00801E49">
              <w:rPr>
                <w:rFonts w:ascii="Open Sans" w:hAnsi="Open Sans" w:cs="Open Sans"/>
                <w:sz w:val="16"/>
                <w:szCs w:val="24"/>
                <w:rPrChange w:id="3184" w:author="Nicole Wu" w:date="2024-01-08T11:26:00Z">
                  <w:rPr>
                    <w:sz w:val="16"/>
                    <w:szCs w:val="24"/>
                  </w:rPr>
                </w:rPrChange>
              </w:rPr>
              <w:t>-0.04</w:t>
            </w:r>
          </w:p>
        </w:tc>
        <w:tc>
          <w:tcPr>
            <w:tcW w:w="655" w:type="dxa"/>
            <w:tcBorders>
              <w:top w:val="nil"/>
              <w:left w:val="nil"/>
              <w:bottom w:val="nil"/>
              <w:right w:val="nil"/>
            </w:tcBorders>
          </w:tcPr>
          <w:p w14:paraId="341E22D8" w14:textId="77777777" w:rsidR="00B92327" w:rsidRPr="00801E49" w:rsidRDefault="00332621" w:rsidP="006B0BF6">
            <w:pPr>
              <w:spacing w:after="0" w:line="259" w:lineRule="auto"/>
              <w:ind w:left="0" w:right="0" w:firstLine="0"/>
              <w:jc w:val="left"/>
              <w:rPr>
                <w:rFonts w:ascii="Open Sans" w:hAnsi="Open Sans" w:cs="Open Sans"/>
                <w:sz w:val="16"/>
                <w:szCs w:val="24"/>
                <w:rPrChange w:id="3185" w:author="Nicole Wu" w:date="2024-01-08T11:26:00Z">
                  <w:rPr>
                    <w:sz w:val="16"/>
                    <w:szCs w:val="24"/>
                  </w:rPr>
                </w:rPrChange>
              </w:rPr>
            </w:pPr>
            <w:r w:rsidRPr="00801E49">
              <w:rPr>
                <w:rFonts w:ascii="Open Sans" w:hAnsi="Open Sans" w:cs="Open Sans"/>
                <w:sz w:val="16"/>
                <w:szCs w:val="24"/>
                <w:rPrChange w:id="3186" w:author="Nicole Wu" w:date="2024-01-08T11:26:00Z">
                  <w:rPr>
                    <w:sz w:val="16"/>
                    <w:szCs w:val="24"/>
                  </w:rPr>
                </w:rPrChange>
              </w:rPr>
              <w:t>0.20</w:t>
            </w:r>
          </w:p>
        </w:tc>
        <w:tc>
          <w:tcPr>
            <w:tcW w:w="655" w:type="dxa"/>
            <w:tcBorders>
              <w:top w:val="nil"/>
              <w:left w:val="nil"/>
              <w:bottom w:val="nil"/>
              <w:right w:val="nil"/>
            </w:tcBorders>
          </w:tcPr>
          <w:p w14:paraId="032B838D" w14:textId="77777777" w:rsidR="00B92327" w:rsidRPr="00801E49" w:rsidRDefault="00332621" w:rsidP="006B0BF6">
            <w:pPr>
              <w:spacing w:after="0" w:line="259" w:lineRule="auto"/>
              <w:ind w:left="0" w:right="0" w:firstLine="0"/>
              <w:jc w:val="left"/>
              <w:rPr>
                <w:rFonts w:ascii="Open Sans" w:hAnsi="Open Sans" w:cs="Open Sans"/>
                <w:sz w:val="16"/>
                <w:szCs w:val="24"/>
                <w:rPrChange w:id="3187" w:author="Nicole Wu" w:date="2024-01-08T11:26:00Z">
                  <w:rPr>
                    <w:sz w:val="16"/>
                    <w:szCs w:val="24"/>
                  </w:rPr>
                </w:rPrChange>
              </w:rPr>
            </w:pPr>
            <w:r w:rsidRPr="00801E49">
              <w:rPr>
                <w:rFonts w:ascii="Open Sans" w:hAnsi="Open Sans" w:cs="Open Sans"/>
                <w:sz w:val="16"/>
                <w:szCs w:val="24"/>
                <w:rPrChange w:id="3188" w:author="Nicole Wu" w:date="2024-01-08T11:26:00Z">
                  <w:rPr>
                    <w:sz w:val="16"/>
                    <w:szCs w:val="24"/>
                  </w:rPr>
                </w:rPrChange>
              </w:rPr>
              <w:t>0.21</w:t>
            </w:r>
          </w:p>
        </w:tc>
        <w:tc>
          <w:tcPr>
            <w:tcW w:w="478" w:type="dxa"/>
            <w:tcBorders>
              <w:top w:val="nil"/>
              <w:left w:val="nil"/>
              <w:bottom w:val="nil"/>
              <w:right w:val="nil"/>
            </w:tcBorders>
          </w:tcPr>
          <w:p w14:paraId="37626BD9" w14:textId="77777777" w:rsidR="00B92327" w:rsidRPr="00801E49" w:rsidRDefault="00332621" w:rsidP="006B0BF6">
            <w:pPr>
              <w:spacing w:after="0" w:line="259" w:lineRule="auto"/>
              <w:ind w:left="0" w:right="0" w:firstLine="0"/>
              <w:jc w:val="left"/>
              <w:rPr>
                <w:rFonts w:ascii="Open Sans" w:hAnsi="Open Sans" w:cs="Open Sans"/>
                <w:sz w:val="16"/>
                <w:szCs w:val="24"/>
                <w:rPrChange w:id="3189" w:author="Nicole Wu" w:date="2024-01-08T11:26:00Z">
                  <w:rPr>
                    <w:sz w:val="16"/>
                    <w:szCs w:val="24"/>
                  </w:rPr>
                </w:rPrChange>
              </w:rPr>
            </w:pPr>
            <w:r w:rsidRPr="00801E49">
              <w:rPr>
                <w:rFonts w:ascii="Open Sans" w:hAnsi="Open Sans" w:cs="Open Sans"/>
                <w:sz w:val="16"/>
                <w:szCs w:val="24"/>
                <w:rPrChange w:id="3190" w:author="Nicole Wu" w:date="2024-01-08T11:26:00Z">
                  <w:rPr>
                    <w:sz w:val="16"/>
                    <w:szCs w:val="24"/>
                  </w:rPr>
                </w:rPrChange>
              </w:rPr>
              <w:t>0.01</w:t>
            </w:r>
          </w:p>
        </w:tc>
      </w:tr>
      <w:tr w:rsidR="00B92327" w:rsidRPr="00801E49" w14:paraId="288C76BA" w14:textId="77777777">
        <w:trPr>
          <w:trHeight w:val="164"/>
        </w:trPr>
        <w:tc>
          <w:tcPr>
            <w:tcW w:w="3791" w:type="dxa"/>
            <w:tcBorders>
              <w:top w:val="nil"/>
              <w:left w:val="nil"/>
              <w:bottom w:val="nil"/>
              <w:right w:val="nil"/>
            </w:tcBorders>
          </w:tcPr>
          <w:p w14:paraId="31B82E34" w14:textId="77777777" w:rsidR="00B92327" w:rsidRPr="00801E49" w:rsidRDefault="00B92327" w:rsidP="006B0BF6">
            <w:pPr>
              <w:spacing w:after="0" w:line="259" w:lineRule="auto"/>
              <w:ind w:left="0" w:right="0" w:firstLine="0"/>
              <w:jc w:val="left"/>
              <w:rPr>
                <w:rFonts w:ascii="Open Sans" w:hAnsi="Open Sans" w:cs="Open Sans"/>
                <w:sz w:val="16"/>
                <w:szCs w:val="24"/>
                <w:rPrChange w:id="3191" w:author="Nicole Wu" w:date="2024-01-08T11:26:00Z">
                  <w:rPr>
                    <w:sz w:val="16"/>
                    <w:szCs w:val="24"/>
                  </w:rPr>
                </w:rPrChange>
              </w:rPr>
            </w:pPr>
          </w:p>
        </w:tc>
        <w:tc>
          <w:tcPr>
            <w:tcW w:w="655" w:type="dxa"/>
            <w:tcBorders>
              <w:top w:val="nil"/>
              <w:left w:val="nil"/>
              <w:bottom w:val="nil"/>
              <w:right w:val="nil"/>
            </w:tcBorders>
          </w:tcPr>
          <w:p w14:paraId="01D146CE" w14:textId="77777777" w:rsidR="00B92327" w:rsidRPr="00801E49" w:rsidRDefault="00332621" w:rsidP="006B0BF6">
            <w:pPr>
              <w:spacing w:after="0" w:line="259" w:lineRule="auto"/>
              <w:ind w:left="37" w:right="0" w:firstLine="0"/>
              <w:jc w:val="left"/>
              <w:rPr>
                <w:rFonts w:ascii="Open Sans" w:hAnsi="Open Sans" w:cs="Open Sans"/>
                <w:sz w:val="16"/>
                <w:szCs w:val="24"/>
                <w:rPrChange w:id="3192" w:author="Nicole Wu" w:date="2024-01-08T11:26:00Z">
                  <w:rPr>
                    <w:sz w:val="16"/>
                    <w:szCs w:val="24"/>
                  </w:rPr>
                </w:rPrChange>
              </w:rPr>
            </w:pPr>
            <w:r w:rsidRPr="00801E49">
              <w:rPr>
                <w:rFonts w:ascii="Open Sans" w:hAnsi="Open Sans" w:cs="Open Sans"/>
                <w:sz w:val="16"/>
                <w:szCs w:val="24"/>
                <w:rPrChange w:id="3193" w:author="Nicole Wu" w:date="2024-01-08T11:26:00Z">
                  <w:rPr>
                    <w:sz w:val="16"/>
                    <w:szCs w:val="24"/>
                  </w:rPr>
                </w:rPrChange>
              </w:rPr>
              <w:t>(0.43)</w:t>
            </w:r>
          </w:p>
        </w:tc>
        <w:tc>
          <w:tcPr>
            <w:tcW w:w="655" w:type="dxa"/>
            <w:tcBorders>
              <w:top w:val="nil"/>
              <w:left w:val="nil"/>
              <w:bottom w:val="nil"/>
              <w:right w:val="nil"/>
            </w:tcBorders>
          </w:tcPr>
          <w:p w14:paraId="5495EC01" w14:textId="77777777" w:rsidR="00B92327" w:rsidRPr="00801E49" w:rsidRDefault="00332621" w:rsidP="006B0BF6">
            <w:pPr>
              <w:spacing w:after="0" w:line="259" w:lineRule="auto"/>
              <w:ind w:left="37" w:right="0" w:firstLine="0"/>
              <w:jc w:val="left"/>
              <w:rPr>
                <w:rFonts w:ascii="Open Sans" w:hAnsi="Open Sans" w:cs="Open Sans"/>
                <w:sz w:val="16"/>
                <w:szCs w:val="24"/>
                <w:rPrChange w:id="3194" w:author="Nicole Wu" w:date="2024-01-08T11:26:00Z">
                  <w:rPr>
                    <w:sz w:val="16"/>
                    <w:szCs w:val="24"/>
                  </w:rPr>
                </w:rPrChange>
              </w:rPr>
            </w:pPr>
            <w:r w:rsidRPr="00801E49">
              <w:rPr>
                <w:rFonts w:ascii="Open Sans" w:hAnsi="Open Sans" w:cs="Open Sans"/>
                <w:sz w:val="16"/>
                <w:szCs w:val="24"/>
                <w:rPrChange w:id="3195" w:author="Nicole Wu" w:date="2024-01-08T11:26:00Z">
                  <w:rPr>
                    <w:sz w:val="16"/>
                    <w:szCs w:val="24"/>
                  </w:rPr>
                </w:rPrChange>
              </w:rPr>
              <w:t>(0.48)</w:t>
            </w:r>
          </w:p>
        </w:tc>
        <w:tc>
          <w:tcPr>
            <w:tcW w:w="581" w:type="dxa"/>
            <w:tcBorders>
              <w:top w:val="nil"/>
              <w:left w:val="nil"/>
              <w:bottom w:val="nil"/>
              <w:right w:val="nil"/>
            </w:tcBorders>
          </w:tcPr>
          <w:p w14:paraId="168BD1C9" w14:textId="77777777" w:rsidR="00B92327" w:rsidRPr="00801E49" w:rsidRDefault="00332621" w:rsidP="006B0BF6">
            <w:pPr>
              <w:spacing w:after="0" w:line="259" w:lineRule="auto"/>
              <w:ind w:left="0" w:right="0" w:firstLine="0"/>
              <w:jc w:val="left"/>
              <w:rPr>
                <w:rFonts w:ascii="Open Sans" w:hAnsi="Open Sans" w:cs="Open Sans"/>
                <w:sz w:val="16"/>
                <w:szCs w:val="24"/>
                <w:rPrChange w:id="3196" w:author="Nicole Wu" w:date="2024-01-08T11:26:00Z">
                  <w:rPr>
                    <w:sz w:val="16"/>
                    <w:szCs w:val="24"/>
                  </w:rPr>
                </w:rPrChange>
              </w:rPr>
            </w:pPr>
            <w:r w:rsidRPr="00801E49">
              <w:rPr>
                <w:rFonts w:ascii="Open Sans" w:hAnsi="Open Sans" w:cs="Open Sans"/>
                <w:sz w:val="16"/>
                <w:szCs w:val="24"/>
                <w:rPrChange w:id="3197" w:author="Nicole Wu" w:date="2024-01-08T11:26:00Z">
                  <w:rPr>
                    <w:sz w:val="16"/>
                    <w:szCs w:val="24"/>
                  </w:rPr>
                </w:rPrChange>
              </w:rPr>
              <w:t>(0.02)</w:t>
            </w:r>
          </w:p>
        </w:tc>
        <w:tc>
          <w:tcPr>
            <w:tcW w:w="525" w:type="dxa"/>
            <w:tcBorders>
              <w:top w:val="nil"/>
              <w:left w:val="nil"/>
              <w:bottom w:val="nil"/>
              <w:right w:val="nil"/>
            </w:tcBorders>
          </w:tcPr>
          <w:p w14:paraId="0CFBDA53" w14:textId="77777777" w:rsidR="00B92327" w:rsidRPr="00801E49" w:rsidRDefault="00332621" w:rsidP="006B0BF6">
            <w:pPr>
              <w:spacing w:after="0" w:line="259" w:lineRule="auto"/>
              <w:ind w:left="37" w:right="0" w:firstLine="0"/>
              <w:jc w:val="left"/>
              <w:rPr>
                <w:rFonts w:ascii="Open Sans" w:hAnsi="Open Sans" w:cs="Open Sans"/>
                <w:sz w:val="16"/>
                <w:szCs w:val="24"/>
                <w:rPrChange w:id="3198" w:author="Nicole Wu" w:date="2024-01-08T11:26:00Z">
                  <w:rPr>
                    <w:sz w:val="16"/>
                    <w:szCs w:val="24"/>
                  </w:rPr>
                </w:rPrChange>
              </w:rPr>
            </w:pPr>
            <w:r w:rsidRPr="00801E49">
              <w:rPr>
                <w:rFonts w:ascii="Open Sans" w:hAnsi="Open Sans" w:cs="Open Sans"/>
                <w:sz w:val="16"/>
                <w:szCs w:val="24"/>
                <w:rPrChange w:id="3199" w:author="Nicole Wu" w:date="2024-01-08T11:26:00Z">
                  <w:rPr>
                    <w:sz w:val="16"/>
                    <w:szCs w:val="24"/>
                  </w:rPr>
                </w:rPrChange>
              </w:rPr>
              <w:t>(0.39)</w:t>
            </w:r>
          </w:p>
        </w:tc>
        <w:tc>
          <w:tcPr>
            <w:tcW w:w="784" w:type="dxa"/>
            <w:tcBorders>
              <w:top w:val="nil"/>
              <w:left w:val="nil"/>
              <w:bottom w:val="nil"/>
              <w:right w:val="nil"/>
            </w:tcBorders>
          </w:tcPr>
          <w:p w14:paraId="34F34E83" w14:textId="77777777" w:rsidR="00B92327" w:rsidRPr="00801E49" w:rsidRDefault="00332621" w:rsidP="006B0BF6">
            <w:pPr>
              <w:spacing w:after="0" w:line="259" w:lineRule="auto"/>
              <w:ind w:left="166" w:right="0" w:firstLine="0"/>
              <w:jc w:val="left"/>
              <w:rPr>
                <w:rFonts w:ascii="Open Sans" w:hAnsi="Open Sans" w:cs="Open Sans"/>
                <w:sz w:val="16"/>
                <w:szCs w:val="24"/>
                <w:rPrChange w:id="3200" w:author="Nicole Wu" w:date="2024-01-08T11:26:00Z">
                  <w:rPr>
                    <w:sz w:val="16"/>
                    <w:szCs w:val="24"/>
                  </w:rPr>
                </w:rPrChange>
              </w:rPr>
            </w:pPr>
            <w:r w:rsidRPr="00801E49">
              <w:rPr>
                <w:rFonts w:ascii="Open Sans" w:hAnsi="Open Sans" w:cs="Open Sans"/>
                <w:sz w:val="16"/>
                <w:szCs w:val="24"/>
                <w:rPrChange w:id="3201" w:author="Nicole Wu" w:date="2024-01-08T11:26:00Z">
                  <w:rPr>
                    <w:sz w:val="16"/>
                    <w:szCs w:val="24"/>
                  </w:rPr>
                </w:rPrChange>
              </w:rPr>
              <w:t>(0.35)</w:t>
            </w:r>
          </w:p>
        </w:tc>
        <w:tc>
          <w:tcPr>
            <w:tcW w:w="581" w:type="dxa"/>
            <w:tcBorders>
              <w:top w:val="nil"/>
              <w:left w:val="nil"/>
              <w:bottom w:val="nil"/>
              <w:right w:val="nil"/>
            </w:tcBorders>
          </w:tcPr>
          <w:p w14:paraId="7517BF71" w14:textId="77777777" w:rsidR="00B92327" w:rsidRPr="00801E49" w:rsidRDefault="00332621" w:rsidP="006B0BF6">
            <w:pPr>
              <w:spacing w:after="0" w:line="259" w:lineRule="auto"/>
              <w:ind w:left="0" w:right="0" w:firstLine="0"/>
              <w:jc w:val="left"/>
              <w:rPr>
                <w:rFonts w:ascii="Open Sans" w:hAnsi="Open Sans" w:cs="Open Sans"/>
                <w:sz w:val="16"/>
                <w:szCs w:val="24"/>
                <w:rPrChange w:id="3202" w:author="Nicole Wu" w:date="2024-01-08T11:26:00Z">
                  <w:rPr>
                    <w:sz w:val="16"/>
                    <w:szCs w:val="24"/>
                  </w:rPr>
                </w:rPrChange>
              </w:rPr>
            </w:pPr>
            <w:r w:rsidRPr="00801E49">
              <w:rPr>
                <w:rFonts w:ascii="Open Sans" w:hAnsi="Open Sans" w:cs="Open Sans"/>
                <w:sz w:val="16"/>
                <w:szCs w:val="24"/>
                <w:rPrChange w:id="3203" w:author="Nicole Wu" w:date="2024-01-08T11:26:00Z">
                  <w:rPr>
                    <w:sz w:val="16"/>
                    <w:szCs w:val="24"/>
                  </w:rPr>
                </w:rPrChange>
              </w:rPr>
              <w:t>(0.19)</w:t>
            </w:r>
          </w:p>
        </w:tc>
        <w:tc>
          <w:tcPr>
            <w:tcW w:w="655" w:type="dxa"/>
            <w:tcBorders>
              <w:top w:val="nil"/>
              <w:left w:val="nil"/>
              <w:bottom w:val="nil"/>
              <w:right w:val="nil"/>
            </w:tcBorders>
          </w:tcPr>
          <w:p w14:paraId="2B1859AC" w14:textId="77777777" w:rsidR="00B92327" w:rsidRPr="00801E49" w:rsidRDefault="00332621" w:rsidP="006B0BF6">
            <w:pPr>
              <w:spacing w:after="0" w:line="259" w:lineRule="auto"/>
              <w:ind w:left="37" w:right="0" w:firstLine="0"/>
              <w:jc w:val="left"/>
              <w:rPr>
                <w:rFonts w:ascii="Open Sans" w:hAnsi="Open Sans" w:cs="Open Sans"/>
                <w:sz w:val="16"/>
                <w:szCs w:val="24"/>
                <w:rPrChange w:id="3204" w:author="Nicole Wu" w:date="2024-01-08T11:26:00Z">
                  <w:rPr>
                    <w:sz w:val="16"/>
                    <w:szCs w:val="24"/>
                  </w:rPr>
                </w:rPrChange>
              </w:rPr>
            </w:pPr>
            <w:r w:rsidRPr="00801E49">
              <w:rPr>
                <w:rFonts w:ascii="Open Sans" w:hAnsi="Open Sans" w:cs="Open Sans"/>
                <w:sz w:val="16"/>
                <w:szCs w:val="24"/>
                <w:rPrChange w:id="3205" w:author="Nicole Wu" w:date="2024-01-08T11:26:00Z">
                  <w:rPr>
                    <w:sz w:val="16"/>
                    <w:szCs w:val="24"/>
                  </w:rPr>
                </w:rPrChange>
              </w:rPr>
              <w:t>(0.40)</w:t>
            </w:r>
          </w:p>
        </w:tc>
        <w:tc>
          <w:tcPr>
            <w:tcW w:w="655" w:type="dxa"/>
            <w:tcBorders>
              <w:top w:val="nil"/>
              <w:left w:val="nil"/>
              <w:bottom w:val="nil"/>
              <w:right w:val="nil"/>
            </w:tcBorders>
          </w:tcPr>
          <w:p w14:paraId="6034ECA1" w14:textId="77777777" w:rsidR="00B92327" w:rsidRPr="00801E49" w:rsidRDefault="00332621" w:rsidP="006B0BF6">
            <w:pPr>
              <w:spacing w:after="0" w:line="259" w:lineRule="auto"/>
              <w:ind w:left="37" w:right="0" w:firstLine="0"/>
              <w:jc w:val="left"/>
              <w:rPr>
                <w:rFonts w:ascii="Open Sans" w:hAnsi="Open Sans" w:cs="Open Sans"/>
                <w:sz w:val="16"/>
                <w:szCs w:val="24"/>
                <w:rPrChange w:id="3206" w:author="Nicole Wu" w:date="2024-01-08T11:26:00Z">
                  <w:rPr>
                    <w:sz w:val="16"/>
                    <w:szCs w:val="24"/>
                  </w:rPr>
                </w:rPrChange>
              </w:rPr>
            </w:pPr>
            <w:r w:rsidRPr="00801E49">
              <w:rPr>
                <w:rFonts w:ascii="Open Sans" w:hAnsi="Open Sans" w:cs="Open Sans"/>
                <w:sz w:val="16"/>
                <w:szCs w:val="24"/>
                <w:rPrChange w:id="3207" w:author="Nicole Wu" w:date="2024-01-08T11:26:00Z">
                  <w:rPr>
                    <w:sz w:val="16"/>
                    <w:szCs w:val="24"/>
                  </w:rPr>
                </w:rPrChange>
              </w:rPr>
              <w:t>(0.41)</w:t>
            </w:r>
          </w:p>
        </w:tc>
        <w:tc>
          <w:tcPr>
            <w:tcW w:w="478" w:type="dxa"/>
            <w:tcBorders>
              <w:top w:val="nil"/>
              <w:left w:val="nil"/>
              <w:bottom w:val="nil"/>
              <w:right w:val="nil"/>
            </w:tcBorders>
          </w:tcPr>
          <w:p w14:paraId="6966D1D3" w14:textId="77777777" w:rsidR="00B92327" w:rsidRPr="00801E49" w:rsidRDefault="00332621" w:rsidP="006B0BF6">
            <w:pPr>
              <w:spacing w:after="0" w:line="259" w:lineRule="auto"/>
              <w:ind w:left="0" w:right="0" w:firstLine="0"/>
              <w:jc w:val="left"/>
              <w:rPr>
                <w:rFonts w:ascii="Open Sans" w:hAnsi="Open Sans" w:cs="Open Sans"/>
                <w:sz w:val="16"/>
                <w:szCs w:val="24"/>
                <w:rPrChange w:id="3208" w:author="Nicole Wu" w:date="2024-01-08T11:26:00Z">
                  <w:rPr>
                    <w:sz w:val="16"/>
                    <w:szCs w:val="24"/>
                  </w:rPr>
                </w:rPrChange>
              </w:rPr>
            </w:pPr>
            <w:r w:rsidRPr="00801E49">
              <w:rPr>
                <w:rFonts w:ascii="Open Sans" w:hAnsi="Open Sans" w:cs="Open Sans"/>
                <w:sz w:val="16"/>
                <w:szCs w:val="24"/>
                <w:rPrChange w:id="3209" w:author="Nicole Wu" w:date="2024-01-08T11:26:00Z">
                  <w:rPr>
                    <w:sz w:val="16"/>
                    <w:szCs w:val="24"/>
                  </w:rPr>
                </w:rPrChange>
              </w:rPr>
              <w:t>(0.70)</w:t>
            </w:r>
          </w:p>
        </w:tc>
      </w:tr>
      <w:tr w:rsidR="00B92327" w:rsidRPr="00801E49" w14:paraId="3C3B27F0" w14:textId="77777777">
        <w:trPr>
          <w:trHeight w:val="164"/>
        </w:trPr>
        <w:tc>
          <w:tcPr>
            <w:tcW w:w="3791" w:type="dxa"/>
            <w:tcBorders>
              <w:top w:val="nil"/>
              <w:left w:val="nil"/>
              <w:bottom w:val="nil"/>
              <w:right w:val="nil"/>
            </w:tcBorders>
          </w:tcPr>
          <w:p w14:paraId="2FB386B4" w14:textId="77777777" w:rsidR="00B92327" w:rsidRPr="00801E49" w:rsidRDefault="00332621" w:rsidP="006B0BF6">
            <w:pPr>
              <w:spacing w:after="0" w:line="259" w:lineRule="auto"/>
              <w:ind w:left="0" w:right="0" w:firstLine="0"/>
              <w:jc w:val="left"/>
              <w:rPr>
                <w:rFonts w:ascii="Open Sans" w:hAnsi="Open Sans" w:cs="Open Sans"/>
                <w:sz w:val="16"/>
                <w:szCs w:val="24"/>
                <w:rPrChange w:id="3210" w:author="Nicole Wu" w:date="2024-01-08T11:26:00Z">
                  <w:rPr>
                    <w:sz w:val="16"/>
                    <w:szCs w:val="24"/>
                  </w:rPr>
                </w:rPrChange>
              </w:rPr>
            </w:pPr>
            <w:r w:rsidRPr="00801E49">
              <w:rPr>
                <w:rFonts w:ascii="Open Sans" w:hAnsi="Open Sans" w:cs="Open Sans"/>
                <w:sz w:val="16"/>
                <w:szCs w:val="24"/>
                <w:rPrChange w:id="3211" w:author="Nicole Wu" w:date="2024-01-08T11:26:00Z">
                  <w:rPr>
                    <w:sz w:val="16"/>
                    <w:szCs w:val="24"/>
                  </w:rPr>
                </w:rPrChange>
              </w:rPr>
              <w:t>Number of rooms</w:t>
            </w:r>
          </w:p>
        </w:tc>
        <w:tc>
          <w:tcPr>
            <w:tcW w:w="655" w:type="dxa"/>
            <w:tcBorders>
              <w:top w:val="nil"/>
              <w:left w:val="nil"/>
              <w:bottom w:val="nil"/>
              <w:right w:val="nil"/>
            </w:tcBorders>
          </w:tcPr>
          <w:p w14:paraId="154365A9" w14:textId="77777777" w:rsidR="00B92327" w:rsidRPr="00801E49" w:rsidRDefault="00332621" w:rsidP="006B0BF6">
            <w:pPr>
              <w:spacing w:after="0" w:line="259" w:lineRule="auto"/>
              <w:ind w:left="0" w:right="0" w:firstLine="0"/>
              <w:jc w:val="left"/>
              <w:rPr>
                <w:rFonts w:ascii="Open Sans" w:hAnsi="Open Sans" w:cs="Open Sans"/>
                <w:sz w:val="16"/>
                <w:szCs w:val="24"/>
                <w:rPrChange w:id="3212" w:author="Nicole Wu" w:date="2024-01-08T11:26:00Z">
                  <w:rPr>
                    <w:sz w:val="16"/>
                    <w:szCs w:val="24"/>
                  </w:rPr>
                </w:rPrChange>
              </w:rPr>
            </w:pPr>
            <w:r w:rsidRPr="00801E49">
              <w:rPr>
                <w:rFonts w:ascii="Open Sans" w:hAnsi="Open Sans" w:cs="Open Sans"/>
                <w:sz w:val="16"/>
                <w:szCs w:val="24"/>
                <w:rPrChange w:id="3213" w:author="Nicole Wu" w:date="2024-01-08T11:26:00Z">
                  <w:rPr>
                    <w:sz w:val="16"/>
                    <w:szCs w:val="24"/>
                  </w:rPr>
                </w:rPrChange>
              </w:rPr>
              <w:t>3.04</w:t>
            </w:r>
          </w:p>
        </w:tc>
        <w:tc>
          <w:tcPr>
            <w:tcW w:w="655" w:type="dxa"/>
            <w:tcBorders>
              <w:top w:val="nil"/>
              <w:left w:val="nil"/>
              <w:bottom w:val="nil"/>
              <w:right w:val="nil"/>
            </w:tcBorders>
          </w:tcPr>
          <w:p w14:paraId="559FB5B2" w14:textId="77777777" w:rsidR="00B92327" w:rsidRPr="00801E49" w:rsidRDefault="00332621" w:rsidP="006B0BF6">
            <w:pPr>
              <w:spacing w:after="0" w:line="259" w:lineRule="auto"/>
              <w:ind w:left="0" w:right="0" w:firstLine="0"/>
              <w:jc w:val="left"/>
              <w:rPr>
                <w:rFonts w:ascii="Open Sans" w:hAnsi="Open Sans" w:cs="Open Sans"/>
                <w:sz w:val="16"/>
                <w:szCs w:val="24"/>
                <w:rPrChange w:id="3214" w:author="Nicole Wu" w:date="2024-01-08T11:26:00Z">
                  <w:rPr>
                    <w:sz w:val="16"/>
                    <w:szCs w:val="24"/>
                  </w:rPr>
                </w:rPrChange>
              </w:rPr>
            </w:pPr>
            <w:r w:rsidRPr="00801E49">
              <w:rPr>
                <w:rFonts w:ascii="Open Sans" w:hAnsi="Open Sans" w:cs="Open Sans"/>
                <w:sz w:val="16"/>
                <w:szCs w:val="24"/>
                <w:rPrChange w:id="3215" w:author="Nicole Wu" w:date="2024-01-08T11:26:00Z">
                  <w:rPr>
                    <w:sz w:val="16"/>
                    <w:szCs w:val="24"/>
                  </w:rPr>
                </w:rPrChange>
              </w:rPr>
              <w:t>2.95</w:t>
            </w:r>
          </w:p>
        </w:tc>
        <w:tc>
          <w:tcPr>
            <w:tcW w:w="581" w:type="dxa"/>
            <w:tcBorders>
              <w:top w:val="nil"/>
              <w:left w:val="nil"/>
              <w:bottom w:val="nil"/>
              <w:right w:val="nil"/>
            </w:tcBorders>
          </w:tcPr>
          <w:p w14:paraId="6B0A5B6F" w14:textId="77777777" w:rsidR="00B92327" w:rsidRPr="00801E49" w:rsidRDefault="00332621" w:rsidP="006B0BF6">
            <w:pPr>
              <w:spacing w:after="0" w:line="259" w:lineRule="auto"/>
              <w:ind w:left="0" w:right="0" w:firstLine="0"/>
              <w:jc w:val="left"/>
              <w:rPr>
                <w:rFonts w:ascii="Open Sans" w:hAnsi="Open Sans" w:cs="Open Sans"/>
                <w:sz w:val="16"/>
                <w:szCs w:val="24"/>
                <w:rPrChange w:id="3216" w:author="Nicole Wu" w:date="2024-01-08T11:26:00Z">
                  <w:rPr>
                    <w:sz w:val="16"/>
                    <w:szCs w:val="24"/>
                  </w:rPr>
                </w:rPrChange>
              </w:rPr>
            </w:pPr>
            <w:r w:rsidRPr="00801E49">
              <w:rPr>
                <w:rFonts w:ascii="Open Sans" w:hAnsi="Open Sans" w:cs="Open Sans"/>
                <w:sz w:val="16"/>
                <w:szCs w:val="24"/>
                <w:rPrChange w:id="3217" w:author="Nicole Wu" w:date="2024-01-08T11:26:00Z">
                  <w:rPr>
                    <w:sz w:val="16"/>
                    <w:szCs w:val="24"/>
                  </w:rPr>
                </w:rPrChange>
              </w:rPr>
              <w:t>-0.09</w:t>
            </w:r>
          </w:p>
        </w:tc>
        <w:tc>
          <w:tcPr>
            <w:tcW w:w="525" w:type="dxa"/>
            <w:tcBorders>
              <w:top w:val="nil"/>
              <w:left w:val="nil"/>
              <w:bottom w:val="nil"/>
              <w:right w:val="nil"/>
            </w:tcBorders>
          </w:tcPr>
          <w:p w14:paraId="07628F23" w14:textId="77777777" w:rsidR="00B92327" w:rsidRPr="00801E49" w:rsidRDefault="00332621" w:rsidP="006B0BF6">
            <w:pPr>
              <w:spacing w:after="0" w:line="259" w:lineRule="auto"/>
              <w:ind w:left="0" w:right="0" w:firstLine="0"/>
              <w:jc w:val="left"/>
              <w:rPr>
                <w:rFonts w:ascii="Open Sans" w:hAnsi="Open Sans" w:cs="Open Sans"/>
                <w:sz w:val="16"/>
                <w:szCs w:val="24"/>
                <w:rPrChange w:id="3218" w:author="Nicole Wu" w:date="2024-01-08T11:26:00Z">
                  <w:rPr>
                    <w:sz w:val="16"/>
                    <w:szCs w:val="24"/>
                  </w:rPr>
                </w:rPrChange>
              </w:rPr>
            </w:pPr>
            <w:r w:rsidRPr="00801E49">
              <w:rPr>
                <w:rFonts w:ascii="Open Sans" w:hAnsi="Open Sans" w:cs="Open Sans"/>
                <w:sz w:val="16"/>
                <w:szCs w:val="24"/>
                <w:rPrChange w:id="3219" w:author="Nicole Wu" w:date="2024-01-08T11:26:00Z">
                  <w:rPr>
                    <w:sz w:val="16"/>
                    <w:szCs w:val="24"/>
                  </w:rPr>
                </w:rPrChange>
              </w:rPr>
              <w:t>1.89</w:t>
            </w:r>
          </w:p>
        </w:tc>
        <w:tc>
          <w:tcPr>
            <w:tcW w:w="784" w:type="dxa"/>
            <w:tcBorders>
              <w:top w:val="nil"/>
              <w:left w:val="nil"/>
              <w:bottom w:val="nil"/>
              <w:right w:val="nil"/>
            </w:tcBorders>
          </w:tcPr>
          <w:p w14:paraId="6B19F513" w14:textId="77777777" w:rsidR="00B92327" w:rsidRPr="00801E49" w:rsidRDefault="00332621" w:rsidP="006B0BF6">
            <w:pPr>
              <w:spacing w:after="0" w:line="259" w:lineRule="auto"/>
              <w:ind w:left="0" w:right="0" w:firstLine="0"/>
              <w:jc w:val="left"/>
              <w:rPr>
                <w:rFonts w:ascii="Open Sans" w:hAnsi="Open Sans" w:cs="Open Sans"/>
                <w:sz w:val="16"/>
                <w:szCs w:val="24"/>
                <w:rPrChange w:id="3220" w:author="Nicole Wu" w:date="2024-01-08T11:26:00Z">
                  <w:rPr>
                    <w:sz w:val="16"/>
                    <w:szCs w:val="24"/>
                  </w:rPr>
                </w:rPrChange>
              </w:rPr>
            </w:pPr>
            <w:r w:rsidRPr="00801E49">
              <w:rPr>
                <w:rFonts w:ascii="Open Sans" w:hAnsi="Open Sans" w:cs="Open Sans"/>
                <w:sz w:val="16"/>
                <w:szCs w:val="24"/>
                <w:rPrChange w:id="3221" w:author="Nicole Wu" w:date="2024-01-08T11:26:00Z">
                  <w:rPr>
                    <w:sz w:val="16"/>
                    <w:szCs w:val="24"/>
                  </w:rPr>
                </w:rPrChange>
              </w:rPr>
              <w:t>1.94</w:t>
            </w:r>
          </w:p>
        </w:tc>
        <w:tc>
          <w:tcPr>
            <w:tcW w:w="581" w:type="dxa"/>
            <w:tcBorders>
              <w:top w:val="nil"/>
              <w:left w:val="nil"/>
              <w:bottom w:val="nil"/>
              <w:right w:val="nil"/>
            </w:tcBorders>
          </w:tcPr>
          <w:p w14:paraId="5DDBBF0E" w14:textId="77777777" w:rsidR="00B92327" w:rsidRPr="00801E49" w:rsidRDefault="00332621" w:rsidP="006B0BF6">
            <w:pPr>
              <w:spacing w:after="0" w:line="259" w:lineRule="auto"/>
              <w:ind w:left="0" w:right="0" w:firstLine="0"/>
              <w:jc w:val="left"/>
              <w:rPr>
                <w:rFonts w:ascii="Open Sans" w:hAnsi="Open Sans" w:cs="Open Sans"/>
                <w:sz w:val="16"/>
                <w:szCs w:val="24"/>
                <w:rPrChange w:id="3222" w:author="Nicole Wu" w:date="2024-01-08T11:26:00Z">
                  <w:rPr>
                    <w:sz w:val="16"/>
                    <w:szCs w:val="24"/>
                  </w:rPr>
                </w:rPrChange>
              </w:rPr>
            </w:pPr>
            <w:r w:rsidRPr="00801E49">
              <w:rPr>
                <w:rFonts w:ascii="Open Sans" w:hAnsi="Open Sans" w:cs="Open Sans"/>
                <w:sz w:val="16"/>
                <w:szCs w:val="24"/>
                <w:rPrChange w:id="3223" w:author="Nicole Wu" w:date="2024-01-08T11:26:00Z">
                  <w:rPr>
                    <w:sz w:val="16"/>
                    <w:szCs w:val="24"/>
                  </w:rPr>
                </w:rPrChange>
              </w:rPr>
              <w:t>0.06</w:t>
            </w:r>
          </w:p>
        </w:tc>
        <w:tc>
          <w:tcPr>
            <w:tcW w:w="655" w:type="dxa"/>
            <w:tcBorders>
              <w:top w:val="nil"/>
              <w:left w:val="nil"/>
              <w:bottom w:val="nil"/>
              <w:right w:val="nil"/>
            </w:tcBorders>
          </w:tcPr>
          <w:p w14:paraId="523D5E51" w14:textId="77777777" w:rsidR="00B92327" w:rsidRPr="00801E49" w:rsidRDefault="00332621" w:rsidP="006B0BF6">
            <w:pPr>
              <w:spacing w:after="0" w:line="259" w:lineRule="auto"/>
              <w:ind w:left="0" w:right="0" w:firstLine="0"/>
              <w:jc w:val="left"/>
              <w:rPr>
                <w:rFonts w:ascii="Open Sans" w:hAnsi="Open Sans" w:cs="Open Sans"/>
                <w:sz w:val="16"/>
                <w:szCs w:val="24"/>
                <w:rPrChange w:id="3224" w:author="Nicole Wu" w:date="2024-01-08T11:26:00Z">
                  <w:rPr>
                    <w:sz w:val="16"/>
                    <w:szCs w:val="24"/>
                  </w:rPr>
                </w:rPrChange>
              </w:rPr>
            </w:pPr>
            <w:r w:rsidRPr="00801E49">
              <w:rPr>
                <w:rFonts w:ascii="Open Sans" w:hAnsi="Open Sans" w:cs="Open Sans"/>
                <w:sz w:val="16"/>
                <w:szCs w:val="24"/>
                <w:rPrChange w:id="3225" w:author="Nicole Wu" w:date="2024-01-08T11:26:00Z">
                  <w:rPr>
                    <w:sz w:val="16"/>
                    <w:szCs w:val="24"/>
                  </w:rPr>
                </w:rPrChange>
              </w:rPr>
              <w:t>2.24</w:t>
            </w:r>
          </w:p>
        </w:tc>
        <w:tc>
          <w:tcPr>
            <w:tcW w:w="655" w:type="dxa"/>
            <w:tcBorders>
              <w:top w:val="nil"/>
              <w:left w:val="nil"/>
              <w:bottom w:val="nil"/>
              <w:right w:val="nil"/>
            </w:tcBorders>
          </w:tcPr>
          <w:p w14:paraId="1758284A" w14:textId="77777777" w:rsidR="00B92327" w:rsidRPr="00801E49" w:rsidRDefault="00332621" w:rsidP="006B0BF6">
            <w:pPr>
              <w:spacing w:after="0" w:line="259" w:lineRule="auto"/>
              <w:ind w:left="0" w:right="0" w:firstLine="0"/>
              <w:jc w:val="left"/>
              <w:rPr>
                <w:rFonts w:ascii="Open Sans" w:hAnsi="Open Sans" w:cs="Open Sans"/>
                <w:sz w:val="16"/>
                <w:szCs w:val="24"/>
                <w:rPrChange w:id="3226" w:author="Nicole Wu" w:date="2024-01-08T11:26:00Z">
                  <w:rPr>
                    <w:sz w:val="16"/>
                    <w:szCs w:val="24"/>
                  </w:rPr>
                </w:rPrChange>
              </w:rPr>
            </w:pPr>
            <w:r w:rsidRPr="00801E49">
              <w:rPr>
                <w:rFonts w:ascii="Open Sans" w:hAnsi="Open Sans" w:cs="Open Sans"/>
                <w:sz w:val="16"/>
                <w:szCs w:val="24"/>
                <w:rPrChange w:id="3227" w:author="Nicole Wu" w:date="2024-01-08T11:26:00Z">
                  <w:rPr>
                    <w:sz w:val="16"/>
                    <w:szCs w:val="24"/>
                  </w:rPr>
                </w:rPrChange>
              </w:rPr>
              <w:t>2.23</w:t>
            </w:r>
          </w:p>
        </w:tc>
        <w:tc>
          <w:tcPr>
            <w:tcW w:w="478" w:type="dxa"/>
            <w:tcBorders>
              <w:top w:val="nil"/>
              <w:left w:val="nil"/>
              <w:bottom w:val="nil"/>
              <w:right w:val="nil"/>
            </w:tcBorders>
          </w:tcPr>
          <w:p w14:paraId="2C0E50B6" w14:textId="77777777" w:rsidR="00B92327" w:rsidRPr="00801E49" w:rsidRDefault="00332621" w:rsidP="006B0BF6">
            <w:pPr>
              <w:spacing w:after="0" w:line="259" w:lineRule="auto"/>
              <w:ind w:left="0" w:right="0" w:firstLine="0"/>
              <w:jc w:val="left"/>
              <w:rPr>
                <w:rFonts w:ascii="Open Sans" w:hAnsi="Open Sans" w:cs="Open Sans"/>
                <w:sz w:val="16"/>
                <w:szCs w:val="24"/>
                <w:rPrChange w:id="3228" w:author="Nicole Wu" w:date="2024-01-08T11:26:00Z">
                  <w:rPr>
                    <w:sz w:val="16"/>
                    <w:szCs w:val="24"/>
                  </w:rPr>
                </w:rPrChange>
              </w:rPr>
            </w:pPr>
            <w:r w:rsidRPr="00801E49">
              <w:rPr>
                <w:rFonts w:ascii="Open Sans" w:hAnsi="Open Sans" w:cs="Open Sans"/>
                <w:sz w:val="16"/>
                <w:szCs w:val="24"/>
                <w:rPrChange w:id="3229" w:author="Nicole Wu" w:date="2024-01-08T11:26:00Z">
                  <w:rPr>
                    <w:sz w:val="16"/>
                    <w:szCs w:val="24"/>
                  </w:rPr>
                </w:rPrChange>
              </w:rPr>
              <w:t>-0.01</w:t>
            </w:r>
          </w:p>
        </w:tc>
      </w:tr>
      <w:tr w:rsidR="00B92327" w:rsidRPr="00801E49" w14:paraId="0B56E3D1" w14:textId="77777777">
        <w:trPr>
          <w:trHeight w:val="164"/>
        </w:trPr>
        <w:tc>
          <w:tcPr>
            <w:tcW w:w="3791" w:type="dxa"/>
            <w:tcBorders>
              <w:top w:val="nil"/>
              <w:left w:val="nil"/>
              <w:bottom w:val="nil"/>
              <w:right w:val="nil"/>
            </w:tcBorders>
          </w:tcPr>
          <w:p w14:paraId="44780983" w14:textId="77777777" w:rsidR="00B92327" w:rsidRPr="00801E49" w:rsidRDefault="00B92327" w:rsidP="006B0BF6">
            <w:pPr>
              <w:spacing w:after="0" w:line="259" w:lineRule="auto"/>
              <w:ind w:left="0" w:right="0" w:firstLine="0"/>
              <w:jc w:val="left"/>
              <w:rPr>
                <w:rFonts w:ascii="Open Sans" w:hAnsi="Open Sans" w:cs="Open Sans"/>
                <w:sz w:val="16"/>
                <w:szCs w:val="24"/>
                <w:rPrChange w:id="3230" w:author="Nicole Wu" w:date="2024-01-08T11:26:00Z">
                  <w:rPr>
                    <w:sz w:val="16"/>
                    <w:szCs w:val="24"/>
                  </w:rPr>
                </w:rPrChange>
              </w:rPr>
            </w:pPr>
          </w:p>
        </w:tc>
        <w:tc>
          <w:tcPr>
            <w:tcW w:w="655" w:type="dxa"/>
            <w:tcBorders>
              <w:top w:val="nil"/>
              <w:left w:val="nil"/>
              <w:bottom w:val="nil"/>
              <w:right w:val="nil"/>
            </w:tcBorders>
          </w:tcPr>
          <w:p w14:paraId="4C11D2F0" w14:textId="77777777" w:rsidR="00B92327" w:rsidRPr="00801E49" w:rsidRDefault="00332621" w:rsidP="006B0BF6">
            <w:pPr>
              <w:spacing w:after="0" w:line="259" w:lineRule="auto"/>
              <w:ind w:left="37" w:right="0" w:firstLine="0"/>
              <w:jc w:val="left"/>
              <w:rPr>
                <w:rFonts w:ascii="Open Sans" w:hAnsi="Open Sans" w:cs="Open Sans"/>
                <w:sz w:val="16"/>
                <w:szCs w:val="24"/>
                <w:rPrChange w:id="3231" w:author="Nicole Wu" w:date="2024-01-08T11:26:00Z">
                  <w:rPr>
                    <w:sz w:val="16"/>
                    <w:szCs w:val="24"/>
                  </w:rPr>
                </w:rPrChange>
              </w:rPr>
            </w:pPr>
            <w:r w:rsidRPr="00801E49">
              <w:rPr>
                <w:rFonts w:ascii="Open Sans" w:hAnsi="Open Sans" w:cs="Open Sans"/>
                <w:sz w:val="16"/>
                <w:szCs w:val="24"/>
                <w:rPrChange w:id="3232" w:author="Nicole Wu" w:date="2024-01-08T11:26:00Z">
                  <w:rPr>
                    <w:sz w:val="16"/>
                    <w:szCs w:val="24"/>
                  </w:rPr>
                </w:rPrChange>
              </w:rPr>
              <w:t>(1.39)</w:t>
            </w:r>
          </w:p>
        </w:tc>
        <w:tc>
          <w:tcPr>
            <w:tcW w:w="655" w:type="dxa"/>
            <w:tcBorders>
              <w:top w:val="nil"/>
              <w:left w:val="nil"/>
              <w:bottom w:val="nil"/>
              <w:right w:val="nil"/>
            </w:tcBorders>
          </w:tcPr>
          <w:p w14:paraId="62D60DB0" w14:textId="77777777" w:rsidR="00B92327" w:rsidRPr="00801E49" w:rsidRDefault="00332621" w:rsidP="006B0BF6">
            <w:pPr>
              <w:spacing w:after="0" w:line="259" w:lineRule="auto"/>
              <w:ind w:left="37" w:right="0" w:firstLine="0"/>
              <w:jc w:val="left"/>
              <w:rPr>
                <w:rFonts w:ascii="Open Sans" w:hAnsi="Open Sans" w:cs="Open Sans"/>
                <w:sz w:val="16"/>
                <w:szCs w:val="24"/>
                <w:rPrChange w:id="3233" w:author="Nicole Wu" w:date="2024-01-08T11:26:00Z">
                  <w:rPr>
                    <w:sz w:val="16"/>
                    <w:szCs w:val="24"/>
                  </w:rPr>
                </w:rPrChange>
              </w:rPr>
            </w:pPr>
            <w:r w:rsidRPr="00801E49">
              <w:rPr>
                <w:rFonts w:ascii="Open Sans" w:hAnsi="Open Sans" w:cs="Open Sans"/>
                <w:sz w:val="16"/>
                <w:szCs w:val="24"/>
                <w:rPrChange w:id="3234" w:author="Nicole Wu" w:date="2024-01-08T11:26:00Z">
                  <w:rPr>
                    <w:sz w:val="16"/>
                    <w:szCs w:val="24"/>
                  </w:rPr>
                </w:rPrChange>
              </w:rPr>
              <w:t>(1.29)</w:t>
            </w:r>
          </w:p>
        </w:tc>
        <w:tc>
          <w:tcPr>
            <w:tcW w:w="581" w:type="dxa"/>
            <w:tcBorders>
              <w:top w:val="nil"/>
              <w:left w:val="nil"/>
              <w:bottom w:val="nil"/>
              <w:right w:val="nil"/>
            </w:tcBorders>
          </w:tcPr>
          <w:p w14:paraId="48D8043C" w14:textId="77777777" w:rsidR="00B92327" w:rsidRPr="00801E49" w:rsidRDefault="00332621" w:rsidP="006B0BF6">
            <w:pPr>
              <w:spacing w:after="0" w:line="259" w:lineRule="auto"/>
              <w:ind w:left="0" w:right="0" w:firstLine="0"/>
              <w:jc w:val="left"/>
              <w:rPr>
                <w:rFonts w:ascii="Open Sans" w:hAnsi="Open Sans" w:cs="Open Sans"/>
                <w:sz w:val="16"/>
                <w:szCs w:val="24"/>
                <w:rPrChange w:id="3235" w:author="Nicole Wu" w:date="2024-01-08T11:26:00Z">
                  <w:rPr>
                    <w:sz w:val="16"/>
                    <w:szCs w:val="24"/>
                  </w:rPr>
                </w:rPrChange>
              </w:rPr>
            </w:pPr>
            <w:r w:rsidRPr="00801E49">
              <w:rPr>
                <w:rFonts w:ascii="Open Sans" w:hAnsi="Open Sans" w:cs="Open Sans"/>
                <w:sz w:val="16"/>
                <w:szCs w:val="24"/>
                <w:rPrChange w:id="3236" w:author="Nicole Wu" w:date="2024-01-08T11:26:00Z">
                  <w:rPr>
                    <w:sz w:val="16"/>
                    <w:szCs w:val="24"/>
                  </w:rPr>
                </w:rPrChange>
              </w:rPr>
              <w:t>(0.55)</w:t>
            </w:r>
          </w:p>
        </w:tc>
        <w:tc>
          <w:tcPr>
            <w:tcW w:w="525" w:type="dxa"/>
            <w:tcBorders>
              <w:top w:val="nil"/>
              <w:left w:val="nil"/>
              <w:bottom w:val="nil"/>
              <w:right w:val="nil"/>
            </w:tcBorders>
          </w:tcPr>
          <w:p w14:paraId="22274FD6" w14:textId="77777777" w:rsidR="00B92327" w:rsidRPr="00801E49" w:rsidRDefault="00332621" w:rsidP="006B0BF6">
            <w:pPr>
              <w:spacing w:after="0" w:line="259" w:lineRule="auto"/>
              <w:ind w:left="37" w:right="0" w:firstLine="0"/>
              <w:jc w:val="left"/>
              <w:rPr>
                <w:rFonts w:ascii="Open Sans" w:hAnsi="Open Sans" w:cs="Open Sans"/>
                <w:sz w:val="16"/>
                <w:szCs w:val="24"/>
                <w:rPrChange w:id="3237" w:author="Nicole Wu" w:date="2024-01-08T11:26:00Z">
                  <w:rPr>
                    <w:sz w:val="16"/>
                    <w:szCs w:val="24"/>
                  </w:rPr>
                </w:rPrChange>
              </w:rPr>
            </w:pPr>
            <w:r w:rsidRPr="00801E49">
              <w:rPr>
                <w:rFonts w:ascii="Open Sans" w:hAnsi="Open Sans" w:cs="Open Sans"/>
                <w:sz w:val="16"/>
                <w:szCs w:val="24"/>
                <w:rPrChange w:id="3238" w:author="Nicole Wu" w:date="2024-01-08T11:26:00Z">
                  <w:rPr>
                    <w:sz w:val="16"/>
                    <w:szCs w:val="24"/>
                  </w:rPr>
                </w:rPrChange>
              </w:rPr>
              <w:t>(1.10)</w:t>
            </w:r>
          </w:p>
        </w:tc>
        <w:tc>
          <w:tcPr>
            <w:tcW w:w="784" w:type="dxa"/>
            <w:tcBorders>
              <w:top w:val="nil"/>
              <w:left w:val="nil"/>
              <w:bottom w:val="nil"/>
              <w:right w:val="nil"/>
            </w:tcBorders>
          </w:tcPr>
          <w:p w14:paraId="592E76A5" w14:textId="77777777" w:rsidR="00B92327" w:rsidRPr="00801E49" w:rsidRDefault="00332621" w:rsidP="006B0BF6">
            <w:pPr>
              <w:spacing w:after="0" w:line="259" w:lineRule="auto"/>
              <w:ind w:left="166" w:right="0" w:firstLine="0"/>
              <w:jc w:val="left"/>
              <w:rPr>
                <w:rFonts w:ascii="Open Sans" w:hAnsi="Open Sans" w:cs="Open Sans"/>
                <w:sz w:val="16"/>
                <w:szCs w:val="24"/>
                <w:rPrChange w:id="3239" w:author="Nicole Wu" w:date="2024-01-08T11:26:00Z">
                  <w:rPr>
                    <w:sz w:val="16"/>
                    <w:szCs w:val="24"/>
                  </w:rPr>
                </w:rPrChange>
              </w:rPr>
            </w:pPr>
            <w:r w:rsidRPr="00801E49">
              <w:rPr>
                <w:rFonts w:ascii="Open Sans" w:hAnsi="Open Sans" w:cs="Open Sans"/>
                <w:sz w:val="16"/>
                <w:szCs w:val="24"/>
                <w:rPrChange w:id="3240" w:author="Nicole Wu" w:date="2024-01-08T11:26:00Z">
                  <w:rPr>
                    <w:sz w:val="16"/>
                    <w:szCs w:val="24"/>
                  </w:rPr>
                </w:rPrChange>
              </w:rPr>
              <w:t>(1.07)</w:t>
            </w:r>
          </w:p>
        </w:tc>
        <w:tc>
          <w:tcPr>
            <w:tcW w:w="581" w:type="dxa"/>
            <w:tcBorders>
              <w:top w:val="nil"/>
              <w:left w:val="nil"/>
              <w:bottom w:val="nil"/>
              <w:right w:val="nil"/>
            </w:tcBorders>
          </w:tcPr>
          <w:p w14:paraId="668A70BB" w14:textId="77777777" w:rsidR="00B92327" w:rsidRPr="00801E49" w:rsidRDefault="00332621" w:rsidP="006B0BF6">
            <w:pPr>
              <w:spacing w:after="0" w:line="259" w:lineRule="auto"/>
              <w:ind w:left="0" w:right="0" w:firstLine="0"/>
              <w:jc w:val="left"/>
              <w:rPr>
                <w:rFonts w:ascii="Open Sans" w:hAnsi="Open Sans" w:cs="Open Sans"/>
                <w:sz w:val="16"/>
                <w:szCs w:val="24"/>
                <w:rPrChange w:id="3241" w:author="Nicole Wu" w:date="2024-01-08T11:26:00Z">
                  <w:rPr>
                    <w:sz w:val="16"/>
                    <w:szCs w:val="24"/>
                  </w:rPr>
                </w:rPrChange>
              </w:rPr>
            </w:pPr>
            <w:r w:rsidRPr="00801E49">
              <w:rPr>
                <w:rFonts w:ascii="Open Sans" w:hAnsi="Open Sans" w:cs="Open Sans"/>
                <w:sz w:val="16"/>
                <w:szCs w:val="24"/>
                <w:rPrChange w:id="3242" w:author="Nicole Wu" w:date="2024-01-08T11:26:00Z">
                  <w:rPr>
                    <w:sz w:val="16"/>
                    <w:szCs w:val="24"/>
                  </w:rPr>
                </w:rPrChange>
              </w:rPr>
              <w:t>(0.49)</w:t>
            </w:r>
          </w:p>
        </w:tc>
        <w:tc>
          <w:tcPr>
            <w:tcW w:w="655" w:type="dxa"/>
            <w:tcBorders>
              <w:top w:val="nil"/>
              <w:left w:val="nil"/>
              <w:bottom w:val="nil"/>
              <w:right w:val="nil"/>
            </w:tcBorders>
          </w:tcPr>
          <w:p w14:paraId="68139923" w14:textId="77777777" w:rsidR="00B92327" w:rsidRPr="00801E49" w:rsidRDefault="00332621" w:rsidP="006B0BF6">
            <w:pPr>
              <w:spacing w:after="0" w:line="259" w:lineRule="auto"/>
              <w:ind w:left="37" w:right="0" w:firstLine="0"/>
              <w:jc w:val="left"/>
              <w:rPr>
                <w:rFonts w:ascii="Open Sans" w:hAnsi="Open Sans" w:cs="Open Sans"/>
                <w:sz w:val="16"/>
                <w:szCs w:val="24"/>
                <w:rPrChange w:id="3243" w:author="Nicole Wu" w:date="2024-01-08T11:26:00Z">
                  <w:rPr>
                    <w:sz w:val="16"/>
                    <w:szCs w:val="24"/>
                  </w:rPr>
                </w:rPrChange>
              </w:rPr>
            </w:pPr>
            <w:r w:rsidRPr="00801E49">
              <w:rPr>
                <w:rFonts w:ascii="Open Sans" w:hAnsi="Open Sans" w:cs="Open Sans"/>
                <w:sz w:val="16"/>
                <w:szCs w:val="24"/>
                <w:rPrChange w:id="3244" w:author="Nicole Wu" w:date="2024-01-08T11:26:00Z">
                  <w:rPr>
                    <w:sz w:val="16"/>
                    <w:szCs w:val="24"/>
                  </w:rPr>
                </w:rPrChange>
              </w:rPr>
              <w:t>(1.31)</w:t>
            </w:r>
          </w:p>
        </w:tc>
        <w:tc>
          <w:tcPr>
            <w:tcW w:w="655" w:type="dxa"/>
            <w:tcBorders>
              <w:top w:val="nil"/>
              <w:left w:val="nil"/>
              <w:bottom w:val="nil"/>
              <w:right w:val="nil"/>
            </w:tcBorders>
          </w:tcPr>
          <w:p w14:paraId="52E6C06F" w14:textId="77777777" w:rsidR="00B92327" w:rsidRPr="00801E49" w:rsidRDefault="00332621" w:rsidP="006B0BF6">
            <w:pPr>
              <w:spacing w:after="0" w:line="259" w:lineRule="auto"/>
              <w:ind w:left="37" w:right="0" w:firstLine="0"/>
              <w:jc w:val="left"/>
              <w:rPr>
                <w:rFonts w:ascii="Open Sans" w:hAnsi="Open Sans" w:cs="Open Sans"/>
                <w:sz w:val="16"/>
                <w:szCs w:val="24"/>
                <w:rPrChange w:id="3245" w:author="Nicole Wu" w:date="2024-01-08T11:26:00Z">
                  <w:rPr>
                    <w:sz w:val="16"/>
                    <w:szCs w:val="24"/>
                  </w:rPr>
                </w:rPrChange>
              </w:rPr>
            </w:pPr>
            <w:r w:rsidRPr="00801E49">
              <w:rPr>
                <w:rFonts w:ascii="Open Sans" w:hAnsi="Open Sans" w:cs="Open Sans"/>
                <w:sz w:val="16"/>
                <w:szCs w:val="24"/>
                <w:rPrChange w:id="3246" w:author="Nicole Wu" w:date="2024-01-08T11:26:00Z">
                  <w:rPr>
                    <w:sz w:val="16"/>
                    <w:szCs w:val="24"/>
                  </w:rPr>
                </w:rPrChange>
              </w:rPr>
              <w:t>(1.23)</w:t>
            </w:r>
          </w:p>
        </w:tc>
        <w:tc>
          <w:tcPr>
            <w:tcW w:w="478" w:type="dxa"/>
            <w:tcBorders>
              <w:top w:val="nil"/>
              <w:left w:val="nil"/>
              <w:bottom w:val="nil"/>
              <w:right w:val="nil"/>
            </w:tcBorders>
          </w:tcPr>
          <w:p w14:paraId="797151AA" w14:textId="77777777" w:rsidR="00B92327" w:rsidRPr="00801E49" w:rsidRDefault="00332621" w:rsidP="006B0BF6">
            <w:pPr>
              <w:spacing w:after="0" w:line="259" w:lineRule="auto"/>
              <w:ind w:left="0" w:right="0" w:firstLine="0"/>
              <w:jc w:val="left"/>
              <w:rPr>
                <w:rFonts w:ascii="Open Sans" w:hAnsi="Open Sans" w:cs="Open Sans"/>
                <w:sz w:val="16"/>
                <w:szCs w:val="24"/>
                <w:rPrChange w:id="3247" w:author="Nicole Wu" w:date="2024-01-08T11:26:00Z">
                  <w:rPr>
                    <w:sz w:val="16"/>
                    <w:szCs w:val="24"/>
                  </w:rPr>
                </w:rPrChange>
              </w:rPr>
            </w:pPr>
            <w:r w:rsidRPr="00801E49">
              <w:rPr>
                <w:rFonts w:ascii="Open Sans" w:hAnsi="Open Sans" w:cs="Open Sans"/>
                <w:sz w:val="16"/>
                <w:szCs w:val="24"/>
                <w:rPrChange w:id="3248" w:author="Nicole Wu" w:date="2024-01-08T11:26:00Z">
                  <w:rPr>
                    <w:sz w:val="16"/>
                    <w:szCs w:val="24"/>
                  </w:rPr>
                </w:rPrChange>
              </w:rPr>
              <w:t>(0.91)</w:t>
            </w:r>
          </w:p>
        </w:tc>
      </w:tr>
      <w:tr w:rsidR="00B92327" w:rsidRPr="00801E49" w14:paraId="78B44582" w14:textId="77777777">
        <w:trPr>
          <w:trHeight w:val="164"/>
        </w:trPr>
        <w:tc>
          <w:tcPr>
            <w:tcW w:w="3791" w:type="dxa"/>
            <w:tcBorders>
              <w:top w:val="nil"/>
              <w:left w:val="nil"/>
              <w:bottom w:val="nil"/>
              <w:right w:val="nil"/>
            </w:tcBorders>
          </w:tcPr>
          <w:p w14:paraId="1F6E828C" w14:textId="77777777" w:rsidR="00B92327" w:rsidRPr="00801E49" w:rsidRDefault="00332621" w:rsidP="006B0BF6">
            <w:pPr>
              <w:spacing w:after="0" w:line="259" w:lineRule="auto"/>
              <w:ind w:left="0" w:right="0" w:firstLine="0"/>
              <w:jc w:val="left"/>
              <w:rPr>
                <w:rFonts w:ascii="Open Sans" w:hAnsi="Open Sans" w:cs="Open Sans"/>
                <w:sz w:val="16"/>
                <w:szCs w:val="24"/>
                <w:rPrChange w:id="3249" w:author="Nicole Wu" w:date="2024-01-08T11:26:00Z">
                  <w:rPr>
                    <w:sz w:val="16"/>
                    <w:szCs w:val="24"/>
                  </w:rPr>
                </w:rPrChange>
              </w:rPr>
            </w:pPr>
            <w:r w:rsidRPr="00801E49">
              <w:rPr>
                <w:rFonts w:ascii="Open Sans" w:hAnsi="Open Sans" w:cs="Open Sans"/>
                <w:sz w:val="16"/>
                <w:szCs w:val="24"/>
                <w:rPrChange w:id="3250" w:author="Nicole Wu" w:date="2024-01-08T11:26:00Z">
                  <w:rPr>
                    <w:sz w:val="16"/>
                    <w:szCs w:val="24"/>
                  </w:rPr>
                </w:rPrChange>
              </w:rPr>
              <w:t>Household Crowding Index</w:t>
            </w:r>
          </w:p>
        </w:tc>
        <w:tc>
          <w:tcPr>
            <w:tcW w:w="655" w:type="dxa"/>
            <w:tcBorders>
              <w:top w:val="nil"/>
              <w:left w:val="nil"/>
              <w:bottom w:val="nil"/>
              <w:right w:val="nil"/>
            </w:tcBorders>
          </w:tcPr>
          <w:p w14:paraId="6D93027C" w14:textId="77777777" w:rsidR="00B92327" w:rsidRPr="00801E49" w:rsidRDefault="00332621" w:rsidP="006B0BF6">
            <w:pPr>
              <w:spacing w:after="0" w:line="259" w:lineRule="auto"/>
              <w:ind w:left="0" w:right="0" w:firstLine="0"/>
              <w:jc w:val="left"/>
              <w:rPr>
                <w:rFonts w:ascii="Open Sans" w:hAnsi="Open Sans" w:cs="Open Sans"/>
                <w:sz w:val="16"/>
                <w:szCs w:val="24"/>
                <w:rPrChange w:id="3251" w:author="Nicole Wu" w:date="2024-01-08T11:26:00Z">
                  <w:rPr>
                    <w:sz w:val="16"/>
                    <w:szCs w:val="24"/>
                  </w:rPr>
                </w:rPrChange>
              </w:rPr>
            </w:pPr>
            <w:r w:rsidRPr="00801E49">
              <w:rPr>
                <w:rFonts w:ascii="Open Sans" w:hAnsi="Open Sans" w:cs="Open Sans"/>
                <w:sz w:val="16"/>
                <w:szCs w:val="24"/>
                <w:rPrChange w:id="3252" w:author="Nicole Wu" w:date="2024-01-08T11:26:00Z">
                  <w:rPr>
                    <w:sz w:val="16"/>
                    <w:szCs w:val="24"/>
                  </w:rPr>
                </w:rPrChange>
              </w:rPr>
              <w:t>2.95</w:t>
            </w:r>
          </w:p>
        </w:tc>
        <w:tc>
          <w:tcPr>
            <w:tcW w:w="655" w:type="dxa"/>
            <w:tcBorders>
              <w:top w:val="nil"/>
              <w:left w:val="nil"/>
              <w:bottom w:val="nil"/>
              <w:right w:val="nil"/>
            </w:tcBorders>
          </w:tcPr>
          <w:p w14:paraId="3BD32FC8" w14:textId="77777777" w:rsidR="00B92327" w:rsidRPr="00801E49" w:rsidRDefault="00332621" w:rsidP="006B0BF6">
            <w:pPr>
              <w:spacing w:after="0" w:line="259" w:lineRule="auto"/>
              <w:ind w:left="0" w:right="0" w:firstLine="0"/>
              <w:jc w:val="left"/>
              <w:rPr>
                <w:rFonts w:ascii="Open Sans" w:hAnsi="Open Sans" w:cs="Open Sans"/>
                <w:sz w:val="16"/>
                <w:szCs w:val="24"/>
                <w:rPrChange w:id="3253" w:author="Nicole Wu" w:date="2024-01-08T11:26:00Z">
                  <w:rPr>
                    <w:sz w:val="16"/>
                    <w:szCs w:val="24"/>
                  </w:rPr>
                </w:rPrChange>
              </w:rPr>
            </w:pPr>
            <w:r w:rsidRPr="00801E49">
              <w:rPr>
                <w:rFonts w:ascii="Open Sans" w:hAnsi="Open Sans" w:cs="Open Sans"/>
                <w:sz w:val="16"/>
                <w:szCs w:val="24"/>
                <w:rPrChange w:id="3254" w:author="Nicole Wu" w:date="2024-01-08T11:26:00Z">
                  <w:rPr>
                    <w:sz w:val="16"/>
                    <w:szCs w:val="24"/>
                  </w:rPr>
                </w:rPrChange>
              </w:rPr>
              <w:t>3.06</w:t>
            </w:r>
          </w:p>
        </w:tc>
        <w:tc>
          <w:tcPr>
            <w:tcW w:w="581" w:type="dxa"/>
            <w:tcBorders>
              <w:top w:val="nil"/>
              <w:left w:val="nil"/>
              <w:bottom w:val="nil"/>
              <w:right w:val="nil"/>
            </w:tcBorders>
          </w:tcPr>
          <w:p w14:paraId="2FDCD251" w14:textId="77777777" w:rsidR="00B92327" w:rsidRPr="00801E49" w:rsidRDefault="00332621" w:rsidP="006B0BF6">
            <w:pPr>
              <w:spacing w:after="0" w:line="259" w:lineRule="auto"/>
              <w:ind w:left="0" w:right="0" w:firstLine="0"/>
              <w:jc w:val="left"/>
              <w:rPr>
                <w:rFonts w:ascii="Open Sans" w:hAnsi="Open Sans" w:cs="Open Sans"/>
                <w:sz w:val="16"/>
                <w:szCs w:val="24"/>
                <w:rPrChange w:id="3255" w:author="Nicole Wu" w:date="2024-01-08T11:26:00Z">
                  <w:rPr>
                    <w:sz w:val="16"/>
                    <w:szCs w:val="24"/>
                  </w:rPr>
                </w:rPrChange>
              </w:rPr>
            </w:pPr>
            <w:r w:rsidRPr="00801E49">
              <w:rPr>
                <w:rFonts w:ascii="Open Sans" w:hAnsi="Open Sans" w:cs="Open Sans"/>
                <w:sz w:val="16"/>
                <w:szCs w:val="24"/>
                <w:rPrChange w:id="3256" w:author="Nicole Wu" w:date="2024-01-08T11:26:00Z">
                  <w:rPr>
                    <w:sz w:val="16"/>
                    <w:szCs w:val="24"/>
                  </w:rPr>
                </w:rPrChange>
              </w:rPr>
              <w:t>0.11</w:t>
            </w:r>
          </w:p>
        </w:tc>
        <w:tc>
          <w:tcPr>
            <w:tcW w:w="525" w:type="dxa"/>
            <w:tcBorders>
              <w:top w:val="nil"/>
              <w:left w:val="nil"/>
              <w:bottom w:val="nil"/>
              <w:right w:val="nil"/>
            </w:tcBorders>
          </w:tcPr>
          <w:p w14:paraId="457D2BEA" w14:textId="77777777" w:rsidR="00B92327" w:rsidRPr="00801E49" w:rsidRDefault="00332621" w:rsidP="006B0BF6">
            <w:pPr>
              <w:spacing w:after="0" w:line="259" w:lineRule="auto"/>
              <w:ind w:left="0" w:right="0" w:firstLine="0"/>
              <w:jc w:val="left"/>
              <w:rPr>
                <w:rFonts w:ascii="Open Sans" w:hAnsi="Open Sans" w:cs="Open Sans"/>
                <w:sz w:val="16"/>
                <w:szCs w:val="24"/>
                <w:rPrChange w:id="3257" w:author="Nicole Wu" w:date="2024-01-08T11:26:00Z">
                  <w:rPr>
                    <w:sz w:val="16"/>
                    <w:szCs w:val="24"/>
                  </w:rPr>
                </w:rPrChange>
              </w:rPr>
            </w:pPr>
            <w:r w:rsidRPr="00801E49">
              <w:rPr>
                <w:rFonts w:ascii="Open Sans" w:hAnsi="Open Sans" w:cs="Open Sans"/>
                <w:sz w:val="16"/>
                <w:szCs w:val="24"/>
                <w:rPrChange w:id="3258" w:author="Nicole Wu" w:date="2024-01-08T11:26:00Z">
                  <w:rPr>
                    <w:sz w:val="16"/>
                    <w:szCs w:val="24"/>
                  </w:rPr>
                </w:rPrChange>
              </w:rPr>
              <w:t>4.07</w:t>
            </w:r>
          </w:p>
        </w:tc>
        <w:tc>
          <w:tcPr>
            <w:tcW w:w="784" w:type="dxa"/>
            <w:tcBorders>
              <w:top w:val="nil"/>
              <w:left w:val="nil"/>
              <w:bottom w:val="nil"/>
              <w:right w:val="nil"/>
            </w:tcBorders>
          </w:tcPr>
          <w:p w14:paraId="6E0A9C94" w14:textId="77777777" w:rsidR="00B92327" w:rsidRPr="00801E49" w:rsidRDefault="00332621" w:rsidP="006B0BF6">
            <w:pPr>
              <w:spacing w:after="0" w:line="259" w:lineRule="auto"/>
              <w:ind w:left="0" w:right="0" w:firstLine="0"/>
              <w:jc w:val="left"/>
              <w:rPr>
                <w:rFonts w:ascii="Open Sans" w:hAnsi="Open Sans" w:cs="Open Sans"/>
                <w:sz w:val="16"/>
                <w:szCs w:val="24"/>
                <w:rPrChange w:id="3259" w:author="Nicole Wu" w:date="2024-01-08T11:26:00Z">
                  <w:rPr>
                    <w:sz w:val="16"/>
                    <w:szCs w:val="24"/>
                  </w:rPr>
                </w:rPrChange>
              </w:rPr>
            </w:pPr>
            <w:r w:rsidRPr="00801E49">
              <w:rPr>
                <w:rFonts w:ascii="Open Sans" w:hAnsi="Open Sans" w:cs="Open Sans"/>
                <w:sz w:val="16"/>
                <w:szCs w:val="24"/>
                <w:rPrChange w:id="3260" w:author="Nicole Wu" w:date="2024-01-08T11:26:00Z">
                  <w:rPr>
                    <w:sz w:val="16"/>
                    <w:szCs w:val="24"/>
                  </w:rPr>
                </w:rPrChange>
              </w:rPr>
              <w:t>3.94</w:t>
            </w:r>
          </w:p>
        </w:tc>
        <w:tc>
          <w:tcPr>
            <w:tcW w:w="581" w:type="dxa"/>
            <w:tcBorders>
              <w:top w:val="nil"/>
              <w:left w:val="nil"/>
              <w:bottom w:val="nil"/>
              <w:right w:val="nil"/>
            </w:tcBorders>
          </w:tcPr>
          <w:p w14:paraId="2825BB2D" w14:textId="77777777" w:rsidR="00B92327" w:rsidRPr="00801E49" w:rsidRDefault="00332621" w:rsidP="006B0BF6">
            <w:pPr>
              <w:spacing w:after="0" w:line="259" w:lineRule="auto"/>
              <w:ind w:left="0" w:right="0" w:firstLine="0"/>
              <w:jc w:val="left"/>
              <w:rPr>
                <w:rFonts w:ascii="Open Sans" w:hAnsi="Open Sans" w:cs="Open Sans"/>
                <w:sz w:val="16"/>
                <w:szCs w:val="24"/>
                <w:rPrChange w:id="3261" w:author="Nicole Wu" w:date="2024-01-08T11:26:00Z">
                  <w:rPr>
                    <w:sz w:val="16"/>
                    <w:szCs w:val="24"/>
                  </w:rPr>
                </w:rPrChange>
              </w:rPr>
            </w:pPr>
            <w:r w:rsidRPr="00801E49">
              <w:rPr>
                <w:rFonts w:ascii="Open Sans" w:hAnsi="Open Sans" w:cs="Open Sans"/>
                <w:sz w:val="16"/>
                <w:szCs w:val="24"/>
                <w:rPrChange w:id="3262" w:author="Nicole Wu" w:date="2024-01-08T11:26:00Z">
                  <w:rPr>
                    <w:sz w:val="16"/>
                    <w:szCs w:val="24"/>
                  </w:rPr>
                </w:rPrChange>
              </w:rPr>
              <w:t>-0.13</w:t>
            </w:r>
          </w:p>
        </w:tc>
        <w:tc>
          <w:tcPr>
            <w:tcW w:w="655" w:type="dxa"/>
            <w:tcBorders>
              <w:top w:val="nil"/>
              <w:left w:val="nil"/>
              <w:bottom w:val="nil"/>
              <w:right w:val="nil"/>
            </w:tcBorders>
          </w:tcPr>
          <w:p w14:paraId="4A8A65EB" w14:textId="77777777" w:rsidR="00B92327" w:rsidRPr="00801E49" w:rsidRDefault="00332621" w:rsidP="006B0BF6">
            <w:pPr>
              <w:spacing w:after="0" w:line="259" w:lineRule="auto"/>
              <w:ind w:left="0" w:right="0" w:firstLine="0"/>
              <w:jc w:val="left"/>
              <w:rPr>
                <w:rFonts w:ascii="Open Sans" w:hAnsi="Open Sans" w:cs="Open Sans"/>
                <w:sz w:val="16"/>
                <w:szCs w:val="24"/>
                <w:rPrChange w:id="3263" w:author="Nicole Wu" w:date="2024-01-08T11:26:00Z">
                  <w:rPr>
                    <w:sz w:val="16"/>
                    <w:szCs w:val="24"/>
                  </w:rPr>
                </w:rPrChange>
              </w:rPr>
            </w:pPr>
            <w:r w:rsidRPr="00801E49">
              <w:rPr>
                <w:rFonts w:ascii="Open Sans" w:hAnsi="Open Sans" w:cs="Open Sans"/>
                <w:sz w:val="16"/>
                <w:szCs w:val="24"/>
                <w:rPrChange w:id="3264" w:author="Nicole Wu" w:date="2024-01-08T11:26:00Z">
                  <w:rPr>
                    <w:sz w:val="16"/>
                    <w:szCs w:val="24"/>
                  </w:rPr>
                </w:rPrChange>
              </w:rPr>
              <w:t>3.72</w:t>
            </w:r>
          </w:p>
        </w:tc>
        <w:tc>
          <w:tcPr>
            <w:tcW w:w="655" w:type="dxa"/>
            <w:tcBorders>
              <w:top w:val="nil"/>
              <w:left w:val="nil"/>
              <w:bottom w:val="nil"/>
              <w:right w:val="nil"/>
            </w:tcBorders>
          </w:tcPr>
          <w:p w14:paraId="3A74C788" w14:textId="77777777" w:rsidR="00B92327" w:rsidRPr="00801E49" w:rsidRDefault="00332621" w:rsidP="006B0BF6">
            <w:pPr>
              <w:spacing w:after="0" w:line="259" w:lineRule="auto"/>
              <w:ind w:left="0" w:right="0" w:firstLine="0"/>
              <w:jc w:val="left"/>
              <w:rPr>
                <w:rFonts w:ascii="Open Sans" w:hAnsi="Open Sans" w:cs="Open Sans"/>
                <w:sz w:val="16"/>
                <w:szCs w:val="24"/>
                <w:rPrChange w:id="3265" w:author="Nicole Wu" w:date="2024-01-08T11:26:00Z">
                  <w:rPr>
                    <w:sz w:val="16"/>
                    <w:szCs w:val="24"/>
                  </w:rPr>
                </w:rPrChange>
              </w:rPr>
            </w:pPr>
            <w:r w:rsidRPr="00801E49">
              <w:rPr>
                <w:rFonts w:ascii="Open Sans" w:hAnsi="Open Sans" w:cs="Open Sans"/>
                <w:sz w:val="16"/>
                <w:szCs w:val="24"/>
                <w:rPrChange w:id="3266" w:author="Nicole Wu" w:date="2024-01-08T11:26:00Z">
                  <w:rPr>
                    <w:sz w:val="16"/>
                    <w:szCs w:val="24"/>
                  </w:rPr>
                </w:rPrChange>
              </w:rPr>
              <w:t>3.68</w:t>
            </w:r>
          </w:p>
        </w:tc>
        <w:tc>
          <w:tcPr>
            <w:tcW w:w="478" w:type="dxa"/>
            <w:tcBorders>
              <w:top w:val="nil"/>
              <w:left w:val="nil"/>
              <w:bottom w:val="nil"/>
              <w:right w:val="nil"/>
            </w:tcBorders>
          </w:tcPr>
          <w:p w14:paraId="2D177A1C" w14:textId="77777777" w:rsidR="00B92327" w:rsidRPr="00801E49" w:rsidRDefault="00332621" w:rsidP="006B0BF6">
            <w:pPr>
              <w:spacing w:after="0" w:line="259" w:lineRule="auto"/>
              <w:ind w:left="0" w:right="0" w:firstLine="0"/>
              <w:jc w:val="left"/>
              <w:rPr>
                <w:rFonts w:ascii="Open Sans" w:hAnsi="Open Sans" w:cs="Open Sans"/>
                <w:sz w:val="16"/>
                <w:szCs w:val="24"/>
                <w:rPrChange w:id="3267" w:author="Nicole Wu" w:date="2024-01-08T11:26:00Z">
                  <w:rPr>
                    <w:sz w:val="16"/>
                    <w:szCs w:val="24"/>
                  </w:rPr>
                </w:rPrChange>
              </w:rPr>
            </w:pPr>
            <w:r w:rsidRPr="00801E49">
              <w:rPr>
                <w:rFonts w:ascii="Open Sans" w:hAnsi="Open Sans" w:cs="Open Sans"/>
                <w:sz w:val="16"/>
                <w:szCs w:val="24"/>
                <w:rPrChange w:id="3268" w:author="Nicole Wu" w:date="2024-01-08T11:26:00Z">
                  <w:rPr>
                    <w:sz w:val="16"/>
                    <w:szCs w:val="24"/>
                  </w:rPr>
                </w:rPrChange>
              </w:rPr>
              <w:t>-0.04</w:t>
            </w:r>
          </w:p>
        </w:tc>
      </w:tr>
      <w:tr w:rsidR="00B92327" w:rsidRPr="00801E49" w14:paraId="2393A084" w14:textId="77777777">
        <w:trPr>
          <w:trHeight w:val="164"/>
        </w:trPr>
        <w:tc>
          <w:tcPr>
            <w:tcW w:w="3791" w:type="dxa"/>
            <w:tcBorders>
              <w:top w:val="nil"/>
              <w:left w:val="nil"/>
              <w:bottom w:val="nil"/>
              <w:right w:val="nil"/>
            </w:tcBorders>
          </w:tcPr>
          <w:p w14:paraId="36DB750D" w14:textId="77777777" w:rsidR="00B92327" w:rsidRPr="00801E49" w:rsidRDefault="00B92327" w:rsidP="006B0BF6">
            <w:pPr>
              <w:spacing w:after="0" w:line="259" w:lineRule="auto"/>
              <w:ind w:left="0" w:right="0" w:firstLine="0"/>
              <w:jc w:val="left"/>
              <w:rPr>
                <w:rFonts w:ascii="Open Sans" w:hAnsi="Open Sans" w:cs="Open Sans"/>
                <w:sz w:val="16"/>
                <w:szCs w:val="24"/>
                <w:rPrChange w:id="3269" w:author="Nicole Wu" w:date="2024-01-08T11:26:00Z">
                  <w:rPr>
                    <w:sz w:val="16"/>
                    <w:szCs w:val="24"/>
                  </w:rPr>
                </w:rPrChange>
              </w:rPr>
            </w:pPr>
          </w:p>
        </w:tc>
        <w:tc>
          <w:tcPr>
            <w:tcW w:w="655" w:type="dxa"/>
            <w:tcBorders>
              <w:top w:val="nil"/>
              <w:left w:val="nil"/>
              <w:bottom w:val="nil"/>
              <w:right w:val="nil"/>
            </w:tcBorders>
          </w:tcPr>
          <w:p w14:paraId="1C26520F" w14:textId="77777777" w:rsidR="00B92327" w:rsidRPr="00801E49" w:rsidRDefault="00332621" w:rsidP="006B0BF6">
            <w:pPr>
              <w:spacing w:after="0" w:line="259" w:lineRule="auto"/>
              <w:ind w:left="37" w:right="0" w:firstLine="0"/>
              <w:jc w:val="left"/>
              <w:rPr>
                <w:rFonts w:ascii="Open Sans" w:hAnsi="Open Sans" w:cs="Open Sans"/>
                <w:sz w:val="16"/>
                <w:szCs w:val="24"/>
                <w:rPrChange w:id="3270" w:author="Nicole Wu" w:date="2024-01-08T11:26:00Z">
                  <w:rPr>
                    <w:sz w:val="16"/>
                    <w:szCs w:val="24"/>
                  </w:rPr>
                </w:rPrChange>
              </w:rPr>
            </w:pPr>
            <w:r w:rsidRPr="00801E49">
              <w:rPr>
                <w:rFonts w:ascii="Open Sans" w:hAnsi="Open Sans" w:cs="Open Sans"/>
                <w:sz w:val="16"/>
                <w:szCs w:val="24"/>
                <w:rPrChange w:id="3271" w:author="Nicole Wu" w:date="2024-01-08T11:26:00Z">
                  <w:rPr>
                    <w:sz w:val="16"/>
                    <w:szCs w:val="24"/>
                  </w:rPr>
                </w:rPrChange>
              </w:rPr>
              <w:t>(1.29)</w:t>
            </w:r>
          </w:p>
        </w:tc>
        <w:tc>
          <w:tcPr>
            <w:tcW w:w="655" w:type="dxa"/>
            <w:tcBorders>
              <w:top w:val="nil"/>
              <w:left w:val="nil"/>
              <w:bottom w:val="nil"/>
              <w:right w:val="nil"/>
            </w:tcBorders>
          </w:tcPr>
          <w:p w14:paraId="0526D73B" w14:textId="77777777" w:rsidR="00B92327" w:rsidRPr="00801E49" w:rsidRDefault="00332621" w:rsidP="006B0BF6">
            <w:pPr>
              <w:spacing w:after="0" w:line="259" w:lineRule="auto"/>
              <w:ind w:left="37" w:right="0" w:firstLine="0"/>
              <w:jc w:val="left"/>
              <w:rPr>
                <w:rFonts w:ascii="Open Sans" w:hAnsi="Open Sans" w:cs="Open Sans"/>
                <w:sz w:val="16"/>
                <w:szCs w:val="24"/>
                <w:rPrChange w:id="3272" w:author="Nicole Wu" w:date="2024-01-08T11:26:00Z">
                  <w:rPr>
                    <w:sz w:val="16"/>
                    <w:szCs w:val="24"/>
                  </w:rPr>
                </w:rPrChange>
              </w:rPr>
            </w:pPr>
            <w:r w:rsidRPr="00801E49">
              <w:rPr>
                <w:rFonts w:ascii="Open Sans" w:hAnsi="Open Sans" w:cs="Open Sans"/>
                <w:sz w:val="16"/>
                <w:szCs w:val="24"/>
                <w:rPrChange w:id="3273" w:author="Nicole Wu" w:date="2024-01-08T11:26:00Z">
                  <w:rPr>
                    <w:sz w:val="16"/>
                    <w:szCs w:val="24"/>
                  </w:rPr>
                </w:rPrChange>
              </w:rPr>
              <w:t>(1.96)</w:t>
            </w:r>
          </w:p>
        </w:tc>
        <w:tc>
          <w:tcPr>
            <w:tcW w:w="581" w:type="dxa"/>
            <w:tcBorders>
              <w:top w:val="nil"/>
              <w:left w:val="nil"/>
              <w:bottom w:val="nil"/>
              <w:right w:val="nil"/>
            </w:tcBorders>
          </w:tcPr>
          <w:p w14:paraId="3E1B9460" w14:textId="77777777" w:rsidR="00B92327" w:rsidRPr="00801E49" w:rsidRDefault="00332621" w:rsidP="006B0BF6">
            <w:pPr>
              <w:spacing w:after="0" w:line="259" w:lineRule="auto"/>
              <w:ind w:left="0" w:right="0" w:firstLine="0"/>
              <w:jc w:val="left"/>
              <w:rPr>
                <w:rFonts w:ascii="Open Sans" w:hAnsi="Open Sans" w:cs="Open Sans"/>
                <w:sz w:val="16"/>
                <w:szCs w:val="24"/>
                <w:rPrChange w:id="3274" w:author="Nicole Wu" w:date="2024-01-08T11:26:00Z">
                  <w:rPr>
                    <w:sz w:val="16"/>
                    <w:szCs w:val="24"/>
                  </w:rPr>
                </w:rPrChange>
              </w:rPr>
            </w:pPr>
            <w:r w:rsidRPr="00801E49">
              <w:rPr>
                <w:rFonts w:ascii="Open Sans" w:hAnsi="Open Sans" w:cs="Open Sans"/>
                <w:sz w:val="16"/>
                <w:szCs w:val="24"/>
                <w:rPrChange w:id="3275" w:author="Nicole Wu" w:date="2024-01-08T11:26:00Z">
                  <w:rPr>
                    <w:sz w:val="16"/>
                    <w:szCs w:val="24"/>
                  </w:rPr>
                </w:rPrChange>
              </w:rPr>
              <w:t>(0.56)</w:t>
            </w:r>
          </w:p>
        </w:tc>
        <w:tc>
          <w:tcPr>
            <w:tcW w:w="525" w:type="dxa"/>
            <w:tcBorders>
              <w:top w:val="nil"/>
              <w:left w:val="nil"/>
              <w:bottom w:val="nil"/>
              <w:right w:val="nil"/>
            </w:tcBorders>
          </w:tcPr>
          <w:p w14:paraId="43180B94" w14:textId="77777777" w:rsidR="00B92327" w:rsidRPr="00801E49" w:rsidRDefault="00332621" w:rsidP="006B0BF6">
            <w:pPr>
              <w:spacing w:after="0" w:line="259" w:lineRule="auto"/>
              <w:ind w:left="37" w:right="0" w:firstLine="0"/>
              <w:jc w:val="left"/>
              <w:rPr>
                <w:rFonts w:ascii="Open Sans" w:hAnsi="Open Sans" w:cs="Open Sans"/>
                <w:sz w:val="16"/>
                <w:szCs w:val="24"/>
                <w:rPrChange w:id="3276" w:author="Nicole Wu" w:date="2024-01-08T11:26:00Z">
                  <w:rPr>
                    <w:sz w:val="16"/>
                    <w:szCs w:val="24"/>
                  </w:rPr>
                </w:rPrChange>
              </w:rPr>
            </w:pPr>
            <w:r w:rsidRPr="00801E49">
              <w:rPr>
                <w:rFonts w:ascii="Open Sans" w:hAnsi="Open Sans" w:cs="Open Sans"/>
                <w:sz w:val="16"/>
                <w:szCs w:val="24"/>
                <w:rPrChange w:id="3277" w:author="Nicole Wu" w:date="2024-01-08T11:26:00Z">
                  <w:rPr>
                    <w:sz w:val="16"/>
                    <w:szCs w:val="24"/>
                  </w:rPr>
                </w:rPrChange>
              </w:rPr>
              <w:t>(3.09)</w:t>
            </w:r>
          </w:p>
        </w:tc>
        <w:tc>
          <w:tcPr>
            <w:tcW w:w="784" w:type="dxa"/>
            <w:tcBorders>
              <w:top w:val="nil"/>
              <w:left w:val="nil"/>
              <w:bottom w:val="nil"/>
              <w:right w:val="nil"/>
            </w:tcBorders>
          </w:tcPr>
          <w:p w14:paraId="0C810B67" w14:textId="77777777" w:rsidR="00B92327" w:rsidRPr="00801E49" w:rsidRDefault="00332621" w:rsidP="006B0BF6">
            <w:pPr>
              <w:spacing w:after="0" w:line="259" w:lineRule="auto"/>
              <w:ind w:left="166" w:right="0" w:firstLine="0"/>
              <w:jc w:val="left"/>
              <w:rPr>
                <w:rFonts w:ascii="Open Sans" w:hAnsi="Open Sans" w:cs="Open Sans"/>
                <w:sz w:val="16"/>
                <w:szCs w:val="24"/>
                <w:rPrChange w:id="3278" w:author="Nicole Wu" w:date="2024-01-08T11:26:00Z">
                  <w:rPr>
                    <w:sz w:val="16"/>
                    <w:szCs w:val="24"/>
                  </w:rPr>
                </w:rPrChange>
              </w:rPr>
            </w:pPr>
            <w:r w:rsidRPr="00801E49">
              <w:rPr>
                <w:rFonts w:ascii="Open Sans" w:hAnsi="Open Sans" w:cs="Open Sans"/>
                <w:sz w:val="16"/>
                <w:szCs w:val="24"/>
                <w:rPrChange w:id="3279" w:author="Nicole Wu" w:date="2024-01-08T11:26:00Z">
                  <w:rPr>
                    <w:sz w:val="16"/>
                    <w:szCs w:val="24"/>
                  </w:rPr>
                </w:rPrChange>
              </w:rPr>
              <w:t>(2.84)</w:t>
            </w:r>
          </w:p>
        </w:tc>
        <w:tc>
          <w:tcPr>
            <w:tcW w:w="581" w:type="dxa"/>
            <w:tcBorders>
              <w:top w:val="nil"/>
              <w:left w:val="nil"/>
              <w:bottom w:val="nil"/>
              <w:right w:val="nil"/>
            </w:tcBorders>
          </w:tcPr>
          <w:p w14:paraId="4D9F31B4" w14:textId="77777777" w:rsidR="00B92327" w:rsidRPr="00801E49" w:rsidRDefault="00332621" w:rsidP="006B0BF6">
            <w:pPr>
              <w:spacing w:after="0" w:line="259" w:lineRule="auto"/>
              <w:ind w:left="0" w:right="0" w:firstLine="0"/>
              <w:jc w:val="left"/>
              <w:rPr>
                <w:rFonts w:ascii="Open Sans" w:hAnsi="Open Sans" w:cs="Open Sans"/>
                <w:sz w:val="16"/>
                <w:szCs w:val="24"/>
                <w:rPrChange w:id="3280" w:author="Nicole Wu" w:date="2024-01-08T11:26:00Z">
                  <w:rPr>
                    <w:sz w:val="16"/>
                    <w:szCs w:val="24"/>
                  </w:rPr>
                </w:rPrChange>
              </w:rPr>
            </w:pPr>
            <w:r w:rsidRPr="00801E49">
              <w:rPr>
                <w:rFonts w:ascii="Open Sans" w:hAnsi="Open Sans" w:cs="Open Sans"/>
                <w:sz w:val="16"/>
                <w:szCs w:val="24"/>
                <w:rPrChange w:id="3281" w:author="Nicole Wu" w:date="2024-01-08T11:26:00Z">
                  <w:rPr>
                    <w:sz w:val="16"/>
                    <w:szCs w:val="24"/>
                  </w:rPr>
                </w:rPrChange>
              </w:rPr>
              <w:t>(0.55)</w:t>
            </w:r>
          </w:p>
        </w:tc>
        <w:tc>
          <w:tcPr>
            <w:tcW w:w="655" w:type="dxa"/>
            <w:tcBorders>
              <w:top w:val="nil"/>
              <w:left w:val="nil"/>
              <w:bottom w:val="nil"/>
              <w:right w:val="nil"/>
            </w:tcBorders>
          </w:tcPr>
          <w:p w14:paraId="6F42A493" w14:textId="77777777" w:rsidR="00B92327" w:rsidRPr="00801E49" w:rsidRDefault="00332621" w:rsidP="006B0BF6">
            <w:pPr>
              <w:spacing w:after="0" w:line="259" w:lineRule="auto"/>
              <w:ind w:left="37" w:right="0" w:firstLine="0"/>
              <w:jc w:val="left"/>
              <w:rPr>
                <w:rFonts w:ascii="Open Sans" w:hAnsi="Open Sans" w:cs="Open Sans"/>
                <w:sz w:val="16"/>
                <w:szCs w:val="24"/>
                <w:rPrChange w:id="3282" w:author="Nicole Wu" w:date="2024-01-08T11:26:00Z">
                  <w:rPr>
                    <w:sz w:val="16"/>
                    <w:szCs w:val="24"/>
                  </w:rPr>
                </w:rPrChange>
              </w:rPr>
            </w:pPr>
            <w:r w:rsidRPr="00801E49">
              <w:rPr>
                <w:rFonts w:ascii="Open Sans" w:hAnsi="Open Sans" w:cs="Open Sans"/>
                <w:sz w:val="16"/>
                <w:szCs w:val="24"/>
                <w:rPrChange w:id="3283" w:author="Nicole Wu" w:date="2024-01-08T11:26:00Z">
                  <w:rPr>
                    <w:sz w:val="16"/>
                    <w:szCs w:val="24"/>
                  </w:rPr>
                </w:rPrChange>
              </w:rPr>
              <w:t>(2.71)</w:t>
            </w:r>
          </w:p>
        </w:tc>
        <w:tc>
          <w:tcPr>
            <w:tcW w:w="655" w:type="dxa"/>
            <w:tcBorders>
              <w:top w:val="nil"/>
              <w:left w:val="nil"/>
              <w:bottom w:val="nil"/>
              <w:right w:val="nil"/>
            </w:tcBorders>
          </w:tcPr>
          <w:p w14:paraId="6AB0819A" w14:textId="77777777" w:rsidR="00B92327" w:rsidRPr="00801E49" w:rsidRDefault="00332621" w:rsidP="006B0BF6">
            <w:pPr>
              <w:spacing w:after="0" w:line="259" w:lineRule="auto"/>
              <w:ind w:left="37" w:right="0" w:firstLine="0"/>
              <w:jc w:val="left"/>
              <w:rPr>
                <w:rFonts w:ascii="Open Sans" w:hAnsi="Open Sans" w:cs="Open Sans"/>
                <w:sz w:val="16"/>
                <w:szCs w:val="24"/>
                <w:rPrChange w:id="3284" w:author="Nicole Wu" w:date="2024-01-08T11:26:00Z">
                  <w:rPr>
                    <w:sz w:val="16"/>
                    <w:szCs w:val="24"/>
                  </w:rPr>
                </w:rPrChange>
              </w:rPr>
            </w:pPr>
            <w:r w:rsidRPr="00801E49">
              <w:rPr>
                <w:rFonts w:ascii="Open Sans" w:hAnsi="Open Sans" w:cs="Open Sans"/>
                <w:sz w:val="16"/>
                <w:szCs w:val="24"/>
                <w:rPrChange w:id="3285" w:author="Nicole Wu" w:date="2024-01-08T11:26:00Z">
                  <w:rPr>
                    <w:sz w:val="16"/>
                    <w:szCs w:val="24"/>
                  </w:rPr>
                </w:rPrChange>
              </w:rPr>
              <w:t>(2.65)</w:t>
            </w:r>
          </w:p>
        </w:tc>
        <w:tc>
          <w:tcPr>
            <w:tcW w:w="478" w:type="dxa"/>
            <w:tcBorders>
              <w:top w:val="nil"/>
              <w:left w:val="nil"/>
              <w:bottom w:val="nil"/>
              <w:right w:val="nil"/>
            </w:tcBorders>
          </w:tcPr>
          <w:p w14:paraId="1068E7DC" w14:textId="77777777" w:rsidR="00B92327" w:rsidRPr="00801E49" w:rsidRDefault="00332621" w:rsidP="006B0BF6">
            <w:pPr>
              <w:spacing w:after="0" w:line="259" w:lineRule="auto"/>
              <w:ind w:left="0" w:right="0" w:firstLine="0"/>
              <w:jc w:val="left"/>
              <w:rPr>
                <w:rFonts w:ascii="Open Sans" w:hAnsi="Open Sans" w:cs="Open Sans"/>
                <w:sz w:val="16"/>
                <w:szCs w:val="24"/>
                <w:rPrChange w:id="3286" w:author="Nicole Wu" w:date="2024-01-08T11:26:00Z">
                  <w:rPr>
                    <w:sz w:val="16"/>
                    <w:szCs w:val="24"/>
                  </w:rPr>
                </w:rPrChange>
              </w:rPr>
            </w:pPr>
            <w:r w:rsidRPr="00801E49">
              <w:rPr>
                <w:rFonts w:ascii="Open Sans" w:hAnsi="Open Sans" w:cs="Open Sans"/>
                <w:sz w:val="16"/>
                <w:szCs w:val="24"/>
                <w:rPrChange w:id="3287" w:author="Nicole Wu" w:date="2024-01-08T11:26:00Z">
                  <w:rPr>
                    <w:sz w:val="16"/>
                    <w:szCs w:val="24"/>
                  </w:rPr>
                </w:rPrChange>
              </w:rPr>
              <w:t>(0.81)</w:t>
            </w:r>
          </w:p>
        </w:tc>
      </w:tr>
      <w:tr w:rsidR="00B92327" w:rsidRPr="00801E49" w14:paraId="6AE337B4" w14:textId="77777777">
        <w:trPr>
          <w:trHeight w:val="164"/>
        </w:trPr>
        <w:tc>
          <w:tcPr>
            <w:tcW w:w="3791" w:type="dxa"/>
            <w:tcBorders>
              <w:top w:val="nil"/>
              <w:left w:val="nil"/>
              <w:bottom w:val="nil"/>
              <w:right w:val="nil"/>
            </w:tcBorders>
          </w:tcPr>
          <w:p w14:paraId="7181A744" w14:textId="77777777" w:rsidR="00B92327" w:rsidRPr="00801E49" w:rsidRDefault="00332621" w:rsidP="006B0BF6">
            <w:pPr>
              <w:spacing w:after="0" w:line="259" w:lineRule="auto"/>
              <w:ind w:left="0" w:right="0" w:firstLine="0"/>
              <w:jc w:val="left"/>
              <w:rPr>
                <w:rFonts w:ascii="Open Sans" w:hAnsi="Open Sans" w:cs="Open Sans"/>
                <w:sz w:val="16"/>
                <w:szCs w:val="24"/>
                <w:rPrChange w:id="3288" w:author="Nicole Wu" w:date="2024-01-08T11:26:00Z">
                  <w:rPr>
                    <w:sz w:val="16"/>
                    <w:szCs w:val="24"/>
                  </w:rPr>
                </w:rPrChange>
              </w:rPr>
            </w:pPr>
            <w:r w:rsidRPr="00801E49">
              <w:rPr>
                <w:rFonts w:ascii="Open Sans" w:hAnsi="Open Sans" w:cs="Open Sans"/>
                <w:sz w:val="16"/>
                <w:szCs w:val="24"/>
                <w:rPrChange w:id="3289" w:author="Nicole Wu" w:date="2024-01-08T11:26:00Z">
                  <w:rPr>
                    <w:sz w:val="16"/>
                    <w:szCs w:val="24"/>
                  </w:rPr>
                </w:rPrChange>
              </w:rPr>
              <w:t>Household has impoverished roof</w:t>
            </w:r>
          </w:p>
        </w:tc>
        <w:tc>
          <w:tcPr>
            <w:tcW w:w="655" w:type="dxa"/>
            <w:tcBorders>
              <w:top w:val="nil"/>
              <w:left w:val="nil"/>
              <w:bottom w:val="nil"/>
              <w:right w:val="nil"/>
            </w:tcBorders>
          </w:tcPr>
          <w:p w14:paraId="15FAC834" w14:textId="77777777" w:rsidR="00B92327" w:rsidRPr="00801E49" w:rsidRDefault="00332621" w:rsidP="006B0BF6">
            <w:pPr>
              <w:spacing w:after="0" w:line="259" w:lineRule="auto"/>
              <w:ind w:left="0" w:right="0" w:firstLine="0"/>
              <w:jc w:val="left"/>
              <w:rPr>
                <w:rFonts w:ascii="Open Sans" w:hAnsi="Open Sans" w:cs="Open Sans"/>
                <w:sz w:val="16"/>
                <w:szCs w:val="24"/>
                <w:rPrChange w:id="3290" w:author="Nicole Wu" w:date="2024-01-08T11:26:00Z">
                  <w:rPr>
                    <w:sz w:val="16"/>
                    <w:szCs w:val="24"/>
                  </w:rPr>
                </w:rPrChange>
              </w:rPr>
            </w:pPr>
            <w:r w:rsidRPr="00801E49">
              <w:rPr>
                <w:rFonts w:ascii="Open Sans" w:hAnsi="Open Sans" w:cs="Open Sans"/>
                <w:sz w:val="16"/>
                <w:szCs w:val="24"/>
                <w:rPrChange w:id="3291" w:author="Nicole Wu" w:date="2024-01-08T11:26:00Z">
                  <w:rPr>
                    <w:sz w:val="16"/>
                    <w:szCs w:val="24"/>
                  </w:rPr>
                </w:rPrChange>
              </w:rPr>
              <w:t>0.66</w:t>
            </w:r>
          </w:p>
        </w:tc>
        <w:tc>
          <w:tcPr>
            <w:tcW w:w="655" w:type="dxa"/>
            <w:tcBorders>
              <w:top w:val="nil"/>
              <w:left w:val="nil"/>
              <w:bottom w:val="nil"/>
              <w:right w:val="nil"/>
            </w:tcBorders>
          </w:tcPr>
          <w:p w14:paraId="50DF26F7" w14:textId="77777777" w:rsidR="00B92327" w:rsidRPr="00801E49" w:rsidRDefault="00332621" w:rsidP="006B0BF6">
            <w:pPr>
              <w:spacing w:after="0" w:line="259" w:lineRule="auto"/>
              <w:ind w:left="0" w:right="0" w:firstLine="0"/>
              <w:jc w:val="left"/>
              <w:rPr>
                <w:rFonts w:ascii="Open Sans" w:hAnsi="Open Sans" w:cs="Open Sans"/>
                <w:sz w:val="16"/>
                <w:szCs w:val="24"/>
                <w:rPrChange w:id="3292" w:author="Nicole Wu" w:date="2024-01-08T11:26:00Z">
                  <w:rPr>
                    <w:sz w:val="16"/>
                    <w:szCs w:val="24"/>
                  </w:rPr>
                </w:rPrChange>
              </w:rPr>
            </w:pPr>
            <w:r w:rsidRPr="00801E49">
              <w:rPr>
                <w:rFonts w:ascii="Open Sans" w:hAnsi="Open Sans" w:cs="Open Sans"/>
                <w:sz w:val="16"/>
                <w:szCs w:val="24"/>
                <w:rPrChange w:id="3293" w:author="Nicole Wu" w:date="2024-01-08T11:26:00Z">
                  <w:rPr>
                    <w:sz w:val="16"/>
                    <w:szCs w:val="24"/>
                  </w:rPr>
                </w:rPrChange>
              </w:rPr>
              <w:t>0.65</w:t>
            </w:r>
          </w:p>
        </w:tc>
        <w:tc>
          <w:tcPr>
            <w:tcW w:w="581" w:type="dxa"/>
            <w:tcBorders>
              <w:top w:val="nil"/>
              <w:left w:val="nil"/>
              <w:bottom w:val="nil"/>
              <w:right w:val="nil"/>
            </w:tcBorders>
          </w:tcPr>
          <w:p w14:paraId="1BE6B4CA" w14:textId="77777777" w:rsidR="00B92327" w:rsidRPr="00801E49" w:rsidRDefault="00332621" w:rsidP="006B0BF6">
            <w:pPr>
              <w:spacing w:after="0" w:line="259" w:lineRule="auto"/>
              <w:ind w:left="0" w:right="0" w:firstLine="0"/>
              <w:jc w:val="left"/>
              <w:rPr>
                <w:rFonts w:ascii="Open Sans" w:hAnsi="Open Sans" w:cs="Open Sans"/>
                <w:sz w:val="16"/>
                <w:szCs w:val="24"/>
                <w:rPrChange w:id="3294" w:author="Nicole Wu" w:date="2024-01-08T11:26:00Z">
                  <w:rPr>
                    <w:sz w:val="16"/>
                    <w:szCs w:val="24"/>
                  </w:rPr>
                </w:rPrChange>
              </w:rPr>
            </w:pPr>
            <w:r w:rsidRPr="00801E49">
              <w:rPr>
                <w:rFonts w:ascii="Open Sans" w:hAnsi="Open Sans" w:cs="Open Sans"/>
                <w:sz w:val="16"/>
                <w:szCs w:val="24"/>
                <w:rPrChange w:id="3295" w:author="Nicole Wu" w:date="2024-01-08T11:26:00Z">
                  <w:rPr>
                    <w:sz w:val="16"/>
                    <w:szCs w:val="24"/>
                  </w:rPr>
                </w:rPrChange>
              </w:rPr>
              <w:t>-0.01</w:t>
            </w:r>
          </w:p>
        </w:tc>
        <w:tc>
          <w:tcPr>
            <w:tcW w:w="525" w:type="dxa"/>
            <w:tcBorders>
              <w:top w:val="nil"/>
              <w:left w:val="nil"/>
              <w:bottom w:val="nil"/>
              <w:right w:val="nil"/>
            </w:tcBorders>
          </w:tcPr>
          <w:p w14:paraId="7CB261CD" w14:textId="77777777" w:rsidR="00B92327" w:rsidRPr="00801E49" w:rsidRDefault="00332621" w:rsidP="006B0BF6">
            <w:pPr>
              <w:spacing w:after="0" w:line="259" w:lineRule="auto"/>
              <w:ind w:left="0" w:right="0" w:firstLine="0"/>
              <w:jc w:val="left"/>
              <w:rPr>
                <w:rFonts w:ascii="Open Sans" w:hAnsi="Open Sans" w:cs="Open Sans"/>
                <w:sz w:val="16"/>
                <w:szCs w:val="24"/>
                <w:rPrChange w:id="3296" w:author="Nicole Wu" w:date="2024-01-08T11:26:00Z">
                  <w:rPr>
                    <w:sz w:val="16"/>
                    <w:szCs w:val="24"/>
                  </w:rPr>
                </w:rPrChange>
              </w:rPr>
            </w:pPr>
            <w:r w:rsidRPr="00801E49">
              <w:rPr>
                <w:rFonts w:ascii="Open Sans" w:hAnsi="Open Sans" w:cs="Open Sans"/>
                <w:sz w:val="16"/>
                <w:szCs w:val="24"/>
                <w:rPrChange w:id="3297" w:author="Nicole Wu" w:date="2024-01-08T11:26:00Z">
                  <w:rPr>
                    <w:sz w:val="16"/>
                    <w:szCs w:val="24"/>
                  </w:rPr>
                </w:rPrChange>
              </w:rPr>
              <w:t>0.85</w:t>
            </w:r>
          </w:p>
        </w:tc>
        <w:tc>
          <w:tcPr>
            <w:tcW w:w="784" w:type="dxa"/>
            <w:tcBorders>
              <w:top w:val="nil"/>
              <w:left w:val="nil"/>
              <w:bottom w:val="nil"/>
              <w:right w:val="nil"/>
            </w:tcBorders>
          </w:tcPr>
          <w:p w14:paraId="625EED0E" w14:textId="77777777" w:rsidR="00B92327" w:rsidRPr="00801E49" w:rsidRDefault="00332621" w:rsidP="006B0BF6">
            <w:pPr>
              <w:spacing w:after="0" w:line="259" w:lineRule="auto"/>
              <w:ind w:left="0" w:right="0" w:firstLine="0"/>
              <w:jc w:val="left"/>
              <w:rPr>
                <w:rFonts w:ascii="Open Sans" w:hAnsi="Open Sans" w:cs="Open Sans"/>
                <w:sz w:val="16"/>
                <w:szCs w:val="24"/>
                <w:rPrChange w:id="3298" w:author="Nicole Wu" w:date="2024-01-08T11:26:00Z">
                  <w:rPr>
                    <w:sz w:val="16"/>
                    <w:szCs w:val="24"/>
                  </w:rPr>
                </w:rPrChange>
              </w:rPr>
            </w:pPr>
            <w:r w:rsidRPr="00801E49">
              <w:rPr>
                <w:rFonts w:ascii="Open Sans" w:hAnsi="Open Sans" w:cs="Open Sans"/>
                <w:sz w:val="16"/>
                <w:szCs w:val="24"/>
                <w:rPrChange w:id="3299" w:author="Nicole Wu" w:date="2024-01-08T11:26:00Z">
                  <w:rPr>
                    <w:sz w:val="16"/>
                    <w:szCs w:val="24"/>
                  </w:rPr>
                </w:rPrChange>
              </w:rPr>
              <w:t>0.86</w:t>
            </w:r>
          </w:p>
        </w:tc>
        <w:tc>
          <w:tcPr>
            <w:tcW w:w="581" w:type="dxa"/>
            <w:tcBorders>
              <w:top w:val="nil"/>
              <w:left w:val="nil"/>
              <w:bottom w:val="nil"/>
              <w:right w:val="nil"/>
            </w:tcBorders>
          </w:tcPr>
          <w:p w14:paraId="6EB92E64" w14:textId="77777777" w:rsidR="00B92327" w:rsidRPr="00801E49" w:rsidRDefault="00332621" w:rsidP="006B0BF6">
            <w:pPr>
              <w:spacing w:after="0" w:line="259" w:lineRule="auto"/>
              <w:ind w:left="0" w:right="0" w:firstLine="0"/>
              <w:jc w:val="left"/>
              <w:rPr>
                <w:rFonts w:ascii="Open Sans" w:hAnsi="Open Sans" w:cs="Open Sans"/>
                <w:sz w:val="16"/>
                <w:szCs w:val="24"/>
                <w:rPrChange w:id="3300" w:author="Nicole Wu" w:date="2024-01-08T11:26:00Z">
                  <w:rPr>
                    <w:sz w:val="16"/>
                    <w:szCs w:val="24"/>
                  </w:rPr>
                </w:rPrChange>
              </w:rPr>
            </w:pPr>
            <w:r w:rsidRPr="00801E49">
              <w:rPr>
                <w:rFonts w:ascii="Open Sans" w:hAnsi="Open Sans" w:cs="Open Sans"/>
                <w:sz w:val="16"/>
                <w:szCs w:val="24"/>
                <w:rPrChange w:id="3301" w:author="Nicole Wu" w:date="2024-01-08T11:26:00Z">
                  <w:rPr>
                    <w:sz w:val="16"/>
                    <w:szCs w:val="24"/>
                  </w:rPr>
                </w:rPrChange>
              </w:rPr>
              <w:t>0.01</w:t>
            </w:r>
          </w:p>
        </w:tc>
        <w:tc>
          <w:tcPr>
            <w:tcW w:w="655" w:type="dxa"/>
            <w:tcBorders>
              <w:top w:val="nil"/>
              <w:left w:val="nil"/>
              <w:bottom w:val="nil"/>
              <w:right w:val="nil"/>
            </w:tcBorders>
          </w:tcPr>
          <w:p w14:paraId="51359947" w14:textId="77777777" w:rsidR="00B92327" w:rsidRPr="00801E49" w:rsidRDefault="00332621" w:rsidP="006B0BF6">
            <w:pPr>
              <w:spacing w:after="0" w:line="259" w:lineRule="auto"/>
              <w:ind w:left="0" w:right="0" w:firstLine="0"/>
              <w:jc w:val="left"/>
              <w:rPr>
                <w:rFonts w:ascii="Open Sans" w:hAnsi="Open Sans" w:cs="Open Sans"/>
                <w:sz w:val="16"/>
                <w:szCs w:val="24"/>
                <w:rPrChange w:id="3302" w:author="Nicole Wu" w:date="2024-01-08T11:26:00Z">
                  <w:rPr>
                    <w:sz w:val="16"/>
                    <w:szCs w:val="24"/>
                  </w:rPr>
                </w:rPrChange>
              </w:rPr>
            </w:pPr>
            <w:r w:rsidRPr="00801E49">
              <w:rPr>
                <w:rFonts w:ascii="Open Sans" w:hAnsi="Open Sans" w:cs="Open Sans"/>
                <w:sz w:val="16"/>
                <w:szCs w:val="24"/>
                <w:rPrChange w:id="3303" w:author="Nicole Wu" w:date="2024-01-08T11:26:00Z">
                  <w:rPr>
                    <w:sz w:val="16"/>
                    <w:szCs w:val="24"/>
                  </w:rPr>
                </w:rPrChange>
              </w:rPr>
              <w:t>0.79</w:t>
            </w:r>
          </w:p>
        </w:tc>
        <w:tc>
          <w:tcPr>
            <w:tcW w:w="655" w:type="dxa"/>
            <w:tcBorders>
              <w:top w:val="nil"/>
              <w:left w:val="nil"/>
              <w:bottom w:val="nil"/>
              <w:right w:val="nil"/>
            </w:tcBorders>
          </w:tcPr>
          <w:p w14:paraId="104628D0" w14:textId="77777777" w:rsidR="00B92327" w:rsidRPr="00801E49" w:rsidRDefault="00332621" w:rsidP="006B0BF6">
            <w:pPr>
              <w:spacing w:after="0" w:line="259" w:lineRule="auto"/>
              <w:ind w:left="0" w:right="0" w:firstLine="0"/>
              <w:jc w:val="left"/>
              <w:rPr>
                <w:rFonts w:ascii="Open Sans" w:hAnsi="Open Sans" w:cs="Open Sans"/>
                <w:sz w:val="16"/>
                <w:szCs w:val="24"/>
                <w:rPrChange w:id="3304" w:author="Nicole Wu" w:date="2024-01-08T11:26:00Z">
                  <w:rPr>
                    <w:sz w:val="16"/>
                    <w:szCs w:val="24"/>
                  </w:rPr>
                </w:rPrChange>
              </w:rPr>
            </w:pPr>
            <w:r w:rsidRPr="00801E49">
              <w:rPr>
                <w:rFonts w:ascii="Open Sans" w:hAnsi="Open Sans" w:cs="Open Sans"/>
                <w:sz w:val="16"/>
                <w:szCs w:val="24"/>
                <w:rPrChange w:id="3305" w:author="Nicole Wu" w:date="2024-01-08T11:26:00Z">
                  <w:rPr>
                    <w:sz w:val="16"/>
                    <w:szCs w:val="24"/>
                  </w:rPr>
                </w:rPrChange>
              </w:rPr>
              <w:t>0.80</w:t>
            </w:r>
          </w:p>
        </w:tc>
        <w:tc>
          <w:tcPr>
            <w:tcW w:w="478" w:type="dxa"/>
            <w:tcBorders>
              <w:top w:val="nil"/>
              <w:left w:val="nil"/>
              <w:bottom w:val="nil"/>
              <w:right w:val="nil"/>
            </w:tcBorders>
          </w:tcPr>
          <w:p w14:paraId="6E987C3E" w14:textId="77777777" w:rsidR="00B92327" w:rsidRPr="00801E49" w:rsidRDefault="00332621" w:rsidP="006B0BF6">
            <w:pPr>
              <w:spacing w:after="0" w:line="259" w:lineRule="auto"/>
              <w:ind w:left="0" w:right="0" w:firstLine="0"/>
              <w:jc w:val="left"/>
              <w:rPr>
                <w:rFonts w:ascii="Open Sans" w:hAnsi="Open Sans" w:cs="Open Sans"/>
                <w:sz w:val="16"/>
                <w:szCs w:val="24"/>
                <w:rPrChange w:id="3306" w:author="Nicole Wu" w:date="2024-01-08T11:26:00Z">
                  <w:rPr>
                    <w:sz w:val="16"/>
                    <w:szCs w:val="24"/>
                  </w:rPr>
                </w:rPrChange>
              </w:rPr>
            </w:pPr>
            <w:r w:rsidRPr="00801E49">
              <w:rPr>
                <w:rFonts w:ascii="Open Sans" w:hAnsi="Open Sans" w:cs="Open Sans"/>
                <w:sz w:val="16"/>
                <w:szCs w:val="24"/>
                <w:rPrChange w:id="3307" w:author="Nicole Wu" w:date="2024-01-08T11:26:00Z">
                  <w:rPr>
                    <w:sz w:val="16"/>
                    <w:szCs w:val="24"/>
                  </w:rPr>
                </w:rPrChange>
              </w:rPr>
              <w:t>0.01</w:t>
            </w:r>
          </w:p>
        </w:tc>
      </w:tr>
      <w:tr w:rsidR="00B92327" w:rsidRPr="00801E49" w14:paraId="226CAE71" w14:textId="77777777">
        <w:trPr>
          <w:trHeight w:val="164"/>
        </w:trPr>
        <w:tc>
          <w:tcPr>
            <w:tcW w:w="3791" w:type="dxa"/>
            <w:tcBorders>
              <w:top w:val="nil"/>
              <w:left w:val="nil"/>
              <w:bottom w:val="nil"/>
              <w:right w:val="nil"/>
            </w:tcBorders>
          </w:tcPr>
          <w:p w14:paraId="29DCE4DC" w14:textId="77777777" w:rsidR="00B92327" w:rsidRPr="00801E49" w:rsidRDefault="00B92327" w:rsidP="006B0BF6">
            <w:pPr>
              <w:spacing w:after="0" w:line="259" w:lineRule="auto"/>
              <w:ind w:left="0" w:right="0" w:firstLine="0"/>
              <w:jc w:val="left"/>
              <w:rPr>
                <w:rFonts w:ascii="Open Sans" w:hAnsi="Open Sans" w:cs="Open Sans"/>
                <w:sz w:val="16"/>
                <w:szCs w:val="24"/>
                <w:rPrChange w:id="3308" w:author="Nicole Wu" w:date="2024-01-08T11:26:00Z">
                  <w:rPr>
                    <w:sz w:val="16"/>
                    <w:szCs w:val="24"/>
                  </w:rPr>
                </w:rPrChange>
              </w:rPr>
            </w:pPr>
          </w:p>
        </w:tc>
        <w:tc>
          <w:tcPr>
            <w:tcW w:w="655" w:type="dxa"/>
            <w:tcBorders>
              <w:top w:val="nil"/>
              <w:left w:val="nil"/>
              <w:bottom w:val="nil"/>
              <w:right w:val="nil"/>
            </w:tcBorders>
          </w:tcPr>
          <w:p w14:paraId="1A449820" w14:textId="77777777" w:rsidR="00B92327" w:rsidRPr="00801E49" w:rsidRDefault="00332621" w:rsidP="006B0BF6">
            <w:pPr>
              <w:spacing w:after="0" w:line="259" w:lineRule="auto"/>
              <w:ind w:left="37" w:right="0" w:firstLine="0"/>
              <w:jc w:val="left"/>
              <w:rPr>
                <w:rFonts w:ascii="Open Sans" w:hAnsi="Open Sans" w:cs="Open Sans"/>
                <w:sz w:val="16"/>
                <w:szCs w:val="24"/>
                <w:rPrChange w:id="3309" w:author="Nicole Wu" w:date="2024-01-08T11:26:00Z">
                  <w:rPr>
                    <w:sz w:val="16"/>
                    <w:szCs w:val="24"/>
                  </w:rPr>
                </w:rPrChange>
              </w:rPr>
            </w:pPr>
            <w:r w:rsidRPr="00801E49">
              <w:rPr>
                <w:rFonts w:ascii="Open Sans" w:hAnsi="Open Sans" w:cs="Open Sans"/>
                <w:sz w:val="16"/>
                <w:szCs w:val="24"/>
                <w:rPrChange w:id="3310" w:author="Nicole Wu" w:date="2024-01-08T11:26:00Z">
                  <w:rPr>
                    <w:sz w:val="16"/>
                    <w:szCs w:val="24"/>
                  </w:rPr>
                </w:rPrChange>
              </w:rPr>
              <w:t>(0.48)</w:t>
            </w:r>
          </w:p>
        </w:tc>
        <w:tc>
          <w:tcPr>
            <w:tcW w:w="655" w:type="dxa"/>
            <w:tcBorders>
              <w:top w:val="nil"/>
              <w:left w:val="nil"/>
              <w:bottom w:val="nil"/>
              <w:right w:val="nil"/>
            </w:tcBorders>
          </w:tcPr>
          <w:p w14:paraId="548CD30C" w14:textId="77777777" w:rsidR="00B92327" w:rsidRPr="00801E49" w:rsidRDefault="00332621" w:rsidP="006B0BF6">
            <w:pPr>
              <w:spacing w:after="0" w:line="259" w:lineRule="auto"/>
              <w:ind w:left="37" w:right="0" w:firstLine="0"/>
              <w:jc w:val="left"/>
              <w:rPr>
                <w:rFonts w:ascii="Open Sans" w:hAnsi="Open Sans" w:cs="Open Sans"/>
                <w:sz w:val="16"/>
                <w:szCs w:val="24"/>
                <w:rPrChange w:id="3311" w:author="Nicole Wu" w:date="2024-01-08T11:26:00Z">
                  <w:rPr>
                    <w:sz w:val="16"/>
                    <w:szCs w:val="24"/>
                  </w:rPr>
                </w:rPrChange>
              </w:rPr>
            </w:pPr>
            <w:r w:rsidRPr="00801E49">
              <w:rPr>
                <w:rFonts w:ascii="Open Sans" w:hAnsi="Open Sans" w:cs="Open Sans"/>
                <w:sz w:val="16"/>
                <w:szCs w:val="24"/>
                <w:rPrChange w:id="3312" w:author="Nicole Wu" w:date="2024-01-08T11:26:00Z">
                  <w:rPr>
                    <w:sz w:val="16"/>
                    <w:szCs w:val="24"/>
                  </w:rPr>
                </w:rPrChange>
              </w:rPr>
              <w:t>(0.48)</w:t>
            </w:r>
          </w:p>
        </w:tc>
        <w:tc>
          <w:tcPr>
            <w:tcW w:w="581" w:type="dxa"/>
            <w:tcBorders>
              <w:top w:val="nil"/>
              <w:left w:val="nil"/>
              <w:bottom w:val="nil"/>
              <w:right w:val="nil"/>
            </w:tcBorders>
          </w:tcPr>
          <w:p w14:paraId="398961E1" w14:textId="77777777" w:rsidR="00B92327" w:rsidRPr="00801E49" w:rsidRDefault="00332621" w:rsidP="006B0BF6">
            <w:pPr>
              <w:spacing w:after="0" w:line="259" w:lineRule="auto"/>
              <w:ind w:left="0" w:right="0" w:firstLine="0"/>
              <w:jc w:val="left"/>
              <w:rPr>
                <w:rFonts w:ascii="Open Sans" w:hAnsi="Open Sans" w:cs="Open Sans"/>
                <w:sz w:val="16"/>
                <w:szCs w:val="24"/>
                <w:rPrChange w:id="3313" w:author="Nicole Wu" w:date="2024-01-08T11:26:00Z">
                  <w:rPr>
                    <w:sz w:val="16"/>
                    <w:szCs w:val="24"/>
                  </w:rPr>
                </w:rPrChange>
              </w:rPr>
            </w:pPr>
            <w:r w:rsidRPr="00801E49">
              <w:rPr>
                <w:rFonts w:ascii="Open Sans" w:hAnsi="Open Sans" w:cs="Open Sans"/>
                <w:sz w:val="16"/>
                <w:szCs w:val="24"/>
                <w:rPrChange w:id="3314" w:author="Nicole Wu" w:date="2024-01-08T11:26:00Z">
                  <w:rPr>
                    <w:sz w:val="16"/>
                    <w:szCs w:val="24"/>
                  </w:rPr>
                </w:rPrChange>
              </w:rPr>
              <w:t>(0.92)</w:t>
            </w:r>
          </w:p>
        </w:tc>
        <w:tc>
          <w:tcPr>
            <w:tcW w:w="525" w:type="dxa"/>
            <w:tcBorders>
              <w:top w:val="nil"/>
              <w:left w:val="nil"/>
              <w:bottom w:val="nil"/>
              <w:right w:val="nil"/>
            </w:tcBorders>
          </w:tcPr>
          <w:p w14:paraId="667CCB81" w14:textId="77777777" w:rsidR="00B92327" w:rsidRPr="00801E49" w:rsidRDefault="00332621" w:rsidP="006B0BF6">
            <w:pPr>
              <w:spacing w:after="0" w:line="259" w:lineRule="auto"/>
              <w:ind w:left="37" w:right="0" w:firstLine="0"/>
              <w:jc w:val="left"/>
              <w:rPr>
                <w:rFonts w:ascii="Open Sans" w:hAnsi="Open Sans" w:cs="Open Sans"/>
                <w:sz w:val="16"/>
                <w:szCs w:val="24"/>
                <w:rPrChange w:id="3315" w:author="Nicole Wu" w:date="2024-01-08T11:26:00Z">
                  <w:rPr>
                    <w:sz w:val="16"/>
                    <w:szCs w:val="24"/>
                  </w:rPr>
                </w:rPrChange>
              </w:rPr>
            </w:pPr>
            <w:r w:rsidRPr="00801E49">
              <w:rPr>
                <w:rFonts w:ascii="Open Sans" w:hAnsi="Open Sans" w:cs="Open Sans"/>
                <w:sz w:val="16"/>
                <w:szCs w:val="24"/>
                <w:rPrChange w:id="3316" w:author="Nicole Wu" w:date="2024-01-08T11:26:00Z">
                  <w:rPr>
                    <w:sz w:val="16"/>
                    <w:szCs w:val="24"/>
                  </w:rPr>
                </w:rPrChange>
              </w:rPr>
              <w:t>(0.36)</w:t>
            </w:r>
          </w:p>
        </w:tc>
        <w:tc>
          <w:tcPr>
            <w:tcW w:w="784" w:type="dxa"/>
            <w:tcBorders>
              <w:top w:val="nil"/>
              <w:left w:val="nil"/>
              <w:bottom w:val="nil"/>
              <w:right w:val="nil"/>
            </w:tcBorders>
          </w:tcPr>
          <w:p w14:paraId="5C97FABD" w14:textId="77777777" w:rsidR="00B92327" w:rsidRPr="00801E49" w:rsidRDefault="00332621" w:rsidP="006B0BF6">
            <w:pPr>
              <w:spacing w:after="0" w:line="259" w:lineRule="auto"/>
              <w:ind w:left="166" w:right="0" w:firstLine="0"/>
              <w:jc w:val="left"/>
              <w:rPr>
                <w:rFonts w:ascii="Open Sans" w:hAnsi="Open Sans" w:cs="Open Sans"/>
                <w:sz w:val="16"/>
                <w:szCs w:val="24"/>
                <w:rPrChange w:id="3317" w:author="Nicole Wu" w:date="2024-01-08T11:26:00Z">
                  <w:rPr>
                    <w:sz w:val="16"/>
                    <w:szCs w:val="24"/>
                  </w:rPr>
                </w:rPrChange>
              </w:rPr>
            </w:pPr>
            <w:r w:rsidRPr="00801E49">
              <w:rPr>
                <w:rFonts w:ascii="Open Sans" w:hAnsi="Open Sans" w:cs="Open Sans"/>
                <w:sz w:val="16"/>
                <w:szCs w:val="24"/>
                <w:rPrChange w:id="3318" w:author="Nicole Wu" w:date="2024-01-08T11:26:00Z">
                  <w:rPr>
                    <w:sz w:val="16"/>
                    <w:szCs w:val="24"/>
                  </w:rPr>
                </w:rPrChange>
              </w:rPr>
              <w:t>(0.34)</w:t>
            </w:r>
          </w:p>
        </w:tc>
        <w:tc>
          <w:tcPr>
            <w:tcW w:w="581" w:type="dxa"/>
            <w:tcBorders>
              <w:top w:val="nil"/>
              <w:left w:val="nil"/>
              <w:bottom w:val="nil"/>
              <w:right w:val="nil"/>
            </w:tcBorders>
          </w:tcPr>
          <w:p w14:paraId="4D7B0D8F" w14:textId="77777777" w:rsidR="00B92327" w:rsidRPr="00801E49" w:rsidRDefault="00332621" w:rsidP="006B0BF6">
            <w:pPr>
              <w:spacing w:after="0" w:line="259" w:lineRule="auto"/>
              <w:ind w:left="0" w:right="0" w:firstLine="0"/>
              <w:jc w:val="left"/>
              <w:rPr>
                <w:rFonts w:ascii="Open Sans" w:hAnsi="Open Sans" w:cs="Open Sans"/>
                <w:sz w:val="16"/>
                <w:szCs w:val="24"/>
                <w:rPrChange w:id="3319" w:author="Nicole Wu" w:date="2024-01-08T11:26:00Z">
                  <w:rPr>
                    <w:sz w:val="16"/>
                    <w:szCs w:val="24"/>
                  </w:rPr>
                </w:rPrChange>
              </w:rPr>
            </w:pPr>
            <w:r w:rsidRPr="00801E49">
              <w:rPr>
                <w:rFonts w:ascii="Open Sans" w:hAnsi="Open Sans" w:cs="Open Sans"/>
                <w:sz w:val="16"/>
                <w:szCs w:val="24"/>
                <w:rPrChange w:id="3320" w:author="Nicole Wu" w:date="2024-01-08T11:26:00Z">
                  <w:rPr>
                    <w:sz w:val="16"/>
                    <w:szCs w:val="24"/>
                  </w:rPr>
                </w:rPrChange>
              </w:rPr>
              <w:t>(0.68)</w:t>
            </w:r>
          </w:p>
        </w:tc>
        <w:tc>
          <w:tcPr>
            <w:tcW w:w="655" w:type="dxa"/>
            <w:tcBorders>
              <w:top w:val="nil"/>
              <w:left w:val="nil"/>
              <w:bottom w:val="nil"/>
              <w:right w:val="nil"/>
            </w:tcBorders>
          </w:tcPr>
          <w:p w14:paraId="04C40C2E" w14:textId="77777777" w:rsidR="00B92327" w:rsidRPr="00801E49" w:rsidRDefault="00332621" w:rsidP="006B0BF6">
            <w:pPr>
              <w:spacing w:after="0" w:line="259" w:lineRule="auto"/>
              <w:ind w:left="37" w:right="0" w:firstLine="0"/>
              <w:jc w:val="left"/>
              <w:rPr>
                <w:rFonts w:ascii="Open Sans" w:hAnsi="Open Sans" w:cs="Open Sans"/>
                <w:sz w:val="16"/>
                <w:szCs w:val="24"/>
                <w:rPrChange w:id="3321" w:author="Nicole Wu" w:date="2024-01-08T11:26:00Z">
                  <w:rPr>
                    <w:sz w:val="16"/>
                    <w:szCs w:val="24"/>
                  </w:rPr>
                </w:rPrChange>
              </w:rPr>
            </w:pPr>
            <w:r w:rsidRPr="00801E49">
              <w:rPr>
                <w:rFonts w:ascii="Open Sans" w:hAnsi="Open Sans" w:cs="Open Sans"/>
                <w:sz w:val="16"/>
                <w:szCs w:val="24"/>
                <w:rPrChange w:id="3322" w:author="Nicole Wu" w:date="2024-01-08T11:26:00Z">
                  <w:rPr>
                    <w:sz w:val="16"/>
                    <w:szCs w:val="24"/>
                  </w:rPr>
                </w:rPrChange>
              </w:rPr>
              <w:t>(0.41)</w:t>
            </w:r>
          </w:p>
        </w:tc>
        <w:tc>
          <w:tcPr>
            <w:tcW w:w="655" w:type="dxa"/>
            <w:tcBorders>
              <w:top w:val="nil"/>
              <w:left w:val="nil"/>
              <w:bottom w:val="nil"/>
              <w:right w:val="nil"/>
            </w:tcBorders>
          </w:tcPr>
          <w:p w14:paraId="70140365" w14:textId="77777777" w:rsidR="00B92327" w:rsidRPr="00801E49" w:rsidRDefault="00332621" w:rsidP="006B0BF6">
            <w:pPr>
              <w:spacing w:after="0" w:line="259" w:lineRule="auto"/>
              <w:ind w:left="37" w:right="0" w:firstLine="0"/>
              <w:jc w:val="left"/>
              <w:rPr>
                <w:rFonts w:ascii="Open Sans" w:hAnsi="Open Sans" w:cs="Open Sans"/>
                <w:sz w:val="16"/>
                <w:szCs w:val="24"/>
                <w:rPrChange w:id="3323" w:author="Nicole Wu" w:date="2024-01-08T11:26:00Z">
                  <w:rPr>
                    <w:sz w:val="16"/>
                    <w:szCs w:val="24"/>
                  </w:rPr>
                </w:rPrChange>
              </w:rPr>
            </w:pPr>
            <w:r w:rsidRPr="00801E49">
              <w:rPr>
                <w:rFonts w:ascii="Open Sans" w:hAnsi="Open Sans" w:cs="Open Sans"/>
                <w:sz w:val="16"/>
                <w:szCs w:val="24"/>
                <w:rPrChange w:id="3324" w:author="Nicole Wu" w:date="2024-01-08T11:26:00Z">
                  <w:rPr>
                    <w:sz w:val="16"/>
                    <w:szCs w:val="24"/>
                  </w:rPr>
                </w:rPrChange>
              </w:rPr>
              <w:t>(0.40)</w:t>
            </w:r>
          </w:p>
        </w:tc>
        <w:tc>
          <w:tcPr>
            <w:tcW w:w="478" w:type="dxa"/>
            <w:tcBorders>
              <w:top w:val="nil"/>
              <w:left w:val="nil"/>
              <w:bottom w:val="nil"/>
              <w:right w:val="nil"/>
            </w:tcBorders>
          </w:tcPr>
          <w:p w14:paraId="4AD32CDB" w14:textId="77777777" w:rsidR="00B92327" w:rsidRPr="00801E49" w:rsidRDefault="00332621" w:rsidP="006B0BF6">
            <w:pPr>
              <w:spacing w:after="0" w:line="259" w:lineRule="auto"/>
              <w:ind w:left="0" w:right="0" w:firstLine="0"/>
              <w:jc w:val="left"/>
              <w:rPr>
                <w:rFonts w:ascii="Open Sans" w:hAnsi="Open Sans" w:cs="Open Sans"/>
                <w:sz w:val="16"/>
                <w:szCs w:val="24"/>
                <w:rPrChange w:id="3325" w:author="Nicole Wu" w:date="2024-01-08T11:26:00Z">
                  <w:rPr>
                    <w:sz w:val="16"/>
                    <w:szCs w:val="24"/>
                  </w:rPr>
                </w:rPrChange>
              </w:rPr>
            </w:pPr>
            <w:r w:rsidRPr="00801E49">
              <w:rPr>
                <w:rFonts w:ascii="Open Sans" w:hAnsi="Open Sans" w:cs="Open Sans"/>
                <w:sz w:val="16"/>
                <w:szCs w:val="24"/>
                <w:rPrChange w:id="3326" w:author="Nicole Wu" w:date="2024-01-08T11:26:00Z">
                  <w:rPr>
                    <w:sz w:val="16"/>
                    <w:szCs w:val="24"/>
                  </w:rPr>
                </w:rPrChange>
              </w:rPr>
              <w:t>(0.70)</w:t>
            </w:r>
          </w:p>
        </w:tc>
      </w:tr>
      <w:tr w:rsidR="00B92327" w:rsidRPr="00801E49" w14:paraId="778BECC2" w14:textId="77777777">
        <w:trPr>
          <w:trHeight w:val="164"/>
        </w:trPr>
        <w:tc>
          <w:tcPr>
            <w:tcW w:w="3791" w:type="dxa"/>
            <w:tcBorders>
              <w:top w:val="nil"/>
              <w:left w:val="nil"/>
              <w:bottom w:val="nil"/>
              <w:right w:val="nil"/>
            </w:tcBorders>
          </w:tcPr>
          <w:p w14:paraId="3E6CF992" w14:textId="77777777" w:rsidR="00B92327" w:rsidRPr="00801E49" w:rsidRDefault="00332621" w:rsidP="006B0BF6">
            <w:pPr>
              <w:spacing w:after="0" w:line="259" w:lineRule="auto"/>
              <w:ind w:left="0" w:right="0" w:firstLine="0"/>
              <w:jc w:val="left"/>
              <w:rPr>
                <w:rFonts w:ascii="Open Sans" w:hAnsi="Open Sans" w:cs="Open Sans"/>
                <w:sz w:val="16"/>
                <w:szCs w:val="24"/>
                <w:rPrChange w:id="3327" w:author="Nicole Wu" w:date="2024-01-08T11:26:00Z">
                  <w:rPr>
                    <w:sz w:val="16"/>
                    <w:szCs w:val="24"/>
                  </w:rPr>
                </w:rPrChange>
              </w:rPr>
            </w:pPr>
            <w:r w:rsidRPr="00801E49">
              <w:rPr>
                <w:rFonts w:ascii="Open Sans" w:hAnsi="Open Sans" w:cs="Open Sans"/>
                <w:sz w:val="16"/>
                <w:szCs w:val="24"/>
                <w:rPrChange w:id="3328" w:author="Nicole Wu" w:date="2024-01-08T11:26:00Z">
                  <w:rPr>
                    <w:sz w:val="16"/>
                    <w:szCs w:val="24"/>
                  </w:rPr>
                </w:rPrChange>
              </w:rPr>
              <w:t>Household has impoverished floor</w:t>
            </w:r>
          </w:p>
        </w:tc>
        <w:tc>
          <w:tcPr>
            <w:tcW w:w="655" w:type="dxa"/>
            <w:tcBorders>
              <w:top w:val="nil"/>
              <w:left w:val="nil"/>
              <w:bottom w:val="nil"/>
              <w:right w:val="nil"/>
            </w:tcBorders>
          </w:tcPr>
          <w:p w14:paraId="75AF2BAE" w14:textId="77777777" w:rsidR="00B92327" w:rsidRPr="00801E49" w:rsidRDefault="00332621" w:rsidP="006B0BF6">
            <w:pPr>
              <w:spacing w:after="0" w:line="259" w:lineRule="auto"/>
              <w:ind w:left="0" w:right="0" w:firstLine="0"/>
              <w:jc w:val="left"/>
              <w:rPr>
                <w:rFonts w:ascii="Open Sans" w:hAnsi="Open Sans" w:cs="Open Sans"/>
                <w:sz w:val="16"/>
                <w:szCs w:val="24"/>
                <w:rPrChange w:id="3329" w:author="Nicole Wu" w:date="2024-01-08T11:26:00Z">
                  <w:rPr>
                    <w:sz w:val="16"/>
                    <w:szCs w:val="24"/>
                  </w:rPr>
                </w:rPrChange>
              </w:rPr>
            </w:pPr>
            <w:r w:rsidRPr="00801E49">
              <w:rPr>
                <w:rFonts w:ascii="Open Sans" w:hAnsi="Open Sans" w:cs="Open Sans"/>
                <w:sz w:val="16"/>
                <w:szCs w:val="24"/>
                <w:rPrChange w:id="3330" w:author="Nicole Wu" w:date="2024-01-08T11:26:00Z">
                  <w:rPr>
                    <w:sz w:val="16"/>
                    <w:szCs w:val="24"/>
                  </w:rPr>
                </w:rPrChange>
              </w:rPr>
              <w:t>0.94</w:t>
            </w:r>
          </w:p>
        </w:tc>
        <w:tc>
          <w:tcPr>
            <w:tcW w:w="655" w:type="dxa"/>
            <w:tcBorders>
              <w:top w:val="nil"/>
              <w:left w:val="nil"/>
              <w:bottom w:val="nil"/>
              <w:right w:val="nil"/>
            </w:tcBorders>
          </w:tcPr>
          <w:p w14:paraId="5C2BA3A7" w14:textId="77777777" w:rsidR="00B92327" w:rsidRPr="00801E49" w:rsidRDefault="00332621" w:rsidP="006B0BF6">
            <w:pPr>
              <w:spacing w:after="0" w:line="259" w:lineRule="auto"/>
              <w:ind w:left="0" w:right="0" w:firstLine="0"/>
              <w:jc w:val="left"/>
              <w:rPr>
                <w:rFonts w:ascii="Open Sans" w:hAnsi="Open Sans" w:cs="Open Sans"/>
                <w:sz w:val="16"/>
                <w:szCs w:val="24"/>
                <w:rPrChange w:id="3331" w:author="Nicole Wu" w:date="2024-01-08T11:26:00Z">
                  <w:rPr>
                    <w:sz w:val="16"/>
                    <w:szCs w:val="24"/>
                  </w:rPr>
                </w:rPrChange>
              </w:rPr>
            </w:pPr>
            <w:r w:rsidRPr="00801E49">
              <w:rPr>
                <w:rFonts w:ascii="Open Sans" w:hAnsi="Open Sans" w:cs="Open Sans"/>
                <w:sz w:val="16"/>
                <w:szCs w:val="24"/>
                <w:rPrChange w:id="3332" w:author="Nicole Wu" w:date="2024-01-08T11:26:00Z">
                  <w:rPr>
                    <w:sz w:val="16"/>
                    <w:szCs w:val="24"/>
                  </w:rPr>
                </w:rPrChange>
              </w:rPr>
              <w:t>0.88</w:t>
            </w:r>
          </w:p>
        </w:tc>
        <w:tc>
          <w:tcPr>
            <w:tcW w:w="581" w:type="dxa"/>
            <w:tcBorders>
              <w:top w:val="nil"/>
              <w:left w:val="nil"/>
              <w:bottom w:val="nil"/>
              <w:right w:val="nil"/>
            </w:tcBorders>
          </w:tcPr>
          <w:p w14:paraId="113217CF" w14:textId="77777777" w:rsidR="00B92327" w:rsidRPr="00801E49" w:rsidRDefault="00332621" w:rsidP="006B0BF6">
            <w:pPr>
              <w:spacing w:after="0" w:line="259" w:lineRule="auto"/>
              <w:ind w:left="0" w:right="0" w:firstLine="0"/>
              <w:jc w:val="left"/>
              <w:rPr>
                <w:rFonts w:ascii="Open Sans" w:hAnsi="Open Sans" w:cs="Open Sans"/>
                <w:sz w:val="16"/>
                <w:szCs w:val="24"/>
                <w:rPrChange w:id="3333" w:author="Nicole Wu" w:date="2024-01-08T11:26:00Z">
                  <w:rPr>
                    <w:sz w:val="16"/>
                    <w:szCs w:val="24"/>
                  </w:rPr>
                </w:rPrChange>
              </w:rPr>
            </w:pPr>
            <w:r w:rsidRPr="00801E49">
              <w:rPr>
                <w:rFonts w:ascii="Open Sans" w:hAnsi="Open Sans" w:cs="Open Sans"/>
                <w:sz w:val="16"/>
                <w:szCs w:val="24"/>
                <w:rPrChange w:id="3334" w:author="Nicole Wu" w:date="2024-01-08T11:26:00Z">
                  <w:rPr>
                    <w:sz w:val="16"/>
                    <w:szCs w:val="24"/>
                  </w:rPr>
                </w:rPrChange>
              </w:rPr>
              <w:t>-0.06</w:t>
            </w:r>
          </w:p>
        </w:tc>
        <w:tc>
          <w:tcPr>
            <w:tcW w:w="525" w:type="dxa"/>
            <w:tcBorders>
              <w:top w:val="nil"/>
              <w:left w:val="nil"/>
              <w:bottom w:val="nil"/>
              <w:right w:val="nil"/>
            </w:tcBorders>
          </w:tcPr>
          <w:p w14:paraId="49C82761" w14:textId="77777777" w:rsidR="00B92327" w:rsidRPr="00801E49" w:rsidRDefault="00332621" w:rsidP="006B0BF6">
            <w:pPr>
              <w:spacing w:after="0" w:line="259" w:lineRule="auto"/>
              <w:ind w:left="0" w:right="0" w:firstLine="0"/>
              <w:jc w:val="left"/>
              <w:rPr>
                <w:rFonts w:ascii="Open Sans" w:hAnsi="Open Sans" w:cs="Open Sans"/>
                <w:sz w:val="16"/>
                <w:szCs w:val="24"/>
                <w:rPrChange w:id="3335" w:author="Nicole Wu" w:date="2024-01-08T11:26:00Z">
                  <w:rPr>
                    <w:sz w:val="16"/>
                    <w:szCs w:val="24"/>
                  </w:rPr>
                </w:rPrChange>
              </w:rPr>
            </w:pPr>
            <w:r w:rsidRPr="00801E49">
              <w:rPr>
                <w:rFonts w:ascii="Open Sans" w:hAnsi="Open Sans" w:cs="Open Sans"/>
                <w:sz w:val="16"/>
                <w:szCs w:val="24"/>
                <w:rPrChange w:id="3336" w:author="Nicole Wu" w:date="2024-01-08T11:26:00Z">
                  <w:rPr>
                    <w:sz w:val="16"/>
                    <w:szCs w:val="24"/>
                  </w:rPr>
                </w:rPrChange>
              </w:rPr>
              <w:t>0.97</w:t>
            </w:r>
          </w:p>
        </w:tc>
        <w:tc>
          <w:tcPr>
            <w:tcW w:w="784" w:type="dxa"/>
            <w:tcBorders>
              <w:top w:val="nil"/>
              <w:left w:val="nil"/>
              <w:bottom w:val="nil"/>
              <w:right w:val="nil"/>
            </w:tcBorders>
          </w:tcPr>
          <w:p w14:paraId="1E9BA382" w14:textId="77777777" w:rsidR="00B92327" w:rsidRPr="00801E49" w:rsidRDefault="00332621" w:rsidP="006B0BF6">
            <w:pPr>
              <w:spacing w:after="0" w:line="259" w:lineRule="auto"/>
              <w:ind w:left="0" w:right="0" w:firstLine="0"/>
              <w:jc w:val="left"/>
              <w:rPr>
                <w:rFonts w:ascii="Open Sans" w:hAnsi="Open Sans" w:cs="Open Sans"/>
                <w:sz w:val="16"/>
                <w:szCs w:val="24"/>
                <w:rPrChange w:id="3337" w:author="Nicole Wu" w:date="2024-01-08T11:26:00Z">
                  <w:rPr>
                    <w:sz w:val="16"/>
                    <w:szCs w:val="24"/>
                  </w:rPr>
                </w:rPrChange>
              </w:rPr>
            </w:pPr>
            <w:r w:rsidRPr="00801E49">
              <w:rPr>
                <w:rFonts w:ascii="Open Sans" w:hAnsi="Open Sans" w:cs="Open Sans"/>
                <w:sz w:val="16"/>
                <w:szCs w:val="24"/>
                <w:rPrChange w:id="3338" w:author="Nicole Wu" w:date="2024-01-08T11:26:00Z">
                  <w:rPr>
                    <w:sz w:val="16"/>
                    <w:szCs w:val="24"/>
                  </w:rPr>
                </w:rPrChange>
              </w:rPr>
              <w:t>0.96</w:t>
            </w:r>
          </w:p>
        </w:tc>
        <w:tc>
          <w:tcPr>
            <w:tcW w:w="581" w:type="dxa"/>
            <w:tcBorders>
              <w:top w:val="nil"/>
              <w:left w:val="nil"/>
              <w:bottom w:val="nil"/>
              <w:right w:val="nil"/>
            </w:tcBorders>
          </w:tcPr>
          <w:p w14:paraId="53DC81F3" w14:textId="77777777" w:rsidR="00B92327" w:rsidRPr="00801E49" w:rsidRDefault="00332621" w:rsidP="006B0BF6">
            <w:pPr>
              <w:spacing w:after="0" w:line="259" w:lineRule="auto"/>
              <w:ind w:left="0" w:right="0" w:firstLine="0"/>
              <w:jc w:val="left"/>
              <w:rPr>
                <w:rFonts w:ascii="Open Sans" w:hAnsi="Open Sans" w:cs="Open Sans"/>
                <w:sz w:val="16"/>
                <w:szCs w:val="24"/>
                <w:rPrChange w:id="3339" w:author="Nicole Wu" w:date="2024-01-08T11:26:00Z">
                  <w:rPr>
                    <w:sz w:val="16"/>
                    <w:szCs w:val="24"/>
                  </w:rPr>
                </w:rPrChange>
              </w:rPr>
            </w:pPr>
            <w:r w:rsidRPr="00801E49">
              <w:rPr>
                <w:rFonts w:ascii="Open Sans" w:hAnsi="Open Sans" w:cs="Open Sans"/>
                <w:sz w:val="16"/>
                <w:szCs w:val="24"/>
                <w:rPrChange w:id="3340" w:author="Nicole Wu" w:date="2024-01-08T11:26:00Z">
                  <w:rPr>
                    <w:sz w:val="16"/>
                    <w:szCs w:val="24"/>
                  </w:rPr>
                </w:rPrChange>
              </w:rPr>
              <w:t>-0.01</w:t>
            </w:r>
          </w:p>
        </w:tc>
        <w:tc>
          <w:tcPr>
            <w:tcW w:w="655" w:type="dxa"/>
            <w:tcBorders>
              <w:top w:val="nil"/>
              <w:left w:val="nil"/>
              <w:bottom w:val="nil"/>
              <w:right w:val="nil"/>
            </w:tcBorders>
          </w:tcPr>
          <w:p w14:paraId="4D722B4E" w14:textId="77777777" w:rsidR="00B92327" w:rsidRPr="00801E49" w:rsidRDefault="00332621" w:rsidP="006B0BF6">
            <w:pPr>
              <w:spacing w:after="0" w:line="259" w:lineRule="auto"/>
              <w:ind w:left="0" w:right="0" w:firstLine="0"/>
              <w:jc w:val="left"/>
              <w:rPr>
                <w:rFonts w:ascii="Open Sans" w:hAnsi="Open Sans" w:cs="Open Sans"/>
                <w:sz w:val="16"/>
                <w:szCs w:val="24"/>
                <w:rPrChange w:id="3341" w:author="Nicole Wu" w:date="2024-01-08T11:26:00Z">
                  <w:rPr>
                    <w:sz w:val="16"/>
                    <w:szCs w:val="24"/>
                  </w:rPr>
                </w:rPrChange>
              </w:rPr>
            </w:pPr>
            <w:r w:rsidRPr="00801E49">
              <w:rPr>
                <w:rFonts w:ascii="Open Sans" w:hAnsi="Open Sans" w:cs="Open Sans"/>
                <w:sz w:val="16"/>
                <w:szCs w:val="24"/>
                <w:rPrChange w:id="3342" w:author="Nicole Wu" w:date="2024-01-08T11:26:00Z">
                  <w:rPr>
                    <w:sz w:val="16"/>
                    <w:szCs w:val="24"/>
                  </w:rPr>
                </w:rPrChange>
              </w:rPr>
              <w:t>0.96</w:t>
            </w:r>
          </w:p>
        </w:tc>
        <w:tc>
          <w:tcPr>
            <w:tcW w:w="655" w:type="dxa"/>
            <w:tcBorders>
              <w:top w:val="nil"/>
              <w:left w:val="nil"/>
              <w:bottom w:val="nil"/>
              <w:right w:val="nil"/>
            </w:tcBorders>
          </w:tcPr>
          <w:p w14:paraId="2FF43BFC" w14:textId="77777777" w:rsidR="00B92327" w:rsidRPr="00801E49" w:rsidRDefault="00332621" w:rsidP="006B0BF6">
            <w:pPr>
              <w:spacing w:after="0" w:line="259" w:lineRule="auto"/>
              <w:ind w:left="0" w:right="0" w:firstLine="0"/>
              <w:jc w:val="left"/>
              <w:rPr>
                <w:rFonts w:ascii="Open Sans" w:hAnsi="Open Sans" w:cs="Open Sans"/>
                <w:sz w:val="16"/>
                <w:szCs w:val="24"/>
                <w:rPrChange w:id="3343" w:author="Nicole Wu" w:date="2024-01-08T11:26:00Z">
                  <w:rPr>
                    <w:sz w:val="16"/>
                    <w:szCs w:val="24"/>
                  </w:rPr>
                </w:rPrChange>
              </w:rPr>
            </w:pPr>
            <w:r w:rsidRPr="00801E49">
              <w:rPr>
                <w:rFonts w:ascii="Open Sans" w:hAnsi="Open Sans" w:cs="Open Sans"/>
                <w:sz w:val="16"/>
                <w:szCs w:val="24"/>
                <w:rPrChange w:id="3344" w:author="Nicole Wu" w:date="2024-01-08T11:26:00Z">
                  <w:rPr>
                    <w:sz w:val="16"/>
                    <w:szCs w:val="24"/>
                  </w:rPr>
                </w:rPrChange>
              </w:rPr>
              <w:t>0.94</w:t>
            </w:r>
          </w:p>
        </w:tc>
        <w:tc>
          <w:tcPr>
            <w:tcW w:w="478" w:type="dxa"/>
            <w:tcBorders>
              <w:top w:val="nil"/>
              <w:left w:val="nil"/>
              <w:bottom w:val="nil"/>
              <w:right w:val="nil"/>
            </w:tcBorders>
          </w:tcPr>
          <w:p w14:paraId="47ADF48F" w14:textId="77777777" w:rsidR="00B92327" w:rsidRPr="00801E49" w:rsidRDefault="00332621" w:rsidP="006B0BF6">
            <w:pPr>
              <w:spacing w:after="0" w:line="259" w:lineRule="auto"/>
              <w:ind w:left="0" w:right="0" w:firstLine="0"/>
              <w:jc w:val="left"/>
              <w:rPr>
                <w:rFonts w:ascii="Open Sans" w:hAnsi="Open Sans" w:cs="Open Sans"/>
                <w:sz w:val="16"/>
                <w:szCs w:val="24"/>
                <w:rPrChange w:id="3345" w:author="Nicole Wu" w:date="2024-01-08T11:26:00Z">
                  <w:rPr>
                    <w:sz w:val="16"/>
                    <w:szCs w:val="24"/>
                  </w:rPr>
                </w:rPrChange>
              </w:rPr>
            </w:pPr>
            <w:r w:rsidRPr="00801E49">
              <w:rPr>
                <w:rFonts w:ascii="Open Sans" w:hAnsi="Open Sans" w:cs="Open Sans"/>
                <w:sz w:val="16"/>
                <w:szCs w:val="24"/>
                <w:rPrChange w:id="3346" w:author="Nicole Wu" w:date="2024-01-08T11:26:00Z">
                  <w:rPr>
                    <w:sz w:val="16"/>
                    <w:szCs w:val="24"/>
                  </w:rPr>
                </w:rPrChange>
              </w:rPr>
              <w:t>-0.02</w:t>
            </w:r>
          </w:p>
        </w:tc>
      </w:tr>
      <w:tr w:rsidR="00B92327" w:rsidRPr="00801E49" w14:paraId="453B8D26" w14:textId="77777777">
        <w:trPr>
          <w:trHeight w:val="169"/>
        </w:trPr>
        <w:tc>
          <w:tcPr>
            <w:tcW w:w="3791" w:type="dxa"/>
            <w:tcBorders>
              <w:top w:val="nil"/>
              <w:left w:val="nil"/>
              <w:bottom w:val="single" w:sz="3" w:space="0" w:color="000000"/>
              <w:right w:val="nil"/>
            </w:tcBorders>
          </w:tcPr>
          <w:p w14:paraId="4E06D45F" w14:textId="77777777" w:rsidR="00B92327" w:rsidRPr="00801E49" w:rsidRDefault="00B92327" w:rsidP="006B0BF6">
            <w:pPr>
              <w:spacing w:after="0" w:line="259" w:lineRule="auto"/>
              <w:ind w:left="0" w:right="0" w:firstLine="0"/>
              <w:jc w:val="left"/>
              <w:rPr>
                <w:rFonts w:ascii="Open Sans" w:hAnsi="Open Sans" w:cs="Open Sans"/>
                <w:sz w:val="16"/>
                <w:szCs w:val="24"/>
                <w:rPrChange w:id="3347" w:author="Nicole Wu" w:date="2024-01-08T11:26:00Z">
                  <w:rPr>
                    <w:sz w:val="16"/>
                    <w:szCs w:val="24"/>
                  </w:rPr>
                </w:rPrChange>
              </w:rPr>
            </w:pPr>
          </w:p>
        </w:tc>
        <w:tc>
          <w:tcPr>
            <w:tcW w:w="655" w:type="dxa"/>
            <w:tcBorders>
              <w:top w:val="nil"/>
              <w:left w:val="nil"/>
              <w:bottom w:val="single" w:sz="3" w:space="0" w:color="000000"/>
              <w:right w:val="nil"/>
            </w:tcBorders>
          </w:tcPr>
          <w:p w14:paraId="770E3120" w14:textId="77777777" w:rsidR="00B92327" w:rsidRPr="00801E49" w:rsidRDefault="00332621" w:rsidP="006B0BF6">
            <w:pPr>
              <w:spacing w:after="0" w:line="259" w:lineRule="auto"/>
              <w:ind w:left="37" w:right="0" w:firstLine="0"/>
              <w:jc w:val="left"/>
              <w:rPr>
                <w:rFonts w:ascii="Open Sans" w:hAnsi="Open Sans" w:cs="Open Sans"/>
                <w:sz w:val="16"/>
                <w:szCs w:val="24"/>
                <w:rPrChange w:id="3348" w:author="Nicole Wu" w:date="2024-01-08T11:26:00Z">
                  <w:rPr>
                    <w:sz w:val="16"/>
                    <w:szCs w:val="24"/>
                  </w:rPr>
                </w:rPrChange>
              </w:rPr>
            </w:pPr>
            <w:r w:rsidRPr="00801E49">
              <w:rPr>
                <w:rFonts w:ascii="Open Sans" w:hAnsi="Open Sans" w:cs="Open Sans"/>
                <w:sz w:val="16"/>
                <w:szCs w:val="24"/>
                <w:rPrChange w:id="3349" w:author="Nicole Wu" w:date="2024-01-08T11:26:00Z">
                  <w:rPr>
                    <w:sz w:val="16"/>
                    <w:szCs w:val="24"/>
                  </w:rPr>
                </w:rPrChange>
              </w:rPr>
              <w:t>(0.24)</w:t>
            </w:r>
          </w:p>
        </w:tc>
        <w:tc>
          <w:tcPr>
            <w:tcW w:w="655" w:type="dxa"/>
            <w:tcBorders>
              <w:top w:val="nil"/>
              <w:left w:val="nil"/>
              <w:bottom w:val="single" w:sz="3" w:space="0" w:color="000000"/>
              <w:right w:val="nil"/>
            </w:tcBorders>
          </w:tcPr>
          <w:p w14:paraId="767F990D" w14:textId="77777777" w:rsidR="00B92327" w:rsidRPr="00801E49" w:rsidRDefault="00332621" w:rsidP="006B0BF6">
            <w:pPr>
              <w:spacing w:after="0" w:line="259" w:lineRule="auto"/>
              <w:ind w:left="37" w:right="0" w:firstLine="0"/>
              <w:jc w:val="left"/>
              <w:rPr>
                <w:rFonts w:ascii="Open Sans" w:hAnsi="Open Sans" w:cs="Open Sans"/>
                <w:sz w:val="16"/>
                <w:szCs w:val="24"/>
                <w:rPrChange w:id="3350" w:author="Nicole Wu" w:date="2024-01-08T11:26:00Z">
                  <w:rPr>
                    <w:sz w:val="16"/>
                    <w:szCs w:val="24"/>
                  </w:rPr>
                </w:rPrChange>
              </w:rPr>
            </w:pPr>
            <w:r w:rsidRPr="00801E49">
              <w:rPr>
                <w:rFonts w:ascii="Open Sans" w:hAnsi="Open Sans" w:cs="Open Sans"/>
                <w:sz w:val="16"/>
                <w:szCs w:val="24"/>
                <w:rPrChange w:id="3351" w:author="Nicole Wu" w:date="2024-01-08T11:26:00Z">
                  <w:rPr>
                    <w:sz w:val="16"/>
                    <w:szCs w:val="24"/>
                  </w:rPr>
                </w:rPrChange>
              </w:rPr>
              <w:t>(0.33)</w:t>
            </w:r>
          </w:p>
        </w:tc>
        <w:tc>
          <w:tcPr>
            <w:tcW w:w="581" w:type="dxa"/>
            <w:tcBorders>
              <w:top w:val="nil"/>
              <w:left w:val="nil"/>
              <w:bottom w:val="single" w:sz="3" w:space="0" w:color="000000"/>
              <w:right w:val="nil"/>
            </w:tcBorders>
          </w:tcPr>
          <w:p w14:paraId="181F6E74" w14:textId="77777777" w:rsidR="00B92327" w:rsidRPr="00801E49" w:rsidRDefault="00332621" w:rsidP="006B0BF6">
            <w:pPr>
              <w:spacing w:after="0" w:line="259" w:lineRule="auto"/>
              <w:ind w:left="0" w:right="0" w:firstLine="0"/>
              <w:jc w:val="left"/>
              <w:rPr>
                <w:rFonts w:ascii="Open Sans" w:hAnsi="Open Sans" w:cs="Open Sans"/>
                <w:sz w:val="16"/>
                <w:szCs w:val="24"/>
                <w:rPrChange w:id="3352" w:author="Nicole Wu" w:date="2024-01-08T11:26:00Z">
                  <w:rPr>
                    <w:sz w:val="16"/>
                    <w:szCs w:val="24"/>
                  </w:rPr>
                </w:rPrChange>
              </w:rPr>
            </w:pPr>
            <w:r w:rsidRPr="00801E49">
              <w:rPr>
                <w:rFonts w:ascii="Open Sans" w:hAnsi="Open Sans" w:cs="Open Sans"/>
                <w:sz w:val="16"/>
                <w:szCs w:val="24"/>
                <w:rPrChange w:id="3353" w:author="Nicole Wu" w:date="2024-01-08T11:26:00Z">
                  <w:rPr>
                    <w:sz w:val="16"/>
                    <w:szCs w:val="24"/>
                  </w:rPr>
                </w:rPrChange>
              </w:rPr>
              <w:t>(0.07)</w:t>
            </w:r>
          </w:p>
        </w:tc>
        <w:tc>
          <w:tcPr>
            <w:tcW w:w="525" w:type="dxa"/>
            <w:tcBorders>
              <w:top w:val="nil"/>
              <w:left w:val="nil"/>
              <w:bottom w:val="single" w:sz="3" w:space="0" w:color="000000"/>
              <w:right w:val="nil"/>
            </w:tcBorders>
          </w:tcPr>
          <w:p w14:paraId="08DD0CD2" w14:textId="77777777" w:rsidR="00B92327" w:rsidRPr="00801E49" w:rsidRDefault="00332621" w:rsidP="006B0BF6">
            <w:pPr>
              <w:spacing w:after="0" w:line="259" w:lineRule="auto"/>
              <w:ind w:left="37" w:right="0" w:firstLine="0"/>
              <w:jc w:val="left"/>
              <w:rPr>
                <w:rFonts w:ascii="Open Sans" w:hAnsi="Open Sans" w:cs="Open Sans"/>
                <w:sz w:val="16"/>
                <w:szCs w:val="24"/>
                <w:rPrChange w:id="3354" w:author="Nicole Wu" w:date="2024-01-08T11:26:00Z">
                  <w:rPr>
                    <w:sz w:val="16"/>
                    <w:szCs w:val="24"/>
                  </w:rPr>
                </w:rPrChange>
              </w:rPr>
            </w:pPr>
            <w:r w:rsidRPr="00801E49">
              <w:rPr>
                <w:rFonts w:ascii="Open Sans" w:hAnsi="Open Sans" w:cs="Open Sans"/>
                <w:sz w:val="16"/>
                <w:szCs w:val="24"/>
                <w:rPrChange w:id="3355" w:author="Nicole Wu" w:date="2024-01-08T11:26:00Z">
                  <w:rPr>
                    <w:sz w:val="16"/>
                    <w:szCs w:val="24"/>
                  </w:rPr>
                </w:rPrChange>
              </w:rPr>
              <w:t>(0.18)</w:t>
            </w:r>
          </w:p>
        </w:tc>
        <w:tc>
          <w:tcPr>
            <w:tcW w:w="784" w:type="dxa"/>
            <w:tcBorders>
              <w:top w:val="nil"/>
              <w:left w:val="nil"/>
              <w:bottom w:val="single" w:sz="3" w:space="0" w:color="000000"/>
              <w:right w:val="nil"/>
            </w:tcBorders>
          </w:tcPr>
          <w:p w14:paraId="23417C01" w14:textId="77777777" w:rsidR="00B92327" w:rsidRPr="00801E49" w:rsidRDefault="00332621" w:rsidP="006B0BF6">
            <w:pPr>
              <w:spacing w:after="0" w:line="259" w:lineRule="auto"/>
              <w:ind w:left="166" w:right="0" w:firstLine="0"/>
              <w:jc w:val="left"/>
              <w:rPr>
                <w:rFonts w:ascii="Open Sans" w:hAnsi="Open Sans" w:cs="Open Sans"/>
                <w:sz w:val="16"/>
                <w:szCs w:val="24"/>
                <w:rPrChange w:id="3356" w:author="Nicole Wu" w:date="2024-01-08T11:26:00Z">
                  <w:rPr>
                    <w:sz w:val="16"/>
                    <w:szCs w:val="24"/>
                  </w:rPr>
                </w:rPrChange>
              </w:rPr>
            </w:pPr>
            <w:r w:rsidRPr="00801E49">
              <w:rPr>
                <w:rFonts w:ascii="Open Sans" w:hAnsi="Open Sans" w:cs="Open Sans"/>
                <w:sz w:val="16"/>
                <w:szCs w:val="24"/>
                <w:rPrChange w:id="3357" w:author="Nicole Wu" w:date="2024-01-08T11:26:00Z">
                  <w:rPr>
                    <w:sz w:val="16"/>
                    <w:szCs w:val="24"/>
                  </w:rPr>
                </w:rPrChange>
              </w:rPr>
              <w:t>(0.19)</w:t>
            </w:r>
          </w:p>
        </w:tc>
        <w:tc>
          <w:tcPr>
            <w:tcW w:w="581" w:type="dxa"/>
            <w:tcBorders>
              <w:top w:val="nil"/>
              <w:left w:val="nil"/>
              <w:bottom w:val="single" w:sz="3" w:space="0" w:color="000000"/>
              <w:right w:val="nil"/>
            </w:tcBorders>
          </w:tcPr>
          <w:p w14:paraId="223EF02E" w14:textId="77777777" w:rsidR="00B92327" w:rsidRPr="00801E49" w:rsidRDefault="00332621" w:rsidP="006B0BF6">
            <w:pPr>
              <w:spacing w:after="0" w:line="259" w:lineRule="auto"/>
              <w:ind w:left="0" w:right="0" w:firstLine="0"/>
              <w:jc w:val="left"/>
              <w:rPr>
                <w:rFonts w:ascii="Open Sans" w:hAnsi="Open Sans" w:cs="Open Sans"/>
                <w:sz w:val="16"/>
                <w:szCs w:val="24"/>
                <w:rPrChange w:id="3358" w:author="Nicole Wu" w:date="2024-01-08T11:26:00Z">
                  <w:rPr>
                    <w:sz w:val="16"/>
                    <w:szCs w:val="24"/>
                  </w:rPr>
                </w:rPrChange>
              </w:rPr>
            </w:pPr>
            <w:r w:rsidRPr="00801E49">
              <w:rPr>
                <w:rFonts w:ascii="Open Sans" w:hAnsi="Open Sans" w:cs="Open Sans"/>
                <w:sz w:val="16"/>
                <w:szCs w:val="24"/>
                <w:rPrChange w:id="3359" w:author="Nicole Wu" w:date="2024-01-08T11:26:00Z">
                  <w:rPr>
                    <w:sz w:val="16"/>
                    <w:szCs w:val="24"/>
                  </w:rPr>
                </w:rPrChange>
              </w:rPr>
              <w:t>(0.68)</w:t>
            </w:r>
          </w:p>
        </w:tc>
        <w:tc>
          <w:tcPr>
            <w:tcW w:w="655" w:type="dxa"/>
            <w:tcBorders>
              <w:top w:val="nil"/>
              <w:left w:val="nil"/>
              <w:bottom w:val="single" w:sz="3" w:space="0" w:color="000000"/>
              <w:right w:val="nil"/>
            </w:tcBorders>
          </w:tcPr>
          <w:p w14:paraId="6390E8EE" w14:textId="77777777" w:rsidR="00B92327" w:rsidRPr="00801E49" w:rsidRDefault="00332621" w:rsidP="006B0BF6">
            <w:pPr>
              <w:spacing w:after="0" w:line="259" w:lineRule="auto"/>
              <w:ind w:left="37" w:right="0" w:firstLine="0"/>
              <w:jc w:val="left"/>
              <w:rPr>
                <w:rFonts w:ascii="Open Sans" w:hAnsi="Open Sans" w:cs="Open Sans"/>
                <w:sz w:val="16"/>
                <w:szCs w:val="24"/>
                <w:rPrChange w:id="3360" w:author="Nicole Wu" w:date="2024-01-08T11:26:00Z">
                  <w:rPr>
                    <w:sz w:val="16"/>
                    <w:szCs w:val="24"/>
                  </w:rPr>
                </w:rPrChange>
              </w:rPr>
            </w:pPr>
            <w:r w:rsidRPr="00801E49">
              <w:rPr>
                <w:rFonts w:ascii="Open Sans" w:hAnsi="Open Sans" w:cs="Open Sans"/>
                <w:sz w:val="16"/>
                <w:szCs w:val="24"/>
                <w:rPrChange w:id="3361" w:author="Nicole Wu" w:date="2024-01-08T11:26:00Z">
                  <w:rPr>
                    <w:sz w:val="16"/>
                    <w:szCs w:val="24"/>
                  </w:rPr>
                </w:rPrChange>
              </w:rPr>
              <w:t>(0.20)</w:t>
            </w:r>
          </w:p>
        </w:tc>
        <w:tc>
          <w:tcPr>
            <w:tcW w:w="655" w:type="dxa"/>
            <w:tcBorders>
              <w:top w:val="nil"/>
              <w:left w:val="nil"/>
              <w:bottom w:val="single" w:sz="3" w:space="0" w:color="000000"/>
              <w:right w:val="nil"/>
            </w:tcBorders>
          </w:tcPr>
          <w:p w14:paraId="4944D298" w14:textId="77777777" w:rsidR="00B92327" w:rsidRPr="00801E49" w:rsidRDefault="00332621" w:rsidP="006B0BF6">
            <w:pPr>
              <w:spacing w:after="0" w:line="259" w:lineRule="auto"/>
              <w:ind w:left="37" w:right="0" w:firstLine="0"/>
              <w:jc w:val="left"/>
              <w:rPr>
                <w:rFonts w:ascii="Open Sans" w:hAnsi="Open Sans" w:cs="Open Sans"/>
                <w:sz w:val="16"/>
                <w:szCs w:val="24"/>
                <w:rPrChange w:id="3362" w:author="Nicole Wu" w:date="2024-01-08T11:26:00Z">
                  <w:rPr>
                    <w:sz w:val="16"/>
                    <w:szCs w:val="24"/>
                  </w:rPr>
                </w:rPrChange>
              </w:rPr>
            </w:pPr>
            <w:r w:rsidRPr="00801E49">
              <w:rPr>
                <w:rFonts w:ascii="Open Sans" w:hAnsi="Open Sans" w:cs="Open Sans"/>
                <w:sz w:val="16"/>
                <w:szCs w:val="24"/>
                <w:rPrChange w:id="3363" w:author="Nicole Wu" w:date="2024-01-08T11:26:00Z">
                  <w:rPr>
                    <w:sz w:val="16"/>
                    <w:szCs w:val="24"/>
                  </w:rPr>
                </w:rPrChange>
              </w:rPr>
              <w:t>(0.24)</w:t>
            </w:r>
          </w:p>
        </w:tc>
        <w:tc>
          <w:tcPr>
            <w:tcW w:w="478" w:type="dxa"/>
            <w:tcBorders>
              <w:top w:val="nil"/>
              <w:left w:val="nil"/>
              <w:bottom w:val="single" w:sz="3" w:space="0" w:color="000000"/>
              <w:right w:val="nil"/>
            </w:tcBorders>
          </w:tcPr>
          <w:p w14:paraId="704FECC7" w14:textId="77777777" w:rsidR="00B92327" w:rsidRPr="00801E49" w:rsidRDefault="00332621" w:rsidP="006B0BF6">
            <w:pPr>
              <w:spacing w:after="0" w:line="259" w:lineRule="auto"/>
              <w:ind w:left="0" w:right="0" w:firstLine="0"/>
              <w:jc w:val="left"/>
              <w:rPr>
                <w:rFonts w:ascii="Open Sans" w:hAnsi="Open Sans" w:cs="Open Sans"/>
                <w:sz w:val="16"/>
                <w:szCs w:val="24"/>
                <w:rPrChange w:id="3364" w:author="Nicole Wu" w:date="2024-01-08T11:26:00Z">
                  <w:rPr>
                    <w:sz w:val="16"/>
                    <w:szCs w:val="24"/>
                  </w:rPr>
                </w:rPrChange>
              </w:rPr>
            </w:pPr>
            <w:r w:rsidRPr="00801E49">
              <w:rPr>
                <w:rFonts w:ascii="Open Sans" w:hAnsi="Open Sans" w:cs="Open Sans"/>
                <w:sz w:val="16"/>
                <w:szCs w:val="24"/>
                <w:rPrChange w:id="3365" w:author="Nicole Wu" w:date="2024-01-08T11:26:00Z">
                  <w:rPr>
                    <w:sz w:val="16"/>
                    <w:szCs w:val="24"/>
                  </w:rPr>
                </w:rPrChange>
              </w:rPr>
              <w:t>(0.13)</w:t>
            </w:r>
          </w:p>
        </w:tc>
      </w:tr>
      <w:tr w:rsidR="00B92327" w:rsidRPr="00801E49" w14:paraId="01AF0A01" w14:textId="77777777">
        <w:trPr>
          <w:trHeight w:val="191"/>
        </w:trPr>
        <w:tc>
          <w:tcPr>
            <w:tcW w:w="3791" w:type="dxa"/>
            <w:tcBorders>
              <w:top w:val="single" w:sz="3" w:space="0" w:color="000000"/>
              <w:left w:val="nil"/>
              <w:bottom w:val="double" w:sz="3" w:space="0" w:color="000000"/>
              <w:right w:val="nil"/>
            </w:tcBorders>
          </w:tcPr>
          <w:p w14:paraId="18A2B237" w14:textId="77777777" w:rsidR="00B92327" w:rsidRPr="00801E49" w:rsidRDefault="00332621" w:rsidP="006B0BF6">
            <w:pPr>
              <w:spacing w:after="0" w:line="259" w:lineRule="auto"/>
              <w:ind w:left="0" w:right="0" w:firstLine="0"/>
              <w:jc w:val="left"/>
              <w:rPr>
                <w:rFonts w:ascii="Open Sans" w:hAnsi="Open Sans" w:cs="Open Sans"/>
                <w:sz w:val="16"/>
                <w:szCs w:val="24"/>
                <w:rPrChange w:id="3366" w:author="Nicole Wu" w:date="2024-01-08T11:26:00Z">
                  <w:rPr>
                    <w:sz w:val="16"/>
                    <w:szCs w:val="24"/>
                  </w:rPr>
                </w:rPrChange>
              </w:rPr>
            </w:pPr>
            <w:r w:rsidRPr="00801E49">
              <w:rPr>
                <w:rFonts w:ascii="Open Sans" w:hAnsi="Open Sans" w:cs="Open Sans"/>
                <w:sz w:val="16"/>
                <w:szCs w:val="24"/>
                <w:rPrChange w:id="3367" w:author="Nicole Wu" w:date="2024-01-08T11:26:00Z">
                  <w:rPr>
                    <w:sz w:val="16"/>
                    <w:szCs w:val="24"/>
                  </w:rPr>
                </w:rPrChange>
              </w:rPr>
              <w:t>Observations</w:t>
            </w:r>
          </w:p>
        </w:tc>
        <w:tc>
          <w:tcPr>
            <w:tcW w:w="655" w:type="dxa"/>
            <w:tcBorders>
              <w:top w:val="single" w:sz="3" w:space="0" w:color="000000"/>
              <w:left w:val="nil"/>
              <w:bottom w:val="double" w:sz="3" w:space="0" w:color="000000"/>
              <w:right w:val="nil"/>
            </w:tcBorders>
          </w:tcPr>
          <w:p w14:paraId="349B9F6E" w14:textId="77777777" w:rsidR="00B92327" w:rsidRPr="00801E49" w:rsidRDefault="00332621" w:rsidP="006B0BF6">
            <w:pPr>
              <w:spacing w:after="0" w:line="259" w:lineRule="auto"/>
              <w:ind w:left="0" w:right="0" w:firstLine="0"/>
              <w:jc w:val="left"/>
              <w:rPr>
                <w:rFonts w:ascii="Open Sans" w:hAnsi="Open Sans" w:cs="Open Sans"/>
                <w:sz w:val="16"/>
                <w:szCs w:val="24"/>
                <w:rPrChange w:id="3368" w:author="Nicole Wu" w:date="2024-01-08T11:26:00Z">
                  <w:rPr>
                    <w:sz w:val="16"/>
                    <w:szCs w:val="24"/>
                  </w:rPr>
                </w:rPrChange>
              </w:rPr>
            </w:pPr>
            <w:r w:rsidRPr="00801E49">
              <w:rPr>
                <w:rFonts w:ascii="Open Sans" w:hAnsi="Open Sans" w:cs="Open Sans"/>
                <w:sz w:val="16"/>
                <w:szCs w:val="24"/>
                <w:rPrChange w:id="3369" w:author="Nicole Wu" w:date="2024-01-08T11:26:00Z">
                  <w:rPr>
                    <w:sz w:val="16"/>
                    <w:szCs w:val="24"/>
                  </w:rPr>
                </w:rPrChange>
              </w:rPr>
              <w:t>161</w:t>
            </w:r>
          </w:p>
        </w:tc>
        <w:tc>
          <w:tcPr>
            <w:tcW w:w="655" w:type="dxa"/>
            <w:tcBorders>
              <w:top w:val="single" w:sz="3" w:space="0" w:color="000000"/>
              <w:left w:val="nil"/>
              <w:bottom w:val="double" w:sz="3" w:space="0" w:color="000000"/>
              <w:right w:val="nil"/>
            </w:tcBorders>
          </w:tcPr>
          <w:p w14:paraId="51400252" w14:textId="77777777" w:rsidR="00B92327" w:rsidRPr="00801E49" w:rsidRDefault="00332621" w:rsidP="006B0BF6">
            <w:pPr>
              <w:spacing w:after="0" w:line="259" w:lineRule="auto"/>
              <w:ind w:left="0" w:right="0" w:firstLine="0"/>
              <w:jc w:val="left"/>
              <w:rPr>
                <w:rFonts w:ascii="Open Sans" w:hAnsi="Open Sans" w:cs="Open Sans"/>
                <w:sz w:val="16"/>
                <w:szCs w:val="24"/>
                <w:rPrChange w:id="3370" w:author="Nicole Wu" w:date="2024-01-08T11:26:00Z">
                  <w:rPr>
                    <w:sz w:val="16"/>
                    <w:szCs w:val="24"/>
                  </w:rPr>
                </w:rPrChange>
              </w:rPr>
            </w:pPr>
            <w:r w:rsidRPr="00801E49">
              <w:rPr>
                <w:rFonts w:ascii="Open Sans" w:hAnsi="Open Sans" w:cs="Open Sans"/>
                <w:sz w:val="16"/>
                <w:szCs w:val="24"/>
                <w:rPrChange w:id="3371" w:author="Nicole Wu" w:date="2024-01-08T11:26:00Z">
                  <w:rPr>
                    <w:sz w:val="16"/>
                    <w:szCs w:val="24"/>
                  </w:rPr>
                </w:rPrChange>
              </w:rPr>
              <w:t>147</w:t>
            </w:r>
          </w:p>
        </w:tc>
        <w:tc>
          <w:tcPr>
            <w:tcW w:w="581" w:type="dxa"/>
            <w:tcBorders>
              <w:top w:val="single" w:sz="3" w:space="0" w:color="000000"/>
              <w:left w:val="nil"/>
              <w:bottom w:val="double" w:sz="3" w:space="0" w:color="000000"/>
              <w:right w:val="nil"/>
            </w:tcBorders>
          </w:tcPr>
          <w:p w14:paraId="1FA5E8F2" w14:textId="77777777" w:rsidR="00B92327" w:rsidRPr="00801E49" w:rsidRDefault="00332621" w:rsidP="006B0BF6">
            <w:pPr>
              <w:spacing w:after="0" w:line="259" w:lineRule="auto"/>
              <w:ind w:left="0" w:right="0" w:firstLine="0"/>
              <w:jc w:val="left"/>
              <w:rPr>
                <w:rFonts w:ascii="Open Sans" w:hAnsi="Open Sans" w:cs="Open Sans"/>
                <w:sz w:val="16"/>
                <w:szCs w:val="24"/>
                <w:rPrChange w:id="3372" w:author="Nicole Wu" w:date="2024-01-08T11:26:00Z">
                  <w:rPr>
                    <w:sz w:val="16"/>
                    <w:szCs w:val="24"/>
                  </w:rPr>
                </w:rPrChange>
              </w:rPr>
            </w:pPr>
            <w:r w:rsidRPr="00801E49">
              <w:rPr>
                <w:rFonts w:ascii="Open Sans" w:hAnsi="Open Sans" w:cs="Open Sans"/>
                <w:sz w:val="16"/>
                <w:szCs w:val="24"/>
                <w:rPrChange w:id="3373" w:author="Nicole Wu" w:date="2024-01-08T11:26:00Z">
                  <w:rPr>
                    <w:sz w:val="16"/>
                    <w:szCs w:val="24"/>
                  </w:rPr>
                </w:rPrChange>
              </w:rPr>
              <w:t>308</w:t>
            </w:r>
          </w:p>
        </w:tc>
        <w:tc>
          <w:tcPr>
            <w:tcW w:w="525" w:type="dxa"/>
            <w:tcBorders>
              <w:top w:val="single" w:sz="3" w:space="0" w:color="000000"/>
              <w:left w:val="nil"/>
              <w:bottom w:val="double" w:sz="3" w:space="0" w:color="000000"/>
              <w:right w:val="nil"/>
            </w:tcBorders>
          </w:tcPr>
          <w:p w14:paraId="3AE647A2" w14:textId="77777777" w:rsidR="00B92327" w:rsidRPr="00801E49" w:rsidRDefault="00332621" w:rsidP="006B0BF6">
            <w:pPr>
              <w:spacing w:after="0" w:line="259" w:lineRule="auto"/>
              <w:ind w:left="0" w:right="0" w:firstLine="0"/>
              <w:jc w:val="left"/>
              <w:rPr>
                <w:rFonts w:ascii="Open Sans" w:hAnsi="Open Sans" w:cs="Open Sans"/>
                <w:sz w:val="16"/>
                <w:szCs w:val="24"/>
                <w:rPrChange w:id="3374" w:author="Nicole Wu" w:date="2024-01-08T11:26:00Z">
                  <w:rPr>
                    <w:sz w:val="16"/>
                    <w:szCs w:val="24"/>
                  </w:rPr>
                </w:rPrChange>
              </w:rPr>
            </w:pPr>
            <w:r w:rsidRPr="00801E49">
              <w:rPr>
                <w:rFonts w:ascii="Open Sans" w:hAnsi="Open Sans" w:cs="Open Sans"/>
                <w:sz w:val="16"/>
                <w:szCs w:val="24"/>
                <w:rPrChange w:id="3375" w:author="Nicole Wu" w:date="2024-01-08T11:26:00Z">
                  <w:rPr>
                    <w:sz w:val="16"/>
                    <w:szCs w:val="24"/>
                  </w:rPr>
                </w:rPrChange>
              </w:rPr>
              <w:t>358</w:t>
            </w:r>
          </w:p>
        </w:tc>
        <w:tc>
          <w:tcPr>
            <w:tcW w:w="784" w:type="dxa"/>
            <w:tcBorders>
              <w:top w:val="single" w:sz="3" w:space="0" w:color="000000"/>
              <w:left w:val="nil"/>
              <w:bottom w:val="double" w:sz="3" w:space="0" w:color="000000"/>
              <w:right w:val="nil"/>
            </w:tcBorders>
          </w:tcPr>
          <w:p w14:paraId="2F56E2C7" w14:textId="77777777" w:rsidR="00B92327" w:rsidRPr="00801E49" w:rsidRDefault="00332621" w:rsidP="006B0BF6">
            <w:pPr>
              <w:spacing w:after="0" w:line="259" w:lineRule="auto"/>
              <w:ind w:left="0" w:right="0" w:firstLine="0"/>
              <w:jc w:val="left"/>
              <w:rPr>
                <w:rFonts w:ascii="Open Sans" w:hAnsi="Open Sans" w:cs="Open Sans"/>
                <w:sz w:val="16"/>
                <w:szCs w:val="24"/>
                <w:rPrChange w:id="3376" w:author="Nicole Wu" w:date="2024-01-08T11:26:00Z">
                  <w:rPr>
                    <w:sz w:val="16"/>
                    <w:szCs w:val="24"/>
                  </w:rPr>
                </w:rPrChange>
              </w:rPr>
            </w:pPr>
            <w:r w:rsidRPr="00801E49">
              <w:rPr>
                <w:rFonts w:ascii="Open Sans" w:hAnsi="Open Sans" w:cs="Open Sans"/>
                <w:sz w:val="16"/>
                <w:szCs w:val="24"/>
                <w:rPrChange w:id="3377" w:author="Nicole Wu" w:date="2024-01-08T11:26:00Z">
                  <w:rPr>
                    <w:sz w:val="16"/>
                    <w:szCs w:val="24"/>
                  </w:rPr>
                </w:rPrChange>
              </w:rPr>
              <w:t>357</w:t>
            </w:r>
          </w:p>
        </w:tc>
        <w:tc>
          <w:tcPr>
            <w:tcW w:w="581" w:type="dxa"/>
            <w:tcBorders>
              <w:top w:val="single" w:sz="3" w:space="0" w:color="000000"/>
              <w:left w:val="nil"/>
              <w:bottom w:val="double" w:sz="3" w:space="0" w:color="000000"/>
              <w:right w:val="nil"/>
            </w:tcBorders>
          </w:tcPr>
          <w:p w14:paraId="3346A65D" w14:textId="77777777" w:rsidR="00B92327" w:rsidRPr="00801E49" w:rsidRDefault="00332621" w:rsidP="006B0BF6">
            <w:pPr>
              <w:spacing w:after="0" w:line="259" w:lineRule="auto"/>
              <w:ind w:left="0" w:right="0" w:firstLine="0"/>
              <w:jc w:val="left"/>
              <w:rPr>
                <w:rFonts w:ascii="Open Sans" w:hAnsi="Open Sans" w:cs="Open Sans"/>
                <w:sz w:val="16"/>
                <w:szCs w:val="24"/>
                <w:rPrChange w:id="3378" w:author="Nicole Wu" w:date="2024-01-08T11:26:00Z">
                  <w:rPr>
                    <w:sz w:val="16"/>
                    <w:szCs w:val="24"/>
                  </w:rPr>
                </w:rPrChange>
              </w:rPr>
            </w:pPr>
            <w:r w:rsidRPr="00801E49">
              <w:rPr>
                <w:rFonts w:ascii="Open Sans" w:hAnsi="Open Sans" w:cs="Open Sans"/>
                <w:sz w:val="16"/>
                <w:szCs w:val="24"/>
                <w:rPrChange w:id="3379" w:author="Nicole Wu" w:date="2024-01-08T11:26:00Z">
                  <w:rPr>
                    <w:sz w:val="16"/>
                    <w:szCs w:val="24"/>
                  </w:rPr>
                </w:rPrChange>
              </w:rPr>
              <w:t>715</w:t>
            </w:r>
          </w:p>
        </w:tc>
        <w:tc>
          <w:tcPr>
            <w:tcW w:w="655" w:type="dxa"/>
            <w:tcBorders>
              <w:top w:val="single" w:sz="3" w:space="0" w:color="000000"/>
              <w:left w:val="nil"/>
              <w:bottom w:val="double" w:sz="3" w:space="0" w:color="000000"/>
              <w:right w:val="nil"/>
            </w:tcBorders>
          </w:tcPr>
          <w:p w14:paraId="38690EDC" w14:textId="77777777" w:rsidR="00B92327" w:rsidRPr="00801E49" w:rsidRDefault="00332621" w:rsidP="006B0BF6">
            <w:pPr>
              <w:spacing w:after="0" w:line="259" w:lineRule="auto"/>
              <w:ind w:left="0" w:right="0" w:firstLine="0"/>
              <w:jc w:val="left"/>
              <w:rPr>
                <w:rFonts w:ascii="Open Sans" w:hAnsi="Open Sans" w:cs="Open Sans"/>
                <w:sz w:val="16"/>
                <w:szCs w:val="24"/>
                <w:rPrChange w:id="3380" w:author="Nicole Wu" w:date="2024-01-08T11:26:00Z">
                  <w:rPr>
                    <w:sz w:val="16"/>
                    <w:szCs w:val="24"/>
                  </w:rPr>
                </w:rPrChange>
              </w:rPr>
            </w:pPr>
            <w:r w:rsidRPr="00801E49">
              <w:rPr>
                <w:rFonts w:ascii="Open Sans" w:hAnsi="Open Sans" w:cs="Open Sans"/>
                <w:sz w:val="16"/>
                <w:szCs w:val="24"/>
                <w:rPrChange w:id="3381" w:author="Nicole Wu" w:date="2024-01-08T11:26:00Z">
                  <w:rPr>
                    <w:sz w:val="16"/>
                    <w:szCs w:val="24"/>
                  </w:rPr>
                </w:rPrChange>
              </w:rPr>
              <w:t>519</w:t>
            </w:r>
          </w:p>
        </w:tc>
        <w:tc>
          <w:tcPr>
            <w:tcW w:w="655" w:type="dxa"/>
            <w:tcBorders>
              <w:top w:val="single" w:sz="3" w:space="0" w:color="000000"/>
              <w:left w:val="nil"/>
              <w:bottom w:val="double" w:sz="3" w:space="0" w:color="000000"/>
              <w:right w:val="nil"/>
            </w:tcBorders>
          </w:tcPr>
          <w:p w14:paraId="316BD5EE" w14:textId="77777777" w:rsidR="00B92327" w:rsidRPr="00801E49" w:rsidRDefault="00332621" w:rsidP="006B0BF6">
            <w:pPr>
              <w:spacing w:after="0" w:line="259" w:lineRule="auto"/>
              <w:ind w:left="0" w:right="0" w:firstLine="0"/>
              <w:jc w:val="left"/>
              <w:rPr>
                <w:rFonts w:ascii="Open Sans" w:hAnsi="Open Sans" w:cs="Open Sans"/>
                <w:sz w:val="16"/>
                <w:szCs w:val="24"/>
                <w:rPrChange w:id="3382" w:author="Nicole Wu" w:date="2024-01-08T11:26:00Z">
                  <w:rPr>
                    <w:sz w:val="16"/>
                    <w:szCs w:val="24"/>
                  </w:rPr>
                </w:rPrChange>
              </w:rPr>
            </w:pPr>
            <w:r w:rsidRPr="00801E49">
              <w:rPr>
                <w:rFonts w:ascii="Open Sans" w:hAnsi="Open Sans" w:cs="Open Sans"/>
                <w:sz w:val="16"/>
                <w:szCs w:val="24"/>
                <w:rPrChange w:id="3383" w:author="Nicole Wu" w:date="2024-01-08T11:26:00Z">
                  <w:rPr>
                    <w:sz w:val="16"/>
                    <w:szCs w:val="24"/>
                  </w:rPr>
                </w:rPrChange>
              </w:rPr>
              <w:t>504</w:t>
            </w:r>
          </w:p>
        </w:tc>
        <w:tc>
          <w:tcPr>
            <w:tcW w:w="478" w:type="dxa"/>
            <w:tcBorders>
              <w:top w:val="single" w:sz="3" w:space="0" w:color="000000"/>
              <w:left w:val="nil"/>
              <w:bottom w:val="double" w:sz="3" w:space="0" w:color="000000"/>
              <w:right w:val="nil"/>
            </w:tcBorders>
          </w:tcPr>
          <w:p w14:paraId="10FAD44B" w14:textId="77777777" w:rsidR="00B92327" w:rsidRPr="00801E49" w:rsidRDefault="00332621" w:rsidP="006B0BF6">
            <w:pPr>
              <w:spacing w:after="0" w:line="259" w:lineRule="auto"/>
              <w:ind w:left="0" w:right="0" w:firstLine="0"/>
              <w:jc w:val="left"/>
              <w:rPr>
                <w:rFonts w:ascii="Open Sans" w:hAnsi="Open Sans" w:cs="Open Sans"/>
                <w:sz w:val="16"/>
                <w:szCs w:val="24"/>
                <w:rPrChange w:id="3384" w:author="Nicole Wu" w:date="2024-01-08T11:26:00Z">
                  <w:rPr>
                    <w:sz w:val="16"/>
                    <w:szCs w:val="24"/>
                  </w:rPr>
                </w:rPrChange>
              </w:rPr>
            </w:pPr>
            <w:r w:rsidRPr="00801E49">
              <w:rPr>
                <w:rFonts w:ascii="Open Sans" w:hAnsi="Open Sans" w:cs="Open Sans"/>
                <w:sz w:val="16"/>
                <w:szCs w:val="24"/>
                <w:rPrChange w:id="3385" w:author="Nicole Wu" w:date="2024-01-08T11:26:00Z">
                  <w:rPr>
                    <w:sz w:val="16"/>
                    <w:szCs w:val="24"/>
                  </w:rPr>
                </w:rPrChange>
              </w:rPr>
              <w:t>1,023</w:t>
            </w:r>
          </w:p>
        </w:tc>
      </w:tr>
    </w:tbl>
    <w:p w14:paraId="331F8A27" w14:textId="227B5E50" w:rsidR="00B92327" w:rsidRPr="00801E49" w:rsidRDefault="00332621" w:rsidP="006B0BF6">
      <w:pPr>
        <w:spacing w:after="0" w:line="259" w:lineRule="auto"/>
        <w:ind w:left="0" w:right="0" w:firstLine="0"/>
        <w:jc w:val="left"/>
        <w:rPr>
          <w:rFonts w:ascii="Open Sans" w:hAnsi="Open Sans" w:cs="Open Sans"/>
          <w:sz w:val="16"/>
          <w:szCs w:val="24"/>
          <w:rPrChange w:id="3386" w:author="Nicole Wu" w:date="2024-01-08T11:26:00Z">
            <w:rPr>
              <w:sz w:val="16"/>
              <w:szCs w:val="24"/>
            </w:rPr>
          </w:rPrChange>
        </w:rPr>
      </w:pPr>
      <w:r w:rsidRPr="00801E49">
        <w:rPr>
          <w:rFonts w:ascii="Open Sans" w:hAnsi="Open Sans" w:cs="Open Sans"/>
          <w:sz w:val="16"/>
          <w:szCs w:val="24"/>
          <w:rPrChange w:id="3387" w:author="Nicole Wu" w:date="2024-01-08T11:26:00Z">
            <w:rPr>
              <w:sz w:val="16"/>
              <w:szCs w:val="24"/>
            </w:rPr>
          </w:rPrChange>
        </w:rPr>
        <w:t>Note: Robust standard errors in parentheses; * p&lt;0.05, ** p&lt;0.01, *** p&lt;0.001.</w:t>
      </w:r>
    </w:p>
    <w:p w14:paraId="71DDD629" w14:textId="1A618B28" w:rsidR="006B0BF6" w:rsidRPr="00801E49" w:rsidRDefault="006B0BF6" w:rsidP="006B0BF6">
      <w:pPr>
        <w:spacing w:after="0" w:line="259" w:lineRule="auto"/>
        <w:ind w:left="0" w:right="0" w:firstLine="0"/>
        <w:jc w:val="left"/>
        <w:rPr>
          <w:rFonts w:ascii="Open Sans" w:hAnsi="Open Sans" w:cs="Open Sans"/>
          <w:sz w:val="16"/>
          <w:szCs w:val="24"/>
          <w:rPrChange w:id="3388" w:author="Nicole Wu" w:date="2024-01-08T11:26:00Z">
            <w:rPr>
              <w:sz w:val="16"/>
              <w:szCs w:val="24"/>
            </w:rPr>
          </w:rPrChange>
        </w:rPr>
      </w:pPr>
    </w:p>
    <w:p w14:paraId="2B243069" w14:textId="566F3F04" w:rsidR="006B0BF6" w:rsidRPr="00801E49" w:rsidRDefault="006B0BF6" w:rsidP="006B0BF6">
      <w:pPr>
        <w:spacing w:after="0" w:line="259" w:lineRule="auto"/>
        <w:ind w:left="0" w:right="0" w:firstLine="0"/>
        <w:jc w:val="left"/>
        <w:rPr>
          <w:rFonts w:ascii="Open Sans" w:hAnsi="Open Sans" w:cs="Open Sans"/>
          <w:sz w:val="16"/>
          <w:szCs w:val="24"/>
          <w:rPrChange w:id="3389" w:author="Nicole Wu" w:date="2024-01-08T11:26:00Z">
            <w:rPr>
              <w:sz w:val="16"/>
              <w:szCs w:val="24"/>
            </w:rPr>
          </w:rPrChange>
        </w:rPr>
      </w:pPr>
    </w:p>
    <w:p w14:paraId="04D16462" w14:textId="77777777" w:rsidR="006B0BF6" w:rsidRPr="00801E49" w:rsidRDefault="006B0BF6" w:rsidP="006B0BF6">
      <w:pPr>
        <w:spacing w:after="0" w:line="259" w:lineRule="auto"/>
        <w:ind w:left="0" w:right="0" w:firstLine="0"/>
        <w:jc w:val="left"/>
        <w:rPr>
          <w:rFonts w:ascii="Open Sans" w:hAnsi="Open Sans" w:cs="Open Sans"/>
          <w:sz w:val="16"/>
          <w:szCs w:val="24"/>
          <w:rPrChange w:id="3390" w:author="Nicole Wu" w:date="2024-01-08T11:26:00Z">
            <w:rPr>
              <w:sz w:val="16"/>
              <w:szCs w:val="24"/>
            </w:rPr>
          </w:rPrChange>
        </w:rPr>
      </w:pPr>
    </w:p>
    <w:p w14:paraId="5C03C014" w14:textId="77777777" w:rsidR="00B92327" w:rsidRPr="00801E49" w:rsidRDefault="00332621">
      <w:pPr>
        <w:pStyle w:val="Heading1"/>
        <w:ind w:left="469" w:hanging="484"/>
        <w:rPr>
          <w:rFonts w:ascii="Open Sans" w:hAnsi="Open Sans" w:cs="Open Sans"/>
          <w:rPrChange w:id="3391" w:author="Nicole Wu" w:date="2024-01-08T11:26:00Z">
            <w:rPr/>
          </w:rPrChange>
        </w:rPr>
      </w:pPr>
      <w:bookmarkStart w:id="3392" w:name="_Toc135981"/>
      <w:r w:rsidRPr="00801E49">
        <w:rPr>
          <w:rFonts w:ascii="Open Sans" w:hAnsi="Open Sans" w:cs="Open Sans"/>
          <w:rPrChange w:id="3393" w:author="Nicole Wu" w:date="2024-01-08T11:26:00Z">
            <w:rPr/>
          </w:rPrChange>
        </w:rPr>
        <w:t>Results and discussions</w:t>
      </w:r>
      <w:bookmarkEnd w:id="3392"/>
    </w:p>
    <w:p w14:paraId="16EC9BCE" w14:textId="77777777" w:rsidR="00B92327" w:rsidRPr="00801E49" w:rsidRDefault="00332621">
      <w:pPr>
        <w:spacing w:after="325"/>
        <w:ind w:left="-5" w:right="446"/>
        <w:rPr>
          <w:rFonts w:ascii="Open Sans" w:hAnsi="Open Sans" w:cs="Open Sans"/>
          <w:rPrChange w:id="3394" w:author="Nicole Wu" w:date="2024-01-08T11:26:00Z">
            <w:rPr/>
          </w:rPrChange>
        </w:rPr>
      </w:pPr>
      <w:r w:rsidRPr="00801E49">
        <w:rPr>
          <w:rFonts w:ascii="Open Sans" w:hAnsi="Open Sans" w:cs="Open Sans"/>
          <w:rPrChange w:id="3395" w:author="Nicole Wu" w:date="2024-01-08T11:26:00Z">
            <w:rPr/>
          </w:rPrChange>
        </w:rPr>
        <w:t>In this section, the main results of the study aggregated by the food security indicator are analysed and presented. Here, the different versions of CARI calculated using remote or F2F is compared with the standard CARI. A test of group means using student t-test of equivalence is performed. The comparison is at the sub-sample level of phone-ownership, no phone, and the combined full sample.</w:t>
      </w:r>
    </w:p>
    <w:p w14:paraId="0E21EDD4" w14:textId="77777777" w:rsidR="00B92327" w:rsidRPr="00801E49" w:rsidRDefault="00332621">
      <w:pPr>
        <w:pStyle w:val="Heading2"/>
        <w:ind w:left="598" w:hanging="613"/>
        <w:rPr>
          <w:rFonts w:ascii="Open Sans" w:hAnsi="Open Sans" w:cs="Open Sans"/>
          <w:rPrChange w:id="3396" w:author="Nicole Wu" w:date="2024-01-08T11:26:00Z">
            <w:rPr/>
          </w:rPrChange>
        </w:rPr>
      </w:pPr>
      <w:bookmarkStart w:id="3397" w:name="_Toc135982"/>
      <w:r w:rsidRPr="00801E49">
        <w:rPr>
          <w:rFonts w:ascii="Open Sans" w:hAnsi="Open Sans" w:cs="Open Sans"/>
          <w:rPrChange w:id="3398" w:author="Nicole Wu" w:date="2024-01-08T11:26:00Z">
            <w:rPr/>
          </w:rPrChange>
        </w:rPr>
        <w:t>CARI vs. rCARI</w:t>
      </w:r>
      <w:bookmarkEnd w:id="3397"/>
    </w:p>
    <w:p w14:paraId="46AD9623" w14:textId="77777777" w:rsidR="00B92327" w:rsidRPr="00801E49" w:rsidRDefault="00332621">
      <w:pPr>
        <w:ind w:left="-5" w:right="446"/>
        <w:rPr>
          <w:rFonts w:ascii="Open Sans" w:hAnsi="Open Sans" w:cs="Open Sans"/>
          <w:rPrChange w:id="3399" w:author="Nicole Wu" w:date="2024-01-08T11:26:00Z">
            <w:rPr/>
          </w:rPrChange>
        </w:rPr>
      </w:pPr>
      <w:r w:rsidRPr="00801E49">
        <w:rPr>
          <w:rFonts w:ascii="Open Sans" w:hAnsi="Open Sans" w:cs="Open Sans"/>
          <w:rPrChange w:id="3400" w:author="Nicole Wu" w:date="2024-01-08T11:26:00Z">
            <w:rPr/>
          </w:rPrChange>
        </w:rPr>
        <w:t>Conventional/standard CARI: CARI-FES: Standard CARI using FES from F2F surveys.</w:t>
      </w:r>
    </w:p>
    <w:p w14:paraId="0C65986E" w14:textId="77777777" w:rsidR="00B92327" w:rsidRPr="00801E49" w:rsidRDefault="00332621">
      <w:pPr>
        <w:ind w:left="-5" w:right="446"/>
        <w:rPr>
          <w:rFonts w:ascii="Open Sans" w:hAnsi="Open Sans" w:cs="Open Sans"/>
          <w:rPrChange w:id="3401" w:author="Nicole Wu" w:date="2024-01-08T11:26:00Z">
            <w:rPr/>
          </w:rPrChange>
        </w:rPr>
      </w:pPr>
      <w:r w:rsidRPr="00801E49">
        <w:rPr>
          <w:rFonts w:ascii="Open Sans" w:hAnsi="Open Sans" w:cs="Open Sans"/>
          <w:rPrChange w:id="3402" w:author="Nicole Wu" w:date="2024-01-08T11:26:00Z">
            <w:rPr/>
          </w:rPrChange>
        </w:rPr>
        <w:t>Other ways of aggregating CARI (that are tested)</w:t>
      </w:r>
    </w:p>
    <w:p w14:paraId="30957407" w14:textId="77777777" w:rsidR="00B92327" w:rsidRPr="00801E49" w:rsidRDefault="00332621">
      <w:pPr>
        <w:numPr>
          <w:ilvl w:val="0"/>
          <w:numId w:val="7"/>
        </w:numPr>
        <w:ind w:right="446" w:hanging="218"/>
        <w:rPr>
          <w:rFonts w:ascii="Open Sans" w:hAnsi="Open Sans" w:cs="Open Sans"/>
          <w:rPrChange w:id="3403" w:author="Nicole Wu" w:date="2024-01-08T11:26:00Z">
            <w:rPr/>
          </w:rPrChange>
        </w:rPr>
      </w:pPr>
      <w:r w:rsidRPr="00801E49">
        <w:rPr>
          <w:rFonts w:ascii="Open Sans" w:hAnsi="Open Sans" w:cs="Open Sans"/>
          <w:rPrChange w:id="3404" w:author="Nicole Wu" w:date="2024-01-08T11:26:00Z">
            <w:rPr/>
          </w:rPrChange>
        </w:rPr>
        <w:t>rCARI-FES: Standard CARI using FES from remote surveys.</w:t>
      </w:r>
    </w:p>
    <w:p w14:paraId="7090EFA1" w14:textId="77777777" w:rsidR="00B92327" w:rsidRPr="00801E49" w:rsidRDefault="00332621">
      <w:pPr>
        <w:numPr>
          <w:ilvl w:val="0"/>
          <w:numId w:val="7"/>
        </w:numPr>
        <w:ind w:right="446" w:hanging="218"/>
        <w:rPr>
          <w:rFonts w:ascii="Open Sans" w:hAnsi="Open Sans" w:cs="Open Sans"/>
          <w:rPrChange w:id="3405" w:author="Nicole Wu" w:date="2024-01-08T11:26:00Z">
            <w:rPr/>
          </w:rPrChange>
        </w:rPr>
      </w:pPr>
      <w:r w:rsidRPr="00801E49">
        <w:rPr>
          <w:rFonts w:ascii="Open Sans" w:hAnsi="Open Sans" w:cs="Open Sans"/>
          <w:rPrChange w:id="3406" w:author="Nicole Wu" w:date="2024-01-08T11:26:00Z">
            <w:rPr/>
          </w:rPrChange>
        </w:rPr>
        <w:t>CARI-Inc: CARI using the income variable from the F2F surveys.</w:t>
      </w:r>
    </w:p>
    <w:p w14:paraId="0345F172" w14:textId="77777777" w:rsidR="00B92327" w:rsidRPr="00801E49" w:rsidRDefault="00332621">
      <w:pPr>
        <w:numPr>
          <w:ilvl w:val="0"/>
          <w:numId w:val="7"/>
        </w:numPr>
        <w:ind w:right="446" w:hanging="218"/>
        <w:rPr>
          <w:rFonts w:ascii="Open Sans" w:hAnsi="Open Sans" w:cs="Open Sans"/>
          <w:rPrChange w:id="3407" w:author="Nicole Wu" w:date="2024-01-08T11:26:00Z">
            <w:rPr/>
          </w:rPrChange>
        </w:rPr>
      </w:pPr>
      <w:r w:rsidRPr="00801E49">
        <w:rPr>
          <w:rFonts w:ascii="Open Sans" w:hAnsi="Open Sans" w:cs="Open Sans"/>
          <w:rPrChange w:id="3408" w:author="Nicole Wu" w:date="2024-01-08T11:26:00Z">
            <w:rPr/>
          </w:rPrChange>
        </w:rPr>
        <w:t>rCARI-Inc: Standard rCARI using income and income change variable from remote surveys (this is the CARI version that was used during COVID 19 Pandemic).</w:t>
      </w:r>
    </w:p>
    <w:p w14:paraId="2D4C62EE" w14:textId="77777777" w:rsidR="00B92327" w:rsidRPr="00801E49" w:rsidRDefault="00332621">
      <w:pPr>
        <w:spacing w:after="63"/>
        <w:ind w:left="-5" w:right="446"/>
        <w:rPr>
          <w:rFonts w:ascii="Open Sans" w:hAnsi="Open Sans" w:cs="Open Sans"/>
          <w:rPrChange w:id="3409" w:author="Nicole Wu" w:date="2024-01-08T11:26:00Z">
            <w:rPr/>
          </w:rPrChange>
        </w:rPr>
      </w:pPr>
      <w:r w:rsidRPr="00801E49">
        <w:rPr>
          <w:rFonts w:ascii="Open Sans" w:hAnsi="Open Sans" w:cs="Open Sans"/>
          <w:rPrChange w:id="3410" w:author="Nicole Wu" w:date="2024-01-08T11:26:00Z">
            <w:rPr/>
          </w:rPrChange>
        </w:rPr>
        <w:t>The different methods of calculating CARI that are tested against the standard/conventional CARI are shown in Table 6.</w:t>
      </w:r>
    </w:p>
    <w:p w14:paraId="667C06FF" w14:textId="77777777" w:rsidR="00B92327" w:rsidRPr="00801E49" w:rsidRDefault="00332621" w:rsidP="006B0BF6">
      <w:pPr>
        <w:spacing w:after="0"/>
        <w:ind w:left="1397" w:right="40"/>
        <w:rPr>
          <w:rFonts w:ascii="Open Sans" w:hAnsi="Open Sans" w:cs="Open Sans"/>
          <w:rPrChange w:id="3411" w:author="Nicole Wu" w:date="2024-01-08T11:26:00Z">
            <w:rPr/>
          </w:rPrChange>
        </w:rPr>
      </w:pPr>
      <w:r w:rsidRPr="00801E49">
        <w:rPr>
          <w:rFonts w:ascii="Open Sans" w:hAnsi="Open Sans" w:cs="Open Sans"/>
          <w:rPrChange w:id="3412" w:author="Nicole Wu" w:date="2024-01-08T11:26:00Z">
            <w:rPr/>
          </w:rPrChange>
        </w:rPr>
        <w:t>Table 6: Lists the different aggregation methods and indicators used for each methodology</w:t>
      </w:r>
    </w:p>
    <w:tbl>
      <w:tblPr>
        <w:tblW w:w="6586" w:type="dxa"/>
        <w:tblInd w:w="1387" w:type="dxa"/>
        <w:tblCellMar>
          <w:top w:w="23" w:type="dxa"/>
          <w:right w:w="115" w:type="dxa"/>
        </w:tblCellMar>
        <w:tblLook w:val="04A0" w:firstRow="1" w:lastRow="0" w:firstColumn="1" w:lastColumn="0" w:noHBand="0" w:noVBand="1"/>
      </w:tblPr>
      <w:tblGrid>
        <w:gridCol w:w="3109"/>
        <w:gridCol w:w="746"/>
        <w:gridCol w:w="746"/>
        <w:gridCol w:w="1052"/>
        <w:gridCol w:w="933"/>
      </w:tblGrid>
      <w:tr w:rsidR="00B92327" w:rsidRPr="00801E49" w14:paraId="2078887B" w14:textId="77777777">
        <w:trPr>
          <w:trHeight w:val="197"/>
        </w:trPr>
        <w:tc>
          <w:tcPr>
            <w:tcW w:w="3109" w:type="dxa"/>
            <w:tcBorders>
              <w:top w:val="single" w:sz="3" w:space="0" w:color="000000"/>
              <w:left w:val="nil"/>
              <w:bottom w:val="single" w:sz="3" w:space="0" w:color="000000"/>
              <w:right w:val="nil"/>
            </w:tcBorders>
          </w:tcPr>
          <w:p w14:paraId="3F2560DE" w14:textId="77777777" w:rsidR="00B92327" w:rsidRPr="00801E49" w:rsidRDefault="00B92327" w:rsidP="0083568A">
            <w:pPr>
              <w:spacing w:after="0" w:line="259" w:lineRule="auto"/>
              <w:ind w:left="0" w:right="0" w:firstLine="0"/>
              <w:jc w:val="left"/>
              <w:rPr>
                <w:rFonts w:ascii="Open Sans" w:hAnsi="Open Sans" w:cs="Open Sans"/>
                <w:sz w:val="18"/>
                <w:szCs w:val="18"/>
                <w:rPrChange w:id="3413" w:author="Nicole Wu" w:date="2024-01-08T11:26:00Z">
                  <w:rPr>
                    <w:sz w:val="18"/>
                    <w:szCs w:val="18"/>
                  </w:rPr>
                </w:rPrChange>
              </w:rPr>
            </w:pPr>
          </w:p>
        </w:tc>
        <w:tc>
          <w:tcPr>
            <w:tcW w:w="3477" w:type="dxa"/>
            <w:gridSpan w:val="4"/>
            <w:tcBorders>
              <w:top w:val="single" w:sz="3" w:space="0" w:color="000000"/>
              <w:left w:val="nil"/>
              <w:bottom w:val="single" w:sz="3" w:space="0" w:color="000000"/>
              <w:right w:val="nil"/>
            </w:tcBorders>
          </w:tcPr>
          <w:p w14:paraId="180204A2" w14:textId="77777777" w:rsidR="00B92327" w:rsidRPr="00801E49" w:rsidRDefault="00332621" w:rsidP="0083568A">
            <w:pPr>
              <w:spacing w:after="0" w:line="259" w:lineRule="auto"/>
              <w:ind w:left="0" w:right="4" w:firstLine="0"/>
              <w:jc w:val="center"/>
              <w:rPr>
                <w:rFonts w:ascii="Open Sans" w:hAnsi="Open Sans" w:cs="Open Sans"/>
                <w:rPrChange w:id="3414" w:author="Nicole Wu" w:date="2024-01-08T11:26:00Z">
                  <w:rPr/>
                </w:rPrChange>
              </w:rPr>
            </w:pPr>
            <w:r w:rsidRPr="00801E49">
              <w:rPr>
                <w:rFonts w:ascii="Open Sans" w:hAnsi="Open Sans" w:cs="Open Sans"/>
                <w:b/>
                <w:sz w:val="16"/>
                <w:rPrChange w:id="3415" w:author="Nicole Wu" w:date="2024-01-08T11:26:00Z">
                  <w:rPr>
                    <w:b/>
                    <w:sz w:val="16"/>
                  </w:rPr>
                </w:rPrChange>
              </w:rPr>
              <w:t>Aggregation Methodology</w:t>
            </w:r>
          </w:p>
        </w:tc>
      </w:tr>
      <w:tr w:rsidR="00B92327" w:rsidRPr="00801E49" w14:paraId="044375CE" w14:textId="77777777">
        <w:trPr>
          <w:trHeight w:val="380"/>
        </w:trPr>
        <w:tc>
          <w:tcPr>
            <w:tcW w:w="3109" w:type="dxa"/>
            <w:tcBorders>
              <w:top w:val="single" w:sz="3" w:space="0" w:color="000000"/>
              <w:left w:val="nil"/>
              <w:bottom w:val="nil"/>
              <w:right w:val="nil"/>
            </w:tcBorders>
            <w:vAlign w:val="center"/>
          </w:tcPr>
          <w:p w14:paraId="4B18910D" w14:textId="77777777" w:rsidR="00B92327" w:rsidRPr="00801E49" w:rsidRDefault="00332621">
            <w:pPr>
              <w:spacing w:after="0" w:line="259" w:lineRule="auto"/>
              <w:ind w:left="120" w:right="0" w:firstLine="0"/>
              <w:jc w:val="left"/>
              <w:rPr>
                <w:rFonts w:ascii="Open Sans" w:hAnsi="Open Sans" w:cs="Open Sans"/>
                <w:rPrChange w:id="3416" w:author="Nicole Wu" w:date="2024-01-08T11:26:00Z">
                  <w:rPr/>
                </w:rPrChange>
              </w:rPr>
            </w:pPr>
            <w:r w:rsidRPr="00801E49">
              <w:rPr>
                <w:rFonts w:ascii="Open Sans" w:hAnsi="Open Sans" w:cs="Open Sans"/>
                <w:b/>
                <w:sz w:val="16"/>
                <w:rPrChange w:id="3417" w:author="Nicole Wu" w:date="2024-01-08T11:26:00Z">
                  <w:rPr>
                    <w:b/>
                    <w:sz w:val="16"/>
                  </w:rPr>
                </w:rPrChange>
              </w:rPr>
              <w:t>Indicator</w:t>
            </w:r>
          </w:p>
        </w:tc>
        <w:tc>
          <w:tcPr>
            <w:tcW w:w="746" w:type="dxa"/>
            <w:tcBorders>
              <w:top w:val="single" w:sz="3" w:space="0" w:color="000000"/>
              <w:left w:val="nil"/>
              <w:bottom w:val="nil"/>
              <w:right w:val="nil"/>
            </w:tcBorders>
          </w:tcPr>
          <w:p w14:paraId="08818CAC" w14:textId="77777777" w:rsidR="00B92327" w:rsidRPr="00801E49" w:rsidRDefault="00332621">
            <w:pPr>
              <w:spacing w:after="0" w:line="259" w:lineRule="auto"/>
              <w:ind w:left="0" w:right="0" w:firstLine="0"/>
              <w:jc w:val="left"/>
              <w:rPr>
                <w:rFonts w:ascii="Open Sans" w:hAnsi="Open Sans" w:cs="Open Sans"/>
                <w:rPrChange w:id="3418" w:author="Nicole Wu" w:date="2024-01-08T11:26:00Z">
                  <w:rPr/>
                </w:rPrChange>
              </w:rPr>
            </w:pPr>
            <w:r w:rsidRPr="00801E49">
              <w:rPr>
                <w:rFonts w:ascii="Open Sans" w:hAnsi="Open Sans" w:cs="Open Sans"/>
                <w:b/>
                <w:sz w:val="16"/>
                <w:rPrChange w:id="3419" w:author="Nicole Wu" w:date="2024-01-08T11:26:00Z">
                  <w:rPr>
                    <w:b/>
                    <w:sz w:val="16"/>
                  </w:rPr>
                </w:rPrChange>
              </w:rPr>
              <w:t>CARI</w:t>
            </w:r>
          </w:p>
          <w:p w14:paraId="6CFE5A01" w14:textId="77777777" w:rsidR="00B92327" w:rsidRPr="00801E49" w:rsidRDefault="00332621">
            <w:pPr>
              <w:spacing w:after="0" w:line="259" w:lineRule="auto"/>
              <w:ind w:left="6" w:right="0" w:firstLine="0"/>
              <w:jc w:val="left"/>
              <w:rPr>
                <w:rFonts w:ascii="Open Sans" w:hAnsi="Open Sans" w:cs="Open Sans"/>
                <w:rPrChange w:id="3420" w:author="Nicole Wu" w:date="2024-01-08T11:26:00Z">
                  <w:rPr/>
                </w:rPrChange>
              </w:rPr>
            </w:pPr>
            <w:r w:rsidRPr="00801E49">
              <w:rPr>
                <w:rFonts w:ascii="Open Sans" w:hAnsi="Open Sans" w:cs="Open Sans"/>
                <w:b/>
                <w:sz w:val="16"/>
                <w:rPrChange w:id="3421" w:author="Nicole Wu" w:date="2024-01-08T11:26:00Z">
                  <w:rPr>
                    <w:b/>
                    <w:sz w:val="16"/>
                  </w:rPr>
                </w:rPrChange>
              </w:rPr>
              <w:t>(F2F)</w:t>
            </w:r>
          </w:p>
        </w:tc>
        <w:tc>
          <w:tcPr>
            <w:tcW w:w="746" w:type="dxa"/>
            <w:tcBorders>
              <w:top w:val="single" w:sz="3" w:space="0" w:color="000000"/>
              <w:left w:val="nil"/>
              <w:bottom w:val="nil"/>
              <w:right w:val="nil"/>
            </w:tcBorders>
          </w:tcPr>
          <w:p w14:paraId="74CFC90D" w14:textId="77777777" w:rsidR="00B92327" w:rsidRPr="00801E49" w:rsidRDefault="00332621">
            <w:pPr>
              <w:spacing w:after="0" w:line="259" w:lineRule="auto"/>
              <w:ind w:left="0" w:right="0" w:firstLine="0"/>
              <w:jc w:val="left"/>
              <w:rPr>
                <w:rFonts w:ascii="Open Sans" w:hAnsi="Open Sans" w:cs="Open Sans"/>
                <w:rPrChange w:id="3422" w:author="Nicole Wu" w:date="2024-01-08T11:26:00Z">
                  <w:rPr/>
                </w:rPrChange>
              </w:rPr>
            </w:pPr>
            <w:r w:rsidRPr="00801E49">
              <w:rPr>
                <w:rFonts w:ascii="Open Sans" w:hAnsi="Open Sans" w:cs="Open Sans"/>
                <w:b/>
                <w:sz w:val="16"/>
                <w:rPrChange w:id="3423" w:author="Nicole Wu" w:date="2024-01-08T11:26:00Z">
                  <w:rPr>
                    <w:b/>
                    <w:sz w:val="16"/>
                  </w:rPr>
                </w:rPrChange>
              </w:rPr>
              <w:t>CARI</w:t>
            </w:r>
          </w:p>
          <w:p w14:paraId="6260FF1E" w14:textId="77777777" w:rsidR="00B92327" w:rsidRPr="00801E49" w:rsidRDefault="00332621">
            <w:pPr>
              <w:spacing w:after="0" w:line="259" w:lineRule="auto"/>
              <w:ind w:left="6" w:right="0" w:firstLine="0"/>
              <w:jc w:val="left"/>
              <w:rPr>
                <w:rFonts w:ascii="Open Sans" w:hAnsi="Open Sans" w:cs="Open Sans"/>
                <w:rPrChange w:id="3424" w:author="Nicole Wu" w:date="2024-01-08T11:26:00Z">
                  <w:rPr/>
                </w:rPrChange>
              </w:rPr>
            </w:pPr>
            <w:r w:rsidRPr="00801E49">
              <w:rPr>
                <w:rFonts w:ascii="Open Sans" w:hAnsi="Open Sans" w:cs="Open Sans"/>
                <w:b/>
                <w:sz w:val="16"/>
                <w:rPrChange w:id="3425" w:author="Nicole Wu" w:date="2024-01-08T11:26:00Z">
                  <w:rPr>
                    <w:b/>
                    <w:sz w:val="16"/>
                  </w:rPr>
                </w:rPrChange>
              </w:rPr>
              <w:t>(F2F)</w:t>
            </w:r>
          </w:p>
        </w:tc>
        <w:tc>
          <w:tcPr>
            <w:tcW w:w="1052" w:type="dxa"/>
            <w:tcBorders>
              <w:top w:val="single" w:sz="3" w:space="0" w:color="000000"/>
              <w:left w:val="nil"/>
              <w:bottom w:val="nil"/>
              <w:right w:val="nil"/>
            </w:tcBorders>
          </w:tcPr>
          <w:p w14:paraId="3E28046E" w14:textId="77777777" w:rsidR="00B92327" w:rsidRPr="00801E49" w:rsidRDefault="00332621">
            <w:pPr>
              <w:spacing w:after="0" w:line="259" w:lineRule="auto"/>
              <w:ind w:left="113" w:right="0" w:firstLine="0"/>
              <w:jc w:val="left"/>
              <w:rPr>
                <w:rFonts w:ascii="Open Sans" w:hAnsi="Open Sans" w:cs="Open Sans"/>
                <w:rPrChange w:id="3426" w:author="Nicole Wu" w:date="2024-01-08T11:26:00Z">
                  <w:rPr/>
                </w:rPrChange>
              </w:rPr>
            </w:pPr>
            <w:r w:rsidRPr="00801E49">
              <w:rPr>
                <w:rFonts w:ascii="Open Sans" w:hAnsi="Open Sans" w:cs="Open Sans"/>
                <w:b/>
                <w:sz w:val="16"/>
                <w:rPrChange w:id="3427" w:author="Nicole Wu" w:date="2024-01-08T11:26:00Z">
                  <w:rPr>
                    <w:b/>
                    <w:sz w:val="16"/>
                  </w:rPr>
                </w:rPrChange>
              </w:rPr>
              <w:t>rCARI</w:t>
            </w:r>
          </w:p>
          <w:p w14:paraId="203EC455" w14:textId="77777777" w:rsidR="00B92327" w:rsidRPr="00801E49" w:rsidRDefault="00332621">
            <w:pPr>
              <w:spacing w:after="0" w:line="259" w:lineRule="auto"/>
              <w:ind w:left="0" w:right="0" w:firstLine="0"/>
              <w:jc w:val="left"/>
              <w:rPr>
                <w:rFonts w:ascii="Open Sans" w:hAnsi="Open Sans" w:cs="Open Sans"/>
                <w:rPrChange w:id="3428" w:author="Nicole Wu" w:date="2024-01-08T11:26:00Z">
                  <w:rPr/>
                </w:rPrChange>
              </w:rPr>
            </w:pPr>
            <w:r w:rsidRPr="00801E49">
              <w:rPr>
                <w:rFonts w:ascii="Open Sans" w:hAnsi="Open Sans" w:cs="Open Sans"/>
                <w:b/>
                <w:sz w:val="16"/>
                <w:rPrChange w:id="3429" w:author="Nicole Wu" w:date="2024-01-08T11:26:00Z">
                  <w:rPr>
                    <w:b/>
                    <w:sz w:val="16"/>
                  </w:rPr>
                </w:rPrChange>
              </w:rPr>
              <w:t>(Remote)</w:t>
            </w:r>
          </w:p>
        </w:tc>
        <w:tc>
          <w:tcPr>
            <w:tcW w:w="933" w:type="dxa"/>
            <w:tcBorders>
              <w:top w:val="single" w:sz="3" w:space="0" w:color="000000"/>
              <w:left w:val="nil"/>
              <w:bottom w:val="nil"/>
              <w:right w:val="nil"/>
            </w:tcBorders>
          </w:tcPr>
          <w:p w14:paraId="22FEB896" w14:textId="77777777" w:rsidR="00B92327" w:rsidRPr="00801E49" w:rsidRDefault="00332621">
            <w:pPr>
              <w:spacing w:after="0" w:line="259" w:lineRule="auto"/>
              <w:ind w:left="113" w:right="0" w:firstLine="0"/>
              <w:jc w:val="left"/>
              <w:rPr>
                <w:rFonts w:ascii="Open Sans" w:hAnsi="Open Sans" w:cs="Open Sans"/>
                <w:rPrChange w:id="3430" w:author="Nicole Wu" w:date="2024-01-08T11:26:00Z">
                  <w:rPr/>
                </w:rPrChange>
              </w:rPr>
            </w:pPr>
            <w:r w:rsidRPr="00801E49">
              <w:rPr>
                <w:rFonts w:ascii="Open Sans" w:hAnsi="Open Sans" w:cs="Open Sans"/>
                <w:b/>
                <w:sz w:val="16"/>
                <w:rPrChange w:id="3431" w:author="Nicole Wu" w:date="2024-01-08T11:26:00Z">
                  <w:rPr>
                    <w:b/>
                    <w:sz w:val="16"/>
                  </w:rPr>
                </w:rPrChange>
              </w:rPr>
              <w:t>rCARI</w:t>
            </w:r>
          </w:p>
          <w:p w14:paraId="20FC25D1" w14:textId="77777777" w:rsidR="00B92327" w:rsidRPr="00801E49" w:rsidRDefault="00332621">
            <w:pPr>
              <w:spacing w:after="0" w:line="259" w:lineRule="auto"/>
              <w:ind w:left="0" w:right="0" w:firstLine="0"/>
              <w:jc w:val="left"/>
              <w:rPr>
                <w:rFonts w:ascii="Open Sans" w:hAnsi="Open Sans" w:cs="Open Sans"/>
                <w:rPrChange w:id="3432" w:author="Nicole Wu" w:date="2024-01-08T11:26:00Z">
                  <w:rPr/>
                </w:rPrChange>
              </w:rPr>
            </w:pPr>
            <w:r w:rsidRPr="00801E49">
              <w:rPr>
                <w:rFonts w:ascii="Open Sans" w:hAnsi="Open Sans" w:cs="Open Sans"/>
                <w:b/>
                <w:sz w:val="16"/>
                <w:rPrChange w:id="3433" w:author="Nicole Wu" w:date="2024-01-08T11:26:00Z">
                  <w:rPr>
                    <w:b/>
                    <w:sz w:val="16"/>
                  </w:rPr>
                </w:rPrChange>
              </w:rPr>
              <w:t>(Remote)</w:t>
            </w:r>
          </w:p>
        </w:tc>
      </w:tr>
      <w:tr w:rsidR="00B92327" w:rsidRPr="00801E49" w14:paraId="257D26F1" w14:textId="77777777">
        <w:trPr>
          <w:trHeight w:val="189"/>
        </w:trPr>
        <w:tc>
          <w:tcPr>
            <w:tcW w:w="3109" w:type="dxa"/>
            <w:tcBorders>
              <w:top w:val="nil"/>
              <w:left w:val="nil"/>
              <w:bottom w:val="nil"/>
              <w:right w:val="nil"/>
            </w:tcBorders>
          </w:tcPr>
          <w:p w14:paraId="2B0B2020" w14:textId="77777777" w:rsidR="00B92327" w:rsidRPr="00801E49" w:rsidRDefault="00332621">
            <w:pPr>
              <w:spacing w:after="0" w:line="259" w:lineRule="auto"/>
              <w:ind w:left="120" w:right="0" w:firstLine="0"/>
              <w:jc w:val="left"/>
              <w:rPr>
                <w:rFonts w:ascii="Open Sans" w:hAnsi="Open Sans" w:cs="Open Sans"/>
                <w:rPrChange w:id="3434" w:author="Nicole Wu" w:date="2024-01-08T11:26:00Z">
                  <w:rPr/>
                </w:rPrChange>
              </w:rPr>
            </w:pPr>
            <w:r w:rsidRPr="00801E49">
              <w:rPr>
                <w:rFonts w:ascii="Open Sans" w:hAnsi="Open Sans" w:cs="Open Sans"/>
                <w:b/>
                <w:sz w:val="16"/>
                <w:rPrChange w:id="3435" w:author="Nicole Wu" w:date="2024-01-08T11:26:00Z">
                  <w:rPr>
                    <w:b/>
                    <w:sz w:val="16"/>
                  </w:rPr>
                </w:rPrChange>
              </w:rPr>
              <w:t>FCS</w:t>
            </w:r>
          </w:p>
        </w:tc>
        <w:tc>
          <w:tcPr>
            <w:tcW w:w="746" w:type="dxa"/>
            <w:tcBorders>
              <w:top w:val="nil"/>
              <w:left w:val="nil"/>
              <w:bottom w:val="nil"/>
              <w:right w:val="nil"/>
            </w:tcBorders>
          </w:tcPr>
          <w:p w14:paraId="64DC3F9E" w14:textId="77777777" w:rsidR="00B92327" w:rsidRPr="00801E49" w:rsidRDefault="00332621">
            <w:pPr>
              <w:spacing w:after="0" w:line="259" w:lineRule="auto"/>
              <w:ind w:left="126" w:right="0" w:firstLine="0"/>
              <w:jc w:val="left"/>
              <w:rPr>
                <w:rFonts w:ascii="Open Sans" w:hAnsi="Open Sans" w:cs="Open Sans"/>
                <w:rPrChange w:id="3436" w:author="Nicole Wu" w:date="2024-01-08T11:26:00Z">
                  <w:rPr/>
                </w:rPrChange>
              </w:rPr>
            </w:pPr>
            <w:r w:rsidRPr="00801E49">
              <w:rPr>
                <w:rFonts w:ascii="Open Sans" w:hAnsi="Open Sans" w:cs="Open Sans"/>
                <w:sz w:val="16"/>
                <w:rPrChange w:id="3437" w:author="Nicole Wu" w:date="2024-01-08T11:26:00Z">
                  <w:rPr>
                    <w:sz w:val="16"/>
                  </w:rPr>
                </w:rPrChange>
              </w:rPr>
              <w:t>Yes</w:t>
            </w:r>
          </w:p>
        </w:tc>
        <w:tc>
          <w:tcPr>
            <w:tcW w:w="746" w:type="dxa"/>
            <w:tcBorders>
              <w:top w:val="nil"/>
              <w:left w:val="nil"/>
              <w:bottom w:val="nil"/>
              <w:right w:val="nil"/>
            </w:tcBorders>
          </w:tcPr>
          <w:p w14:paraId="708181FD" w14:textId="77777777" w:rsidR="00B92327" w:rsidRPr="00801E49" w:rsidRDefault="00332621">
            <w:pPr>
              <w:spacing w:after="0" w:line="259" w:lineRule="auto"/>
              <w:ind w:left="126" w:right="0" w:firstLine="0"/>
              <w:jc w:val="left"/>
              <w:rPr>
                <w:rFonts w:ascii="Open Sans" w:hAnsi="Open Sans" w:cs="Open Sans"/>
                <w:rPrChange w:id="3438" w:author="Nicole Wu" w:date="2024-01-08T11:26:00Z">
                  <w:rPr/>
                </w:rPrChange>
              </w:rPr>
            </w:pPr>
            <w:r w:rsidRPr="00801E49">
              <w:rPr>
                <w:rFonts w:ascii="Open Sans" w:hAnsi="Open Sans" w:cs="Open Sans"/>
                <w:sz w:val="16"/>
                <w:rPrChange w:id="3439" w:author="Nicole Wu" w:date="2024-01-08T11:26:00Z">
                  <w:rPr>
                    <w:sz w:val="16"/>
                  </w:rPr>
                </w:rPrChange>
              </w:rPr>
              <w:t>Yes</w:t>
            </w:r>
          </w:p>
        </w:tc>
        <w:tc>
          <w:tcPr>
            <w:tcW w:w="1052" w:type="dxa"/>
            <w:tcBorders>
              <w:top w:val="nil"/>
              <w:left w:val="nil"/>
              <w:bottom w:val="nil"/>
              <w:right w:val="nil"/>
            </w:tcBorders>
          </w:tcPr>
          <w:p w14:paraId="3364AED6" w14:textId="77777777" w:rsidR="00B92327" w:rsidRPr="00801E49" w:rsidRDefault="00332621">
            <w:pPr>
              <w:spacing w:after="0" w:line="259" w:lineRule="auto"/>
              <w:ind w:left="279" w:right="0" w:firstLine="0"/>
              <w:jc w:val="left"/>
              <w:rPr>
                <w:rFonts w:ascii="Open Sans" w:hAnsi="Open Sans" w:cs="Open Sans"/>
                <w:rPrChange w:id="3440" w:author="Nicole Wu" w:date="2024-01-08T11:26:00Z">
                  <w:rPr/>
                </w:rPrChange>
              </w:rPr>
            </w:pPr>
            <w:r w:rsidRPr="00801E49">
              <w:rPr>
                <w:rFonts w:ascii="Open Sans" w:hAnsi="Open Sans" w:cs="Open Sans"/>
                <w:sz w:val="16"/>
                <w:rPrChange w:id="3441" w:author="Nicole Wu" w:date="2024-01-08T11:26:00Z">
                  <w:rPr>
                    <w:sz w:val="16"/>
                  </w:rPr>
                </w:rPrChange>
              </w:rPr>
              <w:t>Yes</w:t>
            </w:r>
          </w:p>
        </w:tc>
        <w:tc>
          <w:tcPr>
            <w:tcW w:w="933" w:type="dxa"/>
            <w:tcBorders>
              <w:top w:val="nil"/>
              <w:left w:val="nil"/>
              <w:bottom w:val="nil"/>
              <w:right w:val="nil"/>
            </w:tcBorders>
          </w:tcPr>
          <w:p w14:paraId="38941F2F" w14:textId="77777777" w:rsidR="00B92327" w:rsidRPr="00801E49" w:rsidRDefault="00332621">
            <w:pPr>
              <w:spacing w:after="0" w:line="259" w:lineRule="auto"/>
              <w:ind w:left="279" w:right="0" w:firstLine="0"/>
              <w:jc w:val="left"/>
              <w:rPr>
                <w:rFonts w:ascii="Open Sans" w:hAnsi="Open Sans" w:cs="Open Sans"/>
                <w:rPrChange w:id="3442" w:author="Nicole Wu" w:date="2024-01-08T11:26:00Z">
                  <w:rPr/>
                </w:rPrChange>
              </w:rPr>
            </w:pPr>
            <w:r w:rsidRPr="00801E49">
              <w:rPr>
                <w:rFonts w:ascii="Open Sans" w:hAnsi="Open Sans" w:cs="Open Sans"/>
                <w:sz w:val="16"/>
                <w:rPrChange w:id="3443" w:author="Nicole Wu" w:date="2024-01-08T11:26:00Z">
                  <w:rPr>
                    <w:sz w:val="16"/>
                  </w:rPr>
                </w:rPrChange>
              </w:rPr>
              <w:t>Yes</w:t>
            </w:r>
          </w:p>
        </w:tc>
      </w:tr>
      <w:tr w:rsidR="00B92327" w:rsidRPr="00801E49" w14:paraId="6844B5FA" w14:textId="77777777">
        <w:trPr>
          <w:trHeight w:val="189"/>
        </w:trPr>
        <w:tc>
          <w:tcPr>
            <w:tcW w:w="3109" w:type="dxa"/>
            <w:tcBorders>
              <w:top w:val="nil"/>
              <w:left w:val="nil"/>
              <w:bottom w:val="nil"/>
              <w:right w:val="nil"/>
            </w:tcBorders>
          </w:tcPr>
          <w:p w14:paraId="4D4BAF5C" w14:textId="77777777" w:rsidR="00B92327" w:rsidRPr="00801E49" w:rsidRDefault="00332621">
            <w:pPr>
              <w:spacing w:after="0" w:line="259" w:lineRule="auto"/>
              <w:ind w:left="120" w:right="0" w:firstLine="0"/>
              <w:jc w:val="left"/>
              <w:rPr>
                <w:rFonts w:ascii="Open Sans" w:hAnsi="Open Sans" w:cs="Open Sans"/>
                <w:rPrChange w:id="3444" w:author="Nicole Wu" w:date="2024-01-08T11:26:00Z">
                  <w:rPr/>
                </w:rPrChange>
              </w:rPr>
            </w:pPr>
            <w:r w:rsidRPr="00801E49">
              <w:rPr>
                <w:rFonts w:ascii="Open Sans" w:hAnsi="Open Sans" w:cs="Open Sans"/>
                <w:b/>
                <w:sz w:val="16"/>
                <w:rPrChange w:id="3445" w:author="Nicole Wu" w:date="2024-01-08T11:26:00Z">
                  <w:rPr>
                    <w:b/>
                    <w:sz w:val="16"/>
                  </w:rPr>
                </w:rPrChange>
              </w:rPr>
              <w:t>FES</w:t>
            </w:r>
          </w:p>
        </w:tc>
        <w:tc>
          <w:tcPr>
            <w:tcW w:w="746" w:type="dxa"/>
            <w:tcBorders>
              <w:top w:val="nil"/>
              <w:left w:val="nil"/>
              <w:bottom w:val="nil"/>
              <w:right w:val="nil"/>
            </w:tcBorders>
          </w:tcPr>
          <w:p w14:paraId="6B934505" w14:textId="77777777" w:rsidR="00B92327" w:rsidRPr="00801E49" w:rsidRDefault="00332621">
            <w:pPr>
              <w:spacing w:after="0" w:line="259" w:lineRule="auto"/>
              <w:ind w:left="126" w:right="0" w:firstLine="0"/>
              <w:jc w:val="left"/>
              <w:rPr>
                <w:rFonts w:ascii="Open Sans" w:hAnsi="Open Sans" w:cs="Open Sans"/>
                <w:b/>
                <w:rPrChange w:id="3446" w:author="Nicole Wu" w:date="2024-01-08T11:26:00Z">
                  <w:rPr>
                    <w:b/>
                    <w:bCs/>
                  </w:rPr>
                </w:rPrChange>
              </w:rPr>
            </w:pPr>
            <w:r w:rsidRPr="00801E49">
              <w:rPr>
                <w:rFonts w:ascii="Open Sans" w:hAnsi="Open Sans" w:cs="Open Sans"/>
                <w:b/>
                <w:color w:val="auto"/>
                <w:sz w:val="16"/>
                <w:rPrChange w:id="3447" w:author="Nicole Wu" w:date="2024-01-08T11:26:00Z">
                  <w:rPr>
                    <w:b/>
                    <w:bCs/>
                    <w:color w:val="auto"/>
                    <w:sz w:val="16"/>
                  </w:rPr>
                </w:rPrChange>
              </w:rPr>
              <w:t>Yes</w:t>
            </w:r>
          </w:p>
        </w:tc>
        <w:tc>
          <w:tcPr>
            <w:tcW w:w="746" w:type="dxa"/>
            <w:tcBorders>
              <w:top w:val="nil"/>
              <w:left w:val="nil"/>
              <w:bottom w:val="nil"/>
              <w:right w:val="nil"/>
            </w:tcBorders>
          </w:tcPr>
          <w:p w14:paraId="0BCBC08A" w14:textId="77777777" w:rsidR="00B92327" w:rsidRPr="00801E49" w:rsidRDefault="00332621">
            <w:pPr>
              <w:spacing w:after="0" w:line="259" w:lineRule="auto"/>
              <w:ind w:left="129" w:right="0" w:firstLine="0"/>
              <w:jc w:val="left"/>
              <w:rPr>
                <w:rFonts w:ascii="Open Sans" w:hAnsi="Open Sans" w:cs="Open Sans"/>
                <w:rPrChange w:id="3448" w:author="Nicole Wu" w:date="2024-01-08T11:26:00Z">
                  <w:rPr/>
                </w:rPrChange>
              </w:rPr>
            </w:pPr>
            <w:r w:rsidRPr="00801E49">
              <w:rPr>
                <w:rFonts w:ascii="Open Sans" w:hAnsi="Open Sans" w:cs="Open Sans"/>
                <w:b/>
                <w:color w:val="CB0000"/>
                <w:sz w:val="16"/>
                <w:rPrChange w:id="3449" w:author="Nicole Wu" w:date="2024-01-08T11:26:00Z">
                  <w:rPr>
                    <w:b/>
                    <w:color w:val="CB0000"/>
                    <w:sz w:val="16"/>
                  </w:rPr>
                </w:rPrChange>
              </w:rPr>
              <w:t>No</w:t>
            </w:r>
          </w:p>
        </w:tc>
        <w:tc>
          <w:tcPr>
            <w:tcW w:w="1052" w:type="dxa"/>
            <w:tcBorders>
              <w:top w:val="nil"/>
              <w:left w:val="nil"/>
              <w:bottom w:val="nil"/>
              <w:right w:val="nil"/>
            </w:tcBorders>
          </w:tcPr>
          <w:p w14:paraId="22A61B04" w14:textId="77777777" w:rsidR="00B92327" w:rsidRPr="00801E49" w:rsidRDefault="00332621">
            <w:pPr>
              <w:spacing w:after="0" w:line="259" w:lineRule="auto"/>
              <w:ind w:left="279" w:right="0" w:firstLine="0"/>
              <w:jc w:val="left"/>
              <w:rPr>
                <w:rFonts w:ascii="Open Sans" w:hAnsi="Open Sans" w:cs="Open Sans"/>
                <w:rPrChange w:id="3450" w:author="Nicole Wu" w:date="2024-01-08T11:26:00Z">
                  <w:rPr/>
                </w:rPrChange>
              </w:rPr>
            </w:pPr>
            <w:r w:rsidRPr="00801E49">
              <w:rPr>
                <w:rFonts w:ascii="Open Sans" w:hAnsi="Open Sans" w:cs="Open Sans"/>
                <w:sz w:val="16"/>
                <w:rPrChange w:id="3451" w:author="Nicole Wu" w:date="2024-01-08T11:26:00Z">
                  <w:rPr>
                    <w:sz w:val="16"/>
                  </w:rPr>
                </w:rPrChange>
              </w:rPr>
              <w:t>Yes</w:t>
            </w:r>
          </w:p>
        </w:tc>
        <w:tc>
          <w:tcPr>
            <w:tcW w:w="933" w:type="dxa"/>
            <w:tcBorders>
              <w:top w:val="nil"/>
              <w:left w:val="nil"/>
              <w:bottom w:val="nil"/>
              <w:right w:val="nil"/>
            </w:tcBorders>
          </w:tcPr>
          <w:p w14:paraId="59673AB9" w14:textId="77777777" w:rsidR="00B92327" w:rsidRPr="00801E49" w:rsidRDefault="00332621">
            <w:pPr>
              <w:spacing w:after="0" w:line="259" w:lineRule="auto"/>
              <w:ind w:left="301" w:right="0" w:firstLine="0"/>
              <w:jc w:val="left"/>
              <w:rPr>
                <w:rFonts w:ascii="Open Sans" w:hAnsi="Open Sans" w:cs="Open Sans"/>
                <w:b/>
                <w:rPrChange w:id="3452" w:author="Nicole Wu" w:date="2024-01-08T11:26:00Z">
                  <w:rPr>
                    <w:b/>
                    <w:bCs/>
                  </w:rPr>
                </w:rPrChange>
              </w:rPr>
            </w:pPr>
            <w:r w:rsidRPr="00801E49">
              <w:rPr>
                <w:rFonts w:ascii="Open Sans" w:hAnsi="Open Sans" w:cs="Open Sans"/>
                <w:b/>
                <w:color w:val="C00000"/>
                <w:sz w:val="16"/>
                <w:rPrChange w:id="3453" w:author="Nicole Wu" w:date="2024-01-08T11:26:00Z">
                  <w:rPr>
                    <w:b/>
                    <w:bCs/>
                    <w:color w:val="C00000"/>
                    <w:sz w:val="16"/>
                  </w:rPr>
                </w:rPrChange>
              </w:rPr>
              <w:t>No</w:t>
            </w:r>
          </w:p>
        </w:tc>
      </w:tr>
      <w:tr w:rsidR="00B92327" w:rsidRPr="00801E49" w14:paraId="182EA053" w14:textId="77777777">
        <w:trPr>
          <w:trHeight w:val="189"/>
        </w:trPr>
        <w:tc>
          <w:tcPr>
            <w:tcW w:w="3109" w:type="dxa"/>
            <w:tcBorders>
              <w:top w:val="nil"/>
              <w:left w:val="nil"/>
              <w:bottom w:val="nil"/>
              <w:right w:val="nil"/>
            </w:tcBorders>
          </w:tcPr>
          <w:p w14:paraId="2F0631CE" w14:textId="77777777" w:rsidR="00B92327" w:rsidRPr="00801E49" w:rsidRDefault="00332621">
            <w:pPr>
              <w:spacing w:after="0" w:line="259" w:lineRule="auto"/>
              <w:ind w:left="120" w:right="0" w:firstLine="0"/>
              <w:jc w:val="left"/>
              <w:rPr>
                <w:rFonts w:ascii="Open Sans" w:hAnsi="Open Sans" w:cs="Open Sans"/>
                <w:rPrChange w:id="3454" w:author="Nicole Wu" w:date="2024-01-08T11:26:00Z">
                  <w:rPr/>
                </w:rPrChange>
              </w:rPr>
            </w:pPr>
            <w:r w:rsidRPr="00801E49">
              <w:rPr>
                <w:rFonts w:ascii="Open Sans" w:hAnsi="Open Sans" w:cs="Open Sans"/>
                <w:b/>
                <w:sz w:val="16"/>
                <w:rPrChange w:id="3455" w:author="Nicole Wu" w:date="2024-01-08T11:26:00Z">
                  <w:rPr>
                    <w:b/>
                    <w:sz w:val="16"/>
                  </w:rPr>
                </w:rPrChange>
              </w:rPr>
              <w:t>LCS</w:t>
            </w:r>
          </w:p>
        </w:tc>
        <w:tc>
          <w:tcPr>
            <w:tcW w:w="746" w:type="dxa"/>
            <w:tcBorders>
              <w:top w:val="nil"/>
              <w:left w:val="nil"/>
              <w:bottom w:val="nil"/>
              <w:right w:val="nil"/>
            </w:tcBorders>
          </w:tcPr>
          <w:p w14:paraId="1BB17A97" w14:textId="77777777" w:rsidR="00B92327" w:rsidRPr="00801E49" w:rsidRDefault="00332621">
            <w:pPr>
              <w:spacing w:after="0" w:line="259" w:lineRule="auto"/>
              <w:ind w:left="126" w:right="0" w:firstLine="0"/>
              <w:jc w:val="left"/>
              <w:rPr>
                <w:rFonts w:ascii="Open Sans" w:hAnsi="Open Sans" w:cs="Open Sans"/>
                <w:rPrChange w:id="3456" w:author="Nicole Wu" w:date="2024-01-08T11:26:00Z">
                  <w:rPr/>
                </w:rPrChange>
              </w:rPr>
            </w:pPr>
            <w:r w:rsidRPr="00801E49">
              <w:rPr>
                <w:rFonts w:ascii="Open Sans" w:hAnsi="Open Sans" w:cs="Open Sans"/>
                <w:sz w:val="16"/>
                <w:rPrChange w:id="3457" w:author="Nicole Wu" w:date="2024-01-08T11:26:00Z">
                  <w:rPr>
                    <w:sz w:val="16"/>
                  </w:rPr>
                </w:rPrChange>
              </w:rPr>
              <w:t>Yes</w:t>
            </w:r>
          </w:p>
        </w:tc>
        <w:tc>
          <w:tcPr>
            <w:tcW w:w="746" w:type="dxa"/>
            <w:tcBorders>
              <w:top w:val="nil"/>
              <w:left w:val="nil"/>
              <w:bottom w:val="nil"/>
              <w:right w:val="nil"/>
            </w:tcBorders>
          </w:tcPr>
          <w:p w14:paraId="02B8A2AA" w14:textId="77777777" w:rsidR="00B92327" w:rsidRPr="00801E49" w:rsidRDefault="00332621">
            <w:pPr>
              <w:spacing w:after="0" w:line="259" w:lineRule="auto"/>
              <w:ind w:left="126" w:right="0" w:firstLine="0"/>
              <w:jc w:val="left"/>
              <w:rPr>
                <w:rFonts w:ascii="Open Sans" w:hAnsi="Open Sans" w:cs="Open Sans"/>
                <w:rPrChange w:id="3458" w:author="Nicole Wu" w:date="2024-01-08T11:26:00Z">
                  <w:rPr/>
                </w:rPrChange>
              </w:rPr>
            </w:pPr>
            <w:r w:rsidRPr="00801E49">
              <w:rPr>
                <w:rFonts w:ascii="Open Sans" w:hAnsi="Open Sans" w:cs="Open Sans"/>
                <w:sz w:val="16"/>
                <w:rPrChange w:id="3459" w:author="Nicole Wu" w:date="2024-01-08T11:26:00Z">
                  <w:rPr>
                    <w:sz w:val="16"/>
                  </w:rPr>
                </w:rPrChange>
              </w:rPr>
              <w:t>Yes</w:t>
            </w:r>
          </w:p>
        </w:tc>
        <w:tc>
          <w:tcPr>
            <w:tcW w:w="1052" w:type="dxa"/>
            <w:tcBorders>
              <w:top w:val="nil"/>
              <w:left w:val="nil"/>
              <w:bottom w:val="nil"/>
              <w:right w:val="nil"/>
            </w:tcBorders>
          </w:tcPr>
          <w:p w14:paraId="004502E4" w14:textId="77777777" w:rsidR="00B92327" w:rsidRPr="00801E49" w:rsidRDefault="00332621">
            <w:pPr>
              <w:spacing w:after="0" w:line="259" w:lineRule="auto"/>
              <w:ind w:left="279" w:right="0" w:firstLine="0"/>
              <w:jc w:val="left"/>
              <w:rPr>
                <w:rFonts w:ascii="Open Sans" w:hAnsi="Open Sans" w:cs="Open Sans"/>
                <w:rPrChange w:id="3460" w:author="Nicole Wu" w:date="2024-01-08T11:26:00Z">
                  <w:rPr/>
                </w:rPrChange>
              </w:rPr>
            </w:pPr>
            <w:r w:rsidRPr="00801E49">
              <w:rPr>
                <w:rFonts w:ascii="Open Sans" w:hAnsi="Open Sans" w:cs="Open Sans"/>
                <w:sz w:val="16"/>
                <w:rPrChange w:id="3461" w:author="Nicole Wu" w:date="2024-01-08T11:26:00Z">
                  <w:rPr>
                    <w:sz w:val="16"/>
                  </w:rPr>
                </w:rPrChange>
              </w:rPr>
              <w:t>Yes</w:t>
            </w:r>
          </w:p>
        </w:tc>
        <w:tc>
          <w:tcPr>
            <w:tcW w:w="933" w:type="dxa"/>
            <w:tcBorders>
              <w:top w:val="nil"/>
              <w:left w:val="nil"/>
              <w:bottom w:val="nil"/>
              <w:right w:val="nil"/>
            </w:tcBorders>
          </w:tcPr>
          <w:p w14:paraId="728CA1F8" w14:textId="77777777" w:rsidR="00B92327" w:rsidRPr="00801E49" w:rsidRDefault="00332621">
            <w:pPr>
              <w:spacing w:after="0" w:line="259" w:lineRule="auto"/>
              <w:ind w:left="279" w:right="0" w:firstLine="0"/>
              <w:jc w:val="left"/>
              <w:rPr>
                <w:rFonts w:ascii="Open Sans" w:hAnsi="Open Sans" w:cs="Open Sans"/>
                <w:rPrChange w:id="3462" w:author="Nicole Wu" w:date="2024-01-08T11:26:00Z">
                  <w:rPr/>
                </w:rPrChange>
              </w:rPr>
            </w:pPr>
            <w:r w:rsidRPr="00801E49">
              <w:rPr>
                <w:rFonts w:ascii="Open Sans" w:hAnsi="Open Sans" w:cs="Open Sans"/>
                <w:sz w:val="16"/>
                <w:rPrChange w:id="3463" w:author="Nicole Wu" w:date="2024-01-08T11:26:00Z">
                  <w:rPr>
                    <w:sz w:val="16"/>
                  </w:rPr>
                </w:rPrChange>
              </w:rPr>
              <w:t>Yes</w:t>
            </w:r>
          </w:p>
        </w:tc>
      </w:tr>
      <w:tr w:rsidR="00B92327" w:rsidRPr="00801E49" w14:paraId="3FB9764E" w14:textId="77777777">
        <w:trPr>
          <w:trHeight w:val="189"/>
        </w:trPr>
        <w:tc>
          <w:tcPr>
            <w:tcW w:w="3109" w:type="dxa"/>
            <w:tcBorders>
              <w:top w:val="nil"/>
              <w:left w:val="nil"/>
              <w:bottom w:val="nil"/>
              <w:right w:val="nil"/>
            </w:tcBorders>
          </w:tcPr>
          <w:p w14:paraId="4FC955C3" w14:textId="77777777" w:rsidR="00B92327" w:rsidRPr="00801E49" w:rsidRDefault="00332621">
            <w:pPr>
              <w:spacing w:after="0" w:line="259" w:lineRule="auto"/>
              <w:ind w:left="120" w:right="0" w:firstLine="0"/>
              <w:jc w:val="left"/>
              <w:rPr>
                <w:rFonts w:ascii="Open Sans" w:hAnsi="Open Sans" w:cs="Open Sans"/>
                <w:rPrChange w:id="3464" w:author="Nicole Wu" w:date="2024-01-08T11:26:00Z">
                  <w:rPr/>
                </w:rPrChange>
              </w:rPr>
            </w:pPr>
            <w:r w:rsidRPr="00801E49">
              <w:rPr>
                <w:rFonts w:ascii="Open Sans" w:hAnsi="Open Sans" w:cs="Open Sans"/>
                <w:b/>
                <w:sz w:val="16"/>
                <w:rPrChange w:id="3465" w:author="Nicole Wu" w:date="2024-01-08T11:26:00Z">
                  <w:rPr>
                    <w:b/>
                    <w:sz w:val="16"/>
                  </w:rPr>
                </w:rPrChange>
              </w:rPr>
              <w:t>rCSI</w:t>
            </w:r>
          </w:p>
        </w:tc>
        <w:tc>
          <w:tcPr>
            <w:tcW w:w="746" w:type="dxa"/>
            <w:tcBorders>
              <w:top w:val="nil"/>
              <w:left w:val="nil"/>
              <w:bottom w:val="nil"/>
              <w:right w:val="nil"/>
            </w:tcBorders>
          </w:tcPr>
          <w:p w14:paraId="79EBE9DC" w14:textId="77777777" w:rsidR="00B92327" w:rsidRPr="00801E49" w:rsidRDefault="00332621">
            <w:pPr>
              <w:spacing w:after="0" w:line="259" w:lineRule="auto"/>
              <w:ind w:left="126" w:right="0" w:firstLine="0"/>
              <w:jc w:val="left"/>
              <w:rPr>
                <w:rFonts w:ascii="Open Sans" w:hAnsi="Open Sans" w:cs="Open Sans"/>
                <w:rPrChange w:id="3466" w:author="Nicole Wu" w:date="2024-01-08T11:26:00Z">
                  <w:rPr/>
                </w:rPrChange>
              </w:rPr>
            </w:pPr>
            <w:r w:rsidRPr="00801E49">
              <w:rPr>
                <w:rFonts w:ascii="Open Sans" w:hAnsi="Open Sans" w:cs="Open Sans"/>
                <w:sz w:val="16"/>
                <w:rPrChange w:id="3467" w:author="Nicole Wu" w:date="2024-01-08T11:26:00Z">
                  <w:rPr>
                    <w:sz w:val="16"/>
                  </w:rPr>
                </w:rPrChange>
              </w:rPr>
              <w:t>Yes</w:t>
            </w:r>
          </w:p>
        </w:tc>
        <w:tc>
          <w:tcPr>
            <w:tcW w:w="746" w:type="dxa"/>
            <w:tcBorders>
              <w:top w:val="nil"/>
              <w:left w:val="nil"/>
              <w:bottom w:val="nil"/>
              <w:right w:val="nil"/>
            </w:tcBorders>
          </w:tcPr>
          <w:p w14:paraId="6A779CD2" w14:textId="77777777" w:rsidR="00B92327" w:rsidRPr="00801E49" w:rsidRDefault="00332621">
            <w:pPr>
              <w:spacing w:after="0" w:line="259" w:lineRule="auto"/>
              <w:ind w:left="126" w:right="0" w:firstLine="0"/>
              <w:jc w:val="left"/>
              <w:rPr>
                <w:rFonts w:ascii="Open Sans" w:hAnsi="Open Sans" w:cs="Open Sans"/>
                <w:rPrChange w:id="3468" w:author="Nicole Wu" w:date="2024-01-08T11:26:00Z">
                  <w:rPr/>
                </w:rPrChange>
              </w:rPr>
            </w:pPr>
            <w:r w:rsidRPr="00801E49">
              <w:rPr>
                <w:rFonts w:ascii="Open Sans" w:hAnsi="Open Sans" w:cs="Open Sans"/>
                <w:sz w:val="16"/>
                <w:rPrChange w:id="3469" w:author="Nicole Wu" w:date="2024-01-08T11:26:00Z">
                  <w:rPr>
                    <w:sz w:val="16"/>
                  </w:rPr>
                </w:rPrChange>
              </w:rPr>
              <w:t>Yes</w:t>
            </w:r>
          </w:p>
        </w:tc>
        <w:tc>
          <w:tcPr>
            <w:tcW w:w="1052" w:type="dxa"/>
            <w:tcBorders>
              <w:top w:val="nil"/>
              <w:left w:val="nil"/>
              <w:bottom w:val="nil"/>
              <w:right w:val="nil"/>
            </w:tcBorders>
          </w:tcPr>
          <w:p w14:paraId="09C826E5" w14:textId="77777777" w:rsidR="00B92327" w:rsidRPr="00801E49" w:rsidRDefault="00332621">
            <w:pPr>
              <w:spacing w:after="0" w:line="259" w:lineRule="auto"/>
              <w:ind w:left="279" w:right="0" w:firstLine="0"/>
              <w:jc w:val="left"/>
              <w:rPr>
                <w:rFonts w:ascii="Open Sans" w:hAnsi="Open Sans" w:cs="Open Sans"/>
                <w:rPrChange w:id="3470" w:author="Nicole Wu" w:date="2024-01-08T11:26:00Z">
                  <w:rPr/>
                </w:rPrChange>
              </w:rPr>
            </w:pPr>
            <w:r w:rsidRPr="00801E49">
              <w:rPr>
                <w:rFonts w:ascii="Open Sans" w:hAnsi="Open Sans" w:cs="Open Sans"/>
                <w:sz w:val="16"/>
                <w:rPrChange w:id="3471" w:author="Nicole Wu" w:date="2024-01-08T11:26:00Z">
                  <w:rPr>
                    <w:sz w:val="16"/>
                  </w:rPr>
                </w:rPrChange>
              </w:rPr>
              <w:t>Yes</w:t>
            </w:r>
          </w:p>
        </w:tc>
        <w:tc>
          <w:tcPr>
            <w:tcW w:w="933" w:type="dxa"/>
            <w:tcBorders>
              <w:top w:val="nil"/>
              <w:left w:val="nil"/>
              <w:bottom w:val="nil"/>
              <w:right w:val="nil"/>
            </w:tcBorders>
          </w:tcPr>
          <w:p w14:paraId="5E88C34E" w14:textId="77777777" w:rsidR="00B92327" w:rsidRPr="00801E49" w:rsidRDefault="00332621">
            <w:pPr>
              <w:spacing w:after="0" w:line="259" w:lineRule="auto"/>
              <w:ind w:left="279" w:right="0" w:firstLine="0"/>
              <w:jc w:val="left"/>
              <w:rPr>
                <w:rFonts w:ascii="Open Sans" w:hAnsi="Open Sans" w:cs="Open Sans"/>
                <w:rPrChange w:id="3472" w:author="Nicole Wu" w:date="2024-01-08T11:26:00Z">
                  <w:rPr/>
                </w:rPrChange>
              </w:rPr>
            </w:pPr>
            <w:r w:rsidRPr="00801E49">
              <w:rPr>
                <w:rFonts w:ascii="Open Sans" w:hAnsi="Open Sans" w:cs="Open Sans"/>
                <w:sz w:val="16"/>
                <w:rPrChange w:id="3473" w:author="Nicole Wu" w:date="2024-01-08T11:26:00Z">
                  <w:rPr>
                    <w:sz w:val="16"/>
                  </w:rPr>
                </w:rPrChange>
              </w:rPr>
              <w:t>Yes</w:t>
            </w:r>
          </w:p>
        </w:tc>
      </w:tr>
      <w:tr w:rsidR="00B92327" w:rsidRPr="00801E49" w14:paraId="711EC132" w14:textId="77777777">
        <w:trPr>
          <w:trHeight w:val="196"/>
        </w:trPr>
        <w:tc>
          <w:tcPr>
            <w:tcW w:w="3109" w:type="dxa"/>
            <w:tcBorders>
              <w:top w:val="nil"/>
              <w:left w:val="nil"/>
              <w:bottom w:val="single" w:sz="3" w:space="0" w:color="000000"/>
              <w:right w:val="nil"/>
            </w:tcBorders>
          </w:tcPr>
          <w:p w14:paraId="48FC688D" w14:textId="77777777" w:rsidR="00B92327" w:rsidRPr="00801E49" w:rsidRDefault="00332621">
            <w:pPr>
              <w:spacing w:after="0" w:line="259" w:lineRule="auto"/>
              <w:ind w:left="120" w:right="0" w:firstLine="0"/>
              <w:jc w:val="left"/>
              <w:rPr>
                <w:rFonts w:ascii="Open Sans" w:hAnsi="Open Sans" w:cs="Open Sans"/>
                <w:rPrChange w:id="3474" w:author="Nicole Wu" w:date="2024-01-08T11:26:00Z">
                  <w:rPr/>
                </w:rPrChange>
              </w:rPr>
            </w:pPr>
            <w:r w:rsidRPr="00801E49">
              <w:rPr>
                <w:rFonts w:ascii="Open Sans" w:hAnsi="Open Sans" w:cs="Open Sans"/>
                <w:b/>
                <w:sz w:val="16"/>
                <w:rPrChange w:id="3475" w:author="Nicole Wu" w:date="2024-01-08T11:26:00Z">
                  <w:rPr>
                    <w:b/>
                    <w:sz w:val="16"/>
                  </w:rPr>
                </w:rPrChange>
              </w:rPr>
              <w:t>Income source &amp; income change</w:t>
            </w:r>
          </w:p>
        </w:tc>
        <w:tc>
          <w:tcPr>
            <w:tcW w:w="746" w:type="dxa"/>
            <w:tcBorders>
              <w:top w:val="nil"/>
              <w:left w:val="nil"/>
              <w:bottom w:val="single" w:sz="3" w:space="0" w:color="000000"/>
              <w:right w:val="nil"/>
            </w:tcBorders>
          </w:tcPr>
          <w:p w14:paraId="1643B760" w14:textId="77777777" w:rsidR="00B92327" w:rsidRPr="00801E49" w:rsidRDefault="00332621">
            <w:pPr>
              <w:spacing w:after="0" w:line="259" w:lineRule="auto"/>
              <w:ind w:left="129" w:right="0" w:firstLine="0"/>
              <w:jc w:val="left"/>
              <w:rPr>
                <w:rFonts w:ascii="Open Sans" w:hAnsi="Open Sans" w:cs="Open Sans"/>
                <w:rPrChange w:id="3476" w:author="Nicole Wu" w:date="2024-01-08T11:26:00Z">
                  <w:rPr/>
                </w:rPrChange>
              </w:rPr>
            </w:pPr>
            <w:r w:rsidRPr="00801E49">
              <w:rPr>
                <w:rFonts w:ascii="Open Sans" w:hAnsi="Open Sans" w:cs="Open Sans"/>
                <w:b/>
                <w:color w:val="CB0000"/>
                <w:sz w:val="16"/>
                <w:rPrChange w:id="3477" w:author="Nicole Wu" w:date="2024-01-08T11:26:00Z">
                  <w:rPr>
                    <w:b/>
                    <w:color w:val="CB0000"/>
                    <w:sz w:val="16"/>
                  </w:rPr>
                </w:rPrChange>
              </w:rPr>
              <w:t>No</w:t>
            </w:r>
          </w:p>
        </w:tc>
        <w:tc>
          <w:tcPr>
            <w:tcW w:w="746" w:type="dxa"/>
            <w:tcBorders>
              <w:top w:val="nil"/>
              <w:left w:val="nil"/>
              <w:bottom w:val="single" w:sz="3" w:space="0" w:color="000000"/>
              <w:right w:val="nil"/>
            </w:tcBorders>
          </w:tcPr>
          <w:p w14:paraId="3EDEA2A9" w14:textId="77777777" w:rsidR="00B92327" w:rsidRPr="00801E49" w:rsidRDefault="00332621">
            <w:pPr>
              <w:spacing w:after="0" w:line="259" w:lineRule="auto"/>
              <w:ind w:left="126" w:right="0" w:firstLine="0"/>
              <w:jc w:val="left"/>
              <w:rPr>
                <w:rFonts w:ascii="Open Sans" w:hAnsi="Open Sans" w:cs="Open Sans"/>
                <w:rPrChange w:id="3478" w:author="Nicole Wu" w:date="2024-01-08T11:26:00Z">
                  <w:rPr/>
                </w:rPrChange>
              </w:rPr>
            </w:pPr>
            <w:r w:rsidRPr="00801E49">
              <w:rPr>
                <w:rFonts w:ascii="Open Sans" w:hAnsi="Open Sans" w:cs="Open Sans"/>
                <w:sz w:val="16"/>
                <w:rPrChange w:id="3479" w:author="Nicole Wu" w:date="2024-01-08T11:26:00Z">
                  <w:rPr>
                    <w:sz w:val="16"/>
                  </w:rPr>
                </w:rPrChange>
              </w:rPr>
              <w:t>Yes</w:t>
            </w:r>
          </w:p>
        </w:tc>
        <w:tc>
          <w:tcPr>
            <w:tcW w:w="1052" w:type="dxa"/>
            <w:tcBorders>
              <w:top w:val="nil"/>
              <w:left w:val="nil"/>
              <w:bottom w:val="single" w:sz="3" w:space="0" w:color="000000"/>
              <w:right w:val="nil"/>
            </w:tcBorders>
          </w:tcPr>
          <w:p w14:paraId="7E12FD7D" w14:textId="77777777" w:rsidR="00B92327" w:rsidRPr="00801E49" w:rsidRDefault="00332621">
            <w:pPr>
              <w:spacing w:after="0" w:line="259" w:lineRule="auto"/>
              <w:ind w:left="282" w:right="0" w:firstLine="0"/>
              <w:jc w:val="left"/>
              <w:rPr>
                <w:rFonts w:ascii="Open Sans" w:hAnsi="Open Sans" w:cs="Open Sans"/>
                <w:rPrChange w:id="3480" w:author="Nicole Wu" w:date="2024-01-08T11:26:00Z">
                  <w:rPr/>
                </w:rPrChange>
              </w:rPr>
            </w:pPr>
            <w:r w:rsidRPr="00801E49">
              <w:rPr>
                <w:rFonts w:ascii="Open Sans" w:hAnsi="Open Sans" w:cs="Open Sans"/>
                <w:b/>
                <w:color w:val="CB0000"/>
                <w:sz w:val="16"/>
                <w:rPrChange w:id="3481" w:author="Nicole Wu" w:date="2024-01-08T11:26:00Z">
                  <w:rPr>
                    <w:b/>
                    <w:color w:val="CB0000"/>
                    <w:sz w:val="16"/>
                  </w:rPr>
                </w:rPrChange>
              </w:rPr>
              <w:t>No</w:t>
            </w:r>
          </w:p>
        </w:tc>
        <w:tc>
          <w:tcPr>
            <w:tcW w:w="933" w:type="dxa"/>
            <w:tcBorders>
              <w:top w:val="nil"/>
              <w:left w:val="nil"/>
              <w:bottom w:val="single" w:sz="3" w:space="0" w:color="000000"/>
              <w:right w:val="nil"/>
            </w:tcBorders>
          </w:tcPr>
          <w:p w14:paraId="3993AB48" w14:textId="77777777" w:rsidR="00B92327" w:rsidRPr="00801E49" w:rsidRDefault="00332621">
            <w:pPr>
              <w:spacing w:after="0" w:line="259" w:lineRule="auto"/>
              <w:ind w:left="258" w:right="0" w:firstLine="0"/>
              <w:jc w:val="left"/>
              <w:rPr>
                <w:rFonts w:ascii="Open Sans" w:hAnsi="Open Sans" w:cs="Open Sans"/>
                <w:rPrChange w:id="3482" w:author="Nicole Wu" w:date="2024-01-08T11:26:00Z">
                  <w:rPr>
                    <w:bCs/>
                  </w:rPr>
                </w:rPrChange>
              </w:rPr>
            </w:pPr>
            <w:r w:rsidRPr="00801E49">
              <w:rPr>
                <w:rFonts w:ascii="Open Sans" w:hAnsi="Open Sans" w:cs="Open Sans"/>
                <w:color w:val="auto"/>
                <w:sz w:val="16"/>
                <w:rPrChange w:id="3483" w:author="Nicole Wu" w:date="2024-01-08T11:26:00Z">
                  <w:rPr>
                    <w:bCs/>
                    <w:color w:val="auto"/>
                    <w:sz w:val="16"/>
                  </w:rPr>
                </w:rPrChange>
              </w:rPr>
              <w:t>Yes</w:t>
            </w:r>
          </w:p>
        </w:tc>
      </w:tr>
    </w:tbl>
    <w:p w14:paraId="6E45EC6C" w14:textId="77777777" w:rsidR="006B0BF6" w:rsidRPr="00801E49" w:rsidRDefault="006B0BF6">
      <w:pPr>
        <w:ind w:left="-5" w:right="446"/>
        <w:rPr>
          <w:rFonts w:ascii="Open Sans" w:hAnsi="Open Sans" w:cs="Open Sans"/>
          <w:rPrChange w:id="3484" w:author="Nicole Wu" w:date="2024-01-08T11:26:00Z">
            <w:rPr/>
          </w:rPrChange>
        </w:rPr>
      </w:pPr>
    </w:p>
    <w:p w14:paraId="43E6856A" w14:textId="23AE3C24" w:rsidR="00B92327" w:rsidRPr="00801E49" w:rsidRDefault="00332621">
      <w:pPr>
        <w:ind w:left="-5" w:right="446"/>
        <w:rPr>
          <w:rFonts w:ascii="Open Sans" w:hAnsi="Open Sans" w:cs="Open Sans"/>
          <w:rPrChange w:id="3485" w:author="Nicole Wu" w:date="2024-01-08T11:26:00Z">
            <w:rPr/>
          </w:rPrChange>
        </w:rPr>
      </w:pPr>
      <w:r w:rsidRPr="00801E49">
        <w:rPr>
          <w:rFonts w:ascii="Open Sans" w:hAnsi="Open Sans" w:cs="Open Sans"/>
          <w:rPrChange w:id="3486" w:author="Nicole Wu" w:date="2024-01-08T11:26:00Z">
            <w:rPr/>
          </w:rPrChange>
        </w:rPr>
        <w:t>For more information on the calculation of food security indicators included in each methodology refer to Annexes attached.</w:t>
      </w:r>
    </w:p>
    <w:p w14:paraId="7D98FCDC" w14:textId="77777777" w:rsidR="00B92327" w:rsidRPr="00801E49" w:rsidRDefault="00332621">
      <w:pPr>
        <w:ind w:left="-5" w:right="446"/>
        <w:rPr>
          <w:rFonts w:ascii="Open Sans" w:hAnsi="Open Sans" w:cs="Open Sans"/>
          <w:rPrChange w:id="3487" w:author="Nicole Wu" w:date="2024-01-08T11:26:00Z">
            <w:rPr/>
          </w:rPrChange>
        </w:rPr>
      </w:pPr>
      <w:r w:rsidRPr="00801E49">
        <w:rPr>
          <w:rFonts w:ascii="Open Sans" w:hAnsi="Open Sans" w:cs="Open Sans"/>
          <w:rPrChange w:id="3488" w:author="Nicole Wu" w:date="2024-01-08T11:26:00Z">
            <w:rPr/>
          </w:rPrChange>
        </w:rPr>
        <w:t>The first comparison is between CARI aggregated using remote modules and replacing FES with income source and income change variable (rCARI-Inc). The results are presented Table 7 is for all the 3 sub-sample comparisons.</w:t>
      </w:r>
    </w:p>
    <w:p w14:paraId="71297D74" w14:textId="0F6A44BB" w:rsidR="00B92327" w:rsidRPr="00801E49" w:rsidRDefault="1D7FB02D">
      <w:pPr>
        <w:ind w:left="-5" w:right="446"/>
        <w:rPr>
          <w:rFonts w:ascii="Open Sans" w:hAnsi="Open Sans" w:cs="Open Sans"/>
          <w:rPrChange w:id="3489" w:author="Nicole Wu" w:date="2024-01-08T11:26:00Z">
            <w:rPr/>
          </w:rPrChange>
        </w:rPr>
      </w:pPr>
      <w:r w:rsidRPr="00801E49">
        <w:rPr>
          <w:rFonts w:ascii="Open Sans" w:hAnsi="Open Sans" w:cs="Open Sans"/>
          <w:rPrChange w:id="3490" w:author="Nicole Wu" w:date="2024-01-08T11:26:00Z">
            <w:rPr/>
          </w:rPrChange>
        </w:rPr>
        <w:t xml:space="preserve">The main significant finding across the results in Table 7 is that rCARI-Inc, significantly underreports the </w:t>
      </w:r>
      <w:commentRangeStart w:id="3491"/>
      <w:r w:rsidRPr="00801E49">
        <w:rPr>
          <w:rFonts w:ascii="Open Sans" w:hAnsi="Open Sans" w:cs="Open Sans"/>
          <w:rPrChange w:id="3492" w:author="Nicole Wu" w:date="2024-01-08T11:26:00Z">
            <w:rPr/>
          </w:rPrChange>
        </w:rPr>
        <w:t>number of food insecur</w:t>
      </w:r>
      <w:ins w:id="3493" w:author="Alirah WEYORI" w:date="2024-01-07T10:29:00Z">
        <w:r w:rsidR="0085789C" w:rsidRPr="00801E49">
          <w:rPr>
            <w:rFonts w:ascii="Open Sans" w:hAnsi="Open Sans" w:cs="Open Sans"/>
            <w:rPrChange w:id="3494" w:author="Nicole Wu" w:date="2024-01-08T11:26:00Z">
              <w:rPr/>
            </w:rPrChange>
          </w:rPr>
          <w:t>e people</w:t>
        </w:r>
      </w:ins>
      <w:del w:id="3495" w:author="Alirah WEYORI" w:date="2024-01-07T10:29:00Z">
        <w:r w:rsidRPr="00801E49" w:rsidDel="0085789C">
          <w:rPr>
            <w:rFonts w:ascii="Open Sans" w:hAnsi="Open Sans" w:cs="Open Sans"/>
            <w:rPrChange w:id="3496" w:author="Nicole Wu" w:date="2024-01-08T11:26:00Z">
              <w:rPr/>
            </w:rPrChange>
          </w:rPr>
          <w:delText>it</w:delText>
        </w:r>
      </w:del>
      <w:r w:rsidRPr="00801E49">
        <w:rPr>
          <w:rFonts w:ascii="Open Sans" w:hAnsi="Open Sans" w:cs="Open Sans"/>
          <w:rPrChange w:id="3497" w:author="Nicole Wu" w:date="2024-01-08T11:26:00Z">
            <w:rPr/>
          </w:rPrChange>
        </w:rPr>
        <w:t>y</w:t>
      </w:r>
      <w:commentRangeEnd w:id="3491"/>
      <w:r w:rsidR="00332621" w:rsidRPr="00801E49">
        <w:rPr>
          <w:rStyle w:val="CommentReference"/>
          <w:rFonts w:ascii="Open Sans" w:hAnsi="Open Sans" w:cs="Open Sans"/>
          <w:rPrChange w:id="3498" w:author="Nicole Wu" w:date="2024-01-08T11:26:00Z">
            <w:rPr>
              <w:rStyle w:val="CommentReference"/>
            </w:rPr>
          </w:rPrChange>
        </w:rPr>
        <w:commentReference w:id="3491"/>
      </w:r>
      <w:r w:rsidRPr="00801E49">
        <w:rPr>
          <w:rFonts w:ascii="Open Sans" w:hAnsi="Open Sans" w:cs="Open Sans"/>
          <w:rPrChange w:id="3499" w:author="Nicole Wu" w:date="2024-01-08T11:26:00Z">
            <w:rPr/>
          </w:rPrChange>
        </w:rPr>
        <w:t>. The difference is found to be 21 percentage points amongst phone-owners sub-sample, 9 percentage points in the no-phone group and up to 23 percentage points in the combined full sample. This means that, the income source in its current form (as was used during the covid pandemic) likely underestimated the number of people that were food insecure compared to what would have been found if the standard CARI-FES was implemented around the same time.</w:t>
      </w:r>
    </w:p>
    <w:p w14:paraId="5FBEBCF5" w14:textId="77777777" w:rsidR="00B92327" w:rsidRPr="00801E49" w:rsidRDefault="00332621">
      <w:pPr>
        <w:spacing w:after="0" w:line="265" w:lineRule="auto"/>
        <w:jc w:val="center"/>
        <w:rPr>
          <w:rFonts w:ascii="Open Sans" w:hAnsi="Open Sans" w:cs="Open Sans"/>
          <w:rPrChange w:id="3500" w:author="Nicole Wu" w:date="2024-01-08T11:26:00Z">
            <w:rPr/>
          </w:rPrChange>
        </w:rPr>
      </w:pPr>
      <w:r w:rsidRPr="00801E49">
        <w:rPr>
          <w:rFonts w:ascii="Open Sans" w:hAnsi="Open Sans" w:cs="Open Sans"/>
          <w:rPrChange w:id="3501" w:author="Nicole Wu" w:date="2024-01-08T11:26:00Z">
            <w:rPr/>
          </w:rPrChange>
        </w:rPr>
        <w:t>Table 7: Impact of Survey Modality: Standard CARI-FES vs. Standard rCARI-Inc</w:t>
      </w:r>
    </w:p>
    <w:tbl>
      <w:tblPr>
        <w:tblW w:w="9072" w:type="dxa"/>
        <w:tblInd w:w="144" w:type="dxa"/>
        <w:tblCellMar>
          <w:top w:w="24" w:type="dxa"/>
          <w:right w:w="110" w:type="dxa"/>
        </w:tblCellMar>
        <w:tblLook w:val="04A0" w:firstRow="1" w:lastRow="0" w:firstColumn="1" w:lastColumn="0" w:noHBand="0" w:noVBand="1"/>
      </w:tblPr>
      <w:tblGrid>
        <w:gridCol w:w="2290"/>
        <w:gridCol w:w="611"/>
        <w:gridCol w:w="867"/>
        <w:gridCol w:w="851"/>
        <w:gridCol w:w="637"/>
        <w:gridCol w:w="841"/>
        <w:gridCol w:w="766"/>
        <w:gridCol w:w="672"/>
        <w:gridCol w:w="806"/>
        <w:gridCol w:w="731"/>
      </w:tblGrid>
      <w:tr w:rsidR="006B0BF6" w:rsidRPr="00801E49" w14:paraId="25231C99" w14:textId="77777777" w:rsidTr="00C04D95">
        <w:trPr>
          <w:trHeight w:val="216"/>
        </w:trPr>
        <w:tc>
          <w:tcPr>
            <w:tcW w:w="2290" w:type="dxa"/>
            <w:tcBorders>
              <w:top w:val="double" w:sz="3" w:space="0" w:color="000000"/>
              <w:left w:val="nil"/>
              <w:bottom w:val="nil"/>
              <w:right w:val="nil"/>
            </w:tcBorders>
          </w:tcPr>
          <w:p w14:paraId="3363D98C" w14:textId="77777777" w:rsidR="006B0BF6" w:rsidRPr="00801E49" w:rsidRDefault="006B0BF6" w:rsidP="006B0BF6">
            <w:pPr>
              <w:spacing w:after="0" w:line="259" w:lineRule="auto"/>
              <w:ind w:left="0" w:right="0" w:firstLine="0"/>
              <w:jc w:val="center"/>
              <w:rPr>
                <w:rFonts w:ascii="Open Sans" w:hAnsi="Open Sans" w:cs="Open Sans"/>
                <w:b/>
                <w:sz w:val="16"/>
                <w:szCs w:val="24"/>
                <w:rPrChange w:id="3502" w:author="Nicole Wu" w:date="2024-01-08T11:26:00Z">
                  <w:rPr>
                    <w:b/>
                    <w:bCs/>
                    <w:sz w:val="16"/>
                    <w:szCs w:val="24"/>
                  </w:rPr>
                </w:rPrChange>
              </w:rPr>
            </w:pPr>
          </w:p>
        </w:tc>
        <w:tc>
          <w:tcPr>
            <w:tcW w:w="2329" w:type="dxa"/>
            <w:gridSpan w:val="3"/>
            <w:tcBorders>
              <w:top w:val="double" w:sz="3" w:space="0" w:color="000000"/>
              <w:left w:val="nil"/>
              <w:bottom w:val="nil"/>
              <w:right w:val="nil"/>
            </w:tcBorders>
          </w:tcPr>
          <w:p w14:paraId="72563747" w14:textId="77777777" w:rsidR="006B0BF6" w:rsidRPr="00801E49" w:rsidRDefault="006B0BF6" w:rsidP="006B0BF6">
            <w:pPr>
              <w:spacing w:after="0" w:line="259" w:lineRule="auto"/>
              <w:ind w:left="0" w:right="0" w:firstLine="0"/>
              <w:jc w:val="center"/>
              <w:rPr>
                <w:rFonts w:ascii="Open Sans" w:hAnsi="Open Sans" w:cs="Open Sans"/>
                <w:b/>
                <w:sz w:val="16"/>
                <w:szCs w:val="24"/>
                <w:rPrChange w:id="3503" w:author="Nicole Wu" w:date="2024-01-08T11:26:00Z">
                  <w:rPr>
                    <w:b/>
                    <w:bCs/>
                    <w:sz w:val="16"/>
                    <w:szCs w:val="24"/>
                  </w:rPr>
                </w:rPrChange>
              </w:rPr>
            </w:pPr>
            <w:r w:rsidRPr="00801E49">
              <w:rPr>
                <w:rFonts w:ascii="Open Sans" w:hAnsi="Open Sans" w:cs="Open Sans"/>
                <w:b/>
                <w:sz w:val="16"/>
                <w:szCs w:val="24"/>
                <w:rPrChange w:id="3504" w:author="Nicole Wu" w:date="2024-01-08T11:26:00Z">
                  <w:rPr>
                    <w:b/>
                    <w:bCs/>
                    <w:sz w:val="16"/>
                    <w:szCs w:val="24"/>
                  </w:rPr>
                </w:rPrChange>
              </w:rPr>
              <w:t>Own Phone</w:t>
            </w:r>
          </w:p>
        </w:tc>
        <w:tc>
          <w:tcPr>
            <w:tcW w:w="2244" w:type="dxa"/>
            <w:gridSpan w:val="3"/>
            <w:tcBorders>
              <w:top w:val="double" w:sz="3" w:space="0" w:color="000000"/>
              <w:left w:val="nil"/>
              <w:bottom w:val="nil"/>
              <w:right w:val="nil"/>
            </w:tcBorders>
          </w:tcPr>
          <w:p w14:paraId="483A892A" w14:textId="53894CFF" w:rsidR="006B0BF6" w:rsidRPr="00801E49" w:rsidRDefault="006B0BF6" w:rsidP="006B0BF6">
            <w:pPr>
              <w:spacing w:after="0" w:line="259" w:lineRule="auto"/>
              <w:ind w:left="0" w:right="0" w:firstLine="0"/>
              <w:jc w:val="center"/>
              <w:rPr>
                <w:rFonts w:ascii="Open Sans" w:hAnsi="Open Sans" w:cs="Open Sans"/>
                <w:b/>
                <w:sz w:val="16"/>
                <w:szCs w:val="24"/>
                <w:rPrChange w:id="3505" w:author="Nicole Wu" w:date="2024-01-08T11:26:00Z">
                  <w:rPr>
                    <w:b/>
                    <w:bCs/>
                    <w:sz w:val="16"/>
                    <w:szCs w:val="24"/>
                  </w:rPr>
                </w:rPrChange>
              </w:rPr>
            </w:pPr>
            <w:r w:rsidRPr="00801E49">
              <w:rPr>
                <w:rFonts w:ascii="Open Sans" w:hAnsi="Open Sans" w:cs="Open Sans"/>
                <w:b/>
                <w:sz w:val="16"/>
                <w:szCs w:val="24"/>
                <w:rPrChange w:id="3506" w:author="Nicole Wu" w:date="2024-01-08T11:26:00Z">
                  <w:rPr>
                    <w:b/>
                    <w:bCs/>
                    <w:sz w:val="16"/>
                    <w:szCs w:val="24"/>
                  </w:rPr>
                </w:rPrChange>
              </w:rPr>
              <w:t>No Phone</w:t>
            </w:r>
          </w:p>
        </w:tc>
        <w:tc>
          <w:tcPr>
            <w:tcW w:w="2209" w:type="dxa"/>
            <w:gridSpan w:val="3"/>
            <w:tcBorders>
              <w:top w:val="double" w:sz="3" w:space="0" w:color="000000"/>
              <w:left w:val="nil"/>
              <w:bottom w:val="nil"/>
              <w:right w:val="nil"/>
            </w:tcBorders>
          </w:tcPr>
          <w:p w14:paraId="449BB95E" w14:textId="5C57402C" w:rsidR="006B0BF6" w:rsidRPr="00801E49" w:rsidRDefault="00A544C8" w:rsidP="006B0BF6">
            <w:pPr>
              <w:spacing w:after="0" w:line="259" w:lineRule="auto"/>
              <w:ind w:left="0" w:right="0" w:firstLine="0"/>
              <w:jc w:val="center"/>
              <w:rPr>
                <w:rFonts w:ascii="Open Sans" w:hAnsi="Open Sans" w:cs="Open Sans"/>
                <w:b/>
                <w:sz w:val="16"/>
                <w:szCs w:val="24"/>
                <w:rPrChange w:id="3507" w:author="Nicole Wu" w:date="2024-01-08T11:26:00Z">
                  <w:rPr>
                    <w:b/>
                    <w:bCs/>
                    <w:sz w:val="16"/>
                    <w:szCs w:val="24"/>
                  </w:rPr>
                </w:rPrChange>
              </w:rPr>
            </w:pPr>
            <w:r w:rsidRPr="00801E49">
              <w:rPr>
                <w:rFonts w:ascii="Open Sans" w:hAnsi="Open Sans" w:cs="Open Sans"/>
                <w:b/>
                <w:sz w:val="16"/>
                <w:szCs w:val="24"/>
                <w:rPrChange w:id="3508" w:author="Nicole Wu" w:date="2024-01-08T11:26:00Z">
                  <w:rPr>
                    <w:b/>
                    <w:bCs/>
                    <w:sz w:val="16"/>
                    <w:szCs w:val="24"/>
                  </w:rPr>
                </w:rPrChange>
              </w:rPr>
              <w:t>Full Sample</w:t>
            </w:r>
          </w:p>
        </w:tc>
      </w:tr>
      <w:tr w:rsidR="00B92327" w:rsidRPr="00801E49" w14:paraId="270D4F8A" w14:textId="77777777" w:rsidTr="006B0BF6">
        <w:trPr>
          <w:trHeight w:val="195"/>
        </w:trPr>
        <w:tc>
          <w:tcPr>
            <w:tcW w:w="2290" w:type="dxa"/>
            <w:tcBorders>
              <w:top w:val="nil"/>
              <w:left w:val="nil"/>
              <w:bottom w:val="single" w:sz="3" w:space="0" w:color="000000"/>
              <w:right w:val="nil"/>
            </w:tcBorders>
          </w:tcPr>
          <w:p w14:paraId="4F0CDE11" w14:textId="77777777" w:rsidR="00B92327" w:rsidRPr="00801E49" w:rsidRDefault="00332621" w:rsidP="006B0BF6">
            <w:pPr>
              <w:spacing w:after="0" w:line="259" w:lineRule="auto"/>
              <w:ind w:left="0" w:right="0" w:firstLine="0"/>
              <w:jc w:val="left"/>
              <w:rPr>
                <w:rFonts w:ascii="Open Sans" w:hAnsi="Open Sans" w:cs="Open Sans"/>
                <w:b/>
                <w:sz w:val="16"/>
                <w:szCs w:val="24"/>
                <w:rPrChange w:id="3509" w:author="Nicole Wu" w:date="2024-01-08T11:26:00Z">
                  <w:rPr>
                    <w:b/>
                    <w:bCs/>
                    <w:sz w:val="16"/>
                    <w:szCs w:val="24"/>
                  </w:rPr>
                </w:rPrChange>
              </w:rPr>
            </w:pPr>
            <w:r w:rsidRPr="00801E49">
              <w:rPr>
                <w:rFonts w:ascii="Open Sans" w:hAnsi="Open Sans" w:cs="Open Sans"/>
                <w:b/>
                <w:sz w:val="16"/>
                <w:szCs w:val="24"/>
                <w:rPrChange w:id="3510" w:author="Nicole Wu" w:date="2024-01-08T11:26:00Z">
                  <w:rPr>
                    <w:b/>
                    <w:bCs/>
                    <w:sz w:val="16"/>
                    <w:szCs w:val="24"/>
                  </w:rPr>
                </w:rPrChange>
              </w:rPr>
              <w:t>Variable</w:t>
            </w:r>
          </w:p>
        </w:tc>
        <w:tc>
          <w:tcPr>
            <w:tcW w:w="611" w:type="dxa"/>
            <w:tcBorders>
              <w:top w:val="nil"/>
              <w:left w:val="nil"/>
              <w:bottom w:val="single" w:sz="3" w:space="0" w:color="000000"/>
              <w:right w:val="nil"/>
            </w:tcBorders>
          </w:tcPr>
          <w:p w14:paraId="3BB00CC4"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11" w:author="Nicole Wu" w:date="2024-01-08T11:26:00Z">
                  <w:rPr>
                    <w:b/>
                    <w:bCs/>
                    <w:sz w:val="16"/>
                    <w:szCs w:val="24"/>
                  </w:rPr>
                </w:rPrChange>
              </w:rPr>
            </w:pPr>
            <w:r w:rsidRPr="00801E49">
              <w:rPr>
                <w:rFonts w:ascii="Open Sans" w:hAnsi="Open Sans" w:cs="Open Sans"/>
                <w:b/>
                <w:sz w:val="16"/>
                <w:szCs w:val="24"/>
                <w:rPrChange w:id="3512" w:author="Nicole Wu" w:date="2024-01-08T11:26:00Z">
                  <w:rPr>
                    <w:b/>
                    <w:bCs/>
                    <w:sz w:val="16"/>
                    <w:szCs w:val="24"/>
                  </w:rPr>
                </w:rPrChange>
              </w:rPr>
              <w:t>F2F</w:t>
            </w:r>
          </w:p>
        </w:tc>
        <w:tc>
          <w:tcPr>
            <w:tcW w:w="867" w:type="dxa"/>
            <w:tcBorders>
              <w:top w:val="nil"/>
              <w:left w:val="nil"/>
              <w:bottom w:val="single" w:sz="3" w:space="0" w:color="000000"/>
              <w:right w:val="nil"/>
            </w:tcBorders>
          </w:tcPr>
          <w:p w14:paraId="6BE685D4"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13" w:author="Nicole Wu" w:date="2024-01-08T11:26:00Z">
                  <w:rPr>
                    <w:b/>
                    <w:bCs/>
                    <w:sz w:val="16"/>
                    <w:szCs w:val="24"/>
                  </w:rPr>
                </w:rPrChange>
              </w:rPr>
            </w:pPr>
            <w:r w:rsidRPr="00801E49">
              <w:rPr>
                <w:rFonts w:ascii="Open Sans" w:hAnsi="Open Sans" w:cs="Open Sans"/>
                <w:b/>
                <w:sz w:val="16"/>
                <w:szCs w:val="24"/>
                <w:rPrChange w:id="3514" w:author="Nicole Wu" w:date="2024-01-08T11:26:00Z">
                  <w:rPr>
                    <w:b/>
                    <w:bCs/>
                    <w:sz w:val="16"/>
                    <w:szCs w:val="24"/>
                  </w:rPr>
                </w:rPrChange>
              </w:rPr>
              <w:t>Remote</w:t>
            </w:r>
          </w:p>
        </w:tc>
        <w:tc>
          <w:tcPr>
            <w:tcW w:w="851" w:type="dxa"/>
            <w:tcBorders>
              <w:top w:val="nil"/>
              <w:left w:val="nil"/>
              <w:bottom w:val="single" w:sz="3" w:space="0" w:color="000000"/>
              <w:right w:val="nil"/>
            </w:tcBorders>
          </w:tcPr>
          <w:p w14:paraId="05A912ED"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15" w:author="Nicole Wu" w:date="2024-01-08T11:26:00Z">
                  <w:rPr>
                    <w:b/>
                    <w:bCs/>
                    <w:sz w:val="16"/>
                    <w:szCs w:val="24"/>
                  </w:rPr>
                </w:rPrChange>
              </w:rPr>
            </w:pPr>
            <w:r w:rsidRPr="00801E49">
              <w:rPr>
                <w:rFonts w:ascii="Open Sans" w:hAnsi="Open Sans" w:cs="Open Sans"/>
                <w:b/>
                <w:sz w:val="16"/>
                <w:szCs w:val="24"/>
                <w:rPrChange w:id="3516" w:author="Nicole Wu" w:date="2024-01-08T11:26:00Z">
                  <w:rPr>
                    <w:b/>
                    <w:bCs/>
                    <w:sz w:val="16"/>
                    <w:szCs w:val="24"/>
                  </w:rPr>
                </w:rPrChange>
              </w:rPr>
              <w:t>Diff</w:t>
            </w:r>
          </w:p>
        </w:tc>
        <w:tc>
          <w:tcPr>
            <w:tcW w:w="637" w:type="dxa"/>
            <w:tcBorders>
              <w:top w:val="nil"/>
              <w:left w:val="nil"/>
              <w:bottom w:val="single" w:sz="3" w:space="0" w:color="000000"/>
              <w:right w:val="nil"/>
            </w:tcBorders>
          </w:tcPr>
          <w:p w14:paraId="4247B9C8"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17" w:author="Nicole Wu" w:date="2024-01-08T11:26:00Z">
                  <w:rPr>
                    <w:b/>
                    <w:bCs/>
                    <w:sz w:val="16"/>
                    <w:szCs w:val="24"/>
                  </w:rPr>
                </w:rPrChange>
              </w:rPr>
            </w:pPr>
            <w:r w:rsidRPr="00801E49">
              <w:rPr>
                <w:rFonts w:ascii="Open Sans" w:hAnsi="Open Sans" w:cs="Open Sans"/>
                <w:b/>
                <w:sz w:val="16"/>
                <w:szCs w:val="24"/>
                <w:rPrChange w:id="3518" w:author="Nicole Wu" w:date="2024-01-08T11:26:00Z">
                  <w:rPr>
                    <w:b/>
                    <w:bCs/>
                    <w:sz w:val="16"/>
                    <w:szCs w:val="24"/>
                  </w:rPr>
                </w:rPrChange>
              </w:rPr>
              <w:t>F2F</w:t>
            </w:r>
          </w:p>
        </w:tc>
        <w:tc>
          <w:tcPr>
            <w:tcW w:w="841" w:type="dxa"/>
            <w:tcBorders>
              <w:top w:val="nil"/>
              <w:left w:val="nil"/>
              <w:bottom w:val="single" w:sz="3" w:space="0" w:color="000000"/>
              <w:right w:val="nil"/>
            </w:tcBorders>
          </w:tcPr>
          <w:p w14:paraId="54AF0386"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19" w:author="Nicole Wu" w:date="2024-01-08T11:26:00Z">
                  <w:rPr>
                    <w:b/>
                    <w:bCs/>
                    <w:sz w:val="16"/>
                    <w:szCs w:val="24"/>
                  </w:rPr>
                </w:rPrChange>
              </w:rPr>
            </w:pPr>
            <w:r w:rsidRPr="00801E49">
              <w:rPr>
                <w:rFonts w:ascii="Open Sans" w:hAnsi="Open Sans" w:cs="Open Sans"/>
                <w:b/>
                <w:sz w:val="16"/>
                <w:szCs w:val="24"/>
                <w:rPrChange w:id="3520" w:author="Nicole Wu" w:date="2024-01-08T11:26:00Z">
                  <w:rPr>
                    <w:b/>
                    <w:bCs/>
                    <w:sz w:val="16"/>
                    <w:szCs w:val="24"/>
                  </w:rPr>
                </w:rPrChange>
              </w:rPr>
              <w:t>Remote</w:t>
            </w:r>
          </w:p>
        </w:tc>
        <w:tc>
          <w:tcPr>
            <w:tcW w:w="766" w:type="dxa"/>
            <w:tcBorders>
              <w:top w:val="nil"/>
              <w:left w:val="nil"/>
              <w:bottom w:val="single" w:sz="3" w:space="0" w:color="000000"/>
              <w:right w:val="nil"/>
            </w:tcBorders>
          </w:tcPr>
          <w:p w14:paraId="59270BA9"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21" w:author="Nicole Wu" w:date="2024-01-08T11:26:00Z">
                  <w:rPr>
                    <w:b/>
                    <w:bCs/>
                    <w:sz w:val="16"/>
                    <w:szCs w:val="24"/>
                  </w:rPr>
                </w:rPrChange>
              </w:rPr>
            </w:pPr>
            <w:r w:rsidRPr="00801E49">
              <w:rPr>
                <w:rFonts w:ascii="Open Sans" w:hAnsi="Open Sans" w:cs="Open Sans"/>
                <w:b/>
                <w:sz w:val="16"/>
                <w:szCs w:val="24"/>
                <w:rPrChange w:id="3522" w:author="Nicole Wu" w:date="2024-01-08T11:26:00Z">
                  <w:rPr>
                    <w:b/>
                    <w:bCs/>
                    <w:sz w:val="16"/>
                    <w:szCs w:val="24"/>
                  </w:rPr>
                </w:rPrChange>
              </w:rPr>
              <w:t>Diff</w:t>
            </w:r>
          </w:p>
        </w:tc>
        <w:tc>
          <w:tcPr>
            <w:tcW w:w="672" w:type="dxa"/>
            <w:tcBorders>
              <w:top w:val="nil"/>
              <w:left w:val="nil"/>
              <w:bottom w:val="single" w:sz="3" w:space="0" w:color="000000"/>
              <w:right w:val="nil"/>
            </w:tcBorders>
          </w:tcPr>
          <w:p w14:paraId="49F74662"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23" w:author="Nicole Wu" w:date="2024-01-08T11:26:00Z">
                  <w:rPr>
                    <w:b/>
                    <w:bCs/>
                    <w:sz w:val="16"/>
                    <w:szCs w:val="24"/>
                  </w:rPr>
                </w:rPrChange>
              </w:rPr>
            </w:pPr>
            <w:r w:rsidRPr="00801E49">
              <w:rPr>
                <w:rFonts w:ascii="Open Sans" w:hAnsi="Open Sans" w:cs="Open Sans"/>
                <w:b/>
                <w:sz w:val="16"/>
                <w:szCs w:val="24"/>
                <w:rPrChange w:id="3524" w:author="Nicole Wu" w:date="2024-01-08T11:26:00Z">
                  <w:rPr>
                    <w:b/>
                    <w:bCs/>
                    <w:sz w:val="16"/>
                    <w:szCs w:val="24"/>
                  </w:rPr>
                </w:rPrChange>
              </w:rPr>
              <w:t>F2F</w:t>
            </w:r>
          </w:p>
        </w:tc>
        <w:tc>
          <w:tcPr>
            <w:tcW w:w="806" w:type="dxa"/>
            <w:tcBorders>
              <w:top w:val="nil"/>
              <w:left w:val="nil"/>
              <w:bottom w:val="single" w:sz="3" w:space="0" w:color="000000"/>
              <w:right w:val="nil"/>
            </w:tcBorders>
          </w:tcPr>
          <w:p w14:paraId="2E53FE56"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25" w:author="Nicole Wu" w:date="2024-01-08T11:26:00Z">
                  <w:rPr>
                    <w:b/>
                    <w:bCs/>
                    <w:sz w:val="16"/>
                    <w:szCs w:val="24"/>
                  </w:rPr>
                </w:rPrChange>
              </w:rPr>
            </w:pPr>
            <w:r w:rsidRPr="00801E49">
              <w:rPr>
                <w:rFonts w:ascii="Open Sans" w:hAnsi="Open Sans" w:cs="Open Sans"/>
                <w:b/>
                <w:sz w:val="16"/>
                <w:szCs w:val="24"/>
                <w:rPrChange w:id="3526" w:author="Nicole Wu" w:date="2024-01-08T11:26:00Z">
                  <w:rPr>
                    <w:b/>
                    <w:bCs/>
                    <w:sz w:val="16"/>
                    <w:szCs w:val="24"/>
                  </w:rPr>
                </w:rPrChange>
              </w:rPr>
              <w:t>Remote</w:t>
            </w:r>
          </w:p>
        </w:tc>
        <w:tc>
          <w:tcPr>
            <w:tcW w:w="731" w:type="dxa"/>
            <w:tcBorders>
              <w:top w:val="nil"/>
              <w:left w:val="nil"/>
              <w:bottom w:val="single" w:sz="3" w:space="0" w:color="000000"/>
              <w:right w:val="nil"/>
            </w:tcBorders>
          </w:tcPr>
          <w:p w14:paraId="6750EFD3"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527" w:author="Nicole Wu" w:date="2024-01-08T11:26:00Z">
                  <w:rPr>
                    <w:b/>
                    <w:bCs/>
                    <w:sz w:val="16"/>
                    <w:szCs w:val="24"/>
                  </w:rPr>
                </w:rPrChange>
              </w:rPr>
            </w:pPr>
            <w:r w:rsidRPr="00801E49">
              <w:rPr>
                <w:rFonts w:ascii="Open Sans" w:hAnsi="Open Sans" w:cs="Open Sans"/>
                <w:b/>
                <w:sz w:val="16"/>
                <w:szCs w:val="24"/>
                <w:rPrChange w:id="3528" w:author="Nicole Wu" w:date="2024-01-08T11:26:00Z">
                  <w:rPr>
                    <w:b/>
                    <w:bCs/>
                    <w:sz w:val="16"/>
                    <w:szCs w:val="24"/>
                  </w:rPr>
                </w:rPrChange>
              </w:rPr>
              <w:t>Diff</w:t>
            </w:r>
          </w:p>
        </w:tc>
      </w:tr>
      <w:tr w:rsidR="00B92327" w:rsidRPr="00801E49" w14:paraId="14A1DDB2" w14:textId="77777777" w:rsidTr="006B0BF6">
        <w:trPr>
          <w:trHeight w:val="192"/>
        </w:trPr>
        <w:tc>
          <w:tcPr>
            <w:tcW w:w="2290" w:type="dxa"/>
            <w:tcBorders>
              <w:top w:val="single" w:sz="3" w:space="0" w:color="000000"/>
              <w:left w:val="nil"/>
              <w:bottom w:val="nil"/>
              <w:right w:val="nil"/>
            </w:tcBorders>
          </w:tcPr>
          <w:p w14:paraId="44B12B76" w14:textId="77777777" w:rsidR="00B92327" w:rsidRPr="00801E49" w:rsidRDefault="00332621" w:rsidP="006B0BF6">
            <w:pPr>
              <w:spacing w:after="0" w:line="259" w:lineRule="auto"/>
              <w:ind w:left="0" w:right="0" w:firstLine="0"/>
              <w:jc w:val="left"/>
              <w:rPr>
                <w:rFonts w:ascii="Open Sans" w:hAnsi="Open Sans" w:cs="Open Sans"/>
                <w:sz w:val="16"/>
                <w:szCs w:val="24"/>
                <w:rPrChange w:id="3529" w:author="Nicole Wu" w:date="2024-01-08T11:26:00Z">
                  <w:rPr>
                    <w:sz w:val="16"/>
                    <w:szCs w:val="24"/>
                  </w:rPr>
                </w:rPrChange>
              </w:rPr>
            </w:pPr>
            <w:r w:rsidRPr="00801E49">
              <w:rPr>
                <w:rFonts w:ascii="Open Sans" w:hAnsi="Open Sans" w:cs="Open Sans"/>
                <w:sz w:val="16"/>
                <w:szCs w:val="24"/>
                <w:rPrChange w:id="3530" w:author="Nicole Wu" w:date="2024-01-08T11:26:00Z">
                  <w:rPr>
                    <w:sz w:val="16"/>
                    <w:szCs w:val="24"/>
                  </w:rPr>
                </w:rPrChange>
              </w:rPr>
              <w:t>Food Secure</w:t>
            </w:r>
          </w:p>
        </w:tc>
        <w:tc>
          <w:tcPr>
            <w:tcW w:w="611" w:type="dxa"/>
            <w:tcBorders>
              <w:top w:val="single" w:sz="3" w:space="0" w:color="000000"/>
              <w:left w:val="nil"/>
              <w:bottom w:val="nil"/>
              <w:right w:val="nil"/>
            </w:tcBorders>
          </w:tcPr>
          <w:p w14:paraId="5BDD2EE6" w14:textId="77777777" w:rsidR="00B92327" w:rsidRPr="00801E49" w:rsidRDefault="00332621" w:rsidP="006B0BF6">
            <w:pPr>
              <w:spacing w:after="0" w:line="259" w:lineRule="auto"/>
              <w:ind w:left="0" w:right="0" w:firstLine="0"/>
              <w:jc w:val="center"/>
              <w:rPr>
                <w:rFonts w:ascii="Open Sans" w:hAnsi="Open Sans" w:cs="Open Sans"/>
                <w:sz w:val="16"/>
                <w:szCs w:val="24"/>
                <w:rPrChange w:id="3531" w:author="Nicole Wu" w:date="2024-01-08T11:26:00Z">
                  <w:rPr>
                    <w:sz w:val="16"/>
                    <w:szCs w:val="24"/>
                  </w:rPr>
                </w:rPrChange>
              </w:rPr>
            </w:pPr>
            <w:r w:rsidRPr="00801E49">
              <w:rPr>
                <w:rFonts w:ascii="Open Sans" w:hAnsi="Open Sans" w:cs="Open Sans"/>
                <w:sz w:val="16"/>
                <w:szCs w:val="24"/>
                <w:rPrChange w:id="3532" w:author="Nicole Wu" w:date="2024-01-08T11:26:00Z">
                  <w:rPr>
                    <w:sz w:val="16"/>
                    <w:szCs w:val="24"/>
                  </w:rPr>
                </w:rPrChange>
              </w:rPr>
              <w:t>0.01</w:t>
            </w:r>
          </w:p>
        </w:tc>
        <w:tc>
          <w:tcPr>
            <w:tcW w:w="867" w:type="dxa"/>
            <w:tcBorders>
              <w:top w:val="single" w:sz="3" w:space="0" w:color="000000"/>
              <w:left w:val="nil"/>
              <w:bottom w:val="nil"/>
              <w:right w:val="nil"/>
            </w:tcBorders>
          </w:tcPr>
          <w:p w14:paraId="4F5D1003" w14:textId="77777777" w:rsidR="00B92327" w:rsidRPr="00801E49" w:rsidRDefault="00332621" w:rsidP="006B0BF6">
            <w:pPr>
              <w:spacing w:after="0" w:line="259" w:lineRule="auto"/>
              <w:ind w:left="0" w:right="0" w:firstLine="0"/>
              <w:jc w:val="center"/>
              <w:rPr>
                <w:rFonts w:ascii="Open Sans" w:hAnsi="Open Sans" w:cs="Open Sans"/>
                <w:sz w:val="16"/>
                <w:szCs w:val="24"/>
                <w:rPrChange w:id="3533" w:author="Nicole Wu" w:date="2024-01-08T11:26:00Z">
                  <w:rPr>
                    <w:sz w:val="16"/>
                    <w:szCs w:val="24"/>
                  </w:rPr>
                </w:rPrChange>
              </w:rPr>
            </w:pPr>
            <w:r w:rsidRPr="00801E49">
              <w:rPr>
                <w:rFonts w:ascii="Open Sans" w:hAnsi="Open Sans" w:cs="Open Sans"/>
                <w:sz w:val="16"/>
                <w:szCs w:val="24"/>
                <w:rPrChange w:id="3534" w:author="Nicole Wu" w:date="2024-01-08T11:26:00Z">
                  <w:rPr>
                    <w:sz w:val="16"/>
                    <w:szCs w:val="24"/>
                  </w:rPr>
                </w:rPrChange>
              </w:rPr>
              <w:t>0.01</w:t>
            </w:r>
          </w:p>
        </w:tc>
        <w:tc>
          <w:tcPr>
            <w:tcW w:w="851" w:type="dxa"/>
            <w:tcBorders>
              <w:top w:val="single" w:sz="3" w:space="0" w:color="000000"/>
              <w:left w:val="nil"/>
              <w:bottom w:val="nil"/>
              <w:right w:val="nil"/>
            </w:tcBorders>
          </w:tcPr>
          <w:p w14:paraId="403C107E" w14:textId="77777777" w:rsidR="00B92327" w:rsidRPr="00801E49" w:rsidRDefault="00332621" w:rsidP="006B0BF6">
            <w:pPr>
              <w:spacing w:after="0" w:line="259" w:lineRule="auto"/>
              <w:ind w:left="0" w:right="0" w:firstLine="0"/>
              <w:jc w:val="center"/>
              <w:rPr>
                <w:rFonts w:ascii="Open Sans" w:hAnsi="Open Sans" w:cs="Open Sans"/>
                <w:sz w:val="16"/>
                <w:szCs w:val="24"/>
                <w:rPrChange w:id="3535" w:author="Nicole Wu" w:date="2024-01-08T11:26:00Z">
                  <w:rPr>
                    <w:sz w:val="16"/>
                    <w:szCs w:val="24"/>
                  </w:rPr>
                </w:rPrChange>
              </w:rPr>
            </w:pPr>
            <w:r w:rsidRPr="00801E49">
              <w:rPr>
                <w:rFonts w:ascii="Open Sans" w:hAnsi="Open Sans" w:cs="Open Sans"/>
                <w:sz w:val="16"/>
                <w:szCs w:val="24"/>
                <w:rPrChange w:id="3536" w:author="Nicole Wu" w:date="2024-01-08T11:26:00Z">
                  <w:rPr>
                    <w:sz w:val="16"/>
                    <w:szCs w:val="24"/>
                  </w:rPr>
                </w:rPrChange>
              </w:rPr>
              <w:t>-0.00</w:t>
            </w:r>
          </w:p>
        </w:tc>
        <w:tc>
          <w:tcPr>
            <w:tcW w:w="637" w:type="dxa"/>
            <w:tcBorders>
              <w:top w:val="single" w:sz="3" w:space="0" w:color="000000"/>
              <w:left w:val="nil"/>
              <w:bottom w:val="nil"/>
              <w:right w:val="nil"/>
            </w:tcBorders>
          </w:tcPr>
          <w:p w14:paraId="5B517D99" w14:textId="77777777" w:rsidR="00B92327" w:rsidRPr="00801E49" w:rsidRDefault="00332621" w:rsidP="006B0BF6">
            <w:pPr>
              <w:spacing w:after="0" w:line="259" w:lineRule="auto"/>
              <w:ind w:left="0" w:right="0" w:firstLine="0"/>
              <w:jc w:val="center"/>
              <w:rPr>
                <w:rFonts w:ascii="Open Sans" w:hAnsi="Open Sans" w:cs="Open Sans"/>
                <w:sz w:val="16"/>
                <w:szCs w:val="24"/>
                <w:rPrChange w:id="3537" w:author="Nicole Wu" w:date="2024-01-08T11:26:00Z">
                  <w:rPr>
                    <w:sz w:val="16"/>
                    <w:szCs w:val="24"/>
                  </w:rPr>
                </w:rPrChange>
              </w:rPr>
            </w:pPr>
            <w:r w:rsidRPr="00801E49">
              <w:rPr>
                <w:rFonts w:ascii="Open Sans" w:hAnsi="Open Sans" w:cs="Open Sans"/>
                <w:sz w:val="16"/>
                <w:szCs w:val="24"/>
                <w:rPrChange w:id="3538" w:author="Nicole Wu" w:date="2024-01-08T11:26:00Z">
                  <w:rPr>
                    <w:sz w:val="16"/>
                    <w:szCs w:val="24"/>
                  </w:rPr>
                </w:rPrChange>
              </w:rPr>
              <w:t>0.00</w:t>
            </w:r>
          </w:p>
        </w:tc>
        <w:tc>
          <w:tcPr>
            <w:tcW w:w="841" w:type="dxa"/>
            <w:tcBorders>
              <w:top w:val="single" w:sz="3" w:space="0" w:color="000000"/>
              <w:left w:val="nil"/>
              <w:bottom w:val="nil"/>
              <w:right w:val="nil"/>
            </w:tcBorders>
          </w:tcPr>
          <w:p w14:paraId="604C4FE4" w14:textId="77777777" w:rsidR="00B92327" w:rsidRPr="00801E49" w:rsidRDefault="00332621" w:rsidP="006B0BF6">
            <w:pPr>
              <w:spacing w:after="0" w:line="259" w:lineRule="auto"/>
              <w:ind w:left="0" w:right="0" w:firstLine="0"/>
              <w:jc w:val="center"/>
              <w:rPr>
                <w:rFonts w:ascii="Open Sans" w:hAnsi="Open Sans" w:cs="Open Sans"/>
                <w:sz w:val="16"/>
                <w:szCs w:val="24"/>
                <w:rPrChange w:id="3539" w:author="Nicole Wu" w:date="2024-01-08T11:26:00Z">
                  <w:rPr>
                    <w:sz w:val="16"/>
                    <w:szCs w:val="24"/>
                  </w:rPr>
                </w:rPrChange>
              </w:rPr>
            </w:pPr>
            <w:r w:rsidRPr="00801E49">
              <w:rPr>
                <w:rFonts w:ascii="Open Sans" w:hAnsi="Open Sans" w:cs="Open Sans"/>
                <w:sz w:val="16"/>
                <w:szCs w:val="24"/>
                <w:rPrChange w:id="3540" w:author="Nicole Wu" w:date="2024-01-08T11:26:00Z">
                  <w:rPr>
                    <w:sz w:val="16"/>
                    <w:szCs w:val="24"/>
                  </w:rPr>
                </w:rPrChange>
              </w:rPr>
              <w:t>0.02</w:t>
            </w:r>
          </w:p>
        </w:tc>
        <w:tc>
          <w:tcPr>
            <w:tcW w:w="766" w:type="dxa"/>
            <w:tcBorders>
              <w:top w:val="single" w:sz="3" w:space="0" w:color="000000"/>
              <w:left w:val="nil"/>
              <w:bottom w:val="nil"/>
              <w:right w:val="nil"/>
            </w:tcBorders>
          </w:tcPr>
          <w:p w14:paraId="6AA1BA96" w14:textId="77777777" w:rsidR="00B92327" w:rsidRPr="00801E49" w:rsidRDefault="00332621" w:rsidP="006B0BF6">
            <w:pPr>
              <w:spacing w:after="0" w:line="259" w:lineRule="auto"/>
              <w:ind w:left="0" w:right="0" w:firstLine="0"/>
              <w:jc w:val="center"/>
              <w:rPr>
                <w:rFonts w:ascii="Open Sans" w:hAnsi="Open Sans" w:cs="Open Sans"/>
                <w:sz w:val="16"/>
                <w:szCs w:val="24"/>
                <w:rPrChange w:id="3541" w:author="Nicole Wu" w:date="2024-01-08T11:26:00Z">
                  <w:rPr>
                    <w:sz w:val="16"/>
                    <w:szCs w:val="24"/>
                  </w:rPr>
                </w:rPrChange>
              </w:rPr>
            </w:pPr>
            <w:r w:rsidRPr="00801E49">
              <w:rPr>
                <w:rFonts w:ascii="Open Sans" w:hAnsi="Open Sans" w:cs="Open Sans"/>
                <w:sz w:val="16"/>
                <w:szCs w:val="24"/>
                <w:rPrChange w:id="3542" w:author="Nicole Wu" w:date="2024-01-08T11:26:00Z">
                  <w:rPr>
                    <w:sz w:val="16"/>
                    <w:szCs w:val="24"/>
                  </w:rPr>
                </w:rPrChange>
              </w:rPr>
              <w:t>0.02</w:t>
            </w:r>
          </w:p>
        </w:tc>
        <w:tc>
          <w:tcPr>
            <w:tcW w:w="672" w:type="dxa"/>
            <w:tcBorders>
              <w:top w:val="single" w:sz="3" w:space="0" w:color="000000"/>
              <w:left w:val="nil"/>
              <w:bottom w:val="nil"/>
              <w:right w:val="nil"/>
            </w:tcBorders>
          </w:tcPr>
          <w:p w14:paraId="598007BF" w14:textId="77777777" w:rsidR="00B92327" w:rsidRPr="00801E49" w:rsidRDefault="00332621" w:rsidP="006B0BF6">
            <w:pPr>
              <w:spacing w:after="0" w:line="259" w:lineRule="auto"/>
              <w:ind w:left="0" w:right="0" w:firstLine="0"/>
              <w:jc w:val="center"/>
              <w:rPr>
                <w:rFonts w:ascii="Open Sans" w:hAnsi="Open Sans" w:cs="Open Sans"/>
                <w:sz w:val="16"/>
                <w:szCs w:val="24"/>
                <w:rPrChange w:id="3543" w:author="Nicole Wu" w:date="2024-01-08T11:26:00Z">
                  <w:rPr>
                    <w:sz w:val="16"/>
                    <w:szCs w:val="24"/>
                  </w:rPr>
                </w:rPrChange>
              </w:rPr>
            </w:pPr>
            <w:r w:rsidRPr="00801E49">
              <w:rPr>
                <w:rFonts w:ascii="Open Sans" w:hAnsi="Open Sans" w:cs="Open Sans"/>
                <w:sz w:val="16"/>
                <w:szCs w:val="24"/>
                <w:rPrChange w:id="3544" w:author="Nicole Wu" w:date="2024-01-08T11:26:00Z">
                  <w:rPr>
                    <w:sz w:val="16"/>
                    <w:szCs w:val="24"/>
                  </w:rPr>
                </w:rPrChange>
              </w:rPr>
              <w:t>0.00</w:t>
            </w:r>
          </w:p>
        </w:tc>
        <w:tc>
          <w:tcPr>
            <w:tcW w:w="806" w:type="dxa"/>
            <w:tcBorders>
              <w:top w:val="single" w:sz="3" w:space="0" w:color="000000"/>
              <w:left w:val="nil"/>
              <w:bottom w:val="nil"/>
              <w:right w:val="nil"/>
            </w:tcBorders>
          </w:tcPr>
          <w:p w14:paraId="1FB622E0" w14:textId="77777777" w:rsidR="00B92327" w:rsidRPr="00801E49" w:rsidRDefault="00332621" w:rsidP="006B0BF6">
            <w:pPr>
              <w:spacing w:after="0" w:line="259" w:lineRule="auto"/>
              <w:ind w:left="0" w:right="0" w:firstLine="0"/>
              <w:jc w:val="center"/>
              <w:rPr>
                <w:rFonts w:ascii="Open Sans" w:hAnsi="Open Sans" w:cs="Open Sans"/>
                <w:sz w:val="16"/>
                <w:szCs w:val="24"/>
                <w:rPrChange w:id="3545" w:author="Nicole Wu" w:date="2024-01-08T11:26:00Z">
                  <w:rPr>
                    <w:sz w:val="16"/>
                    <w:szCs w:val="24"/>
                  </w:rPr>
                </w:rPrChange>
              </w:rPr>
            </w:pPr>
            <w:r w:rsidRPr="00801E49">
              <w:rPr>
                <w:rFonts w:ascii="Open Sans" w:hAnsi="Open Sans" w:cs="Open Sans"/>
                <w:sz w:val="16"/>
                <w:szCs w:val="24"/>
                <w:rPrChange w:id="3546" w:author="Nicole Wu" w:date="2024-01-08T11:26:00Z">
                  <w:rPr>
                    <w:sz w:val="16"/>
                    <w:szCs w:val="24"/>
                  </w:rPr>
                </w:rPrChange>
              </w:rPr>
              <w:t>0.01</w:t>
            </w:r>
          </w:p>
        </w:tc>
        <w:tc>
          <w:tcPr>
            <w:tcW w:w="731" w:type="dxa"/>
            <w:tcBorders>
              <w:top w:val="single" w:sz="3" w:space="0" w:color="000000"/>
              <w:left w:val="nil"/>
              <w:bottom w:val="nil"/>
              <w:right w:val="nil"/>
            </w:tcBorders>
          </w:tcPr>
          <w:p w14:paraId="2964A1D9" w14:textId="77777777" w:rsidR="00B92327" w:rsidRPr="00801E49" w:rsidRDefault="00332621" w:rsidP="006B0BF6">
            <w:pPr>
              <w:spacing w:after="0" w:line="259" w:lineRule="auto"/>
              <w:ind w:left="0" w:right="0" w:firstLine="0"/>
              <w:jc w:val="center"/>
              <w:rPr>
                <w:rFonts w:ascii="Open Sans" w:hAnsi="Open Sans" w:cs="Open Sans"/>
                <w:sz w:val="16"/>
                <w:szCs w:val="24"/>
                <w:rPrChange w:id="3547" w:author="Nicole Wu" w:date="2024-01-08T11:26:00Z">
                  <w:rPr>
                    <w:sz w:val="16"/>
                    <w:szCs w:val="24"/>
                  </w:rPr>
                </w:rPrChange>
              </w:rPr>
            </w:pPr>
            <w:r w:rsidRPr="00801E49">
              <w:rPr>
                <w:rFonts w:ascii="Open Sans" w:hAnsi="Open Sans" w:cs="Open Sans"/>
                <w:sz w:val="16"/>
                <w:szCs w:val="24"/>
                <w:rPrChange w:id="3548" w:author="Nicole Wu" w:date="2024-01-08T11:26:00Z">
                  <w:rPr>
                    <w:sz w:val="16"/>
                    <w:szCs w:val="24"/>
                  </w:rPr>
                </w:rPrChange>
              </w:rPr>
              <w:t>0.01</w:t>
            </w:r>
          </w:p>
        </w:tc>
      </w:tr>
      <w:tr w:rsidR="00B92327" w:rsidRPr="00801E49" w14:paraId="43196F12" w14:textId="77777777" w:rsidTr="006B0BF6">
        <w:trPr>
          <w:trHeight w:val="189"/>
        </w:trPr>
        <w:tc>
          <w:tcPr>
            <w:tcW w:w="2290" w:type="dxa"/>
            <w:tcBorders>
              <w:top w:val="nil"/>
              <w:left w:val="nil"/>
              <w:bottom w:val="nil"/>
              <w:right w:val="nil"/>
            </w:tcBorders>
          </w:tcPr>
          <w:p w14:paraId="20C2C3AB" w14:textId="77777777" w:rsidR="00B92327" w:rsidRPr="00801E49" w:rsidRDefault="00B92327" w:rsidP="006B0BF6">
            <w:pPr>
              <w:spacing w:after="0" w:line="259" w:lineRule="auto"/>
              <w:ind w:left="0" w:right="0" w:firstLine="0"/>
              <w:jc w:val="left"/>
              <w:rPr>
                <w:rFonts w:ascii="Open Sans" w:hAnsi="Open Sans" w:cs="Open Sans"/>
                <w:sz w:val="16"/>
                <w:szCs w:val="24"/>
                <w:rPrChange w:id="3549" w:author="Nicole Wu" w:date="2024-01-08T11:26:00Z">
                  <w:rPr>
                    <w:sz w:val="16"/>
                    <w:szCs w:val="24"/>
                  </w:rPr>
                </w:rPrChange>
              </w:rPr>
            </w:pPr>
          </w:p>
        </w:tc>
        <w:tc>
          <w:tcPr>
            <w:tcW w:w="611" w:type="dxa"/>
            <w:tcBorders>
              <w:top w:val="nil"/>
              <w:left w:val="nil"/>
              <w:bottom w:val="nil"/>
              <w:right w:val="nil"/>
            </w:tcBorders>
          </w:tcPr>
          <w:p w14:paraId="6AD92DF7" w14:textId="77777777" w:rsidR="00B92327" w:rsidRPr="00801E49" w:rsidRDefault="00332621" w:rsidP="006B0BF6">
            <w:pPr>
              <w:spacing w:after="0" w:line="259" w:lineRule="auto"/>
              <w:ind w:left="0" w:right="0" w:firstLine="0"/>
              <w:jc w:val="center"/>
              <w:rPr>
                <w:rFonts w:ascii="Open Sans" w:hAnsi="Open Sans" w:cs="Open Sans"/>
                <w:sz w:val="16"/>
                <w:szCs w:val="24"/>
                <w:rPrChange w:id="3550" w:author="Nicole Wu" w:date="2024-01-08T11:26:00Z">
                  <w:rPr>
                    <w:sz w:val="16"/>
                    <w:szCs w:val="24"/>
                  </w:rPr>
                </w:rPrChange>
              </w:rPr>
            </w:pPr>
            <w:r w:rsidRPr="00801E49">
              <w:rPr>
                <w:rFonts w:ascii="Open Sans" w:hAnsi="Open Sans" w:cs="Open Sans"/>
                <w:sz w:val="16"/>
                <w:szCs w:val="24"/>
                <w:rPrChange w:id="3551" w:author="Nicole Wu" w:date="2024-01-08T11:26:00Z">
                  <w:rPr>
                    <w:sz w:val="16"/>
                    <w:szCs w:val="24"/>
                  </w:rPr>
                </w:rPrChange>
              </w:rPr>
              <w:t>(0.08)</w:t>
            </w:r>
          </w:p>
        </w:tc>
        <w:tc>
          <w:tcPr>
            <w:tcW w:w="867" w:type="dxa"/>
            <w:tcBorders>
              <w:top w:val="nil"/>
              <w:left w:val="nil"/>
              <w:bottom w:val="nil"/>
              <w:right w:val="nil"/>
            </w:tcBorders>
          </w:tcPr>
          <w:p w14:paraId="28C55B70" w14:textId="77777777" w:rsidR="00B92327" w:rsidRPr="00801E49" w:rsidRDefault="00332621" w:rsidP="006B0BF6">
            <w:pPr>
              <w:spacing w:after="0" w:line="259" w:lineRule="auto"/>
              <w:ind w:left="0" w:right="0" w:firstLine="0"/>
              <w:jc w:val="center"/>
              <w:rPr>
                <w:rFonts w:ascii="Open Sans" w:hAnsi="Open Sans" w:cs="Open Sans"/>
                <w:sz w:val="16"/>
                <w:szCs w:val="24"/>
                <w:rPrChange w:id="3552" w:author="Nicole Wu" w:date="2024-01-08T11:26:00Z">
                  <w:rPr>
                    <w:sz w:val="16"/>
                    <w:szCs w:val="24"/>
                  </w:rPr>
                </w:rPrChange>
              </w:rPr>
            </w:pPr>
            <w:r w:rsidRPr="00801E49">
              <w:rPr>
                <w:rFonts w:ascii="Open Sans" w:hAnsi="Open Sans" w:cs="Open Sans"/>
                <w:sz w:val="16"/>
                <w:szCs w:val="24"/>
                <w:rPrChange w:id="3553" w:author="Nicole Wu" w:date="2024-01-08T11:26:00Z">
                  <w:rPr>
                    <w:sz w:val="16"/>
                    <w:szCs w:val="24"/>
                  </w:rPr>
                </w:rPrChange>
              </w:rPr>
              <w:t>(0.08)</w:t>
            </w:r>
          </w:p>
        </w:tc>
        <w:tc>
          <w:tcPr>
            <w:tcW w:w="851" w:type="dxa"/>
            <w:tcBorders>
              <w:top w:val="nil"/>
              <w:left w:val="nil"/>
              <w:bottom w:val="nil"/>
              <w:right w:val="nil"/>
            </w:tcBorders>
          </w:tcPr>
          <w:p w14:paraId="36519129" w14:textId="77777777" w:rsidR="00B92327" w:rsidRPr="00801E49" w:rsidRDefault="00332621" w:rsidP="006B0BF6">
            <w:pPr>
              <w:spacing w:after="0" w:line="259" w:lineRule="auto"/>
              <w:ind w:left="0" w:right="0" w:firstLine="0"/>
              <w:jc w:val="center"/>
              <w:rPr>
                <w:rFonts w:ascii="Open Sans" w:hAnsi="Open Sans" w:cs="Open Sans"/>
                <w:sz w:val="16"/>
                <w:szCs w:val="24"/>
                <w:rPrChange w:id="3554" w:author="Nicole Wu" w:date="2024-01-08T11:26:00Z">
                  <w:rPr>
                    <w:sz w:val="16"/>
                    <w:szCs w:val="24"/>
                  </w:rPr>
                </w:rPrChange>
              </w:rPr>
            </w:pPr>
            <w:r w:rsidRPr="00801E49">
              <w:rPr>
                <w:rFonts w:ascii="Open Sans" w:hAnsi="Open Sans" w:cs="Open Sans"/>
                <w:sz w:val="16"/>
                <w:szCs w:val="24"/>
                <w:rPrChange w:id="3555" w:author="Nicole Wu" w:date="2024-01-08T11:26:00Z">
                  <w:rPr>
                    <w:sz w:val="16"/>
                    <w:szCs w:val="24"/>
                  </w:rPr>
                </w:rPrChange>
              </w:rPr>
              <w:t>(0.96)</w:t>
            </w:r>
          </w:p>
        </w:tc>
        <w:tc>
          <w:tcPr>
            <w:tcW w:w="637" w:type="dxa"/>
            <w:tcBorders>
              <w:top w:val="nil"/>
              <w:left w:val="nil"/>
              <w:bottom w:val="nil"/>
              <w:right w:val="nil"/>
            </w:tcBorders>
          </w:tcPr>
          <w:p w14:paraId="723A9195" w14:textId="77777777" w:rsidR="00B92327" w:rsidRPr="00801E49" w:rsidRDefault="00332621" w:rsidP="006B0BF6">
            <w:pPr>
              <w:spacing w:after="0" w:line="259" w:lineRule="auto"/>
              <w:ind w:left="0" w:right="0" w:firstLine="0"/>
              <w:jc w:val="center"/>
              <w:rPr>
                <w:rFonts w:ascii="Open Sans" w:hAnsi="Open Sans" w:cs="Open Sans"/>
                <w:sz w:val="16"/>
                <w:szCs w:val="24"/>
                <w:rPrChange w:id="3556" w:author="Nicole Wu" w:date="2024-01-08T11:26:00Z">
                  <w:rPr>
                    <w:sz w:val="16"/>
                    <w:szCs w:val="24"/>
                  </w:rPr>
                </w:rPrChange>
              </w:rPr>
            </w:pPr>
            <w:r w:rsidRPr="00801E49">
              <w:rPr>
                <w:rFonts w:ascii="Open Sans" w:hAnsi="Open Sans" w:cs="Open Sans"/>
                <w:sz w:val="16"/>
                <w:szCs w:val="24"/>
                <w:rPrChange w:id="3557" w:author="Nicole Wu" w:date="2024-01-08T11:26:00Z">
                  <w:rPr>
                    <w:sz w:val="16"/>
                    <w:szCs w:val="24"/>
                  </w:rPr>
                </w:rPrChange>
              </w:rPr>
              <w:t>(0.00)</w:t>
            </w:r>
          </w:p>
        </w:tc>
        <w:tc>
          <w:tcPr>
            <w:tcW w:w="841" w:type="dxa"/>
            <w:tcBorders>
              <w:top w:val="nil"/>
              <w:left w:val="nil"/>
              <w:bottom w:val="nil"/>
              <w:right w:val="nil"/>
            </w:tcBorders>
          </w:tcPr>
          <w:p w14:paraId="4BEFEA1A" w14:textId="77777777" w:rsidR="00B92327" w:rsidRPr="00801E49" w:rsidRDefault="00332621" w:rsidP="006B0BF6">
            <w:pPr>
              <w:spacing w:after="0" w:line="259" w:lineRule="auto"/>
              <w:ind w:left="0" w:right="0" w:firstLine="0"/>
              <w:jc w:val="center"/>
              <w:rPr>
                <w:rFonts w:ascii="Open Sans" w:hAnsi="Open Sans" w:cs="Open Sans"/>
                <w:sz w:val="16"/>
                <w:szCs w:val="24"/>
                <w:rPrChange w:id="3558" w:author="Nicole Wu" w:date="2024-01-08T11:26:00Z">
                  <w:rPr>
                    <w:sz w:val="16"/>
                    <w:szCs w:val="24"/>
                  </w:rPr>
                </w:rPrChange>
              </w:rPr>
            </w:pPr>
            <w:r w:rsidRPr="00801E49">
              <w:rPr>
                <w:rFonts w:ascii="Open Sans" w:hAnsi="Open Sans" w:cs="Open Sans"/>
                <w:sz w:val="16"/>
                <w:szCs w:val="24"/>
                <w:rPrChange w:id="3559" w:author="Nicole Wu" w:date="2024-01-08T11:26:00Z">
                  <w:rPr>
                    <w:sz w:val="16"/>
                    <w:szCs w:val="24"/>
                  </w:rPr>
                </w:rPrChange>
              </w:rPr>
              <w:t>(0.13)</w:t>
            </w:r>
          </w:p>
        </w:tc>
        <w:tc>
          <w:tcPr>
            <w:tcW w:w="766" w:type="dxa"/>
            <w:tcBorders>
              <w:top w:val="nil"/>
              <w:left w:val="nil"/>
              <w:bottom w:val="nil"/>
              <w:right w:val="nil"/>
            </w:tcBorders>
          </w:tcPr>
          <w:p w14:paraId="4DF4D3B7" w14:textId="77777777" w:rsidR="00B92327" w:rsidRPr="00801E49" w:rsidRDefault="00332621" w:rsidP="006B0BF6">
            <w:pPr>
              <w:spacing w:after="0" w:line="259" w:lineRule="auto"/>
              <w:ind w:left="0" w:right="0" w:firstLine="0"/>
              <w:jc w:val="center"/>
              <w:rPr>
                <w:rFonts w:ascii="Open Sans" w:hAnsi="Open Sans" w:cs="Open Sans"/>
                <w:sz w:val="16"/>
                <w:szCs w:val="24"/>
                <w:rPrChange w:id="3560" w:author="Nicole Wu" w:date="2024-01-08T11:26:00Z">
                  <w:rPr>
                    <w:sz w:val="16"/>
                    <w:szCs w:val="24"/>
                  </w:rPr>
                </w:rPrChange>
              </w:rPr>
            </w:pPr>
            <w:r w:rsidRPr="00801E49">
              <w:rPr>
                <w:rFonts w:ascii="Open Sans" w:hAnsi="Open Sans" w:cs="Open Sans"/>
                <w:sz w:val="16"/>
                <w:szCs w:val="24"/>
                <w:rPrChange w:id="3561" w:author="Nicole Wu" w:date="2024-01-08T11:26:00Z">
                  <w:rPr>
                    <w:sz w:val="16"/>
                    <w:szCs w:val="24"/>
                  </w:rPr>
                </w:rPrChange>
              </w:rPr>
              <w:t>(0.15)</w:t>
            </w:r>
          </w:p>
        </w:tc>
        <w:tc>
          <w:tcPr>
            <w:tcW w:w="672" w:type="dxa"/>
            <w:tcBorders>
              <w:top w:val="nil"/>
              <w:left w:val="nil"/>
              <w:bottom w:val="nil"/>
              <w:right w:val="nil"/>
            </w:tcBorders>
          </w:tcPr>
          <w:p w14:paraId="446AFF61" w14:textId="77777777" w:rsidR="00B92327" w:rsidRPr="00801E49" w:rsidRDefault="00332621" w:rsidP="006B0BF6">
            <w:pPr>
              <w:spacing w:after="0" w:line="259" w:lineRule="auto"/>
              <w:ind w:left="0" w:right="0" w:firstLine="0"/>
              <w:jc w:val="center"/>
              <w:rPr>
                <w:rFonts w:ascii="Open Sans" w:hAnsi="Open Sans" w:cs="Open Sans"/>
                <w:sz w:val="16"/>
                <w:szCs w:val="24"/>
                <w:rPrChange w:id="3562" w:author="Nicole Wu" w:date="2024-01-08T11:26:00Z">
                  <w:rPr>
                    <w:sz w:val="16"/>
                    <w:szCs w:val="24"/>
                  </w:rPr>
                </w:rPrChange>
              </w:rPr>
            </w:pPr>
            <w:r w:rsidRPr="00801E49">
              <w:rPr>
                <w:rFonts w:ascii="Open Sans" w:hAnsi="Open Sans" w:cs="Open Sans"/>
                <w:sz w:val="16"/>
                <w:szCs w:val="24"/>
                <w:rPrChange w:id="3563" w:author="Nicole Wu" w:date="2024-01-08T11:26:00Z">
                  <w:rPr>
                    <w:sz w:val="16"/>
                    <w:szCs w:val="24"/>
                  </w:rPr>
                </w:rPrChange>
              </w:rPr>
              <w:t>(0.05)</w:t>
            </w:r>
          </w:p>
        </w:tc>
        <w:tc>
          <w:tcPr>
            <w:tcW w:w="806" w:type="dxa"/>
            <w:tcBorders>
              <w:top w:val="nil"/>
              <w:left w:val="nil"/>
              <w:bottom w:val="nil"/>
              <w:right w:val="nil"/>
            </w:tcBorders>
          </w:tcPr>
          <w:p w14:paraId="57D3F54B" w14:textId="77777777" w:rsidR="00B92327" w:rsidRPr="00801E49" w:rsidRDefault="00332621" w:rsidP="006B0BF6">
            <w:pPr>
              <w:spacing w:after="0" w:line="259" w:lineRule="auto"/>
              <w:ind w:left="0" w:right="0" w:firstLine="0"/>
              <w:jc w:val="center"/>
              <w:rPr>
                <w:rFonts w:ascii="Open Sans" w:hAnsi="Open Sans" w:cs="Open Sans"/>
                <w:sz w:val="16"/>
                <w:szCs w:val="24"/>
                <w:rPrChange w:id="3564" w:author="Nicole Wu" w:date="2024-01-08T11:26:00Z">
                  <w:rPr>
                    <w:sz w:val="16"/>
                    <w:szCs w:val="24"/>
                  </w:rPr>
                </w:rPrChange>
              </w:rPr>
            </w:pPr>
            <w:r w:rsidRPr="00801E49">
              <w:rPr>
                <w:rFonts w:ascii="Open Sans" w:hAnsi="Open Sans" w:cs="Open Sans"/>
                <w:sz w:val="16"/>
                <w:szCs w:val="24"/>
                <w:rPrChange w:id="3565" w:author="Nicole Wu" w:date="2024-01-08T11:26:00Z">
                  <w:rPr>
                    <w:sz w:val="16"/>
                    <w:szCs w:val="24"/>
                  </w:rPr>
                </w:rPrChange>
              </w:rPr>
              <w:t>(0.10)</w:t>
            </w:r>
          </w:p>
        </w:tc>
        <w:tc>
          <w:tcPr>
            <w:tcW w:w="731" w:type="dxa"/>
            <w:tcBorders>
              <w:top w:val="nil"/>
              <w:left w:val="nil"/>
              <w:bottom w:val="nil"/>
              <w:right w:val="nil"/>
            </w:tcBorders>
          </w:tcPr>
          <w:p w14:paraId="79761BE7" w14:textId="77777777" w:rsidR="00B92327" w:rsidRPr="00801E49" w:rsidRDefault="00332621" w:rsidP="006B0BF6">
            <w:pPr>
              <w:spacing w:after="0" w:line="259" w:lineRule="auto"/>
              <w:ind w:left="0" w:right="0" w:firstLine="0"/>
              <w:jc w:val="center"/>
              <w:rPr>
                <w:rFonts w:ascii="Open Sans" w:hAnsi="Open Sans" w:cs="Open Sans"/>
                <w:sz w:val="16"/>
                <w:szCs w:val="24"/>
                <w:rPrChange w:id="3566" w:author="Nicole Wu" w:date="2024-01-08T11:26:00Z">
                  <w:rPr>
                    <w:sz w:val="16"/>
                    <w:szCs w:val="24"/>
                  </w:rPr>
                </w:rPrChange>
              </w:rPr>
            </w:pPr>
            <w:r w:rsidRPr="00801E49">
              <w:rPr>
                <w:rFonts w:ascii="Open Sans" w:hAnsi="Open Sans" w:cs="Open Sans"/>
                <w:sz w:val="16"/>
                <w:szCs w:val="24"/>
                <w:rPrChange w:id="3567" w:author="Nicole Wu" w:date="2024-01-08T11:26:00Z">
                  <w:rPr>
                    <w:sz w:val="16"/>
                    <w:szCs w:val="24"/>
                  </w:rPr>
                </w:rPrChange>
              </w:rPr>
              <w:t>(0.17)</w:t>
            </w:r>
          </w:p>
        </w:tc>
      </w:tr>
      <w:tr w:rsidR="00B92327" w:rsidRPr="00801E49" w14:paraId="67938081" w14:textId="77777777" w:rsidTr="006B0BF6">
        <w:trPr>
          <w:trHeight w:val="189"/>
        </w:trPr>
        <w:tc>
          <w:tcPr>
            <w:tcW w:w="2290" w:type="dxa"/>
            <w:tcBorders>
              <w:top w:val="nil"/>
              <w:left w:val="nil"/>
              <w:bottom w:val="nil"/>
              <w:right w:val="nil"/>
            </w:tcBorders>
          </w:tcPr>
          <w:p w14:paraId="41C6CCA5" w14:textId="77777777" w:rsidR="00B92327" w:rsidRPr="00801E49" w:rsidRDefault="00332621" w:rsidP="006B0BF6">
            <w:pPr>
              <w:spacing w:after="0" w:line="259" w:lineRule="auto"/>
              <w:ind w:left="0" w:right="0" w:firstLine="0"/>
              <w:jc w:val="left"/>
              <w:rPr>
                <w:rFonts w:ascii="Open Sans" w:hAnsi="Open Sans" w:cs="Open Sans"/>
                <w:sz w:val="16"/>
                <w:szCs w:val="24"/>
                <w:rPrChange w:id="3568" w:author="Nicole Wu" w:date="2024-01-08T11:26:00Z">
                  <w:rPr>
                    <w:sz w:val="16"/>
                    <w:szCs w:val="24"/>
                  </w:rPr>
                </w:rPrChange>
              </w:rPr>
            </w:pPr>
            <w:r w:rsidRPr="00801E49">
              <w:rPr>
                <w:rFonts w:ascii="Open Sans" w:hAnsi="Open Sans" w:cs="Open Sans"/>
                <w:sz w:val="16"/>
                <w:szCs w:val="24"/>
                <w:rPrChange w:id="3569" w:author="Nicole Wu" w:date="2024-01-08T11:26:00Z">
                  <w:rPr>
                    <w:sz w:val="16"/>
                    <w:szCs w:val="24"/>
                  </w:rPr>
                </w:rPrChange>
              </w:rPr>
              <w:t>Marginally Food Secure</w:t>
            </w:r>
          </w:p>
        </w:tc>
        <w:tc>
          <w:tcPr>
            <w:tcW w:w="611" w:type="dxa"/>
            <w:tcBorders>
              <w:top w:val="nil"/>
              <w:left w:val="nil"/>
              <w:bottom w:val="nil"/>
              <w:right w:val="nil"/>
            </w:tcBorders>
          </w:tcPr>
          <w:p w14:paraId="02A5BE3F" w14:textId="77777777" w:rsidR="00B92327" w:rsidRPr="00801E49" w:rsidRDefault="00332621" w:rsidP="006B0BF6">
            <w:pPr>
              <w:spacing w:after="0" w:line="259" w:lineRule="auto"/>
              <w:ind w:left="0" w:right="0" w:firstLine="0"/>
              <w:jc w:val="center"/>
              <w:rPr>
                <w:rFonts w:ascii="Open Sans" w:hAnsi="Open Sans" w:cs="Open Sans"/>
                <w:sz w:val="16"/>
                <w:szCs w:val="24"/>
                <w:rPrChange w:id="3570" w:author="Nicole Wu" w:date="2024-01-08T11:26:00Z">
                  <w:rPr>
                    <w:sz w:val="16"/>
                    <w:szCs w:val="24"/>
                  </w:rPr>
                </w:rPrChange>
              </w:rPr>
            </w:pPr>
            <w:r w:rsidRPr="00801E49">
              <w:rPr>
                <w:rFonts w:ascii="Open Sans" w:hAnsi="Open Sans" w:cs="Open Sans"/>
                <w:sz w:val="16"/>
                <w:szCs w:val="24"/>
                <w:rPrChange w:id="3571" w:author="Nicole Wu" w:date="2024-01-08T11:26:00Z">
                  <w:rPr>
                    <w:sz w:val="16"/>
                    <w:szCs w:val="24"/>
                  </w:rPr>
                </w:rPrChange>
              </w:rPr>
              <w:t>0.31</w:t>
            </w:r>
          </w:p>
        </w:tc>
        <w:tc>
          <w:tcPr>
            <w:tcW w:w="867" w:type="dxa"/>
            <w:tcBorders>
              <w:top w:val="nil"/>
              <w:left w:val="nil"/>
              <w:bottom w:val="nil"/>
              <w:right w:val="nil"/>
            </w:tcBorders>
          </w:tcPr>
          <w:p w14:paraId="2B80245F" w14:textId="77777777" w:rsidR="00B92327" w:rsidRPr="00801E49" w:rsidRDefault="00332621" w:rsidP="006B0BF6">
            <w:pPr>
              <w:spacing w:after="0" w:line="259" w:lineRule="auto"/>
              <w:ind w:left="0" w:right="0" w:firstLine="0"/>
              <w:jc w:val="center"/>
              <w:rPr>
                <w:rFonts w:ascii="Open Sans" w:hAnsi="Open Sans" w:cs="Open Sans"/>
                <w:sz w:val="16"/>
                <w:szCs w:val="24"/>
                <w:rPrChange w:id="3572" w:author="Nicole Wu" w:date="2024-01-08T11:26:00Z">
                  <w:rPr>
                    <w:sz w:val="16"/>
                    <w:szCs w:val="24"/>
                  </w:rPr>
                </w:rPrChange>
              </w:rPr>
            </w:pPr>
            <w:r w:rsidRPr="00801E49">
              <w:rPr>
                <w:rFonts w:ascii="Open Sans" w:hAnsi="Open Sans" w:cs="Open Sans"/>
                <w:sz w:val="16"/>
                <w:szCs w:val="24"/>
                <w:rPrChange w:id="3573" w:author="Nicole Wu" w:date="2024-01-08T11:26:00Z">
                  <w:rPr>
                    <w:sz w:val="16"/>
                    <w:szCs w:val="24"/>
                  </w:rPr>
                </w:rPrChange>
              </w:rPr>
              <w:t>0.52</w:t>
            </w:r>
          </w:p>
        </w:tc>
        <w:tc>
          <w:tcPr>
            <w:tcW w:w="851" w:type="dxa"/>
            <w:tcBorders>
              <w:top w:val="nil"/>
              <w:left w:val="nil"/>
              <w:bottom w:val="nil"/>
              <w:right w:val="nil"/>
            </w:tcBorders>
          </w:tcPr>
          <w:p w14:paraId="6E000DCE" w14:textId="77777777" w:rsidR="00B92327" w:rsidRPr="00801E49" w:rsidRDefault="00332621" w:rsidP="006B0BF6">
            <w:pPr>
              <w:spacing w:after="0" w:line="259" w:lineRule="auto"/>
              <w:ind w:left="0" w:right="0" w:firstLine="0"/>
              <w:jc w:val="center"/>
              <w:rPr>
                <w:rFonts w:ascii="Open Sans" w:hAnsi="Open Sans" w:cs="Open Sans"/>
                <w:sz w:val="16"/>
                <w:szCs w:val="24"/>
                <w:rPrChange w:id="3574" w:author="Nicole Wu" w:date="2024-01-08T11:26:00Z">
                  <w:rPr>
                    <w:sz w:val="16"/>
                    <w:szCs w:val="24"/>
                  </w:rPr>
                </w:rPrChange>
              </w:rPr>
            </w:pPr>
            <w:r w:rsidRPr="00801E49">
              <w:rPr>
                <w:rFonts w:ascii="Open Sans" w:hAnsi="Open Sans" w:cs="Open Sans"/>
                <w:sz w:val="16"/>
                <w:szCs w:val="24"/>
                <w:rPrChange w:id="3575" w:author="Nicole Wu" w:date="2024-01-08T11:26:00Z">
                  <w:rPr>
                    <w:sz w:val="16"/>
                    <w:szCs w:val="24"/>
                  </w:rPr>
                </w:rPrChange>
              </w:rPr>
              <w:t>0.21***</w:t>
            </w:r>
          </w:p>
        </w:tc>
        <w:tc>
          <w:tcPr>
            <w:tcW w:w="637" w:type="dxa"/>
            <w:tcBorders>
              <w:top w:val="nil"/>
              <w:left w:val="nil"/>
              <w:bottom w:val="nil"/>
              <w:right w:val="nil"/>
            </w:tcBorders>
          </w:tcPr>
          <w:p w14:paraId="131E78A5" w14:textId="77777777" w:rsidR="00B92327" w:rsidRPr="00801E49" w:rsidRDefault="00332621" w:rsidP="006B0BF6">
            <w:pPr>
              <w:spacing w:after="0" w:line="259" w:lineRule="auto"/>
              <w:ind w:left="0" w:right="0" w:firstLine="0"/>
              <w:jc w:val="center"/>
              <w:rPr>
                <w:rFonts w:ascii="Open Sans" w:hAnsi="Open Sans" w:cs="Open Sans"/>
                <w:sz w:val="16"/>
                <w:szCs w:val="24"/>
                <w:rPrChange w:id="3576" w:author="Nicole Wu" w:date="2024-01-08T11:26:00Z">
                  <w:rPr>
                    <w:sz w:val="16"/>
                    <w:szCs w:val="24"/>
                  </w:rPr>
                </w:rPrChange>
              </w:rPr>
            </w:pPr>
            <w:r w:rsidRPr="00801E49">
              <w:rPr>
                <w:rFonts w:ascii="Open Sans" w:hAnsi="Open Sans" w:cs="Open Sans"/>
                <w:sz w:val="16"/>
                <w:szCs w:val="24"/>
                <w:rPrChange w:id="3577" w:author="Nicole Wu" w:date="2024-01-08T11:26:00Z">
                  <w:rPr>
                    <w:sz w:val="16"/>
                    <w:szCs w:val="24"/>
                  </w:rPr>
                </w:rPrChange>
              </w:rPr>
              <w:t>0.07</w:t>
            </w:r>
          </w:p>
        </w:tc>
        <w:tc>
          <w:tcPr>
            <w:tcW w:w="841" w:type="dxa"/>
            <w:tcBorders>
              <w:top w:val="nil"/>
              <w:left w:val="nil"/>
              <w:bottom w:val="nil"/>
              <w:right w:val="nil"/>
            </w:tcBorders>
          </w:tcPr>
          <w:p w14:paraId="13071F7F" w14:textId="77777777" w:rsidR="00B92327" w:rsidRPr="00801E49" w:rsidRDefault="00332621" w:rsidP="006B0BF6">
            <w:pPr>
              <w:spacing w:after="0" w:line="259" w:lineRule="auto"/>
              <w:ind w:left="0" w:right="0" w:firstLine="0"/>
              <w:jc w:val="center"/>
              <w:rPr>
                <w:rFonts w:ascii="Open Sans" w:hAnsi="Open Sans" w:cs="Open Sans"/>
                <w:sz w:val="16"/>
                <w:szCs w:val="24"/>
                <w:rPrChange w:id="3578" w:author="Nicole Wu" w:date="2024-01-08T11:26:00Z">
                  <w:rPr>
                    <w:sz w:val="16"/>
                    <w:szCs w:val="24"/>
                  </w:rPr>
                </w:rPrChange>
              </w:rPr>
            </w:pPr>
            <w:r w:rsidRPr="00801E49">
              <w:rPr>
                <w:rFonts w:ascii="Open Sans" w:hAnsi="Open Sans" w:cs="Open Sans"/>
                <w:sz w:val="16"/>
                <w:szCs w:val="24"/>
                <w:rPrChange w:id="3579" w:author="Nicole Wu" w:date="2024-01-08T11:26:00Z">
                  <w:rPr>
                    <w:sz w:val="16"/>
                    <w:szCs w:val="24"/>
                  </w:rPr>
                </w:rPrChange>
              </w:rPr>
              <w:t>0.14</w:t>
            </w:r>
          </w:p>
        </w:tc>
        <w:tc>
          <w:tcPr>
            <w:tcW w:w="766" w:type="dxa"/>
            <w:tcBorders>
              <w:top w:val="nil"/>
              <w:left w:val="nil"/>
              <w:bottom w:val="nil"/>
              <w:right w:val="nil"/>
            </w:tcBorders>
          </w:tcPr>
          <w:p w14:paraId="134FFE8A" w14:textId="77777777" w:rsidR="00B92327" w:rsidRPr="00801E49" w:rsidRDefault="00332621" w:rsidP="006B0BF6">
            <w:pPr>
              <w:spacing w:after="0" w:line="259" w:lineRule="auto"/>
              <w:ind w:left="0" w:right="0" w:firstLine="0"/>
              <w:jc w:val="center"/>
              <w:rPr>
                <w:rFonts w:ascii="Open Sans" w:hAnsi="Open Sans" w:cs="Open Sans"/>
                <w:sz w:val="16"/>
                <w:szCs w:val="24"/>
                <w:rPrChange w:id="3580" w:author="Nicole Wu" w:date="2024-01-08T11:26:00Z">
                  <w:rPr>
                    <w:sz w:val="16"/>
                    <w:szCs w:val="24"/>
                  </w:rPr>
                </w:rPrChange>
              </w:rPr>
            </w:pPr>
            <w:r w:rsidRPr="00801E49">
              <w:rPr>
                <w:rFonts w:ascii="Open Sans" w:hAnsi="Open Sans" w:cs="Open Sans"/>
                <w:sz w:val="16"/>
                <w:szCs w:val="24"/>
                <w:rPrChange w:id="3581" w:author="Nicole Wu" w:date="2024-01-08T11:26:00Z">
                  <w:rPr>
                    <w:sz w:val="16"/>
                    <w:szCs w:val="24"/>
                  </w:rPr>
                </w:rPrChange>
              </w:rPr>
              <w:t>0.07*</w:t>
            </w:r>
          </w:p>
        </w:tc>
        <w:tc>
          <w:tcPr>
            <w:tcW w:w="672" w:type="dxa"/>
            <w:tcBorders>
              <w:top w:val="nil"/>
              <w:left w:val="nil"/>
              <w:bottom w:val="nil"/>
              <w:right w:val="nil"/>
            </w:tcBorders>
          </w:tcPr>
          <w:p w14:paraId="7EE4BED5" w14:textId="77777777" w:rsidR="00B92327" w:rsidRPr="00801E49" w:rsidRDefault="00332621" w:rsidP="006B0BF6">
            <w:pPr>
              <w:spacing w:after="0" w:line="259" w:lineRule="auto"/>
              <w:ind w:left="0" w:right="0" w:firstLine="0"/>
              <w:jc w:val="center"/>
              <w:rPr>
                <w:rFonts w:ascii="Open Sans" w:hAnsi="Open Sans" w:cs="Open Sans"/>
                <w:sz w:val="16"/>
                <w:szCs w:val="24"/>
                <w:rPrChange w:id="3582" w:author="Nicole Wu" w:date="2024-01-08T11:26:00Z">
                  <w:rPr>
                    <w:sz w:val="16"/>
                    <w:szCs w:val="24"/>
                  </w:rPr>
                </w:rPrChange>
              </w:rPr>
            </w:pPr>
            <w:r w:rsidRPr="00801E49">
              <w:rPr>
                <w:rFonts w:ascii="Open Sans" w:hAnsi="Open Sans" w:cs="Open Sans"/>
                <w:sz w:val="16"/>
                <w:szCs w:val="24"/>
                <w:rPrChange w:id="3583" w:author="Nicole Wu" w:date="2024-01-08T11:26:00Z">
                  <w:rPr>
                    <w:sz w:val="16"/>
                    <w:szCs w:val="24"/>
                  </w:rPr>
                </w:rPrChange>
              </w:rPr>
              <w:t>0.14</w:t>
            </w:r>
          </w:p>
        </w:tc>
        <w:tc>
          <w:tcPr>
            <w:tcW w:w="806" w:type="dxa"/>
            <w:tcBorders>
              <w:top w:val="nil"/>
              <w:left w:val="nil"/>
              <w:bottom w:val="nil"/>
              <w:right w:val="nil"/>
            </w:tcBorders>
          </w:tcPr>
          <w:p w14:paraId="2879F541" w14:textId="77777777" w:rsidR="00B92327" w:rsidRPr="00801E49" w:rsidRDefault="00332621" w:rsidP="006B0BF6">
            <w:pPr>
              <w:spacing w:after="0" w:line="259" w:lineRule="auto"/>
              <w:ind w:left="0" w:right="0" w:firstLine="0"/>
              <w:jc w:val="center"/>
              <w:rPr>
                <w:rFonts w:ascii="Open Sans" w:hAnsi="Open Sans" w:cs="Open Sans"/>
                <w:sz w:val="16"/>
                <w:szCs w:val="24"/>
                <w:rPrChange w:id="3584" w:author="Nicole Wu" w:date="2024-01-08T11:26:00Z">
                  <w:rPr>
                    <w:sz w:val="16"/>
                    <w:szCs w:val="24"/>
                  </w:rPr>
                </w:rPrChange>
              </w:rPr>
            </w:pPr>
            <w:r w:rsidRPr="00801E49">
              <w:rPr>
                <w:rFonts w:ascii="Open Sans" w:hAnsi="Open Sans" w:cs="Open Sans"/>
                <w:sz w:val="16"/>
                <w:szCs w:val="24"/>
                <w:rPrChange w:id="3585" w:author="Nicole Wu" w:date="2024-01-08T11:26:00Z">
                  <w:rPr>
                    <w:sz w:val="16"/>
                    <w:szCs w:val="24"/>
                  </w:rPr>
                </w:rPrChange>
              </w:rPr>
              <w:t>0.36</w:t>
            </w:r>
          </w:p>
        </w:tc>
        <w:tc>
          <w:tcPr>
            <w:tcW w:w="731" w:type="dxa"/>
            <w:tcBorders>
              <w:top w:val="nil"/>
              <w:left w:val="nil"/>
              <w:bottom w:val="nil"/>
              <w:right w:val="nil"/>
            </w:tcBorders>
          </w:tcPr>
          <w:p w14:paraId="69C28C76" w14:textId="77777777" w:rsidR="00B92327" w:rsidRPr="00801E49" w:rsidRDefault="00332621" w:rsidP="006B0BF6">
            <w:pPr>
              <w:spacing w:after="0" w:line="259" w:lineRule="auto"/>
              <w:ind w:left="0" w:right="0" w:firstLine="0"/>
              <w:jc w:val="center"/>
              <w:rPr>
                <w:rFonts w:ascii="Open Sans" w:hAnsi="Open Sans" w:cs="Open Sans"/>
                <w:sz w:val="16"/>
                <w:szCs w:val="24"/>
                <w:rPrChange w:id="3586" w:author="Nicole Wu" w:date="2024-01-08T11:26:00Z">
                  <w:rPr>
                    <w:sz w:val="16"/>
                    <w:szCs w:val="24"/>
                  </w:rPr>
                </w:rPrChange>
              </w:rPr>
            </w:pPr>
            <w:r w:rsidRPr="00801E49">
              <w:rPr>
                <w:rFonts w:ascii="Open Sans" w:hAnsi="Open Sans" w:cs="Open Sans"/>
                <w:sz w:val="16"/>
                <w:szCs w:val="24"/>
                <w:rPrChange w:id="3587" w:author="Nicole Wu" w:date="2024-01-08T11:26:00Z">
                  <w:rPr>
                    <w:sz w:val="16"/>
                    <w:szCs w:val="24"/>
                  </w:rPr>
                </w:rPrChange>
              </w:rPr>
              <w:t>0.22***</w:t>
            </w:r>
          </w:p>
        </w:tc>
      </w:tr>
      <w:tr w:rsidR="00B92327" w:rsidRPr="00801E49" w14:paraId="2C1A7D99" w14:textId="77777777" w:rsidTr="006B0BF6">
        <w:trPr>
          <w:trHeight w:val="189"/>
        </w:trPr>
        <w:tc>
          <w:tcPr>
            <w:tcW w:w="2290" w:type="dxa"/>
            <w:tcBorders>
              <w:top w:val="nil"/>
              <w:left w:val="nil"/>
              <w:bottom w:val="nil"/>
              <w:right w:val="nil"/>
            </w:tcBorders>
          </w:tcPr>
          <w:p w14:paraId="20B5B573" w14:textId="77777777" w:rsidR="00B92327" w:rsidRPr="00801E49" w:rsidRDefault="00B92327" w:rsidP="006B0BF6">
            <w:pPr>
              <w:spacing w:after="0" w:line="259" w:lineRule="auto"/>
              <w:ind w:left="0" w:right="0" w:firstLine="0"/>
              <w:jc w:val="left"/>
              <w:rPr>
                <w:rFonts w:ascii="Open Sans" w:hAnsi="Open Sans" w:cs="Open Sans"/>
                <w:sz w:val="16"/>
                <w:szCs w:val="24"/>
                <w:rPrChange w:id="3588" w:author="Nicole Wu" w:date="2024-01-08T11:26:00Z">
                  <w:rPr>
                    <w:sz w:val="16"/>
                    <w:szCs w:val="24"/>
                  </w:rPr>
                </w:rPrChange>
              </w:rPr>
            </w:pPr>
          </w:p>
        </w:tc>
        <w:tc>
          <w:tcPr>
            <w:tcW w:w="611" w:type="dxa"/>
            <w:tcBorders>
              <w:top w:val="nil"/>
              <w:left w:val="nil"/>
              <w:bottom w:val="nil"/>
              <w:right w:val="nil"/>
            </w:tcBorders>
          </w:tcPr>
          <w:p w14:paraId="75FEB56C" w14:textId="77777777" w:rsidR="00B92327" w:rsidRPr="00801E49" w:rsidRDefault="00332621" w:rsidP="006B0BF6">
            <w:pPr>
              <w:spacing w:after="0" w:line="259" w:lineRule="auto"/>
              <w:ind w:left="0" w:right="0" w:firstLine="0"/>
              <w:jc w:val="center"/>
              <w:rPr>
                <w:rFonts w:ascii="Open Sans" w:hAnsi="Open Sans" w:cs="Open Sans"/>
                <w:sz w:val="16"/>
                <w:szCs w:val="24"/>
                <w:rPrChange w:id="3589" w:author="Nicole Wu" w:date="2024-01-08T11:26:00Z">
                  <w:rPr>
                    <w:sz w:val="16"/>
                    <w:szCs w:val="24"/>
                  </w:rPr>
                </w:rPrChange>
              </w:rPr>
            </w:pPr>
            <w:r w:rsidRPr="00801E49">
              <w:rPr>
                <w:rFonts w:ascii="Open Sans" w:hAnsi="Open Sans" w:cs="Open Sans"/>
                <w:sz w:val="16"/>
                <w:szCs w:val="24"/>
                <w:rPrChange w:id="3590" w:author="Nicole Wu" w:date="2024-01-08T11:26:00Z">
                  <w:rPr>
                    <w:sz w:val="16"/>
                    <w:szCs w:val="24"/>
                  </w:rPr>
                </w:rPrChange>
              </w:rPr>
              <w:t>(0.46)</w:t>
            </w:r>
          </w:p>
        </w:tc>
        <w:tc>
          <w:tcPr>
            <w:tcW w:w="867" w:type="dxa"/>
            <w:tcBorders>
              <w:top w:val="nil"/>
              <w:left w:val="nil"/>
              <w:bottom w:val="nil"/>
              <w:right w:val="nil"/>
            </w:tcBorders>
          </w:tcPr>
          <w:p w14:paraId="4782D65D" w14:textId="77777777" w:rsidR="00B92327" w:rsidRPr="00801E49" w:rsidRDefault="00332621" w:rsidP="006B0BF6">
            <w:pPr>
              <w:spacing w:after="0" w:line="259" w:lineRule="auto"/>
              <w:ind w:left="0" w:right="0" w:firstLine="0"/>
              <w:jc w:val="center"/>
              <w:rPr>
                <w:rFonts w:ascii="Open Sans" w:hAnsi="Open Sans" w:cs="Open Sans"/>
                <w:sz w:val="16"/>
                <w:szCs w:val="24"/>
                <w:rPrChange w:id="3591" w:author="Nicole Wu" w:date="2024-01-08T11:26:00Z">
                  <w:rPr>
                    <w:sz w:val="16"/>
                    <w:szCs w:val="24"/>
                  </w:rPr>
                </w:rPrChange>
              </w:rPr>
            </w:pPr>
            <w:r w:rsidRPr="00801E49">
              <w:rPr>
                <w:rFonts w:ascii="Open Sans" w:hAnsi="Open Sans" w:cs="Open Sans"/>
                <w:sz w:val="16"/>
                <w:szCs w:val="24"/>
                <w:rPrChange w:id="3592" w:author="Nicole Wu" w:date="2024-01-08T11:26:00Z">
                  <w:rPr>
                    <w:sz w:val="16"/>
                    <w:szCs w:val="24"/>
                  </w:rPr>
                </w:rPrChange>
              </w:rPr>
              <w:t>(0.50)</w:t>
            </w:r>
          </w:p>
        </w:tc>
        <w:tc>
          <w:tcPr>
            <w:tcW w:w="851" w:type="dxa"/>
            <w:tcBorders>
              <w:top w:val="nil"/>
              <w:left w:val="nil"/>
              <w:bottom w:val="nil"/>
              <w:right w:val="nil"/>
            </w:tcBorders>
          </w:tcPr>
          <w:p w14:paraId="01667772" w14:textId="77777777" w:rsidR="00B92327" w:rsidRPr="00801E49" w:rsidRDefault="00332621" w:rsidP="006B0BF6">
            <w:pPr>
              <w:spacing w:after="0" w:line="259" w:lineRule="auto"/>
              <w:ind w:left="0" w:right="0" w:firstLine="0"/>
              <w:jc w:val="center"/>
              <w:rPr>
                <w:rFonts w:ascii="Open Sans" w:hAnsi="Open Sans" w:cs="Open Sans"/>
                <w:sz w:val="16"/>
                <w:szCs w:val="24"/>
                <w:rPrChange w:id="3593" w:author="Nicole Wu" w:date="2024-01-08T11:26:00Z">
                  <w:rPr>
                    <w:sz w:val="16"/>
                    <w:szCs w:val="24"/>
                  </w:rPr>
                </w:rPrChange>
              </w:rPr>
            </w:pPr>
            <w:r w:rsidRPr="00801E49">
              <w:rPr>
                <w:rFonts w:ascii="Open Sans" w:hAnsi="Open Sans" w:cs="Open Sans"/>
                <w:sz w:val="16"/>
                <w:szCs w:val="24"/>
                <w:rPrChange w:id="3594" w:author="Nicole Wu" w:date="2024-01-08T11:26:00Z">
                  <w:rPr>
                    <w:sz w:val="16"/>
                    <w:szCs w:val="24"/>
                  </w:rPr>
                </w:rPrChange>
              </w:rPr>
              <w:t>(0.00)</w:t>
            </w:r>
          </w:p>
        </w:tc>
        <w:tc>
          <w:tcPr>
            <w:tcW w:w="637" w:type="dxa"/>
            <w:tcBorders>
              <w:top w:val="nil"/>
              <w:left w:val="nil"/>
              <w:bottom w:val="nil"/>
              <w:right w:val="nil"/>
            </w:tcBorders>
          </w:tcPr>
          <w:p w14:paraId="5300F2BB" w14:textId="77777777" w:rsidR="00B92327" w:rsidRPr="00801E49" w:rsidRDefault="00332621" w:rsidP="006B0BF6">
            <w:pPr>
              <w:spacing w:after="0" w:line="259" w:lineRule="auto"/>
              <w:ind w:left="0" w:right="0" w:firstLine="0"/>
              <w:jc w:val="center"/>
              <w:rPr>
                <w:rFonts w:ascii="Open Sans" w:hAnsi="Open Sans" w:cs="Open Sans"/>
                <w:sz w:val="16"/>
                <w:szCs w:val="24"/>
                <w:rPrChange w:id="3595" w:author="Nicole Wu" w:date="2024-01-08T11:26:00Z">
                  <w:rPr>
                    <w:sz w:val="16"/>
                    <w:szCs w:val="24"/>
                  </w:rPr>
                </w:rPrChange>
              </w:rPr>
            </w:pPr>
            <w:r w:rsidRPr="00801E49">
              <w:rPr>
                <w:rFonts w:ascii="Open Sans" w:hAnsi="Open Sans" w:cs="Open Sans"/>
                <w:sz w:val="16"/>
                <w:szCs w:val="24"/>
                <w:rPrChange w:id="3596" w:author="Nicole Wu" w:date="2024-01-08T11:26:00Z">
                  <w:rPr>
                    <w:sz w:val="16"/>
                    <w:szCs w:val="24"/>
                  </w:rPr>
                </w:rPrChange>
              </w:rPr>
              <w:t>(0.25)</w:t>
            </w:r>
          </w:p>
        </w:tc>
        <w:tc>
          <w:tcPr>
            <w:tcW w:w="841" w:type="dxa"/>
            <w:tcBorders>
              <w:top w:val="nil"/>
              <w:left w:val="nil"/>
              <w:bottom w:val="nil"/>
              <w:right w:val="nil"/>
            </w:tcBorders>
          </w:tcPr>
          <w:p w14:paraId="666CD11D" w14:textId="77777777" w:rsidR="00B92327" w:rsidRPr="00801E49" w:rsidRDefault="00332621" w:rsidP="006B0BF6">
            <w:pPr>
              <w:spacing w:after="0" w:line="259" w:lineRule="auto"/>
              <w:ind w:left="0" w:right="0" w:firstLine="0"/>
              <w:jc w:val="center"/>
              <w:rPr>
                <w:rFonts w:ascii="Open Sans" w:hAnsi="Open Sans" w:cs="Open Sans"/>
                <w:sz w:val="16"/>
                <w:szCs w:val="24"/>
                <w:rPrChange w:id="3597" w:author="Nicole Wu" w:date="2024-01-08T11:26:00Z">
                  <w:rPr>
                    <w:sz w:val="16"/>
                    <w:szCs w:val="24"/>
                  </w:rPr>
                </w:rPrChange>
              </w:rPr>
            </w:pPr>
            <w:r w:rsidRPr="00801E49">
              <w:rPr>
                <w:rFonts w:ascii="Open Sans" w:hAnsi="Open Sans" w:cs="Open Sans"/>
                <w:sz w:val="16"/>
                <w:szCs w:val="24"/>
                <w:rPrChange w:id="3598" w:author="Nicole Wu" w:date="2024-01-08T11:26:00Z">
                  <w:rPr>
                    <w:sz w:val="16"/>
                    <w:szCs w:val="24"/>
                  </w:rPr>
                </w:rPrChange>
              </w:rPr>
              <w:t>(0.35)</w:t>
            </w:r>
          </w:p>
        </w:tc>
        <w:tc>
          <w:tcPr>
            <w:tcW w:w="766" w:type="dxa"/>
            <w:tcBorders>
              <w:top w:val="nil"/>
              <w:left w:val="nil"/>
              <w:bottom w:val="nil"/>
              <w:right w:val="nil"/>
            </w:tcBorders>
          </w:tcPr>
          <w:p w14:paraId="779F4163" w14:textId="77777777" w:rsidR="00B92327" w:rsidRPr="00801E49" w:rsidRDefault="00332621" w:rsidP="006B0BF6">
            <w:pPr>
              <w:spacing w:after="0" w:line="259" w:lineRule="auto"/>
              <w:ind w:left="0" w:right="0" w:firstLine="0"/>
              <w:jc w:val="center"/>
              <w:rPr>
                <w:rFonts w:ascii="Open Sans" w:hAnsi="Open Sans" w:cs="Open Sans"/>
                <w:sz w:val="16"/>
                <w:szCs w:val="24"/>
                <w:rPrChange w:id="3599" w:author="Nicole Wu" w:date="2024-01-08T11:26:00Z">
                  <w:rPr>
                    <w:sz w:val="16"/>
                    <w:szCs w:val="24"/>
                  </w:rPr>
                </w:rPrChange>
              </w:rPr>
            </w:pPr>
            <w:r w:rsidRPr="00801E49">
              <w:rPr>
                <w:rFonts w:ascii="Open Sans" w:hAnsi="Open Sans" w:cs="Open Sans"/>
                <w:sz w:val="16"/>
                <w:szCs w:val="24"/>
                <w:rPrChange w:id="3600" w:author="Nicole Wu" w:date="2024-01-08T11:26:00Z">
                  <w:rPr>
                    <w:sz w:val="16"/>
                    <w:szCs w:val="24"/>
                  </w:rPr>
                </w:rPrChange>
              </w:rPr>
              <w:t>(0.03)</w:t>
            </w:r>
          </w:p>
        </w:tc>
        <w:tc>
          <w:tcPr>
            <w:tcW w:w="672" w:type="dxa"/>
            <w:tcBorders>
              <w:top w:val="nil"/>
              <w:left w:val="nil"/>
              <w:bottom w:val="nil"/>
              <w:right w:val="nil"/>
            </w:tcBorders>
          </w:tcPr>
          <w:p w14:paraId="339C7CD5" w14:textId="77777777" w:rsidR="00B92327" w:rsidRPr="00801E49" w:rsidRDefault="00332621" w:rsidP="006B0BF6">
            <w:pPr>
              <w:spacing w:after="0" w:line="259" w:lineRule="auto"/>
              <w:ind w:left="0" w:right="0" w:firstLine="0"/>
              <w:jc w:val="center"/>
              <w:rPr>
                <w:rFonts w:ascii="Open Sans" w:hAnsi="Open Sans" w:cs="Open Sans"/>
                <w:sz w:val="16"/>
                <w:szCs w:val="24"/>
                <w:rPrChange w:id="3601" w:author="Nicole Wu" w:date="2024-01-08T11:26:00Z">
                  <w:rPr>
                    <w:sz w:val="16"/>
                    <w:szCs w:val="24"/>
                  </w:rPr>
                </w:rPrChange>
              </w:rPr>
            </w:pPr>
            <w:r w:rsidRPr="00801E49">
              <w:rPr>
                <w:rFonts w:ascii="Open Sans" w:hAnsi="Open Sans" w:cs="Open Sans"/>
                <w:sz w:val="16"/>
                <w:szCs w:val="24"/>
                <w:rPrChange w:id="3602" w:author="Nicole Wu" w:date="2024-01-08T11:26:00Z">
                  <w:rPr>
                    <w:sz w:val="16"/>
                    <w:szCs w:val="24"/>
                  </w:rPr>
                </w:rPrChange>
              </w:rPr>
              <w:t>(0.35)</w:t>
            </w:r>
          </w:p>
        </w:tc>
        <w:tc>
          <w:tcPr>
            <w:tcW w:w="806" w:type="dxa"/>
            <w:tcBorders>
              <w:top w:val="nil"/>
              <w:left w:val="nil"/>
              <w:bottom w:val="nil"/>
              <w:right w:val="nil"/>
            </w:tcBorders>
          </w:tcPr>
          <w:p w14:paraId="156DD99D" w14:textId="77777777" w:rsidR="00B92327" w:rsidRPr="00801E49" w:rsidRDefault="00332621" w:rsidP="006B0BF6">
            <w:pPr>
              <w:spacing w:after="0" w:line="259" w:lineRule="auto"/>
              <w:ind w:left="0" w:right="0" w:firstLine="0"/>
              <w:jc w:val="center"/>
              <w:rPr>
                <w:rFonts w:ascii="Open Sans" w:hAnsi="Open Sans" w:cs="Open Sans"/>
                <w:sz w:val="16"/>
                <w:szCs w:val="24"/>
                <w:rPrChange w:id="3603" w:author="Nicole Wu" w:date="2024-01-08T11:26:00Z">
                  <w:rPr>
                    <w:sz w:val="16"/>
                    <w:szCs w:val="24"/>
                  </w:rPr>
                </w:rPrChange>
              </w:rPr>
            </w:pPr>
            <w:r w:rsidRPr="00801E49">
              <w:rPr>
                <w:rFonts w:ascii="Open Sans" w:hAnsi="Open Sans" w:cs="Open Sans"/>
                <w:sz w:val="16"/>
                <w:szCs w:val="24"/>
                <w:rPrChange w:id="3604" w:author="Nicole Wu" w:date="2024-01-08T11:26:00Z">
                  <w:rPr>
                    <w:sz w:val="16"/>
                    <w:szCs w:val="24"/>
                  </w:rPr>
                </w:rPrChange>
              </w:rPr>
              <w:t>(0.48)</w:t>
            </w:r>
          </w:p>
        </w:tc>
        <w:tc>
          <w:tcPr>
            <w:tcW w:w="731" w:type="dxa"/>
            <w:tcBorders>
              <w:top w:val="nil"/>
              <w:left w:val="nil"/>
              <w:bottom w:val="nil"/>
              <w:right w:val="nil"/>
            </w:tcBorders>
          </w:tcPr>
          <w:p w14:paraId="32421488" w14:textId="77777777" w:rsidR="00B92327" w:rsidRPr="00801E49" w:rsidRDefault="00332621" w:rsidP="006B0BF6">
            <w:pPr>
              <w:spacing w:after="0" w:line="259" w:lineRule="auto"/>
              <w:ind w:left="0" w:right="0" w:firstLine="0"/>
              <w:jc w:val="center"/>
              <w:rPr>
                <w:rFonts w:ascii="Open Sans" w:hAnsi="Open Sans" w:cs="Open Sans"/>
                <w:sz w:val="16"/>
                <w:szCs w:val="24"/>
                <w:rPrChange w:id="3605" w:author="Nicole Wu" w:date="2024-01-08T11:26:00Z">
                  <w:rPr>
                    <w:sz w:val="16"/>
                    <w:szCs w:val="24"/>
                  </w:rPr>
                </w:rPrChange>
              </w:rPr>
            </w:pPr>
            <w:r w:rsidRPr="00801E49">
              <w:rPr>
                <w:rFonts w:ascii="Open Sans" w:hAnsi="Open Sans" w:cs="Open Sans"/>
                <w:sz w:val="16"/>
                <w:szCs w:val="24"/>
                <w:rPrChange w:id="3606" w:author="Nicole Wu" w:date="2024-01-08T11:26:00Z">
                  <w:rPr>
                    <w:sz w:val="16"/>
                    <w:szCs w:val="24"/>
                  </w:rPr>
                </w:rPrChange>
              </w:rPr>
              <w:t>(0.00)</w:t>
            </w:r>
          </w:p>
        </w:tc>
      </w:tr>
      <w:tr w:rsidR="00B92327" w:rsidRPr="00801E49" w14:paraId="42A537A2" w14:textId="77777777" w:rsidTr="006B0BF6">
        <w:trPr>
          <w:trHeight w:val="189"/>
        </w:trPr>
        <w:tc>
          <w:tcPr>
            <w:tcW w:w="2290" w:type="dxa"/>
            <w:tcBorders>
              <w:top w:val="nil"/>
              <w:left w:val="nil"/>
              <w:bottom w:val="nil"/>
              <w:right w:val="nil"/>
            </w:tcBorders>
          </w:tcPr>
          <w:p w14:paraId="0F512868" w14:textId="77777777" w:rsidR="00B92327" w:rsidRPr="00801E49" w:rsidRDefault="00332621" w:rsidP="006B0BF6">
            <w:pPr>
              <w:spacing w:after="0" w:line="259" w:lineRule="auto"/>
              <w:ind w:left="0" w:right="0" w:firstLine="0"/>
              <w:jc w:val="left"/>
              <w:rPr>
                <w:rFonts w:ascii="Open Sans" w:hAnsi="Open Sans" w:cs="Open Sans"/>
                <w:sz w:val="16"/>
                <w:szCs w:val="24"/>
                <w:rPrChange w:id="3607" w:author="Nicole Wu" w:date="2024-01-08T11:26:00Z">
                  <w:rPr>
                    <w:sz w:val="16"/>
                    <w:szCs w:val="24"/>
                  </w:rPr>
                </w:rPrChange>
              </w:rPr>
            </w:pPr>
            <w:r w:rsidRPr="00801E49">
              <w:rPr>
                <w:rFonts w:ascii="Open Sans" w:hAnsi="Open Sans" w:cs="Open Sans"/>
                <w:sz w:val="16"/>
                <w:szCs w:val="24"/>
                <w:rPrChange w:id="3608" w:author="Nicole Wu" w:date="2024-01-08T11:26:00Z">
                  <w:rPr>
                    <w:sz w:val="16"/>
                    <w:szCs w:val="24"/>
                  </w:rPr>
                </w:rPrChange>
              </w:rPr>
              <w:t>Moderately Food Insecure</w:t>
            </w:r>
          </w:p>
        </w:tc>
        <w:tc>
          <w:tcPr>
            <w:tcW w:w="611" w:type="dxa"/>
            <w:tcBorders>
              <w:top w:val="nil"/>
              <w:left w:val="nil"/>
              <w:bottom w:val="nil"/>
              <w:right w:val="nil"/>
            </w:tcBorders>
          </w:tcPr>
          <w:p w14:paraId="3787DEBF" w14:textId="77777777" w:rsidR="00B92327" w:rsidRPr="00801E49" w:rsidRDefault="00332621" w:rsidP="006B0BF6">
            <w:pPr>
              <w:spacing w:after="0" w:line="259" w:lineRule="auto"/>
              <w:ind w:left="0" w:right="0" w:firstLine="0"/>
              <w:jc w:val="center"/>
              <w:rPr>
                <w:rFonts w:ascii="Open Sans" w:hAnsi="Open Sans" w:cs="Open Sans"/>
                <w:sz w:val="16"/>
                <w:szCs w:val="24"/>
                <w:rPrChange w:id="3609" w:author="Nicole Wu" w:date="2024-01-08T11:26:00Z">
                  <w:rPr>
                    <w:sz w:val="16"/>
                    <w:szCs w:val="24"/>
                  </w:rPr>
                </w:rPrChange>
              </w:rPr>
            </w:pPr>
            <w:r w:rsidRPr="00801E49">
              <w:rPr>
                <w:rFonts w:ascii="Open Sans" w:hAnsi="Open Sans" w:cs="Open Sans"/>
                <w:sz w:val="16"/>
                <w:szCs w:val="24"/>
                <w:rPrChange w:id="3610" w:author="Nicole Wu" w:date="2024-01-08T11:26:00Z">
                  <w:rPr>
                    <w:sz w:val="16"/>
                    <w:szCs w:val="24"/>
                  </w:rPr>
                </w:rPrChange>
              </w:rPr>
              <w:t>0.60</w:t>
            </w:r>
          </w:p>
        </w:tc>
        <w:tc>
          <w:tcPr>
            <w:tcW w:w="867" w:type="dxa"/>
            <w:tcBorders>
              <w:top w:val="nil"/>
              <w:left w:val="nil"/>
              <w:bottom w:val="nil"/>
              <w:right w:val="nil"/>
            </w:tcBorders>
          </w:tcPr>
          <w:p w14:paraId="72790B5E" w14:textId="77777777" w:rsidR="00B92327" w:rsidRPr="00801E49" w:rsidRDefault="00332621" w:rsidP="006B0BF6">
            <w:pPr>
              <w:spacing w:after="0" w:line="259" w:lineRule="auto"/>
              <w:ind w:left="0" w:right="0" w:firstLine="0"/>
              <w:jc w:val="center"/>
              <w:rPr>
                <w:rFonts w:ascii="Open Sans" w:hAnsi="Open Sans" w:cs="Open Sans"/>
                <w:sz w:val="16"/>
                <w:szCs w:val="24"/>
                <w:rPrChange w:id="3611" w:author="Nicole Wu" w:date="2024-01-08T11:26:00Z">
                  <w:rPr>
                    <w:sz w:val="16"/>
                    <w:szCs w:val="24"/>
                  </w:rPr>
                </w:rPrChange>
              </w:rPr>
            </w:pPr>
            <w:r w:rsidRPr="00801E49">
              <w:rPr>
                <w:rFonts w:ascii="Open Sans" w:hAnsi="Open Sans" w:cs="Open Sans"/>
                <w:sz w:val="16"/>
                <w:szCs w:val="24"/>
                <w:rPrChange w:id="3612" w:author="Nicole Wu" w:date="2024-01-08T11:26:00Z">
                  <w:rPr>
                    <w:sz w:val="16"/>
                    <w:szCs w:val="24"/>
                  </w:rPr>
                </w:rPrChange>
              </w:rPr>
              <w:t>0.45</w:t>
            </w:r>
          </w:p>
        </w:tc>
        <w:tc>
          <w:tcPr>
            <w:tcW w:w="851" w:type="dxa"/>
            <w:tcBorders>
              <w:top w:val="nil"/>
              <w:left w:val="nil"/>
              <w:bottom w:val="nil"/>
              <w:right w:val="nil"/>
            </w:tcBorders>
          </w:tcPr>
          <w:p w14:paraId="28B60804" w14:textId="77777777" w:rsidR="00B92327" w:rsidRPr="00801E49" w:rsidRDefault="00332621" w:rsidP="006B0BF6">
            <w:pPr>
              <w:spacing w:after="0" w:line="259" w:lineRule="auto"/>
              <w:ind w:left="0" w:right="0" w:firstLine="0"/>
              <w:jc w:val="center"/>
              <w:rPr>
                <w:rFonts w:ascii="Open Sans" w:hAnsi="Open Sans" w:cs="Open Sans"/>
                <w:sz w:val="16"/>
                <w:szCs w:val="24"/>
                <w:rPrChange w:id="3613" w:author="Nicole Wu" w:date="2024-01-08T11:26:00Z">
                  <w:rPr>
                    <w:sz w:val="16"/>
                    <w:szCs w:val="24"/>
                  </w:rPr>
                </w:rPrChange>
              </w:rPr>
            </w:pPr>
            <w:r w:rsidRPr="00801E49">
              <w:rPr>
                <w:rFonts w:ascii="Open Sans" w:hAnsi="Open Sans" w:cs="Open Sans"/>
                <w:sz w:val="16"/>
                <w:szCs w:val="24"/>
                <w:rPrChange w:id="3614" w:author="Nicole Wu" w:date="2024-01-08T11:26:00Z">
                  <w:rPr>
                    <w:sz w:val="16"/>
                    <w:szCs w:val="24"/>
                  </w:rPr>
                </w:rPrChange>
              </w:rPr>
              <w:t>-0.15**</w:t>
            </w:r>
          </w:p>
        </w:tc>
        <w:tc>
          <w:tcPr>
            <w:tcW w:w="637" w:type="dxa"/>
            <w:tcBorders>
              <w:top w:val="nil"/>
              <w:left w:val="nil"/>
              <w:bottom w:val="nil"/>
              <w:right w:val="nil"/>
            </w:tcBorders>
          </w:tcPr>
          <w:p w14:paraId="6A5E4676" w14:textId="77777777" w:rsidR="00B92327" w:rsidRPr="00801E49" w:rsidRDefault="00332621" w:rsidP="006B0BF6">
            <w:pPr>
              <w:spacing w:after="0" w:line="259" w:lineRule="auto"/>
              <w:ind w:left="0" w:right="0" w:firstLine="0"/>
              <w:jc w:val="center"/>
              <w:rPr>
                <w:rFonts w:ascii="Open Sans" w:hAnsi="Open Sans" w:cs="Open Sans"/>
                <w:sz w:val="16"/>
                <w:szCs w:val="24"/>
                <w:rPrChange w:id="3615" w:author="Nicole Wu" w:date="2024-01-08T11:26:00Z">
                  <w:rPr>
                    <w:sz w:val="16"/>
                    <w:szCs w:val="24"/>
                  </w:rPr>
                </w:rPrChange>
              </w:rPr>
            </w:pPr>
            <w:r w:rsidRPr="00801E49">
              <w:rPr>
                <w:rFonts w:ascii="Open Sans" w:hAnsi="Open Sans" w:cs="Open Sans"/>
                <w:sz w:val="16"/>
                <w:szCs w:val="24"/>
                <w:rPrChange w:id="3616" w:author="Nicole Wu" w:date="2024-01-08T11:26:00Z">
                  <w:rPr>
                    <w:sz w:val="16"/>
                    <w:szCs w:val="24"/>
                  </w:rPr>
                </w:rPrChange>
              </w:rPr>
              <w:t>0.74</w:t>
            </w:r>
          </w:p>
        </w:tc>
        <w:tc>
          <w:tcPr>
            <w:tcW w:w="841" w:type="dxa"/>
            <w:tcBorders>
              <w:top w:val="nil"/>
              <w:left w:val="nil"/>
              <w:bottom w:val="nil"/>
              <w:right w:val="nil"/>
            </w:tcBorders>
          </w:tcPr>
          <w:p w14:paraId="3DC201DF" w14:textId="77777777" w:rsidR="00B92327" w:rsidRPr="00801E49" w:rsidRDefault="00332621" w:rsidP="006B0BF6">
            <w:pPr>
              <w:spacing w:after="0" w:line="259" w:lineRule="auto"/>
              <w:ind w:left="0" w:right="0" w:firstLine="0"/>
              <w:jc w:val="center"/>
              <w:rPr>
                <w:rFonts w:ascii="Open Sans" w:hAnsi="Open Sans" w:cs="Open Sans"/>
                <w:sz w:val="16"/>
                <w:szCs w:val="24"/>
                <w:rPrChange w:id="3617" w:author="Nicole Wu" w:date="2024-01-08T11:26:00Z">
                  <w:rPr>
                    <w:sz w:val="16"/>
                    <w:szCs w:val="24"/>
                  </w:rPr>
                </w:rPrChange>
              </w:rPr>
            </w:pPr>
            <w:r w:rsidRPr="00801E49">
              <w:rPr>
                <w:rFonts w:ascii="Open Sans" w:hAnsi="Open Sans" w:cs="Open Sans"/>
                <w:sz w:val="16"/>
                <w:szCs w:val="24"/>
                <w:rPrChange w:id="3618" w:author="Nicole Wu" w:date="2024-01-08T11:26:00Z">
                  <w:rPr>
                    <w:sz w:val="16"/>
                    <w:szCs w:val="24"/>
                  </w:rPr>
                </w:rPrChange>
              </w:rPr>
              <w:t>0.70</w:t>
            </w:r>
          </w:p>
        </w:tc>
        <w:tc>
          <w:tcPr>
            <w:tcW w:w="766" w:type="dxa"/>
            <w:tcBorders>
              <w:top w:val="nil"/>
              <w:left w:val="nil"/>
              <w:bottom w:val="nil"/>
              <w:right w:val="nil"/>
            </w:tcBorders>
          </w:tcPr>
          <w:p w14:paraId="56CE9C28" w14:textId="77777777" w:rsidR="00B92327" w:rsidRPr="00801E49" w:rsidRDefault="00332621" w:rsidP="006B0BF6">
            <w:pPr>
              <w:spacing w:after="0" w:line="259" w:lineRule="auto"/>
              <w:ind w:left="0" w:right="0" w:firstLine="0"/>
              <w:jc w:val="center"/>
              <w:rPr>
                <w:rFonts w:ascii="Open Sans" w:hAnsi="Open Sans" w:cs="Open Sans"/>
                <w:sz w:val="16"/>
                <w:szCs w:val="24"/>
                <w:rPrChange w:id="3619" w:author="Nicole Wu" w:date="2024-01-08T11:26:00Z">
                  <w:rPr>
                    <w:sz w:val="16"/>
                    <w:szCs w:val="24"/>
                  </w:rPr>
                </w:rPrChange>
              </w:rPr>
            </w:pPr>
            <w:r w:rsidRPr="00801E49">
              <w:rPr>
                <w:rFonts w:ascii="Open Sans" w:hAnsi="Open Sans" w:cs="Open Sans"/>
                <w:sz w:val="16"/>
                <w:szCs w:val="24"/>
                <w:rPrChange w:id="3620" w:author="Nicole Wu" w:date="2024-01-08T11:26:00Z">
                  <w:rPr>
                    <w:sz w:val="16"/>
                    <w:szCs w:val="24"/>
                  </w:rPr>
                </w:rPrChange>
              </w:rPr>
              <w:t>-0.04</w:t>
            </w:r>
          </w:p>
        </w:tc>
        <w:tc>
          <w:tcPr>
            <w:tcW w:w="672" w:type="dxa"/>
            <w:tcBorders>
              <w:top w:val="nil"/>
              <w:left w:val="nil"/>
              <w:bottom w:val="nil"/>
              <w:right w:val="nil"/>
            </w:tcBorders>
          </w:tcPr>
          <w:p w14:paraId="4F4983B2" w14:textId="77777777" w:rsidR="00B92327" w:rsidRPr="00801E49" w:rsidRDefault="00332621" w:rsidP="006B0BF6">
            <w:pPr>
              <w:spacing w:after="0" w:line="259" w:lineRule="auto"/>
              <w:ind w:left="0" w:right="0" w:firstLine="0"/>
              <w:jc w:val="center"/>
              <w:rPr>
                <w:rFonts w:ascii="Open Sans" w:hAnsi="Open Sans" w:cs="Open Sans"/>
                <w:sz w:val="16"/>
                <w:szCs w:val="24"/>
                <w:rPrChange w:id="3621" w:author="Nicole Wu" w:date="2024-01-08T11:26:00Z">
                  <w:rPr>
                    <w:sz w:val="16"/>
                    <w:szCs w:val="24"/>
                  </w:rPr>
                </w:rPrChange>
              </w:rPr>
            </w:pPr>
            <w:r w:rsidRPr="00801E49">
              <w:rPr>
                <w:rFonts w:ascii="Open Sans" w:hAnsi="Open Sans" w:cs="Open Sans"/>
                <w:sz w:val="16"/>
                <w:szCs w:val="24"/>
                <w:rPrChange w:id="3622" w:author="Nicole Wu" w:date="2024-01-08T11:26:00Z">
                  <w:rPr>
                    <w:sz w:val="16"/>
                    <w:szCs w:val="24"/>
                  </w:rPr>
                </w:rPrChange>
              </w:rPr>
              <w:t>0.70</w:t>
            </w:r>
          </w:p>
        </w:tc>
        <w:tc>
          <w:tcPr>
            <w:tcW w:w="806" w:type="dxa"/>
            <w:tcBorders>
              <w:top w:val="nil"/>
              <w:left w:val="nil"/>
              <w:bottom w:val="nil"/>
              <w:right w:val="nil"/>
            </w:tcBorders>
          </w:tcPr>
          <w:p w14:paraId="524E2359" w14:textId="77777777" w:rsidR="00B92327" w:rsidRPr="00801E49" w:rsidRDefault="00332621" w:rsidP="006B0BF6">
            <w:pPr>
              <w:spacing w:after="0" w:line="259" w:lineRule="auto"/>
              <w:ind w:left="0" w:right="0" w:firstLine="0"/>
              <w:jc w:val="center"/>
              <w:rPr>
                <w:rFonts w:ascii="Open Sans" w:hAnsi="Open Sans" w:cs="Open Sans"/>
                <w:sz w:val="16"/>
                <w:szCs w:val="24"/>
                <w:rPrChange w:id="3623" w:author="Nicole Wu" w:date="2024-01-08T11:26:00Z">
                  <w:rPr>
                    <w:sz w:val="16"/>
                    <w:szCs w:val="24"/>
                  </w:rPr>
                </w:rPrChange>
              </w:rPr>
            </w:pPr>
            <w:r w:rsidRPr="00801E49">
              <w:rPr>
                <w:rFonts w:ascii="Open Sans" w:hAnsi="Open Sans" w:cs="Open Sans"/>
                <w:sz w:val="16"/>
                <w:szCs w:val="24"/>
                <w:rPrChange w:id="3624" w:author="Nicole Wu" w:date="2024-01-08T11:26:00Z">
                  <w:rPr>
                    <w:sz w:val="16"/>
                    <w:szCs w:val="24"/>
                  </w:rPr>
                </w:rPrChange>
              </w:rPr>
              <w:t>0.56</w:t>
            </w:r>
          </w:p>
        </w:tc>
        <w:tc>
          <w:tcPr>
            <w:tcW w:w="731" w:type="dxa"/>
            <w:tcBorders>
              <w:top w:val="nil"/>
              <w:left w:val="nil"/>
              <w:bottom w:val="nil"/>
              <w:right w:val="nil"/>
            </w:tcBorders>
          </w:tcPr>
          <w:p w14:paraId="1AAEE573" w14:textId="77777777" w:rsidR="00B92327" w:rsidRPr="00801E49" w:rsidRDefault="00332621" w:rsidP="006B0BF6">
            <w:pPr>
              <w:spacing w:after="0" w:line="259" w:lineRule="auto"/>
              <w:ind w:left="0" w:right="0" w:firstLine="0"/>
              <w:jc w:val="center"/>
              <w:rPr>
                <w:rFonts w:ascii="Open Sans" w:hAnsi="Open Sans" w:cs="Open Sans"/>
                <w:sz w:val="16"/>
                <w:szCs w:val="24"/>
                <w:rPrChange w:id="3625" w:author="Nicole Wu" w:date="2024-01-08T11:26:00Z">
                  <w:rPr>
                    <w:sz w:val="16"/>
                    <w:szCs w:val="24"/>
                  </w:rPr>
                </w:rPrChange>
              </w:rPr>
            </w:pPr>
            <w:r w:rsidRPr="00801E49">
              <w:rPr>
                <w:rFonts w:ascii="Open Sans" w:hAnsi="Open Sans" w:cs="Open Sans"/>
                <w:sz w:val="16"/>
                <w:szCs w:val="24"/>
                <w:rPrChange w:id="3626" w:author="Nicole Wu" w:date="2024-01-08T11:26:00Z">
                  <w:rPr>
                    <w:sz w:val="16"/>
                    <w:szCs w:val="24"/>
                  </w:rPr>
                </w:rPrChange>
              </w:rPr>
              <w:t>-0.14***</w:t>
            </w:r>
          </w:p>
        </w:tc>
      </w:tr>
      <w:tr w:rsidR="00B92327" w:rsidRPr="00801E49" w14:paraId="1898120D" w14:textId="77777777" w:rsidTr="006B0BF6">
        <w:trPr>
          <w:trHeight w:val="189"/>
        </w:trPr>
        <w:tc>
          <w:tcPr>
            <w:tcW w:w="2290" w:type="dxa"/>
            <w:tcBorders>
              <w:top w:val="nil"/>
              <w:left w:val="nil"/>
              <w:bottom w:val="nil"/>
              <w:right w:val="nil"/>
            </w:tcBorders>
          </w:tcPr>
          <w:p w14:paraId="575406EF" w14:textId="77777777" w:rsidR="00B92327" w:rsidRPr="00801E49" w:rsidRDefault="00B92327" w:rsidP="006B0BF6">
            <w:pPr>
              <w:spacing w:after="0" w:line="259" w:lineRule="auto"/>
              <w:ind w:left="0" w:right="0" w:firstLine="0"/>
              <w:jc w:val="left"/>
              <w:rPr>
                <w:rFonts w:ascii="Open Sans" w:hAnsi="Open Sans" w:cs="Open Sans"/>
                <w:sz w:val="16"/>
                <w:szCs w:val="24"/>
                <w:rPrChange w:id="3627" w:author="Nicole Wu" w:date="2024-01-08T11:26:00Z">
                  <w:rPr>
                    <w:sz w:val="16"/>
                    <w:szCs w:val="24"/>
                  </w:rPr>
                </w:rPrChange>
              </w:rPr>
            </w:pPr>
          </w:p>
        </w:tc>
        <w:tc>
          <w:tcPr>
            <w:tcW w:w="611" w:type="dxa"/>
            <w:tcBorders>
              <w:top w:val="nil"/>
              <w:left w:val="nil"/>
              <w:bottom w:val="nil"/>
              <w:right w:val="nil"/>
            </w:tcBorders>
          </w:tcPr>
          <w:p w14:paraId="4D9AEACC" w14:textId="77777777" w:rsidR="00B92327" w:rsidRPr="00801E49" w:rsidRDefault="00332621" w:rsidP="006B0BF6">
            <w:pPr>
              <w:spacing w:after="0" w:line="259" w:lineRule="auto"/>
              <w:ind w:left="0" w:right="0" w:firstLine="0"/>
              <w:jc w:val="center"/>
              <w:rPr>
                <w:rFonts w:ascii="Open Sans" w:hAnsi="Open Sans" w:cs="Open Sans"/>
                <w:sz w:val="16"/>
                <w:szCs w:val="24"/>
                <w:rPrChange w:id="3628" w:author="Nicole Wu" w:date="2024-01-08T11:26:00Z">
                  <w:rPr>
                    <w:sz w:val="16"/>
                    <w:szCs w:val="24"/>
                  </w:rPr>
                </w:rPrChange>
              </w:rPr>
            </w:pPr>
            <w:r w:rsidRPr="00801E49">
              <w:rPr>
                <w:rFonts w:ascii="Open Sans" w:hAnsi="Open Sans" w:cs="Open Sans"/>
                <w:sz w:val="16"/>
                <w:szCs w:val="24"/>
                <w:rPrChange w:id="3629" w:author="Nicole Wu" w:date="2024-01-08T11:26:00Z">
                  <w:rPr>
                    <w:sz w:val="16"/>
                    <w:szCs w:val="24"/>
                  </w:rPr>
                </w:rPrChange>
              </w:rPr>
              <w:t>(0.49)</w:t>
            </w:r>
          </w:p>
        </w:tc>
        <w:tc>
          <w:tcPr>
            <w:tcW w:w="867" w:type="dxa"/>
            <w:tcBorders>
              <w:top w:val="nil"/>
              <w:left w:val="nil"/>
              <w:bottom w:val="nil"/>
              <w:right w:val="nil"/>
            </w:tcBorders>
          </w:tcPr>
          <w:p w14:paraId="4B2E6422" w14:textId="77777777" w:rsidR="00B92327" w:rsidRPr="00801E49" w:rsidRDefault="00332621" w:rsidP="006B0BF6">
            <w:pPr>
              <w:spacing w:after="0" w:line="259" w:lineRule="auto"/>
              <w:ind w:left="0" w:right="0" w:firstLine="0"/>
              <w:jc w:val="center"/>
              <w:rPr>
                <w:rFonts w:ascii="Open Sans" w:hAnsi="Open Sans" w:cs="Open Sans"/>
                <w:sz w:val="16"/>
                <w:szCs w:val="24"/>
                <w:rPrChange w:id="3630" w:author="Nicole Wu" w:date="2024-01-08T11:26:00Z">
                  <w:rPr>
                    <w:sz w:val="16"/>
                    <w:szCs w:val="24"/>
                  </w:rPr>
                </w:rPrChange>
              </w:rPr>
            </w:pPr>
            <w:r w:rsidRPr="00801E49">
              <w:rPr>
                <w:rFonts w:ascii="Open Sans" w:hAnsi="Open Sans" w:cs="Open Sans"/>
                <w:sz w:val="16"/>
                <w:szCs w:val="24"/>
                <w:rPrChange w:id="3631" w:author="Nicole Wu" w:date="2024-01-08T11:26:00Z">
                  <w:rPr>
                    <w:sz w:val="16"/>
                    <w:szCs w:val="24"/>
                  </w:rPr>
                </w:rPrChange>
              </w:rPr>
              <w:t>(0.50)</w:t>
            </w:r>
          </w:p>
        </w:tc>
        <w:tc>
          <w:tcPr>
            <w:tcW w:w="851" w:type="dxa"/>
            <w:tcBorders>
              <w:top w:val="nil"/>
              <w:left w:val="nil"/>
              <w:bottom w:val="nil"/>
              <w:right w:val="nil"/>
            </w:tcBorders>
          </w:tcPr>
          <w:p w14:paraId="4DC445E4" w14:textId="77777777" w:rsidR="00B92327" w:rsidRPr="00801E49" w:rsidRDefault="00332621" w:rsidP="006B0BF6">
            <w:pPr>
              <w:spacing w:after="0" w:line="259" w:lineRule="auto"/>
              <w:ind w:left="0" w:right="0" w:firstLine="0"/>
              <w:jc w:val="center"/>
              <w:rPr>
                <w:rFonts w:ascii="Open Sans" w:hAnsi="Open Sans" w:cs="Open Sans"/>
                <w:sz w:val="16"/>
                <w:szCs w:val="24"/>
                <w:rPrChange w:id="3632" w:author="Nicole Wu" w:date="2024-01-08T11:26:00Z">
                  <w:rPr>
                    <w:sz w:val="16"/>
                    <w:szCs w:val="24"/>
                  </w:rPr>
                </w:rPrChange>
              </w:rPr>
            </w:pPr>
            <w:r w:rsidRPr="00801E49">
              <w:rPr>
                <w:rFonts w:ascii="Open Sans" w:hAnsi="Open Sans" w:cs="Open Sans"/>
                <w:sz w:val="16"/>
                <w:szCs w:val="24"/>
                <w:rPrChange w:id="3633" w:author="Nicole Wu" w:date="2024-01-08T11:26:00Z">
                  <w:rPr>
                    <w:sz w:val="16"/>
                    <w:szCs w:val="24"/>
                  </w:rPr>
                </w:rPrChange>
              </w:rPr>
              <w:t>(0.00)</w:t>
            </w:r>
          </w:p>
        </w:tc>
        <w:tc>
          <w:tcPr>
            <w:tcW w:w="637" w:type="dxa"/>
            <w:tcBorders>
              <w:top w:val="nil"/>
              <w:left w:val="nil"/>
              <w:bottom w:val="nil"/>
              <w:right w:val="nil"/>
            </w:tcBorders>
          </w:tcPr>
          <w:p w14:paraId="7DBA17FD" w14:textId="77777777" w:rsidR="00B92327" w:rsidRPr="00801E49" w:rsidRDefault="00332621" w:rsidP="006B0BF6">
            <w:pPr>
              <w:spacing w:after="0" w:line="259" w:lineRule="auto"/>
              <w:ind w:left="0" w:right="0" w:firstLine="0"/>
              <w:jc w:val="center"/>
              <w:rPr>
                <w:rFonts w:ascii="Open Sans" w:hAnsi="Open Sans" w:cs="Open Sans"/>
                <w:sz w:val="16"/>
                <w:szCs w:val="24"/>
                <w:rPrChange w:id="3634" w:author="Nicole Wu" w:date="2024-01-08T11:26:00Z">
                  <w:rPr>
                    <w:sz w:val="16"/>
                    <w:szCs w:val="24"/>
                  </w:rPr>
                </w:rPrChange>
              </w:rPr>
            </w:pPr>
            <w:r w:rsidRPr="00801E49">
              <w:rPr>
                <w:rFonts w:ascii="Open Sans" w:hAnsi="Open Sans" w:cs="Open Sans"/>
                <w:sz w:val="16"/>
                <w:szCs w:val="24"/>
                <w:rPrChange w:id="3635" w:author="Nicole Wu" w:date="2024-01-08T11:26:00Z">
                  <w:rPr>
                    <w:sz w:val="16"/>
                    <w:szCs w:val="24"/>
                  </w:rPr>
                </w:rPrChange>
              </w:rPr>
              <w:t>(0.44)</w:t>
            </w:r>
          </w:p>
        </w:tc>
        <w:tc>
          <w:tcPr>
            <w:tcW w:w="841" w:type="dxa"/>
            <w:tcBorders>
              <w:top w:val="nil"/>
              <w:left w:val="nil"/>
              <w:bottom w:val="nil"/>
              <w:right w:val="nil"/>
            </w:tcBorders>
          </w:tcPr>
          <w:p w14:paraId="67372EC8" w14:textId="77777777" w:rsidR="00B92327" w:rsidRPr="00801E49" w:rsidRDefault="00332621" w:rsidP="006B0BF6">
            <w:pPr>
              <w:spacing w:after="0" w:line="259" w:lineRule="auto"/>
              <w:ind w:left="0" w:right="0" w:firstLine="0"/>
              <w:jc w:val="center"/>
              <w:rPr>
                <w:rFonts w:ascii="Open Sans" w:hAnsi="Open Sans" w:cs="Open Sans"/>
                <w:sz w:val="16"/>
                <w:szCs w:val="24"/>
                <w:rPrChange w:id="3636" w:author="Nicole Wu" w:date="2024-01-08T11:26:00Z">
                  <w:rPr>
                    <w:sz w:val="16"/>
                    <w:szCs w:val="24"/>
                  </w:rPr>
                </w:rPrChange>
              </w:rPr>
            </w:pPr>
            <w:r w:rsidRPr="00801E49">
              <w:rPr>
                <w:rFonts w:ascii="Open Sans" w:hAnsi="Open Sans" w:cs="Open Sans"/>
                <w:sz w:val="16"/>
                <w:szCs w:val="24"/>
                <w:rPrChange w:id="3637" w:author="Nicole Wu" w:date="2024-01-08T11:26:00Z">
                  <w:rPr>
                    <w:sz w:val="16"/>
                    <w:szCs w:val="24"/>
                  </w:rPr>
                </w:rPrChange>
              </w:rPr>
              <w:t>(0.46)</w:t>
            </w:r>
          </w:p>
        </w:tc>
        <w:tc>
          <w:tcPr>
            <w:tcW w:w="766" w:type="dxa"/>
            <w:tcBorders>
              <w:top w:val="nil"/>
              <w:left w:val="nil"/>
              <w:bottom w:val="nil"/>
              <w:right w:val="nil"/>
            </w:tcBorders>
          </w:tcPr>
          <w:p w14:paraId="4B0AA1D2" w14:textId="77777777" w:rsidR="00B92327" w:rsidRPr="00801E49" w:rsidRDefault="00332621" w:rsidP="006B0BF6">
            <w:pPr>
              <w:spacing w:after="0" w:line="259" w:lineRule="auto"/>
              <w:ind w:left="0" w:right="0" w:firstLine="0"/>
              <w:jc w:val="center"/>
              <w:rPr>
                <w:rFonts w:ascii="Open Sans" w:hAnsi="Open Sans" w:cs="Open Sans"/>
                <w:sz w:val="16"/>
                <w:szCs w:val="24"/>
                <w:rPrChange w:id="3638" w:author="Nicole Wu" w:date="2024-01-08T11:26:00Z">
                  <w:rPr>
                    <w:sz w:val="16"/>
                    <w:szCs w:val="24"/>
                  </w:rPr>
                </w:rPrChange>
              </w:rPr>
            </w:pPr>
            <w:r w:rsidRPr="00801E49">
              <w:rPr>
                <w:rFonts w:ascii="Open Sans" w:hAnsi="Open Sans" w:cs="Open Sans"/>
                <w:sz w:val="16"/>
                <w:szCs w:val="24"/>
                <w:rPrChange w:id="3639" w:author="Nicole Wu" w:date="2024-01-08T11:26:00Z">
                  <w:rPr>
                    <w:sz w:val="16"/>
                    <w:szCs w:val="24"/>
                  </w:rPr>
                </w:rPrChange>
              </w:rPr>
              <w:t>(0.39)</w:t>
            </w:r>
          </w:p>
        </w:tc>
        <w:tc>
          <w:tcPr>
            <w:tcW w:w="672" w:type="dxa"/>
            <w:tcBorders>
              <w:top w:val="nil"/>
              <w:left w:val="nil"/>
              <w:bottom w:val="nil"/>
              <w:right w:val="nil"/>
            </w:tcBorders>
          </w:tcPr>
          <w:p w14:paraId="71EED618" w14:textId="77777777" w:rsidR="00B92327" w:rsidRPr="00801E49" w:rsidRDefault="00332621" w:rsidP="006B0BF6">
            <w:pPr>
              <w:spacing w:after="0" w:line="259" w:lineRule="auto"/>
              <w:ind w:left="0" w:right="0" w:firstLine="0"/>
              <w:jc w:val="center"/>
              <w:rPr>
                <w:rFonts w:ascii="Open Sans" w:hAnsi="Open Sans" w:cs="Open Sans"/>
                <w:sz w:val="16"/>
                <w:szCs w:val="24"/>
                <w:rPrChange w:id="3640" w:author="Nicole Wu" w:date="2024-01-08T11:26:00Z">
                  <w:rPr>
                    <w:sz w:val="16"/>
                    <w:szCs w:val="24"/>
                  </w:rPr>
                </w:rPrChange>
              </w:rPr>
            </w:pPr>
            <w:r w:rsidRPr="00801E49">
              <w:rPr>
                <w:rFonts w:ascii="Open Sans" w:hAnsi="Open Sans" w:cs="Open Sans"/>
                <w:sz w:val="16"/>
                <w:szCs w:val="24"/>
                <w:rPrChange w:id="3641" w:author="Nicole Wu" w:date="2024-01-08T11:26:00Z">
                  <w:rPr>
                    <w:sz w:val="16"/>
                    <w:szCs w:val="24"/>
                  </w:rPr>
                </w:rPrChange>
              </w:rPr>
              <w:t>(0.46)</w:t>
            </w:r>
          </w:p>
        </w:tc>
        <w:tc>
          <w:tcPr>
            <w:tcW w:w="806" w:type="dxa"/>
            <w:tcBorders>
              <w:top w:val="nil"/>
              <w:left w:val="nil"/>
              <w:bottom w:val="nil"/>
              <w:right w:val="nil"/>
            </w:tcBorders>
          </w:tcPr>
          <w:p w14:paraId="72984AA1" w14:textId="77777777" w:rsidR="00B92327" w:rsidRPr="00801E49" w:rsidRDefault="00332621" w:rsidP="006B0BF6">
            <w:pPr>
              <w:spacing w:after="0" w:line="259" w:lineRule="auto"/>
              <w:ind w:left="0" w:right="0" w:firstLine="0"/>
              <w:jc w:val="center"/>
              <w:rPr>
                <w:rFonts w:ascii="Open Sans" w:hAnsi="Open Sans" w:cs="Open Sans"/>
                <w:sz w:val="16"/>
                <w:szCs w:val="24"/>
                <w:rPrChange w:id="3642" w:author="Nicole Wu" w:date="2024-01-08T11:26:00Z">
                  <w:rPr>
                    <w:sz w:val="16"/>
                    <w:szCs w:val="24"/>
                  </w:rPr>
                </w:rPrChange>
              </w:rPr>
            </w:pPr>
            <w:r w:rsidRPr="00801E49">
              <w:rPr>
                <w:rFonts w:ascii="Open Sans" w:hAnsi="Open Sans" w:cs="Open Sans"/>
                <w:sz w:val="16"/>
                <w:szCs w:val="24"/>
                <w:rPrChange w:id="3643" w:author="Nicole Wu" w:date="2024-01-08T11:26:00Z">
                  <w:rPr>
                    <w:sz w:val="16"/>
                    <w:szCs w:val="24"/>
                  </w:rPr>
                </w:rPrChange>
              </w:rPr>
              <w:t>(0.50)</w:t>
            </w:r>
          </w:p>
        </w:tc>
        <w:tc>
          <w:tcPr>
            <w:tcW w:w="731" w:type="dxa"/>
            <w:tcBorders>
              <w:top w:val="nil"/>
              <w:left w:val="nil"/>
              <w:bottom w:val="nil"/>
              <w:right w:val="nil"/>
            </w:tcBorders>
          </w:tcPr>
          <w:p w14:paraId="577402B1" w14:textId="77777777" w:rsidR="00B92327" w:rsidRPr="00801E49" w:rsidRDefault="00332621" w:rsidP="006B0BF6">
            <w:pPr>
              <w:spacing w:after="0" w:line="259" w:lineRule="auto"/>
              <w:ind w:left="0" w:right="0" w:firstLine="0"/>
              <w:jc w:val="center"/>
              <w:rPr>
                <w:rFonts w:ascii="Open Sans" w:hAnsi="Open Sans" w:cs="Open Sans"/>
                <w:sz w:val="16"/>
                <w:szCs w:val="24"/>
                <w:rPrChange w:id="3644" w:author="Nicole Wu" w:date="2024-01-08T11:26:00Z">
                  <w:rPr>
                    <w:sz w:val="16"/>
                    <w:szCs w:val="24"/>
                  </w:rPr>
                </w:rPrChange>
              </w:rPr>
            </w:pPr>
            <w:r w:rsidRPr="00801E49">
              <w:rPr>
                <w:rFonts w:ascii="Open Sans" w:hAnsi="Open Sans" w:cs="Open Sans"/>
                <w:sz w:val="16"/>
                <w:szCs w:val="24"/>
                <w:rPrChange w:id="3645" w:author="Nicole Wu" w:date="2024-01-08T11:26:00Z">
                  <w:rPr>
                    <w:sz w:val="16"/>
                    <w:szCs w:val="24"/>
                  </w:rPr>
                </w:rPrChange>
              </w:rPr>
              <w:t>(0.00)</w:t>
            </w:r>
          </w:p>
        </w:tc>
      </w:tr>
      <w:tr w:rsidR="00B92327" w:rsidRPr="00801E49" w14:paraId="2BB4C8A6" w14:textId="77777777" w:rsidTr="006B0BF6">
        <w:trPr>
          <w:trHeight w:val="189"/>
        </w:trPr>
        <w:tc>
          <w:tcPr>
            <w:tcW w:w="2290" w:type="dxa"/>
            <w:tcBorders>
              <w:top w:val="nil"/>
              <w:left w:val="nil"/>
              <w:bottom w:val="nil"/>
              <w:right w:val="nil"/>
            </w:tcBorders>
          </w:tcPr>
          <w:p w14:paraId="1CF936B8" w14:textId="77777777" w:rsidR="00B92327" w:rsidRPr="00801E49" w:rsidRDefault="00332621" w:rsidP="006B0BF6">
            <w:pPr>
              <w:spacing w:after="0" w:line="259" w:lineRule="auto"/>
              <w:ind w:left="0" w:right="0" w:firstLine="0"/>
              <w:jc w:val="left"/>
              <w:rPr>
                <w:rFonts w:ascii="Open Sans" w:hAnsi="Open Sans" w:cs="Open Sans"/>
                <w:sz w:val="16"/>
                <w:szCs w:val="24"/>
                <w:rPrChange w:id="3646" w:author="Nicole Wu" w:date="2024-01-08T11:26:00Z">
                  <w:rPr>
                    <w:sz w:val="16"/>
                    <w:szCs w:val="24"/>
                  </w:rPr>
                </w:rPrChange>
              </w:rPr>
            </w:pPr>
            <w:r w:rsidRPr="00801E49">
              <w:rPr>
                <w:rFonts w:ascii="Open Sans" w:hAnsi="Open Sans" w:cs="Open Sans"/>
                <w:sz w:val="16"/>
                <w:szCs w:val="24"/>
                <w:rPrChange w:id="3647" w:author="Nicole Wu" w:date="2024-01-08T11:26:00Z">
                  <w:rPr>
                    <w:sz w:val="16"/>
                    <w:szCs w:val="24"/>
                  </w:rPr>
                </w:rPrChange>
              </w:rPr>
              <w:t>Severely Food Insecure</w:t>
            </w:r>
          </w:p>
        </w:tc>
        <w:tc>
          <w:tcPr>
            <w:tcW w:w="611" w:type="dxa"/>
            <w:tcBorders>
              <w:top w:val="nil"/>
              <w:left w:val="nil"/>
              <w:bottom w:val="nil"/>
              <w:right w:val="nil"/>
            </w:tcBorders>
          </w:tcPr>
          <w:p w14:paraId="1FB4FAF3" w14:textId="77777777" w:rsidR="00B92327" w:rsidRPr="00801E49" w:rsidRDefault="00332621" w:rsidP="006B0BF6">
            <w:pPr>
              <w:spacing w:after="0" w:line="259" w:lineRule="auto"/>
              <w:ind w:left="0" w:right="0" w:firstLine="0"/>
              <w:jc w:val="center"/>
              <w:rPr>
                <w:rFonts w:ascii="Open Sans" w:hAnsi="Open Sans" w:cs="Open Sans"/>
                <w:sz w:val="16"/>
                <w:szCs w:val="24"/>
                <w:rPrChange w:id="3648" w:author="Nicole Wu" w:date="2024-01-08T11:26:00Z">
                  <w:rPr>
                    <w:sz w:val="16"/>
                    <w:szCs w:val="24"/>
                  </w:rPr>
                </w:rPrChange>
              </w:rPr>
            </w:pPr>
            <w:r w:rsidRPr="00801E49">
              <w:rPr>
                <w:rFonts w:ascii="Open Sans" w:hAnsi="Open Sans" w:cs="Open Sans"/>
                <w:sz w:val="16"/>
                <w:szCs w:val="24"/>
                <w:rPrChange w:id="3649" w:author="Nicole Wu" w:date="2024-01-08T11:26:00Z">
                  <w:rPr>
                    <w:sz w:val="16"/>
                    <w:szCs w:val="24"/>
                  </w:rPr>
                </w:rPrChange>
              </w:rPr>
              <w:t>0.08</w:t>
            </w:r>
          </w:p>
        </w:tc>
        <w:tc>
          <w:tcPr>
            <w:tcW w:w="867" w:type="dxa"/>
            <w:tcBorders>
              <w:top w:val="nil"/>
              <w:left w:val="nil"/>
              <w:bottom w:val="nil"/>
              <w:right w:val="nil"/>
            </w:tcBorders>
          </w:tcPr>
          <w:p w14:paraId="7D0C0867" w14:textId="77777777" w:rsidR="00B92327" w:rsidRPr="00801E49" w:rsidRDefault="00332621" w:rsidP="006B0BF6">
            <w:pPr>
              <w:spacing w:after="0" w:line="259" w:lineRule="auto"/>
              <w:ind w:left="0" w:right="0" w:firstLine="0"/>
              <w:jc w:val="center"/>
              <w:rPr>
                <w:rFonts w:ascii="Open Sans" w:hAnsi="Open Sans" w:cs="Open Sans"/>
                <w:sz w:val="16"/>
                <w:szCs w:val="24"/>
                <w:rPrChange w:id="3650" w:author="Nicole Wu" w:date="2024-01-08T11:26:00Z">
                  <w:rPr>
                    <w:sz w:val="16"/>
                    <w:szCs w:val="24"/>
                  </w:rPr>
                </w:rPrChange>
              </w:rPr>
            </w:pPr>
            <w:r w:rsidRPr="00801E49">
              <w:rPr>
                <w:rFonts w:ascii="Open Sans" w:hAnsi="Open Sans" w:cs="Open Sans"/>
                <w:sz w:val="16"/>
                <w:szCs w:val="24"/>
                <w:rPrChange w:id="3651" w:author="Nicole Wu" w:date="2024-01-08T11:26:00Z">
                  <w:rPr>
                    <w:sz w:val="16"/>
                    <w:szCs w:val="24"/>
                  </w:rPr>
                </w:rPrChange>
              </w:rPr>
              <w:t>0.02</w:t>
            </w:r>
          </w:p>
        </w:tc>
        <w:tc>
          <w:tcPr>
            <w:tcW w:w="851" w:type="dxa"/>
            <w:tcBorders>
              <w:top w:val="nil"/>
              <w:left w:val="nil"/>
              <w:bottom w:val="nil"/>
              <w:right w:val="nil"/>
            </w:tcBorders>
          </w:tcPr>
          <w:p w14:paraId="51AB463C" w14:textId="77777777" w:rsidR="00B92327" w:rsidRPr="00801E49" w:rsidRDefault="00332621" w:rsidP="006B0BF6">
            <w:pPr>
              <w:spacing w:after="0" w:line="259" w:lineRule="auto"/>
              <w:ind w:left="0" w:right="0" w:firstLine="0"/>
              <w:jc w:val="center"/>
              <w:rPr>
                <w:rFonts w:ascii="Open Sans" w:hAnsi="Open Sans" w:cs="Open Sans"/>
                <w:sz w:val="16"/>
                <w:szCs w:val="24"/>
                <w:rPrChange w:id="3652" w:author="Nicole Wu" w:date="2024-01-08T11:26:00Z">
                  <w:rPr>
                    <w:sz w:val="16"/>
                    <w:szCs w:val="24"/>
                  </w:rPr>
                </w:rPrChange>
              </w:rPr>
            </w:pPr>
            <w:r w:rsidRPr="00801E49">
              <w:rPr>
                <w:rFonts w:ascii="Open Sans" w:hAnsi="Open Sans" w:cs="Open Sans"/>
                <w:sz w:val="16"/>
                <w:szCs w:val="24"/>
                <w:rPrChange w:id="3653" w:author="Nicole Wu" w:date="2024-01-08T11:26:00Z">
                  <w:rPr>
                    <w:sz w:val="16"/>
                    <w:szCs w:val="24"/>
                  </w:rPr>
                </w:rPrChange>
              </w:rPr>
              <w:t>-0.06**</w:t>
            </w:r>
          </w:p>
        </w:tc>
        <w:tc>
          <w:tcPr>
            <w:tcW w:w="637" w:type="dxa"/>
            <w:tcBorders>
              <w:top w:val="nil"/>
              <w:left w:val="nil"/>
              <w:bottom w:val="nil"/>
              <w:right w:val="nil"/>
            </w:tcBorders>
          </w:tcPr>
          <w:p w14:paraId="32B25E83" w14:textId="77777777" w:rsidR="00B92327" w:rsidRPr="00801E49" w:rsidRDefault="00332621" w:rsidP="006B0BF6">
            <w:pPr>
              <w:spacing w:after="0" w:line="259" w:lineRule="auto"/>
              <w:ind w:left="0" w:right="0" w:firstLine="0"/>
              <w:jc w:val="center"/>
              <w:rPr>
                <w:rFonts w:ascii="Open Sans" w:hAnsi="Open Sans" w:cs="Open Sans"/>
                <w:sz w:val="16"/>
                <w:szCs w:val="24"/>
                <w:rPrChange w:id="3654" w:author="Nicole Wu" w:date="2024-01-08T11:26:00Z">
                  <w:rPr>
                    <w:sz w:val="16"/>
                    <w:szCs w:val="24"/>
                  </w:rPr>
                </w:rPrChange>
              </w:rPr>
            </w:pPr>
            <w:r w:rsidRPr="00801E49">
              <w:rPr>
                <w:rFonts w:ascii="Open Sans" w:hAnsi="Open Sans" w:cs="Open Sans"/>
                <w:sz w:val="16"/>
                <w:szCs w:val="24"/>
                <w:rPrChange w:id="3655" w:author="Nicole Wu" w:date="2024-01-08T11:26:00Z">
                  <w:rPr>
                    <w:sz w:val="16"/>
                    <w:szCs w:val="24"/>
                  </w:rPr>
                </w:rPrChange>
              </w:rPr>
              <w:t>0.20</w:t>
            </w:r>
          </w:p>
        </w:tc>
        <w:tc>
          <w:tcPr>
            <w:tcW w:w="841" w:type="dxa"/>
            <w:tcBorders>
              <w:top w:val="nil"/>
              <w:left w:val="nil"/>
              <w:bottom w:val="nil"/>
              <w:right w:val="nil"/>
            </w:tcBorders>
          </w:tcPr>
          <w:p w14:paraId="7FE0A4F2" w14:textId="77777777" w:rsidR="00B92327" w:rsidRPr="00801E49" w:rsidRDefault="00332621" w:rsidP="006B0BF6">
            <w:pPr>
              <w:spacing w:after="0" w:line="259" w:lineRule="auto"/>
              <w:ind w:left="0" w:right="0" w:firstLine="0"/>
              <w:jc w:val="center"/>
              <w:rPr>
                <w:rFonts w:ascii="Open Sans" w:hAnsi="Open Sans" w:cs="Open Sans"/>
                <w:sz w:val="16"/>
                <w:szCs w:val="24"/>
                <w:rPrChange w:id="3656" w:author="Nicole Wu" w:date="2024-01-08T11:26:00Z">
                  <w:rPr>
                    <w:sz w:val="16"/>
                    <w:szCs w:val="24"/>
                  </w:rPr>
                </w:rPrChange>
              </w:rPr>
            </w:pPr>
            <w:r w:rsidRPr="00801E49">
              <w:rPr>
                <w:rFonts w:ascii="Open Sans" w:hAnsi="Open Sans" w:cs="Open Sans"/>
                <w:sz w:val="16"/>
                <w:szCs w:val="24"/>
                <w:rPrChange w:id="3657" w:author="Nicole Wu" w:date="2024-01-08T11:26:00Z">
                  <w:rPr>
                    <w:sz w:val="16"/>
                    <w:szCs w:val="24"/>
                  </w:rPr>
                </w:rPrChange>
              </w:rPr>
              <w:t>0.14</w:t>
            </w:r>
          </w:p>
        </w:tc>
        <w:tc>
          <w:tcPr>
            <w:tcW w:w="766" w:type="dxa"/>
            <w:tcBorders>
              <w:top w:val="nil"/>
              <w:left w:val="nil"/>
              <w:bottom w:val="nil"/>
              <w:right w:val="nil"/>
            </w:tcBorders>
          </w:tcPr>
          <w:p w14:paraId="6824E48D" w14:textId="77777777" w:rsidR="00B92327" w:rsidRPr="00801E49" w:rsidRDefault="00332621" w:rsidP="006B0BF6">
            <w:pPr>
              <w:spacing w:after="0" w:line="259" w:lineRule="auto"/>
              <w:ind w:left="0" w:right="0" w:firstLine="0"/>
              <w:jc w:val="center"/>
              <w:rPr>
                <w:rFonts w:ascii="Open Sans" w:hAnsi="Open Sans" w:cs="Open Sans"/>
                <w:sz w:val="16"/>
                <w:szCs w:val="24"/>
                <w:rPrChange w:id="3658" w:author="Nicole Wu" w:date="2024-01-08T11:26:00Z">
                  <w:rPr>
                    <w:sz w:val="16"/>
                    <w:szCs w:val="24"/>
                  </w:rPr>
                </w:rPrChange>
              </w:rPr>
            </w:pPr>
            <w:r w:rsidRPr="00801E49">
              <w:rPr>
                <w:rFonts w:ascii="Open Sans" w:hAnsi="Open Sans" w:cs="Open Sans"/>
                <w:sz w:val="16"/>
                <w:szCs w:val="24"/>
                <w:rPrChange w:id="3659" w:author="Nicole Wu" w:date="2024-01-08T11:26:00Z">
                  <w:rPr>
                    <w:sz w:val="16"/>
                    <w:szCs w:val="24"/>
                  </w:rPr>
                </w:rPrChange>
              </w:rPr>
              <w:t>-0.05</w:t>
            </w:r>
          </w:p>
        </w:tc>
        <w:tc>
          <w:tcPr>
            <w:tcW w:w="672" w:type="dxa"/>
            <w:tcBorders>
              <w:top w:val="nil"/>
              <w:left w:val="nil"/>
              <w:bottom w:val="nil"/>
              <w:right w:val="nil"/>
            </w:tcBorders>
          </w:tcPr>
          <w:p w14:paraId="6A60F32D" w14:textId="77777777" w:rsidR="00B92327" w:rsidRPr="00801E49" w:rsidRDefault="00332621" w:rsidP="006B0BF6">
            <w:pPr>
              <w:spacing w:after="0" w:line="259" w:lineRule="auto"/>
              <w:ind w:left="0" w:right="0" w:firstLine="0"/>
              <w:jc w:val="center"/>
              <w:rPr>
                <w:rFonts w:ascii="Open Sans" w:hAnsi="Open Sans" w:cs="Open Sans"/>
                <w:sz w:val="16"/>
                <w:szCs w:val="24"/>
                <w:rPrChange w:id="3660" w:author="Nicole Wu" w:date="2024-01-08T11:26:00Z">
                  <w:rPr>
                    <w:sz w:val="16"/>
                    <w:szCs w:val="24"/>
                  </w:rPr>
                </w:rPrChange>
              </w:rPr>
            </w:pPr>
            <w:r w:rsidRPr="00801E49">
              <w:rPr>
                <w:rFonts w:ascii="Open Sans" w:hAnsi="Open Sans" w:cs="Open Sans"/>
                <w:sz w:val="16"/>
                <w:szCs w:val="24"/>
                <w:rPrChange w:id="3661" w:author="Nicole Wu" w:date="2024-01-08T11:26:00Z">
                  <w:rPr>
                    <w:sz w:val="16"/>
                    <w:szCs w:val="24"/>
                  </w:rPr>
                </w:rPrChange>
              </w:rPr>
              <w:t>0.16</w:t>
            </w:r>
          </w:p>
        </w:tc>
        <w:tc>
          <w:tcPr>
            <w:tcW w:w="806" w:type="dxa"/>
            <w:tcBorders>
              <w:top w:val="nil"/>
              <w:left w:val="nil"/>
              <w:bottom w:val="nil"/>
              <w:right w:val="nil"/>
            </w:tcBorders>
          </w:tcPr>
          <w:p w14:paraId="245DEC27" w14:textId="77777777" w:rsidR="00B92327" w:rsidRPr="00801E49" w:rsidRDefault="00332621" w:rsidP="006B0BF6">
            <w:pPr>
              <w:spacing w:after="0" w:line="259" w:lineRule="auto"/>
              <w:ind w:left="0" w:right="0" w:firstLine="0"/>
              <w:jc w:val="center"/>
              <w:rPr>
                <w:rFonts w:ascii="Open Sans" w:hAnsi="Open Sans" w:cs="Open Sans"/>
                <w:sz w:val="16"/>
                <w:szCs w:val="24"/>
                <w:rPrChange w:id="3662" w:author="Nicole Wu" w:date="2024-01-08T11:26:00Z">
                  <w:rPr>
                    <w:sz w:val="16"/>
                    <w:szCs w:val="24"/>
                  </w:rPr>
                </w:rPrChange>
              </w:rPr>
            </w:pPr>
            <w:r w:rsidRPr="00801E49">
              <w:rPr>
                <w:rFonts w:ascii="Open Sans" w:hAnsi="Open Sans" w:cs="Open Sans"/>
                <w:sz w:val="16"/>
                <w:szCs w:val="24"/>
                <w:rPrChange w:id="3663" w:author="Nicole Wu" w:date="2024-01-08T11:26:00Z">
                  <w:rPr>
                    <w:sz w:val="16"/>
                    <w:szCs w:val="24"/>
                  </w:rPr>
                </w:rPrChange>
              </w:rPr>
              <w:t>0.07</w:t>
            </w:r>
          </w:p>
        </w:tc>
        <w:tc>
          <w:tcPr>
            <w:tcW w:w="731" w:type="dxa"/>
            <w:tcBorders>
              <w:top w:val="nil"/>
              <w:left w:val="nil"/>
              <w:bottom w:val="nil"/>
              <w:right w:val="nil"/>
            </w:tcBorders>
          </w:tcPr>
          <w:p w14:paraId="42394FBC" w14:textId="77777777" w:rsidR="00B92327" w:rsidRPr="00801E49" w:rsidRDefault="00332621" w:rsidP="006B0BF6">
            <w:pPr>
              <w:spacing w:after="0" w:line="259" w:lineRule="auto"/>
              <w:ind w:left="0" w:right="0" w:firstLine="0"/>
              <w:jc w:val="center"/>
              <w:rPr>
                <w:rFonts w:ascii="Open Sans" w:hAnsi="Open Sans" w:cs="Open Sans"/>
                <w:sz w:val="16"/>
                <w:szCs w:val="24"/>
                <w:rPrChange w:id="3664" w:author="Nicole Wu" w:date="2024-01-08T11:26:00Z">
                  <w:rPr>
                    <w:sz w:val="16"/>
                    <w:szCs w:val="24"/>
                  </w:rPr>
                </w:rPrChange>
              </w:rPr>
            </w:pPr>
            <w:r w:rsidRPr="00801E49">
              <w:rPr>
                <w:rFonts w:ascii="Open Sans" w:hAnsi="Open Sans" w:cs="Open Sans"/>
                <w:sz w:val="16"/>
                <w:szCs w:val="24"/>
                <w:rPrChange w:id="3665" w:author="Nicole Wu" w:date="2024-01-08T11:26:00Z">
                  <w:rPr>
                    <w:sz w:val="16"/>
                    <w:szCs w:val="24"/>
                  </w:rPr>
                </w:rPrChange>
              </w:rPr>
              <w:t>-0.09***</w:t>
            </w:r>
          </w:p>
        </w:tc>
      </w:tr>
      <w:tr w:rsidR="00B92327" w:rsidRPr="00801E49" w14:paraId="32437F16" w14:textId="77777777" w:rsidTr="006B0BF6">
        <w:trPr>
          <w:trHeight w:val="189"/>
        </w:trPr>
        <w:tc>
          <w:tcPr>
            <w:tcW w:w="2290" w:type="dxa"/>
            <w:tcBorders>
              <w:top w:val="nil"/>
              <w:left w:val="nil"/>
              <w:bottom w:val="nil"/>
              <w:right w:val="nil"/>
            </w:tcBorders>
          </w:tcPr>
          <w:p w14:paraId="51824A9E" w14:textId="77777777" w:rsidR="00B92327" w:rsidRPr="00801E49" w:rsidRDefault="00B92327" w:rsidP="006B0BF6">
            <w:pPr>
              <w:spacing w:after="0" w:line="259" w:lineRule="auto"/>
              <w:ind w:left="0" w:right="0" w:firstLine="0"/>
              <w:jc w:val="left"/>
              <w:rPr>
                <w:rFonts w:ascii="Open Sans" w:hAnsi="Open Sans" w:cs="Open Sans"/>
                <w:sz w:val="16"/>
                <w:szCs w:val="24"/>
                <w:rPrChange w:id="3666" w:author="Nicole Wu" w:date="2024-01-08T11:26:00Z">
                  <w:rPr>
                    <w:sz w:val="16"/>
                    <w:szCs w:val="24"/>
                  </w:rPr>
                </w:rPrChange>
              </w:rPr>
            </w:pPr>
          </w:p>
        </w:tc>
        <w:tc>
          <w:tcPr>
            <w:tcW w:w="611" w:type="dxa"/>
            <w:tcBorders>
              <w:top w:val="nil"/>
              <w:left w:val="nil"/>
              <w:bottom w:val="nil"/>
              <w:right w:val="nil"/>
            </w:tcBorders>
          </w:tcPr>
          <w:p w14:paraId="0E755FBA" w14:textId="77777777" w:rsidR="00B92327" w:rsidRPr="00801E49" w:rsidRDefault="00332621" w:rsidP="006B0BF6">
            <w:pPr>
              <w:spacing w:after="0" w:line="259" w:lineRule="auto"/>
              <w:ind w:left="0" w:right="0" w:firstLine="0"/>
              <w:jc w:val="center"/>
              <w:rPr>
                <w:rFonts w:ascii="Open Sans" w:hAnsi="Open Sans" w:cs="Open Sans"/>
                <w:sz w:val="16"/>
                <w:szCs w:val="24"/>
                <w:rPrChange w:id="3667" w:author="Nicole Wu" w:date="2024-01-08T11:26:00Z">
                  <w:rPr>
                    <w:sz w:val="16"/>
                    <w:szCs w:val="24"/>
                  </w:rPr>
                </w:rPrChange>
              </w:rPr>
            </w:pPr>
            <w:r w:rsidRPr="00801E49">
              <w:rPr>
                <w:rFonts w:ascii="Open Sans" w:hAnsi="Open Sans" w:cs="Open Sans"/>
                <w:sz w:val="16"/>
                <w:szCs w:val="24"/>
                <w:rPrChange w:id="3668" w:author="Nicole Wu" w:date="2024-01-08T11:26:00Z">
                  <w:rPr>
                    <w:sz w:val="16"/>
                    <w:szCs w:val="24"/>
                  </w:rPr>
                </w:rPrChange>
              </w:rPr>
              <w:t>(0.27)</w:t>
            </w:r>
          </w:p>
        </w:tc>
        <w:tc>
          <w:tcPr>
            <w:tcW w:w="867" w:type="dxa"/>
            <w:tcBorders>
              <w:top w:val="nil"/>
              <w:left w:val="nil"/>
              <w:bottom w:val="nil"/>
              <w:right w:val="nil"/>
            </w:tcBorders>
          </w:tcPr>
          <w:p w14:paraId="47E60B42" w14:textId="77777777" w:rsidR="00B92327" w:rsidRPr="00801E49" w:rsidRDefault="00332621" w:rsidP="006B0BF6">
            <w:pPr>
              <w:spacing w:after="0" w:line="259" w:lineRule="auto"/>
              <w:ind w:left="0" w:right="0" w:firstLine="0"/>
              <w:jc w:val="center"/>
              <w:rPr>
                <w:rFonts w:ascii="Open Sans" w:hAnsi="Open Sans" w:cs="Open Sans"/>
                <w:sz w:val="16"/>
                <w:szCs w:val="24"/>
                <w:rPrChange w:id="3669" w:author="Nicole Wu" w:date="2024-01-08T11:26:00Z">
                  <w:rPr>
                    <w:sz w:val="16"/>
                    <w:szCs w:val="24"/>
                  </w:rPr>
                </w:rPrChange>
              </w:rPr>
            </w:pPr>
            <w:r w:rsidRPr="00801E49">
              <w:rPr>
                <w:rFonts w:ascii="Open Sans" w:hAnsi="Open Sans" w:cs="Open Sans"/>
                <w:sz w:val="16"/>
                <w:szCs w:val="24"/>
                <w:rPrChange w:id="3670" w:author="Nicole Wu" w:date="2024-01-08T11:26:00Z">
                  <w:rPr>
                    <w:sz w:val="16"/>
                    <w:szCs w:val="24"/>
                  </w:rPr>
                </w:rPrChange>
              </w:rPr>
              <w:t>(0.14)</w:t>
            </w:r>
          </w:p>
        </w:tc>
        <w:tc>
          <w:tcPr>
            <w:tcW w:w="851" w:type="dxa"/>
            <w:tcBorders>
              <w:top w:val="nil"/>
              <w:left w:val="nil"/>
              <w:bottom w:val="nil"/>
              <w:right w:val="nil"/>
            </w:tcBorders>
          </w:tcPr>
          <w:p w14:paraId="5F4AAEA7" w14:textId="77777777" w:rsidR="00B92327" w:rsidRPr="00801E49" w:rsidRDefault="00332621" w:rsidP="006B0BF6">
            <w:pPr>
              <w:spacing w:after="0" w:line="259" w:lineRule="auto"/>
              <w:ind w:left="0" w:right="0" w:firstLine="0"/>
              <w:jc w:val="center"/>
              <w:rPr>
                <w:rFonts w:ascii="Open Sans" w:hAnsi="Open Sans" w:cs="Open Sans"/>
                <w:sz w:val="16"/>
                <w:szCs w:val="24"/>
                <w:rPrChange w:id="3671" w:author="Nicole Wu" w:date="2024-01-08T11:26:00Z">
                  <w:rPr>
                    <w:sz w:val="16"/>
                    <w:szCs w:val="24"/>
                  </w:rPr>
                </w:rPrChange>
              </w:rPr>
            </w:pPr>
            <w:r w:rsidRPr="00801E49">
              <w:rPr>
                <w:rFonts w:ascii="Open Sans" w:hAnsi="Open Sans" w:cs="Open Sans"/>
                <w:sz w:val="16"/>
                <w:szCs w:val="24"/>
                <w:rPrChange w:id="3672" w:author="Nicole Wu" w:date="2024-01-08T11:26:00Z">
                  <w:rPr>
                    <w:sz w:val="16"/>
                    <w:szCs w:val="24"/>
                  </w:rPr>
                </w:rPrChange>
              </w:rPr>
              <w:t>(0.00)</w:t>
            </w:r>
          </w:p>
        </w:tc>
        <w:tc>
          <w:tcPr>
            <w:tcW w:w="637" w:type="dxa"/>
            <w:tcBorders>
              <w:top w:val="nil"/>
              <w:left w:val="nil"/>
              <w:bottom w:val="nil"/>
              <w:right w:val="nil"/>
            </w:tcBorders>
          </w:tcPr>
          <w:p w14:paraId="4F1B280A" w14:textId="77777777" w:rsidR="00B92327" w:rsidRPr="00801E49" w:rsidRDefault="00332621" w:rsidP="006B0BF6">
            <w:pPr>
              <w:spacing w:after="0" w:line="259" w:lineRule="auto"/>
              <w:ind w:left="0" w:right="0" w:firstLine="0"/>
              <w:jc w:val="center"/>
              <w:rPr>
                <w:rFonts w:ascii="Open Sans" w:hAnsi="Open Sans" w:cs="Open Sans"/>
                <w:sz w:val="16"/>
                <w:szCs w:val="24"/>
                <w:rPrChange w:id="3673" w:author="Nicole Wu" w:date="2024-01-08T11:26:00Z">
                  <w:rPr>
                    <w:sz w:val="16"/>
                    <w:szCs w:val="24"/>
                  </w:rPr>
                </w:rPrChange>
              </w:rPr>
            </w:pPr>
            <w:r w:rsidRPr="00801E49">
              <w:rPr>
                <w:rFonts w:ascii="Open Sans" w:hAnsi="Open Sans" w:cs="Open Sans"/>
                <w:sz w:val="16"/>
                <w:szCs w:val="24"/>
                <w:rPrChange w:id="3674" w:author="Nicole Wu" w:date="2024-01-08T11:26:00Z">
                  <w:rPr>
                    <w:sz w:val="16"/>
                    <w:szCs w:val="24"/>
                  </w:rPr>
                </w:rPrChange>
              </w:rPr>
              <w:t>(0.40)</w:t>
            </w:r>
          </w:p>
        </w:tc>
        <w:tc>
          <w:tcPr>
            <w:tcW w:w="841" w:type="dxa"/>
            <w:tcBorders>
              <w:top w:val="nil"/>
              <w:left w:val="nil"/>
              <w:bottom w:val="nil"/>
              <w:right w:val="nil"/>
            </w:tcBorders>
          </w:tcPr>
          <w:p w14:paraId="5FDBECA2" w14:textId="77777777" w:rsidR="00B92327" w:rsidRPr="00801E49" w:rsidRDefault="00332621" w:rsidP="006B0BF6">
            <w:pPr>
              <w:spacing w:after="0" w:line="259" w:lineRule="auto"/>
              <w:ind w:left="0" w:right="0" w:firstLine="0"/>
              <w:jc w:val="center"/>
              <w:rPr>
                <w:rFonts w:ascii="Open Sans" w:hAnsi="Open Sans" w:cs="Open Sans"/>
                <w:sz w:val="16"/>
                <w:szCs w:val="24"/>
                <w:rPrChange w:id="3675" w:author="Nicole Wu" w:date="2024-01-08T11:26:00Z">
                  <w:rPr>
                    <w:sz w:val="16"/>
                    <w:szCs w:val="24"/>
                  </w:rPr>
                </w:rPrChange>
              </w:rPr>
            </w:pPr>
            <w:r w:rsidRPr="00801E49">
              <w:rPr>
                <w:rFonts w:ascii="Open Sans" w:hAnsi="Open Sans" w:cs="Open Sans"/>
                <w:sz w:val="16"/>
                <w:szCs w:val="24"/>
                <w:rPrChange w:id="3676" w:author="Nicole Wu" w:date="2024-01-08T11:26:00Z">
                  <w:rPr>
                    <w:sz w:val="16"/>
                    <w:szCs w:val="24"/>
                  </w:rPr>
                </w:rPrChange>
              </w:rPr>
              <w:t>(0.35)</w:t>
            </w:r>
          </w:p>
        </w:tc>
        <w:tc>
          <w:tcPr>
            <w:tcW w:w="766" w:type="dxa"/>
            <w:tcBorders>
              <w:top w:val="nil"/>
              <w:left w:val="nil"/>
              <w:bottom w:val="nil"/>
              <w:right w:val="nil"/>
            </w:tcBorders>
          </w:tcPr>
          <w:p w14:paraId="1311FD5D" w14:textId="77777777" w:rsidR="00B92327" w:rsidRPr="00801E49" w:rsidRDefault="00332621" w:rsidP="006B0BF6">
            <w:pPr>
              <w:spacing w:after="0" w:line="259" w:lineRule="auto"/>
              <w:ind w:left="0" w:right="0" w:firstLine="0"/>
              <w:jc w:val="center"/>
              <w:rPr>
                <w:rFonts w:ascii="Open Sans" w:hAnsi="Open Sans" w:cs="Open Sans"/>
                <w:sz w:val="16"/>
                <w:szCs w:val="24"/>
                <w:rPrChange w:id="3677" w:author="Nicole Wu" w:date="2024-01-08T11:26:00Z">
                  <w:rPr>
                    <w:sz w:val="16"/>
                    <w:szCs w:val="24"/>
                  </w:rPr>
                </w:rPrChange>
              </w:rPr>
            </w:pPr>
            <w:r w:rsidRPr="00801E49">
              <w:rPr>
                <w:rFonts w:ascii="Open Sans" w:hAnsi="Open Sans" w:cs="Open Sans"/>
                <w:sz w:val="16"/>
                <w:szCs w:val="24"/>
                <w:rPrChange w:id="3678" w:author="Nicole Wu" w:date="2024-01-08T11:26:00Z">
                  <w:rPr>
                    <w:sz w:val="16"/>
                    <w:szCs w:val="24"/>
                  </w:rPr>
                </w:rPrChange>
              </w:rPr>
              <w:t>(0.14)</w:t>
            </w:r>
          </w:p>
        </w:tc>
        <w:tc>
          <w:tcPr>
            <w:tcW w:w="672" w:type="dxa"/>
            <w:tcBorders>
              <w:top w:val="nil"/>
              <w:left w:val="nil"/>
              <w:bottom w:val="nil"/>
              <w:right w:val="nil"/>
            </w:tcBorders>
          </w:tcPr>
          <w:p w14:paraId="34318B96" w14:textId="77777777" w:rsidR="00B92327" w:rsidRPr="00801E49" w:rsidRDefault="00332621" w:rsidP="006B0BF6">
            <w:pPr>
              <w:spacing w:after="0" w:line="259" w:lineRule="auto"/>
              <w:ind w:left="0" w:right="0" w:firstLine="0"/>
              <w:jc w:val="center"/>
              <w:rPr>
                <w:rFonts w:ascii="Open Sans" w:hAnsi="Open Sans" w:cs="Open Sans"/>
                <w:sz w:val="16"/>
                <w:szCs w:val="24"/>
                <w:rPrChange w:id="3679" w:author="Nicole Wu" w:date="2024-01-08T11:26:00Z">
                  <w:rPr>
                    <w:sz w:val="16"/>
                    <w:szCs w:val="24"/>
                  </w:rPr>
                </w:rPrChange>
              </w:rPr>
            </w:pPr>
            <w:r w:rsidRPr="00801E49">
              <w:rPr>
                <w:rFonts w:ascii="Open Sans" w:hAnsi="Open Sans" w:cs="Open Sans"/>
                <w:sz w:val="16"/>
                <w:szCs w:val="24"/>
                <w:rPrChange w:id="3680" w:author="Nicole Wu" w:date="2024-01-08T11:26:00Z">
                  <w:rPr>
                    <w:sz w:val="16"/>
                    <w:szCs w:val="24"/>
                  </w:rPr>
                </w:rPrChange>
              </w:rPr>
              <w:t>(0.37)</w:t>
            </w:r>
          </w:p>
        </w:tc>
        <w:tc>
          <w:tcPr>
            <w:tcW w:w="806" w:type="dxa"/>
            <w:tcBorders>
              <w:top w:val="nil"/>
              <w:left w:val="nil"/>
              <w:bottom w:val="nil"/>
              <w:right w:val="nil"/>
            </w:tcBorders>
          </w:tcPr>
          <w:p w14:paraId="6BC4D92C" w14:textId="77777777" w:rsidR="00B92327" w:rsidRPr="00801E49" w:rsidRDefault="00332621" w:rsidP="006B0BF6">
            <w:pPr>
              <w:spacing w:after="0" w:line="259" w:lineRule="auto"/>
              <w:ind w:left="0" w:right="0" w:firstLine="0"/>
              <w:jc w:val="center"/>
              <w:rPr>
                <w:rFonts w:ascii="Open Sans" w:hAnsi="Open Sans" w:cs="Open Sans"/>
                <w:sz w:val="16"/>
                <w:szCs w:val="24"/>
                <w:rPrChange w:id="3681" w:author="Nicole Wu" w:date="2024-01-08T11:26:00Z">
                  <w:rPr>
                    <w:sz w:val="16"/>
                    <w:szCs w:val="24"/>
                  </w:rPr>
                </w:rPrChange>
              </w:rPr>
            </w:pPr>
            <w:r w:rsidRPr="00801E49">
              <w:rPr>
                <w:rFonts w:ascii="Open Sans" w:hAnsi="Open Sans" w:cs="Open Sans"/>
                <w:sz w:val="16"/>
                <w:szCs w:val="24"/>
                <w:rPrChange w:id="3682" w:author="Nicole Wu" w:date="2024-01-08T11:26:00Z">
                  <w:rPr>
                    <w:sz w:val="16"/>
                    <w:szCs w:val="24"/>
                  </w:rPr>
                </w:rPrChange>
              </w:rPr>
              <w:t>(0.26)</w:t>
            </w:r>
          </w:p>
        </w:tc>
        <w:tc>
          <w:tcPr>
            <w:tcW w:w="731" w:type="dxa"/>
            <w:tcBorders>
              <w:top w:val="nil"/>
              <w:left w:val="nil"/>
              <w:bottom w:val="nil"/>
              <w:right w:val="nil"/>
            </w:tcBorders>
          </w:tcPr>
          <w:p w14:paraId="79CC6B76" w14:textId="77777777" w:rsidR="00B92327" w:rsidRPr="00801E49" w:rsidRDefault="00332621" w:rsidP="006B0BF6">
            <w:pPr>
              <w:spacing w:after="0" w:line="259" w:lineRule="auto"/>
              <w:ind w:left="0" w:right="0" w:firstLine="0"/>
              <w:jc w:val="center"/>
              <w:rPr>
                <w:rFonts w:ascii="Open Sans" w:hAnsi="Open Sans" w:cs="Open Sans"/>
                <w:sz w:val="16"/>
                <w:szCs w:val="24"/>
                <w:rPrChange w:id="3683" w:author="Nicole Wu" w:date="2024-01-08T11:26:00Z">
                  <w:rPr>
                    <w:sz w:val="16"/>
                    <w:szCs w:val="24"/>
                  </w:rPr>
                </w:rPrChange>
              </w:rPr>
            </w:pPr>
            <w:r w:rsidRPr="00801E49">
              <w:rPr>
                <w:rFonts w:ascii="Open Sans" w:hAnsi="Open Sans" w:cs="Open Sans"/>
                <w:sz w:val="16"/>
                <w:szCs w:val="24"/>
                <w:rPrChange w:id="3684" w:author="Nicole Wu" w:date="2024-01-08T11:26:00Z">
                  <w:rPr>
                    <w:sz w:val="16"/>
                    <w:szCs w:val="24"/>
                  </w:rPr>
                </w:rPrChange>
              </w:rPr>
              <w:t>(0.00)</w:t>
            </w:r>
          </w:p>
        </w:tc>
      </w:tr>
      <w:tr w:rsidR="00B92327" w:rsidRPr="00801E49" w14:paraId="1C866382" w14:textId="77777777" w:rsidTr="006B0BF6">
        <w:trPr>
          <w:trHeight w:val="189"/>
        </w:trPr>
        <w:tc>
          <w:tcPr>
            <w:tcW w:w="2290" w:type="dxa"/>
            <w:tcBorders>
              <w:top w:val="nil"/>
              <w:left w:val="nil"/>
              <w:bottom w:val="nil"/>
              <w:right w:val="nil"/>
            </w:tcBorders>
          </w:tcPr>
          <w:p w14:paraId="626F3426" w14:textId="77777777" w:rsidR="00B92327" w:rsidRPr="00801E49" w:rsidRDefault="00332621" w:rsidP="006B0BF6">
            <w:pPr>
              <w:spacing w:after="0" w:line="259" w:lineRule="auto"/>
              <w:ind w:left="0" w:right="0" w:firstLine="0"/>
              <w:jc w:val="left"/>
              <w:rPr>
                <w:rFonts w:ascii="Open Sans" w:hAnsi="Open Sans" w:cs="Open Sans"/>
                <w:sz w:val="16"/>
                <w:szCs w:val="24"/>
                <w:rPrChange w:id="3685" w:author="Nicole Wu" w:date="2024-01-08T11:26:00Z">
                  <w:rPr>
                    <w:sz w:val="16"/>
                    <w:szCs w:val="24"/>
                  </w:rPr>
                </w:rPrChange>
              </w:rPr>
            </w:pPr>
            <w:r w:rsidRPr="00801E49">
              <w:rPr>
                <w:rFonts w:ascii="Open Sans" w:hAnsi="Open Sans" w:cs="Open Sans"/>
                <w:sz w:val="16"/>
                <w:szCs w:val="24"/>
                <w:rPrChange w:id="3686" w:author="Nicole Wu" w:date="2024-01-08T11:26:00Z">
                  <w:rPr>
                    <w:sz w:val="16"/>
                    <w:szCs w:val="24"/>
                  </w:rPr>
                </w:rPrChange>
              </w:rPr>
              <w:t>Food Insecure Group</w:t>
            </w:r>
          </w:p>
        </w:tc>
        <w:tc>
          <w:tcPr>
            <w:tcW w:w="611" w:type="dxa"/>
            <w:tcBorders>
              <w:top w:val="nil"/>
              <w:left w:val="nil"/>
              <w:bottom w:val="nil"/>
              <w:right w:val="nil"/>
            </w:tcBorders>
          </w:tcPr>
          <w:p w14:paraId="5F3088BE" w14:textId="77777777" w:rsidR="00B92327" w:rsidRPr="00801E49" w:rsidRDefault="00332621" w:rsidP="006B0BF6">
            <w:pPr>
              <w:spacing w:after="0" w:line="259" w:lineRule="auto"/>
              <w:ind w:left="0" w:right="0" w:firstLine="0"/>
              <w:jc w:val="center"/>
              <w:rPr>
                <w:rFonts w:ascii="Open Sans" w:hAnsi="Open Sans" w:cs="Open Sans"/>
                <w:sz w:val="16"/>
                <w:szCs w:val="24"/>
                <w:rPrChange w:id="3687" w:author="Nicole Wu" w:date="2024-01-08T11:26:00Z">
                  <w:rPr>
                    <w:sz w:val="16"/>
                    <w:szCs w:val="24"/>
                  </w:rPr>
                </w:rPrChange>
              </w:rPr>
            </w:pPr>
            <w:r w:rsidRPr="00801E49">
              <w:rPr>
                <w:rFonts w:ascii="Open Sans" w:hAnsi="Open Sans" w:cs="Open Sans"/>
                <w:sz w:val="16"/>
                <w:szCs w:val="24"/>
                <w:rPrChange w:id="3688" w:author="Nicole Wu" w:date="2024-01-08T11:26:00Z">
                  <w:rPr>
                    <w:sz w:val="16"/>
                    <w:szCs w:val="24"/>
                  </w:rPr>
                </w:rPrChange>
              </w:rPr>
              <w:t>0.68</w:t>
            </w:r>
          </w:p>
        </w:tc>
        <w:tc>
          <w:tcPr>
            <w:tcW w:w="867" w:type="dxa"/>
            <w:tcBorders>
              <w:top w:val="nil"/>
              <w:left w:val="nil"/>
              <w:bottom w:val="nil"/>
              <w:right w:val="nil"/>
            </w:tcBorders>
          </w:tcPr>
          <w:p w14:paraId="63FAD34A" w14:textId="77777777" w:rsidR="00B92327" w:rsidRPr="00801E49" w:rsidRDefault="00332621" w:rsidP="006B0BF6">
            <w:pPr>
              <w:spacing w:after="0" w:line="259" w:lineRule="auto"/>
              <w:ind w:left="0" w:right="0" w:firstLine="0"/>
              <w:jc w:val="center"/>
              <w:rPr>
                <w:rFonts w:ascii="Open Sans" w:hAnsi="Open Sans" w:cs="Open Sans"/>
                <w:sz w:val="16"/>
                <w:szCs w:val="24"/>
                <w:rPrChange w:id="3689" w:author="Nicole Wu" w:date="2024-01-08T11:26:00Z">
                  <w:rPr>
                    <w:sz w:val="16"/>
                    <w:szCs w:val="24"/>
                  </w:rPr>
                </w:rPrChange>
              </w:rPr>
            </w:pPr>
            <w:r w:rsidRPr="00801E49">
              <w:rPr>
                <w:rFonts w:ascii="Open Sans" w:hAnsi="Open Sans" w:cs="Open Sans"/>
                <w:sz w:val="16"/>
                <w:szCs w:val="24"/>
                <w:rPrChange w:id="3690" w:author="Nicole Wu" w:date="2024-01-08T11:26:00Z">
                  <w:rPr>
                    <w:sz w:val="16"/>
                    <w:szCs w:val="24"/>
                  </w:rPr>
                </w:rPrChange>
              </w:rPr>
              <w:t>0.47</w:t>
            </w:r>
          </w:p>
        </w:tc>
        <w:tc>
          <w:tcPr>
            <w:tcW w:w="851" w:type="dxa"/>
            <w:tcBorders>
              <w:top w:val="nil"/>
              <w:left w:val="nil"/>
              <w:bottom w:val="nil"/>
              <w:right w:val="nil"/>
            </w:tcBorders>
          </w:tcPr>
          <w:p w14:paraId="288897CC" w14:textId="77777777" w:rsidR="00B92327" w:rsidRPr="00801E49" w:rsidRDefault="00332621" w:rsidP="006B0BF6">
            <w:pPr>
              <w:spacing w:after="0" w:line="259" w:lineRule="auto"/>
              <w:ind w:left="0" w:right="0" w:firstLine="0"/>
              <w:jc w:val="center"/>
              <w:rPr>
                <w:rFonts w:ascii="Open Sans" w:hAnsi="Open Sans" w:cs="Open Sans"/>
                <w:sz w:val="16"/>
                <w:szCs w:val="24"/>
                <w:rPrChange w:id="3691" w:author="Nicole Wu" w:date="2024-01-08T11:26:00Z">
                  <w:rPr>
                    <w:sz w:val="16"/>
                    <w:szCs w:val="24"/>
                  </w:rPr>
                </w:rPrChange>
              </w:rPr>
            </w:pPr>
            <w:r w:rsidRPr="00801E49">
              <w:rPr>
                <w:rFonts w:ascii="Open Sans" w:hAnsi="Open Sans" w:cs="Open Sans"/>
                <w:sz w:val="16"/>
                <w:szCs w:val="24"/>
                <w:rPrChange w:id="3692" w:author="Nicole Wu" w:date="2024-01-08T11:26:00Z">
                  <w:rPr>
                    <w:sz w:val="16"/>
                    <w:szCs w:val="24"/>
                  </w:rPr>
                </w:rPrChange>
              </w:rPr>
              <w:t>-0.21***</w:t>
            </w:r>
          </w:p>
        </w:tc>
        <w:tc>
          <w:tcPr>
            <w:tcW w:w="637" w:type="dxa"/>
            <w:tcBorders>
              <w:top w:val="nil"/>
              <w:left w:val="nil"/>
              <w:bottom w:val="nil"/>
              <w:right w:val="nil"/>
            </w:tcBorders>
          </w:tcPr>
          <w:p w14:paraId="1B3445C1" w14:textId="77777777" w:rsidR="00B92327" w:rsidRPr="00801E49" w:rsidRDefault="00332621" w:rsidP="006B0BF6">
            <w:pPr>
              <w:spacing w:after="0" w:line="259" w:lineRule="auto"/>
              <w:ind w:left="0" w:right="0" w:firstLine="0"/>
              <w:jc w:val="center"/>
              <w:rPr>
                <w:rFonts w:ascii="Open Sans" w:hAnsi="Open Sans" w:cs="Open Sans"/>
                <w:sz w:val="16"/>
                <w:szCs w:val="24"/>
                <w:rPrChange w:id="3693" w:author="Nicole Wu" w:date="2024-01-08T11:26:00Z">
                  <w:rPr>
                    <w:sz w:val="16"/>
                    <w:szCs w:val="24"/>
                  </w:rPr>
                </w:rPrChange>
              </w:rPr>
            </w:pPr>
            <w:r w:rsidRPr="00801E49">
              <w:rPr>
                <w:rFonts w:ascii="Open Sans" w:hAnsi="Open Sans" w:cs="Open Sans"/>
                <w:sz w:val="16"/>
                <w:szCs w:val="24"/>
                <w:rPrChange w:id="3694" w:author="Nicole Wu" w:date="2024-01-08T11:26:00Z">
                  <w:rPr>
                    <w:sz w:val="16"/>
                    <w:szCs w:val="24"/>
                  </w:rPr>
                </w:rPrChange>
              </w:rPr>
              <w:t>0.93</w:t>
            </w:r>
          </w:p>
        </w:tc>
        <w:tc>
          <w:tcPr>
            <w:tcW w:w="841" w:type="dxa"/>
            <w:tcBorders>
              <w:top w:val="nil"/>
              <w:left w:val="nil"/>
              <w:bottom w:val="nil"/>
              <w:right w:val="nil"/>
            </w:tcBorders>
          </w:tcPr>
          <w:p w14:paraId="3F64AC05" w14:textId="77777777" w:rsidR="00B92327" w:rsidRPr="00801E49" w:rsidRDefault="00332621" w:rsidP="006B0BF6">
            <w:pPr>
              <w:spacing w:after="0" w:line="259" w:lineRule="auto"/>
              <w:ind w:left="0" w:right="0" w:firstLine="0"/>
              <w:jc w:val="center"/>
              <w:rPr>
                <w:rFonts w:ascii="Open Sans" w:hAnsi="Open Sans" w:cs="Open Sans"/>
                <w:sz w:val="16"/>
                <w:szCs w:val="24"/>
                <w:rPrChange w:id="3695" w:author="Nicole Wu" w:date="2024-01-08T11:26:00Z">
                  <w:rPr>
                    <w:sz w:val="16"/>
                    <w:szCs w:val="24"/>
                  </w:rPr>
                </w:rPrChange>
              </w:rPr>
            </w:pPr>
            <w:r w:rsidRPr="00801E49">
              <w:rPr>
                <w:rFonts w:ascii="Open Sans" w:hAnsi="Open Sans" w:cs="Open Sans"/>
                <w:sz w:val="16"/>
                <w:szCs w:val="24"/>
                <w:rPrChange w:id="3696" w:author="Nicole Wu" w:date="2024-01-08T11:26:00Z">
                  <w:rPr>
                    <w:sz w:val="16"/>
                    <w:szCs w:val="24"/>
                  </w:rPr>
                </w:rPrChange>
              </w:rPr>
              <w:t>0.84</w:t>
            </w:r>
          </w:p>
        </w:tc>
        <w:tc>
          <w:tcPr>
            <w:tcW w:w="766" w:type="dxa"/>
            <w:tcBorders>
              <w:top w:val="nil"/>
              <w:left w:val="nil"/>
              <w:bottom w:val="nil"/>
              <w:right w:val="nil"/>
            </w:tcBorders>
          </w:tcPr>
          <w:p w14:paraId="14280A6B" w14:textId="77777777" w:rsidR="00B92327" w:rsidRPr="00801E49" w:rsidRDefault="00332621" w:rsidP="006B0BF6">
            <w:pPr>
              <w:spacing w:after="0" w:line="259" w:lineRule="auto"/>
              <w:ind w:left="0" w:right="0" w:firstLine="0"/>
              <w:jc w:val="center"/>
              <w:rPr>
                <w:rFonts w:ascii="Open Sans" w:hAnsi="Open Sans" w:cs="Open Sans"/>
                <w:sz w:val="16"/>
                <w:szCs w:val="24"/>
                <w:rPrChange w:id="3697" w:author="Nicole Wu" w:date="2024-01-08T11:26:00Z">
                  <w:rPr>
                    <w:sz w:val="16"/>
                    <w:szCs w:val="24"/>
                  </w:rPr>
                </w:rPrChange>
              </w:rPr>
            </w:pPr>
            <w:r w:rsidRPr="00801E49">
              <w:rPr>
                <w:rFonts w:ascii="Open Sans" w:hAnsi="Open Sans" w:cs="Open Sans"/>
                <w:sz w:val="16"/>
                <w:szCs w:val="24"/>
                <w:rPrChange w:id="3698" w:author="Nicole Wu" w:date="2024-01-08T11:26:00Z">
                  <w:rPr>
                    <w:sz w:val="16"/>
                    <w:szCs w:val="24"/>
                  </w:rPr>
                </w:rPrChange>
              </w:rPr>
              <w:t>-0.09**</w:t>
            </w:r>
          </w:p>
        </w:tc>
        <w:tc>
          <w:tcPr>
            <w:tcW w:w="672" w:type="dxa"/>
            <w:tcBorders>
              <w:top w:val="nil"/>
              <w:left w:val="nil"/>
              <w:bottom w:val="nil"/>
              <w:right w:val="nil"/>
            </w:tcBorders>
          </w:tcPr>
          <w:p w14:paraId="5F24731A" w14:textId="77777777" w:rsidR="00B92327" w:rsidRPr="00801E49" w:rsidRDefault="00332621" w:rsidP="006B0BF6">
            <w:pPr>
              <w:spacing w:after="0" w:line="259" w:lineRule="auto"/>
              <w:ind w:left="0" w:right="0" w:firstLine="0"/>
              <w:jc w:val="center"/>
              <w:rPr>
                <w:rFonts w:ascii="Open Sans" w:hAnsi="Open Sans" w:cs="Open Sans"/>
                <w:sz w:val="16"/>
                <w:szCs w:val="24"/>
                <w:rPrChange w:id="3699" w:author="Nicole Wu" w:date="2024-01-08T11:26:00Z">
                  <w:rPr>
                    <w:sz w:val="16"/>
                    <w:szCs w:val="24"/>
                  </w:rPr>
                </w:rPrChange>
              </w:rPr>
            </w:pPr>
            <w:r w:rsidRPr="00801E49">
              <w:rPr>
                <w:rFonts w:ascii="Open Sans" w:hAnsi="Open Sans" w:cs="Open Sans"/>
                <w:sz w:val="16"/>
                <w:szCs w:val="24"/>
                <w:rPrChange w:id="3700" w:author="Nicole Wu" w:date="2024-01-08T11:26:00Z">
                  <w:rPr>
                    <w:sz w:val="16"/>
                    <w:szCs w:val="24"/>
                  </w:rPr>
                </w:rPrChange>
              </w:rPr>
              <w:t>0.86</w:t>
            </w:r>
          </w:p>
        </w:tc>
        <w:tc>
          <w:tcPr>
            <w:tcW w:w="806" w:type="dxa"/>
            <w:tcBorders>
              <w:top w:val="nil"/>
              <w:left w:val="nil"/>
              <w:bottom w:val="nil"/>
              <w:right w:val="nil"/>
            </w:tcBorders>
          </w:tcPr>
          <w:p w14:paraId="14608A2F" w14:textId="77777777" w:rsidR="00B92327" w:rsidRPr="00801E49" w:rsidRDefault="00332621" w:rsidP="006B0BF6">
            <w:pPr>
              <w:spacing w:after="0" w:line="259" w:lineRule="auto"/>
              <w:ind w:left="0" w:right="0" w:firstLine="0"/>
              <w:jc w:val="center"/>
              <w:rPr>
                <w:rFonts w:ascii="Open Sans" w:hAnsi="Open Sans" w:cs="Open Sans"/>
                <w:sz w:val="16"/>
                <w:szCs w:val="24"/>
                <w:rPrChange w:id="3701" w:author="Nicole Wu" w:date="2024-01-08T11:26:00Z">
                  <w:rPr>
                    <w:sz w:val="16"/>
                    <w:szCs w:val="24"/>
                  </w:rPr>
                </w:rPrChange>
              </w:rPr>
            </w:pPr>
            <w:r w:rsidRPr="00801E49">
              <w:rPr>
                <w:rFonts w:ascii="Open Sans" w:hAnsi="Open Sans" w:cs="Open Sans"/>
                <w:sz w:val="16"/>
                <w:szCs w:val="24"/>
                <w:rPrChange w:id="3702" w:author="Nicole Wu" w:date="2024-01-08T11:26:00Z">
                  <w:rPr>
                    <w:sz w:val="16"/>
                    <w:szCs w:val="24"/>
                  </w:rPr>
                </w:rPrChange>
              </w:rPr>
              <w:t>0.63</w:t>
            </w:r>
          </w:p>
        </w:tc>
        <w:tc>
          <w:tcPr>
            <w:tcW w:w="731" w:type="dxa"/>
            <w:tcBorders>
              <w:top w:val="nil"/>
              <w:left w:val="nil"/>
              <w:bottom w:val="nil"/>
              <w:right w:val="nil"/>
            </w:tcBorders>
          </w:tcPr>
          <w:p w14:paraId="56A1E977" w14:textId="77777777" w:rsidR="00B92327" w:rsidRPr="00801E49" w:rsidRDefault="00332621" w:rsidP="006B0BF6">
            <w:pPr>
              <w:spacing w:after="0" w:line="259" w:lineRule="auto"/>
              <w:ind w:left="0" w:right="0" w:firstLine="0"/>
              <w:jc w:val="center"/>
              <w:rPr>
                <w:rFonts w:ascii="Open Sans" w:hAnsi="Open Sans" w:cs="Open Sans"/>
                <w:sz w:val="16"/>
                <w:szCs w:val="24"/>
                <w:rPrChange w:id="3703" w:author="Nicole Wu" w:date="2024-01-08T11:26:00Z">
                  <w:rPr>
                    <w:sz w:val="16"/>
                    <w:szCs w:val="24"/>
                  </w:rPr>
                </w:rPrChange>
              </w:rPr>
            </w:pPr>
            <w:r w:rsidRPr="00801E49">
              <w:rPr>
                <w:rFonts w:ascii="Open Sans" w:hAnsi="Open Sans" w:cs="Open Sans"/>
                <w:sz w:val="16"/>
                <w:szCs w:val="24"/>
                <w:rPrChange w:id="3704" w:author="Nicole Wu" w:date="2024-01-08T11:26:00Z">
                  <w:rPr>
                    <w:sz w:val="16"/>
                    <w:szCs w:val="24"/>
                  </w:rPr>
                </w:rPrChange>
              </w:rPr>
              <w:t>-0.23***</w:t>
            </w:r>
          </w:p>
        </w:tc>
      </w:tr>
      <w:tr w:rsidR="00B92327" w:rsidRPr="00801E49" w14:paraId="7AF68932" w14:textId="77777777" w:rsidTr="006B0BF6">
        <w:trPr>
          <w:trHeight w:val="195"/>
        </w:trPr>
        <w:tc>
          <w:tcPr>
            <w:tcW w:w="2290" w:type="dxa"/>
            <w:tcBorders>
              <w:top w:val="nil"/>
              <w:left w:val="nil"/>
              <w:bottom w:val="single" w:sz="3" w:space="0" w:color="000000"/>
              <w:right w:val="nil"/>
            </w:tcBorders>
          </w:tcPr>
          <w:p w14:paraId="6AA42D91" w14:textId="77777777" w:rsidR="00B92327" w:rsidRPr="00801E49" w:rsidRDefault="00B92327" w:rsidP="006B0BF6">
            <w:pPr>
              <w:spacing w:after="0" w:line="259" w:lineRule="auto"/>
              <w:ind w:left="0" w:right="0" w:firstLine="0"/>
              <w:jc w:val="left"/>
              <w:rPr>
                <w:rFonts w:ascii="Open Sans" w:hAnsi="Open Sans" w:cs="Open Sans"/>
                <w:sz w:val="16"/>
                <w:szCs w:val="24"/>
                <w:rPrChange w:id="3705" w:author="Nicole Wu" w:date="2024-01-08T11:26:00Z">
                  <w:rPr>
                    <w:sz w:val="16"/>
                    <w:szCs w:val="24"/>
                  </w:rPr>
                </w:rPrChange>
              </w:rPr>
            </w:pPr>
          </w:p>
        </w:tc>
        <w:tc>
          <w:tcPr>
            <w:tcW w:w="611" w:type="dxa"/>
            <w:tcBorders>
              <w:top w:val="nil"/>
              <w:left w:val="nil"/>
              <w:bottom w:val="single" w:sz="3" w:space="0" w:color="000000"/>
              <w:right w:val="nil"/>
            </w:tcBorders>
          </w:tcPr>
          <w:p w14:paraId="37750E7C" w14:textId="77777777" w:rsidR="00B92327" w:rsidRPr="00801E49" w:rsidRDefault="00332621" w:rsidP="006B0BF6">
            <w:pPr>
              <w:spacing w:after="0" w:line="259" w:lineRule="auto"/>
              <w:ind w:left="0" w:right="0" w:firstLine="0"/>
              <w:jc w:val="center"/>
              <w:rPr>
                <w:rFonts w:ascii="Open Sans" w:hAnsi="Open Sans" w:cs="Open Sans"/>
                <w:sz w:val="16"/>
                <w:szCs w:val="24"/>
                <w:rPrChange w:id="3706" w:author="Nicole Wu" w:date="2024-01-08T11:26:00Z">
                  <w:rPr>
                    <w:sz w:val="16"/>
                    <w:szCs w:val="24"/>
                  </w:rPr>
                </w:rPrChange>
              </w:rPr>
            </w:pPr>
            <w:r w:rsidRPr="00801E49">
              <w:rPr>
                <w:rFonts w:ascii="Open Sans" w:hAnsi="Open Sans" w:cs="Open Sans"/>
                <w:sz w:val="16"/>
                <w:szCs w:val="24"/>
                <w:rPrChange w:id="3707" w:author="Nicole Wu" w:date="2024-01-08T11:26:00Z">
                  <w:rPr>
                    <w:sz w:val="16"/>
                    <w:szCs w:val="24"/>
                  </w:rPr>
                </w:rPrChange>
              </w:rPr>
              <w:t>(0.47)</w:t>
            </w:r>
          </w:p>
        </w:tc>
        <w:tc>
          <w:tcPr>
            <w:tcW w:w="867" w:type="dxa"/>
            <w:tcBorders>
              <w:top w:val="nil"/>
              <w:left w:val="nil"/>
              <w:bottom w:val="single" w:sz="3" w:space="0" w:color="000000"/>
              <w:right w:val="nil"/>
            </w:tcBorders>
          </w:tcPr>
          <w:p w14:paraId="20B979B9" w14:textId="77777777" w:rsidR="00B92327" w:rsidRPr="00801E49" w:rsidRDefault="00332621" w:rsidP="006B0BF6">
            <w:pPr>
              <w:spacing w:after="0" w:line="259" w:lineRule="auto"/>
              <w:ind w:left="0" w:right="0" w:firstLine="0"/>
              <w:jc w:val="center"/>
              <w:rPr>
                <w:rFonts w:ascii="Open Sans" w:hAnsi="Open Sans" w:cs="Open Sans"/>
                <w:sz w:val="16"/>
                <w:szCs w:val="24"/>
                <w:rPrChange w:id="3708" w:author="Nicole Wu" w:date="2024-01-08T11:26:00Z">
                  <w:rPr>
                    <w:sz w:val="16"/>
                    <w:szCs w:val="24"/>
                  </w:rPr>
                </w:rPrChange>
              </w:rPr>
            </w:pPr>
            <w:r w:rsidRPr="00801E49">
              <w:rPr>
                <w:rFonts w:ascii="Open Sans" w:hAnsi="Open Sans" w:cs="Open Sans"/>
                <w:sz w:val="16"/>
                <w:szCs w:val="24"/>
                <w:rPrChange w:id="3709" w:author="Nicole Wu" w:date="2024-01-08T11:26:00Z">
                  <w:rPr>
                    <w:sz w:val="16"/>
                    <w:szCs w:val="24"/>
                  </w:rPr>
                </w:rPrChange>
              </w:rPr>
              <w:t>(0.50)</w:t>
            </w:r>
          </w:p>
        </w:tc>
        <w:tc>
          <w:tcPr>
            <w:tcW w:w="851" w:type="dxa"/>
            <w:tcBorders>
              <w:top w:val="nil"/>
              <w:left w:val="nil"/>
              <w:bottom w:val="single" w:sz="3" w:space="0" w:color="000000"/>
              <w:right w:val="nil"/>
            </w:tcBorders>
          </w:tcPr>
          <w:p w14:paraId="067F7D69" w14:textId="77777777" w:rsidR="00B92327" w:rsidRPr="00801E49" w:rsidRDefault="00332621" w:rsidP="006B0BF6">
            <w:pPr>
              <w:spacing w:after="0" w:line="259" w:lineRule="auto"/>
              <w:ind w:left="0" w:right="0" w:firstLine="0"/>
              <w:jc w:val="center"/>
              <w:rPr>
                <w:rFonts w:ascii="Open Sans" w:hAnsi="Open Sans" w:cs="Open Sans"/>
                <w:sz w:val="16"/>
                <w:szCs w:val="24"/>
                <w:rPrChange w:id="3710" w:author="Nicole Wu" w:date="2024-01-08T11:26:00Z">
                  <w:rPr>
                    <w:sz w:val="16"/>
                    <w:szCs w:val="24"/>
                  </w:rPr>
                </w:rPrChange>
              </w:rPr>
            </w:pPr>
            <w:r w:rsidRPr="00801E49">
              <w:rPr>
                <w:rFonts w:ascii="Open Sans" w:hAnsi="Open Sans" w:cs="Open Sans"/>
                <w:sz w:val="16"/>
                <w:szCs w:val="24"/>
                <w:rPrChange w:id="3711" w:author="Nicole Wu" w:date="2024-01-08T11:26:00Z">
                  <w:rPr>
                    <w:sz w:val="16"/>
                    <w:szCs w:val="24"/>
                  </w:rPr>
                </w:rPrChange>
              </w:rPr>
              <w:t>(0.00)</w:t>
            </w:r>
          </w:p>
        </w:tc>
        <w:tc>
          <w:tcPr>
            <w:tcW w:w="637" w:type="dxa"/>
            <w:tcBorders>
              <w:top w:val="nil"/>
              <w:left w:val="nil"/>
              <w:bottom w:val="single" w:sz="3" w:space="0" w:color="000000"/>
              <w:right w:val="nil"/>
            </w:tcBorders>
          </w:tcPr>
          <w:p w14:paraId="63FAD865" w14:textId="77777777" w:rsidR="00B92327" w:rsidRPr="00801E49" w:rsidRDefault="00332621" w:rsidP="006B0BF6">
            <w:pPr>
              <w:spacing w:after="0" w:line="259" w:lineRule="auto"/>
              <w:ind w:left="0" w:right="0" w:firstLine="0"/>
              <w:jc w:val="center"/>
              <w:rPr>
                <w:rFonts w:ascii="Open Sans" w:hAnsi="Open Sans" w:cs="Open Sans"/>
                <w:sz w:val="16"/>
                <w:szCs w:val="24"/>
                <w:rPrChange w:id="3712" w:author="Nicole Wu" w:date="2024-01-08T11:26:00Z">
                  <w:rPr>
                    <w:sz w:val="16"/>
                    <w:szCs w:val="24"/>
                  </w:rPr>
                </w:rPrChange>
              </w:rPr>
            </w:pPr>
            <w:r w:rsidRPr="00801E49">
              <w:rPr>
                <w:rFonts w:ascii="Open Sans" w:hAnsi="Open Sans" w:cs="Open Sans"/>
                <w:sz w:val="16"/>
                <w:szCs w:val="24"/>
                <w:rPrChange w:id="3713" w:author="Nicole Wu" w:date="2024-01-08T11:26:00Z">
                  <w:rPr>
                    <w:sz w:val="16"/>
                    <w:szCs w:val="24"/>
                  </w:rPr>
                </w:rPrChange>
              </w:rPr>
              <w:t>(0.25)</w:t>
            </w:r>
          </w:p>
        </w:tc>
        <w:tc>
          <w:tcPr>
            <w:tcW w:w="841" w:type="dxa"/>
            <w:tcBorders>
              <w:top w:val="nil"/>
              <w:left w:val="nil"/>
              <w:bottom w:val="single" w:sz="3" w:space="0" w:color="000000"/>
              <w:right w:val="nil"/>
            </w:tcBorders>
          </w:tcPr>
          <w:p w14:paraId="294C7DD3" w14:textId="77777777" w:rsidR="00B92327" w:rsidRPr="00801E49" w:rsidRDefault="00332621" w:rsidP="006B0BF6">
            <w:pPr>
              <w:spacing w:after="0" w:line="259" w:lineRule="auto"/>
              <w:ind w:left="0" w:right="0" w:firstLine="0"/>
              <w:jc w:val="center"/>
              <w:rPr>
                <w:rFonts w:ascii="Open Sans" w:hAnsi="Open Sans" w:cs="Open Sans"/>
                <w:sz w:val="16"/>
                <w:szCs w:val="24"/>
                <w:rPrChange w:id="3714" w:author="Nicole Wu" w:date="2024-01-08T11:26:00Z">
                  <w:rPr>
                    <w:sz w:val="16"/>
                    <w:szCs w:val="24"/>
                  </w:rPr>
                </w:rPrChange>
              </w:rPr>
            </w:pPr>
            <w:r w:rsidRPr="00801E49">
              <w:rPr>
                <w:rFonts w:ascii="Open Sans" w:hAnsi="Open Sans" w:cs="Open Sans"/>
                <w:sz w:val="16"/>
                <w:szCs w:val="24"/>
                <w:rPrChange w:id="3715" w:author="Nicole Wu" w:date="2024-01-08T11:26:00Z">
                  <w:rPr>
                    <w:sz w:val="16"/>
                    <w:szCs w:val="24"/>
                  </w:rPr>
                </w:rPrChange>
              </w:rPr>
              <w:t>(0.37)</w:t>
            </w:r>
          </w:p>
        </w:tc>
        <w:tc>
          <w:tcPr>
            <w:tcW w:w="766" w:type="dxa"/>
            <w:tcBorders>
              <w:top w:val="nil"/>
              <w:left w:val="nil"/>
              <w:bottom w:val="single" w:sz="3" w:space="0" w:color="000000"/>
              <w:right w:val="nil"/>
            </w:tcBorders>
          </w:tcPr>
          <w:p w14:paraId="7683C70A" w14:textId="77777777" w:rsidR="00B92327" w:rsidRPr="00801E49" w:rsidRDefault="00332621" w:rsidP="006B0BF6">
            <w:pPr>
              <w:spacing w:after="0" w:line="259" w:lineRule="auto"/>
              <w:ind w:left="0" w:right="0" w:firstLine="0"/>
              <w:jc w:val="center"/>
              <w:rPr>
                <w:rFonts w:ascii="Open Sans" w:hAnsi="Open Sans" w:cs="Open Sans"/>
                <w:sz w:val="16"/>
                <w:szCs w:val="24"/>
                <w:rPrChange w:id="3716" w:author="Nicole Wu" w:date="2024-01-08T11:26:00Z">
                  <w:rPr>
                    <w:sz w:val="16"/>
                    <w:szCs w:val="24"/>
                  </w:rPr>
                </w:rPrChange>
              </w:rPr>
            </w:pPr>
            <w:r w:rsidRPr="00801E49">
              <w:rPr>
                <w:rFonts w:ascii="Open Sans" w:hAnsi="Open Sans" w:cs="Open Sans"/>
                <w:sz w:val="16"/>
                <w:szCs w:val="24"/>
                <w:rPrChange w:id="3717" w:author="Nicole Wu" w:date="2024-01-08T11:26:00Z">
                  <w:rPr>
                    <w:sz w:val="16"/>
                    <w:szCs w:val="24"/>
                  </w:rPr>
                </w:rPrChange>
              </w:rPr>
              <w:t>(0.01)</w:t>
            </w:r>
          </w:p>
        </w:tc>
        <w:tc>
          <w:tcPr>
            <w:tcW w:w="672" w:type="dxa"/>
            <w:tcBorders>
              <w:top w:val="nil"/>
              <w:left w:val="nil"/>
              <w:bottom w:val="single" w:sz="3" w:space="0" w:color="000000"/>
              <w:right w:val="nil"/>
            </w:tcBorders>
          </w:tcPr>
          <w:p w14:paraId="3877BE19" w14:textId="77777777" w:rsidR="00B92327" w:rsidRPr="00801E49" w:rsidRDefault="00332621" w:rsidP="006B0BF6">
            <w:pPr>
              <w:spacing w:after="0" w:line="259" w:lineRule="auto"/>
              <w:ind w:left="0" w:right="0" w:firstLine="0"/>
              <w:jc w:val="center"/>
              <w:rPr>
                <w:rFonts w:ascii="Open Sans" w:hAnsi="Open Sans" w:cs="Open Sans"/>
                <w:sz w:val="16"/>
                <w:szCs w:val="24"/>
                <w:rPrChange w:id="3718" w:author="Nicole Wu" w:date="2024-01-08T11:26:00Z">
                  <w:rPr>
                    <w:sz w:val="16"/>
                    <w:szCs w:val="24"/>
                  </w:rPr>
                </w:rPrChange>
              </w:rPr>
            </w:pPr>
            <w:r w:rsidRPr="00801E49">
              <w:rPr>
                <w:rFonts w:ascii="Open Sans" w:hAnsi="Open Sans" w:cs="Open Sans"/>
                <w:sz w:val="16"/>
                <w:szCs w:val="24"/>
                <w:rPrChange w:id="3719" w:author="Nicole Wu" w:date="2024-01-08T11:26:00Z">
                  <w:rPr>
                    <w:sz w:val="16"/>
                    <w:szCs w:val="24"/>
                  </w:rPr>
                </w:rPrChange>
              </w:rPr>
              <w:t>(0.35)</w:t>
            </w:r>
          </w:p>
        </w:tc>
        <w:tc>
          <w:tcPr>
            <w:tcW w:w="806" w:type="dxa"/>
            <w:tcBorders>
              <w:top w:val="nil"/>
              <w:left w:val="nil"/>
              <w:bottom w:val="single" w:sz="3" w:space="0" w:color="000000"/>
              <w:right w:val="nil"/>
            </w:tcBorders>
          </w:tcPr>
          <w:p w14:paraId="64C49B79" w14:textId="77777777" w:rsidR="00B92327" w:rsidRPr="00801E49" w:rsidRDefault="00332621" w:rsidP="006B0BF6">
            <w:pPr>
              <w:spacing w:after="0" w:line="259" w:lineRule="auto"/>
              <w:ind w:left="0" w:right="0" w:firstLine="0"/>
              <w:jc w:val="center"/>
              <w:rPr>
                <w:rFonts w:ascii="Open Sans" w:hAnsi="Open Sans" w:cs="Open Sans"/>
                <w:sz w:val="16"/>
                <w:szCs w:val="24"/>
                <w:rPrChange w:id="3720" w:author="Nicole Wu" w:date="2024-01-08T11:26:00Z">
                  <w:rPr>
                    <w:sz w:val="16"/>
                    <w:szCs w:val="24"/>
                  </w:rPr>
                </w:rPrChange>
              </w:rPr>
            </w:pPr>
            <w:r w:rsidRPr="00801E49">
              <w:rPr>
                <w:rFonts w:ascii="Open Sans" w:hAnsi="Open Sans" w:cs="Open Sans"/>
                <w:sz w:val="16"/>
                <w:szCs w:val="24"/>
                <w:rPrChange w:id="3721" w:author="Nicole Wu" w:date="2024-01-08T11:26:00Z">
                  <w:rPr>
                    <w:sz w:val="16"/>
                    <w:szCs w:val="24"/>
                  </w:rPr>
                </w:rPrChange>
              </w:rPr>
              <w:t>(0.48)</w:t>
            </w:r>
          </w:p>
        </w:tc>
        <w:tc>
          <w:tcPr>
            <w:tcW w:w="731" w:type="dxa"/>
            <w:tcBorders>
              <w:top w:val="nil"/>
              <w:left w:val="nil"/>
              <w:bottom w:val="single" w:sz="3" w:space="0" w:color="000000"/>
              <w:right w:val="nil"/>
            </w:tcBorders>
          </w:tcPr>
          <w:p w14:paraId="658D5B5A" w14:textId="77777777" w:rsidR="00B92327" w:rsidRPr="00801E49" w:rsidRDefault="00332621" w:rsidP="006B0BF6">
            <w:pPr>
              <w:spacing w:after="0" w:line="259" w:lineRule="auto"/>
              <w:ind w:left="0" w:right="0" w:firstLine="0"/>
              <w:jc w:val="center"/>
              <w:rPr>
                <w:rFonts w:ascii="Open Sans" w:hAnsi="Open Sans" w:cs="Open Sans"/>
                <w:sz w:val="16"/>
                <w:szCs w:val="24"/>
                <w:rPrChange w:id="3722" w:author="Nicole Wu" w:date="2024-01-08T11:26:00Z">
                  <w:rPr>
                    <w:sz w:val="16"/>
                    <w:szCs w:val="24"/>
                  </w:rPr>
                </w:rPrChange>
              </w:rPr>
            </w:pPr>
            <w:r w:rsidRPr="00801E49">
              <w:rPr>
                <w:rFonts w:ascii="Open Sans" w:hAnsi="Open Sans" w:cs="Open Sans"/>
                <w:sz w:val="16"/>
                <w:szCs w:val="24"/>
                <w:rPrChange w:id="3723" w:author="Nicole Wu" w:date="2024-01-08T11:26:00Z">
                  <w:rPr>
                    <w:sz w:val="16"/>
                    <w:szCs w:val="24"/>
                  </w:rPr>
                </w:rPrChange>
              </w:rPr>
              <w:t>(0.00)</w:t>
            </w:r>
          </w:p>
        </w:tc>
      </w:tr>
      <w:tr w:rsidR="00B92327" w:rsidRPr="00801E49" w14:paraId="4650A747" w14:textId="77777777" w:rsidTr="006B0BF6">
        <w:trPr>
          <w:trHeight w:val="221"/>
        </w:trPr>
        <w:tc>
          <w:tcPr>
            <w:tcW w:w="2290" w:type="dxa"/>
            <w:tcBorders>
              <w:top w:val="single" w:sz="3" w:space="0" w:color="000000"/>
              <w:left w:val="nil"/>
              <w:bottom w:val="double" w:sz="3" w:space="0" w:color="000000"/>
              <w:right w:val="nil"/>
            </w:tcBorders>
          </w:tcPr>
          <w:p w14:paraId="5EFA4CE1" w14:textId="77777777" w:rsidR="00B92327" w:rsidRPr="00801E49" w:rsidRDefault="00332621" w:rsidP="006B0BF6">
            <w:pPr>
              <w:spacing w:after="0" w:line="259" w:lineRule="auto"/>
              <w:ind w:left="0" w:right="0" w:firstLine="0"/>
              <w:jc w:val="left"/>
              <w:rPr>
                <w:rFonts w:ascii="Open Sans" w:hAnsi="Open Sans" w:cs="Open Sans"/>
                <w:b/>
                <w:sz w:val="16"/>
                <w:szCs w:val="24"/>
                <w:rPrChange w:id="3724" w:author="Nicole Wu" w:date="2024-01-08T11:26:00Z">
                  <w:rPr>
                    <w:b/>
                    <w:bCs/>
                    <w:sz w:val="16"/>
                    <w:szCs w:val="24"/>
                  </w:rPr>
                </w:rPrChange>
              </w:rPr>
            </w:pPr>
            <w:r w:rsidRPr="00801E49">
              <w:rPr>
                <w:rFonts w:ascii="Open Sans" w:hAnsi="Open Sans" w:cs="Open Sans"/>
                <w:b/>
                <w:sz w:val="16"/>
                <w:szCs w:val="24"/>
                <w:rPrChange w:id="3725" w:author="Nicole Wu" w:date="2024-01-08T11:26:00Z">
                  <w:rPr>
                    <w:b/>
                    <w:bCs/>
                    <w:sz w:val="16"/>
                    <w:szCs w:val="24"/>
                  </w:rPr>
                </w:rPrChange>
              </w:rPr>
              <w:t>Observations</w:t>
            </w:r>
          </w:p>
        </w:tc>
        <w:tc>
          <w:tcPr>
            <w:tcW w:w="611" w:type="dxa"/>
            <w:tcBorders>
              <w:top w:val="single" w:sz="3" w:space="0" w:color="000000"/>
              <w:left w:val="nil"/>
              <w:bottom w:val="double" w:sz="3" w:space="0" w:color="000000"/>
              <w:right w:val="nil"/>
            </w:tcBorders>
          </w:tcPr>
          <w:p w14:paraId="43644E8C"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26" w:author="Nicole Wu" w:date="2024-01-08T11:26:00Z">
                  <w:rPr>
                    <w:b/>
                    <w:bCs/>
                    <w:sz w:val="16"/>
                    <w:szCs w:val="24"/>
                  </w:rPr>
                </w:rPrChange>
              </w:rPr>
            </w:pPr>
            <w:r w:rsidRPr="00801E49">
              <w:rPr>
                <w:rFonts w:ascii="Open Sans" w:hAnsi="Open Sans" w:cs="Open Sans"/>
                <w:b/>
                <w:sz w:val="16"/>
                <w:szCs w:val="24"/>
                <w:rPrChange w:id="3727" w:author="Nicole Wu" w:date="2024-01-08T11:26:00Z">
                  <w:rPr>
                    <w:b/>
                    <w:bCs/>
                    <w:sz w:val="16"/>
                    <w:szCs w:val="24"/>
                  </w:rPr>
                </w:rPrChange>
              </w:rPr>
              <w:t>294</w:t>
            </w:r>
          </w:p>
        </w:tc>
        <w:tc>
          <w:tcPr>
            <w:tcW w:w="867" w:type="dxa"/>
            <w:tcBorders>
              <w:top w:val="single" w:sz="3" w:space="0" w:color="000000"/>
              <w:left w:val="nil"/>
              <w:bottom w:val="double" w:sz="3" w:space="0" w:color="000000"/>
              <w:right w:val="nil"/>
            </w:tcBorders>
          </w:tcPr>
          <w:p w14:paraId="7A261F88"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28" w:author="Nicole Wu" w:date="2024-01-08T11:26:00Z">
                  <w:rPr>
                    <w:b/>
                    <w:bCs/>
                    <w:sz w:val="16"/>
                    <w:szCs w:val="24"/>
                  </w:rPr>
                </w:rPrChange>
              </w:rPr>
            </w:pPr>
            <w:r w:rsidRPr="00801E49">
              <w:rPr>
                <w:rFonts w:ascii="Open Sans" w:hAnsi="Open Sans" w:cs="Open Sans"/>
                <w:b/>
                <w:sz w:val="16"/>
                <w:szCs w:val="24"/>
                <w:rPrChange w:id="3729" w:author="Nicole Wu" w:date="2024-01-08T11:26:00Z">
                  <w:rPr>
                    <w:b/>
                    <w:bCs/>
                    <w:sz w:val="16"/>
                    <w:szCs w:val="24"/>
                  </w:rPr>
                </w:rPrChange>
              </w:rPr>
              <w:t>157</w:t>
            </w:r>
          </w:p>
        </w:tc>
        <w:tc>
          <w:tcPr>
            <w:tcW w:w="851" w:type="dxa"/>
            <w:tcBorders>
              <w:top w:val="single" w:sz="3" w:space="0" w:color="000000"/>
              <w:left w:val="nil"/>
              <w:bottom w:val="double" w:sz="3" w:space="0" w:color="000000"/>
              <w:right w:val="nil"/>
            </w:tcBorders>
          </w:tcPr>
          <w:p w14:paraId="239499F9"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30" w:author="Nicole Wu" w:date="2024-01-08T11:26:00Z">
                  <w:rPr>
                    <w:b/>
                    <w:bCs/>
                    <w:sz w:val="16"/>
                    <w:szCs w:val="24"/>
                  </w:rPr>
                </w:rPrChange>
              </w:rPr>
            </w:pPr>
            <w:r w:rsidRPr="00801E49">
              <w:rPr>
                <w:rFonts w:ascii="Open Sans" w:hAnsi="Open Sans" w:cs="Open Sans"/>
                <w:b/>
                <w:sz w:val="16"/>
                <w:szCs w:val="24"/>
                <w:rPrChange w:id="3731" w:author="Nicole Wu" w:date="2024-01-08T11:26:00Z">
                  <w:rPr>
                    <w:b/>
                    <w:bCs/>
                    <w:sz w:val="16"/>
                    <w:szCs w:val="24"/>
                  </w:rPr>
                </w:rPrChange>
              </w:rPr>
              <w:t>451</w:t>
            </w:r>
          </w:p>
        </w:tc>
        <w:tc>
          <w:tcPr>
            <w:tcW w:w="637" w:type="dxa"/>
            <w:tcBorders>
              <w:top w:val="single" w:sz="3" w:space="0" w:color="000000"/>
              <w:left w:val="nil"/>
              <w:bottom w:val="double" w:sz="3" w:space="0" w:color="000000"/>
              <w:right w:val="nil"/>
            </w:tcBorders>
          </w:tcPr>
          <w:p w14:paraId="16E398C9"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32" w:author="Nicole Wu" w:date="2024-01-08T11:26:00Z">
                  <w:rPr>
                    <w:b/>
                    <w:bCs/>
                    <w:sz w:val="16"/>
                    <w:szCs w:val="24"/>
                  </w:rPr>
                </w:rPrChange>
              </w:rPr>
            </w:pPr>
            <w:r w:rsidRPr="00801E49">
              <w:rPr>
                <w:rFonts w:ascii="Open Sans" w:hAnsi="Open Sans" w:cs="Open Sans"/>
                <w:b/>
                <w:sz w:val="16"/>
                <w:szCs w:val="24"/>
                <w:rPrChange w:id="3733" w:author="Nicole Wu" w:date="2024-01-08T11:26:00Z">
                  <w:rPr>
                    <w:b/>
                    <w:bCs/>
                    <w:sz w:val="16"/>
                    <w:szCs w:val="24"/>
                  </w:rPr>
                </w:rPrChange>
              </w:rPr>
              <w:t>675</w:t>
            </w:r>
          </w:p>
        </w:tc>
        <w:tc>
          <w:tcPr>
            <w:tcW w:w="841" w:type="dxa"/>
            <w:tcBorders>
              <w:top w:val="single" w:sz="3" w:space="0" w:color="000000"/>
              <w:left w:val="nil"/>
              <w:bottom w:val="double" w:sz="3" w:space="0" w:color="000000"/>
              <w:right w:val="nil"/>
            </w:tcBorders>
          </w:tcPr>
          <w:p w14:paraId="34691AC1"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34" w:author="Nicole Wu" w:date="2024-01-08T11:26:00Z">
                  <w:rPr>
                    <w:b/>
                    <w:bCs/>
                    <w:sz w:val="16"/>
                    <w:szCs w:val="24"/>
                  </w:rPr>
                </w:rPrChange>
              </w:rPr>
            </w:pPr>
            <w:r w:rsidRPr="00801E49">
              <w:rPr>
                <w:rFonts w:ascii="Open Sans" w:hAnsi="Open Sans" w:cs="Open Sans"/>
                <w:b/>
                <w:sz w:val="16"/>
                <w:szCs w:val="24"/>
                <w:rPrChange w:id="3735" w:author="Nicole Wu" w:date="2024-01-08T11:26:00Z">
                  <w:rPr>
                    <w:b/>
                    <w:bCs/>
                    <w:sz w:val="16"/>
                    <w:szCs w:val="24"/>
                  </w:rPr>
                </w:rPrChange>
              </w:rPr>
              <w:t>119</w:t>
            </w:r>
          </w:p>
        </w:tc>
        <w:tc>
          <w:tcPr>
            <w:tcW w:w="766" w:type="dxa"/>
            <w:tcBorders>
              <w:top w:val="single" w:sz="3" w:space="0" w:color="000000"/>
              <w:left w:val="nil"/>
              <w:bottom w:val="double" w:sz="3" w:space="0" w:color="000000"/>
              <w:right w:val="nil"/>
            </w:tcBorders>
          </w:tcPr>
          <w:p w14:paraId="3F343FBF"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36" w:author="Nicole Wu" w:date="2024-01-08T11:26:00Z">
                  <w:rPr>
                    <w:b/>
                    <w:bCs/>
                    <w:sz w:val="16"/>
                    <w:szCs w:val="24"/>
                  </w:rPr>
                </w:rPrChange>
              </w:rPr>
            </w:pPr>
            <w:r w:rsidRPr="00801E49">
              <w:rPr>
                <w:rFonts w:ascii="Open Sans" w:hAnsi="Open Sans" w:cs="Open Sans"/>
                <w:b/>
                <w:sz w:val="16"/>
                <w:szCs w:val="24"/>
                <w:rPrChange w:id="3737" w:author="Nicole Wu" w:date="2024-01-08T11:26:00Z">
                  <w:rPr>
                    <w:b/>
                    <w:bCs/>
                    <w:sz w:val="16"/>
                    <w:szCs w:val="24"/>
                  </w:rPr>
                </w:rPrChange>
              </w:rPr>
              <w:t>794</w:t>
            </w:r>
          </w:p>
        </w:tc>
        <w:tc>
          <w:tcPr>
            <w:tcW w:w="672" w:type="dxa"/>
            <w:tcBorders>
              <w:top w:val="single" w:sz="3" w:space="0" w:color="000000"/>
              <w:left w:val="nil"/>
              <w:bottom w:val="double" w:sz="3" w:space="0" w:color="000000"/>
              <w:right w:val="nil"/>
            </w:tcBorders>
          </w:tcPr>
          <w:p w14:paraId="527E4FDD"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38" w:author="Nicole Wu" w:date="2024-01-08T11:26:00Z">
                  <w:rPr>
                    <w:b/>
                    <w:bCs/>
                    <w:sz w:val="16"/>
                    <w:szCs w:val="24"/>
                  </w:rPr>
                </w:rPrChange>
              </w:rPr>
            </w:pPr>
            <w:r w:rsidRPr="00801E49">
              <w:rPr>
                <w:rFonts w:ascii="Open Sans" w:hAnsi="Open Sans" w:cs="Open Sans"/>
                <w:b/>
                <w:sz w:val="16"/>
                <w:szCs w:val="24"/>
                <w:rPrChange w:id="3739" w:author="Nicole Wu" w:date="2024-01-08T11:26:00Z">
                  <w:rPr>
                    <w:b/>
                    <w:bCs/>
                    <w:sz w:val="16"/>
                    <w:szCs w:val="24"/>
                  </w:rPr>
                </w:rPrChange>
              </w:rPr>
              <w:t>969</w:t>
            </w:r>
          </w:p>
        </w:tc>
        <w:tc>
          <w:tcPr>
            <w:tcW w:w="806" w:type="dxa"/>
            <w:tcBorders>
              <w:top w:val="single" w:sz="3" w:space="0" w:color="000000"/>
              <w:left w:val="nil"/>
              <w:bottom w:val="double" w:sz="3" w:space="0" w:color="000000"/>
              <w:right w:val="nil"/>
            </w:tcBorders>
          </w:tcPr>
          <w:p w14:paraId="52CAA415"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40" w:author="Nicole Wu" w:date="2024-01-08T11:26:00Z">
                  <w:rPr>
                    <w:b/>
                    <w:bCs/>
                    <w:sz w:val="16"/>
                    <w:szCs w:val="24"/>
                  </w:rPr>
                </w:rPrChange>
              </w:rPr>
            </w:pPr>
            <w:r w:rsidRPr="00801E49">
              <w:rPr>
                <w:rFonts w:ascii="Open Sans" w:hAnsi="Open Sans" w:cs="Open Sans"/>
                <w:b/>
                <w:sz w:val="16"/>
                <w:szCs w:val="24"/>
                <w:rPrChange w:id="3741" w:author="Nicole Wu" w:date="2024-01-08T11:26:00Z">
                  <w:rPr>
                    <w:b/>
                    <w:bCs/>
                    <w:sz w:val="16"/>
                    <w:szCs w:val="24"/>
                  </w:rPr>
                </w:rPrChange>
              </w:rPr>
              <w:t>276</w:t>
            </w:r>
          </w:p>
        </w:tc>
        <w:tc>
          <w:tcPr>
            <w:tcW w:w="731" w:type="dxa"/>
            <w:tcBorders>
              <w:top w:val="single" w:sz="3" w:space="0" w:color="000000"/>
              <w:left w:val="nil"/>
              <w:bottom w:val="double" w:sz="3" w:space="0" w:color="000000"/>
              <w:right w:val="nil"/>
            </w:tcBorders>
          </w:tcPr>
          <w:p w14:paraId="43058874" w14:textId="77777777" w:rsidR="00B92327" w:rsidRPr="00801E49" w:rsidRDefault="00332621" w:rsidP="006B0BF6">
            <w:pPr>
              <w:spacing w:after="0" w:line="259" w:lineRule="auto"/>
              <w:ind w:left="0" w:right="0" w:firstLine="0"/>
              <w:jc w:val="center"/>
              <w:rPr>
                <w:rFonts w:ascii="Open Sans" w:hAnsi="Open Sans" w:cs="Open Sans"/>
                <w:b/>
                <w:sz w:val="16"/>
                <w:szCs w:val="24"/>
                <w:rPrChange w:id="3742" w:author="Nicole Wu" w:date="2024-01-08T11:26:00Z">
                  <w:rPr>
                    <w:b/>
                    <w:bCs/>
                    <w:sz w:val="16"/>
                    <w:szCs w:val="24"/>
                  </w:rPr>
                </w:rPrChange>
              </w:rPr>
            </w:pPr>
            <w:r w:rsidRPr="00801E49">
              <w:rPr>
                <w:rFonts w:ascii="Open Sans" w:hAnsi="Open Sans" w:cs="Open Sans"/>
                <w:b/>
                <w:sz w:val="16"/>
                <w:szCs w:val="24"/>
                <w:rPrChange w:id="3743" w:author="Nicole Wu" w:date="2024-01-08T11:26:00Z">
                  <w:rPr>
                    <w:b/>
                    <w:bCs/>
                    <w:sz w:val="16"/>
                    <w:szCs w:val="24"/>
                  </w:rPr>
                </w:rPrChange>
              </w:rPr>
              <w:t>1,245</w:t>
            </w:r>
          </w:p>
        </w:tc>
      </w:tr>
    </w:tbl>
    <w:p w14:paraId="1F2E202B" w14:textId="2E709401" w:rsidR="00B92327" w:rsidRPr="00801E49" w:rsidRDefault="00332621" w:rsidP="006B0BF6">
      <w:pPr>
        <w:spacing w:after="0" w:line="259" w:lineRule="auto"/>
        <w:ind w:left="0" w:right="0" w:firstLine="0"/>
        <w:jc w:val="left"/>
        <w:rPr>
          <w:rFonts w:ascii="Open Sans" w:hAnsi="Open Sans" w:cs="Open Sans"/>
          <w:sz w:val="16"/>
          <w:szCs w:val="24"/>
          <w:rPrChange w:id="3744" w:author="Nicole Wu" w:date="2024-01-08T11:26:00Z">
            <w:rPr>
              <w:sz w:val="16"/>
              <w:szCs w:val="24"/>
            </w:rPr>
          </w:rPrChange>
        </w:rPr>
      </w:pPr>
      <w:r w:rsidRPr="00801E49">
        <w:rPr>
          <w:rFonts w:ascii="Open Sans" w:hAnsi="Open Sans" w:cs="Open Sans"/>
          <w:sz w:val="16"/>
          <w:szCs w:val="24"/>
          <w:rPrChange w:id="3745" w:author="Nicole Wu" w:date="2024-01-08T11:26:00Z">
            <w:rPr>
              <w:sz w:val="16"/>
              <w:szCs w:val="24"/>
            </w:rPr>
          </w:rPrChange>
        </w:rPr>
        <w:t>Note: Robust standard errors in parentheses; * p&lt;0.05, ** p&lt;0.01, *** p&lt;0.001.</w:t>
      </w:r>
    </w:p>
    <w:p w14:paraId="2FEAC806" w14:textId="77777777" w:rsidR="006B0BF6" w:rsidRPr="00801E49" w:rsidRDefault="006B0BF6" w:rsidP="006B0BF6">
      <w:pPr>
        <w:spacing w:after="0" w:line="259" w:lineRule="auto"/>
        <w:ind w:left="0" w:right="0" w:firstLine="0"/>
        <w:jc w:val="left"/>
        <w:rPr>
          <w:rFonts w:ascii="Open Sans" w:hAnsi="Open Sans" w:cs="Open Sans"/>
          <w:sz w:val="16"/>
          <w:szCs w:val="24"/>
          <w:rPrChange w:id="3746" w:author="Nicole Wu" w:date="2024-01-08T11:26:00Z">
            <w:rPr>
              <w:sz w:val="16"/>
              <w:szCs w:val="24"/>
            </w:rPr>
          </w:rPrChange>
        </w:rPr>
      </w:pPr>
    </w:p>
    <w:p w14:paraId="4794CF23" w14:textId="0E3352F6" w:rsidR="00B92327" w:rsidRPr="00801E49" w:rsidRDefault="00332621">
      <w:pPr>
        <w:ind w:left="-5" w:right="446"/>
        <w:rPr>
          <w:rFonts w:ascii="Open Sans" w:hAnsi="Open Sans" w:cs="Open Sans"/>
          <w:rPrChange w:id="3747" w:author="Nicole Wu" w:date="2024-01-08T11:26:00Z">
            <w:rPr/>
          </w:rPrChange>
        </w:rPr>
      </w:pPr>
      <w:commentRangeStart w:id="3748"/>
      <w:r w:rsidRPr="00801E49">
        <w:rPr>
          <w:rFonts w:ascii="Open Sans" w:hAnsi="Open Sans" w:cs="Open Sans"/>
          <w:rPrChange w:id="3749" w:author="Nicole Wu" w:date="2024-01-08T11:26:00Z">
            <w:rPr/>
          </w:rPrChange>
        </w:rPr>
        <w:t>While on the overage the remote modality slightly under</w:t>
      </w:r>
      <w:ins w:id="3750" w:author="Alirah WEYORI" w:date="2024-01-07T10:30:00Z">
        <w:r w:rsidR="002A64AD" w:rsidRPr="00801E49">
          <w:rPr>
            <w:rFonts w:ascii="Open Sans" w:hAnsi="Open Sans" w:cs="Open Sans"/>
            <w:rPrChange w:id="3751" w:author="Nicole Wu" w:date="2024-01-08T11:26:00Z">
              <w:rPr/>
            </w:rPrChange>
          </w:rPr>
          <w:t>reports</w:t>
        </w:r>
      </w:ins>
      <w:del w:id="3752" w:author="Alirah WEYORI" w:date="2024-01-07T10:30:00Z">
        <w:r w:rsidRPr="00801E49" w:rsidDel="002A64AD">
          <w:rPr>
            <w:rFonts w:ascii="Open Sans" w:hAnsi="Open Sans" w:cs="Open Sans"/>
            <w:rPrChange w:id="3753" w:author="Nicole Wu" w:date="2024-01-08T11:26:00Z">
              <w:rPr/>
            </w:rPrChange>
          </w:rPr>
          <w:delText>estimates</w:delText>
        </w:r>
      </w:del>
      <w:r w:rsidRPr="00801E49">
        <w:rPr>
          <w:rFonts w:ascii="Open Sans" w:hAnsi="Open Sans" w:cs="Open Sans"/>
          <w:rPrChange w:id="3754" w:author="Nicole Wu" w:date="2024-01-08T11:26:00Z">
            <w:rPr/>
          </w:rPrChange>
        </w:rPr>
        <w:t xml:space="preserve"> the </w:t>
      </w:r>
      <w:del w:id="3755" w:author="Alirah WEYORI" w:date="2024-01-07T10:30:00Z">
        <w:r w:rsidRPr="00801E49" w:rsidDel="005423A4">
          <w:rPr>
            <w:rFonts w:ascii="Open Sans" w:hAnsi="Open Sans" w:cs="Open Sans"/>
            <w:rPrChange w:id="3756" w:author="Nicole Wu" w:date="2024-01-08T11:26:00Z">
              <w:rPr/>
            </w:rPrChange>
          </w:rPr>
          <w:delText xml:space="preserve">number </w:delText>
        </w:r>
      </w:del>
      <w:r w:rsidRPr="00801E49">
        <w:rPr>
          <w:rFonts w:ascii="Open Sans" w:hAnsi="Open Sans" w:cs="Open Sans"/>
          <w:rPrChange w:id="3757" w:author="Nicole Wu" w:date="2024-01-08T11:26:00Z">
            <w:rPr/>
          </w:rPrChange>
        </w:rPr>
        <w:t>overall food insecure</w:t>
      </w:r>
      <w:ins w:id="3758" w:author="Alirah WEYORI" w:date="2024-01-07T10:30:00Z">
        <w:r w:rsidR="005423A4" w:rsidRPr="00801E49">
          <w:rPr>
            <w:rFonts w:ascii="Open Sans" w:hAnsi="Open Sans" w:cs="Open Sans"/>
            <w:rPrChange w:id="3759" w:author="Nicole Wu" w:date="2024-01-08T11:26:00Z">
              <w:rPr/>
            </w:rPrChange>
          </w:rPr>
          <w:t xml:space="preserve"> </w:t>
        </w:r>
        <w:r w:rsidR="00034EED" w:rsidRPr="00801E49">
          <w:rPr>
            <w:rFonts w:ascii="Open Sans" w:hAnsi="Open Sans" w:cs="Open Sans"/>
            <w:rPrChange w:id="3760" w:author="Nicole Wu" w:date="2024-01-08T11:26:00Z">
              <w:rPr/>
            </w:rPrChange>
          </w:rPr>
          <w:t>numbers</w:t>
        </w:r>
      </w:ins>
      <w:del w:id="3761" w:author="Alirah WEYORI" w:date="2024-01-07T10:30:00Z">
        <w:r w:rsidRPr="00801E49" w:rsidDel="00034EED">
          <w:rPr>
            <w:rFonts w:ascii="Open Sans" w:hAnsi="Open Sans" w:cs="Open Sans"/>
            <w:rPrChange w:id="3762" w:author="Nicole Wu" w:date="2024-01-08T11:26:00Z">
              <w:rPr/>
            </w:rPrChange>
          </w:rPr>
          <w:delText>,</w:delText>
        </w:r>
      </w:del>
      <w:r w:rsidRPr="00801E49">
        <w:rPr>
          <w:rFonts w:ascii="Open Sans" w:hAnsi="Open Sans" w:cs="Open Sans"/>
          <w:rPrChange w:id="3763" w:author="Nicole Wu" w:date="2024-01-08T11:26:00Z">
            <w:rPr/>
          </w:rPrChange>
        </w:rPr>
        <w:t xml:space="preserve"> across the sub-samples compared to F2F, comparing the non-phone owners with phone-owners, there are between 25 and 37 percent more food insecure people estimated in the F2F and </w:t>
      </w:r>
      <w:del w:id="3764" w:author="Alirah WEYORI" w:date="2024-01-07T10:31:00Z">
        <w:r w:rsidRPr="00801E49" w:rsidDel="00034EED">
          <w:rPr>
            <w:rFonts w:ascii="Open Sans" w:hAnsi="Open Sans" w:cs="Open Sans"/>
            <w:rPrChange w:id="3765" w:author="Nicole Wu" w:date="2024-01-08T11:26:00Z">
              <w:rPr/>
            </w:rPrChange>
          </w:rPr>
          <w:delText>R</w:delText>
        </w:r>
      </w:del>
      <w:ins w:id="3766" w:author="Alirah WEYORI" w:date="2024-01-07T10:31:00Z">
        <w:r w:rsidR="00034EED" w:rsidRPr="00801E49">
          <w:rPr>
            <w:rFonts w:ascii="Open Sans" w:hAnsi="Open Sans" w:cs="Open Sans"/>
            <w:rPrChange w:id="3767" w:author="Nicole Wu" w:date="2024-01-08T11:26:00Z">
              <w:rPr/>
            </w:rPrChange>
          </w:rPr>
          <w:t>r</w:t>
        </w:r>
      </w:ins>
      <w:r w:rsidRPr="00801E49">
        <w:rPr>
          <w:rFonts w:ascii="Open Sans" w:hAnsi="Open Sans" w:cs="Open Sans"/>
          <w:rPrChange w:id="3768" w:author="Nicole Wu" w:date="2024-01-08T11:26:00Z">
            <w:rPr/>
          </w:rPrChange>
        </w:rPr>
        <w:t>emote respectively in non-phone owners</w:t>
      </w:r>
      <w:commentRangeEnd w:id="3748"/>
      <w:r w:rsidR="00343A0A" w:rsidRPr="00801E49">
        <w:rPr>
          <w:rStyle w:val="CommentReference"/>
          <w:rFonts w:ascii="Open Sans" w:hAnsi="Open Sans" w:cs="Open Sans"/>
          <w:rPrChange w:id="3769" w:author="Nicole Wu" w:date="2024-01-08T11:26:00Z">
            <w:rPr>
              <w:rStyle w:val="CommentReference"/>
            </w:rPr>
          </w:rPrChange>
        </w:rPr>
        <w:commentReference w:id="3748"/>
      </w:r>
      <w:r w:rsidRPr="00801E49">
        <w:rPr>
          <w:rFonts w:ascii="Open Sans" w:hAnsi="Open Sans" w:cs="Open Sans"/>
          <w:rPrChange w:id="3771" w:author="Nicole Wu" w:date="2024-01-08T11:26:00Z">
            <w:rPr/>
          </w:rPrChange>
        </w:rPr>
        <w:t>.</w:t>
      </w:r>
      <w:ins w:id="3772" w:author="Alirah WEYORI" w:date="2024-01-07T10:42:00Z">
        <w:r w:rsidR="0044764F" w:rsidRPr="00801E49">
          <w:rPr>
            <w:rFonts w:ascii="Open Sans" w:hAnsi="Open Sans" w:cs="Open Sans"/>
            <w:rPrChange w:id="3773" w:author="Nicole Wu" w:date="2024-01-08T11:26:00Z">
              <w:rPr/>
            </w:rPrChange>
          </w:rPr>
          <w:t xml:space="preserve"> </w:t>
        </w:r>
      </w:ins>
      <w:ins w:id="3774" w:author="Alirah WEYORI" w:date="2024-01-07T10:43:00Z">
        <w:r w:rsidR="00605762" w:rsidRPr="00801E49">
          <w:rPr>
            <w:rFonts w:ascii="Open Sans" w:hAnsi="Open Sans" w:cs="Open Sans"/>
            <w:rPrChange w:id="3775" w:author="Nicole Wu" w:date="2024-01-08T11:26:00Z">
              <w:rPr/>
            </w:rPrChange>
          </w:rPr>
          <w:t xml:space="preserve">Given that the </w:t>
        </w:r>
        <w:r w:rsidR="004166B6" w:rsidRPr="00801E49">
          <w:rPr>
            <w:rFonts w:ascii="Open Sans" w:hAnsi="Open Sans" w:cs="Open Sans"/>
            <w:rPrChange w:id="3776" w:author="Nicole Wu" w:date="2024-01-08T11:26:00Z">
              <w:rPr/>
            </w:rPrChange>
          </w:rPr>
          <w:t>research objective seeks to compare the resu</w:t>
        </w:r>
      </w:ins>
      <w:ins w:id="3777" w:author="Alirah WEYORI" w:date="2024-01-07T10:44:00Z">
        <w:r w:rsidR="004166B6" w:rsidRPr="00801E49">
          <w:rPr>
            <w:rFonts w:ascii="Open Sans" w:hAnsi="Open Sans" w:cs="Open Sans"/>
            <w:rPrChange w:id="3778" w:author="Nicole Wu" w:date="2024-01-08T11:26:00Z">
              <w:rPr/>
            </w:rPrChange>
          </w:rPr>
          <w:t xml:space="preserve">lts of the </w:t>
        </w:r>
        <w:r w:rsidR="00610EBB" w:rsidRPr="00801E49">
          <w:rPr>
            <w:rFonts w:ascii="Open Sans" w:hAnsi="Open Sans" w:cs="Open Sans"/>
            <w:rPrChange w:id="3779" w:author="Nicole Wu" w:date="2024-01-08T11:26:00Z">
              <w:rPr/>
            </w:rPrChange>
          </w:rPr>
          <w:t>standard F2F with remote surveys</w:t>
        </w:r>
        <w:r w:rsidR="000D624C" w:rsidRPr="00801E49">
          <w:rPr>
            <w:rFonts w:ascii="Open Sans" w:hAnsi="Open Sans" w:cs="Open Sans"/>
            <w:rPrChange w:id="3780" w:author="Nicole Wu" w:date="2024-01-08T11:26:00Z">
              <w:rPr/>
            </w:rPrChange>
          </w:rPr>
          <w:t xml:space="preserve">, </w:t>
        </w:r>
      </w:ins>
      <w:ins w:id="3781" w:author="Alirah WEYORI" w:date="2024-01-07T10:46:00Z">
        <w:r w:rsidR="00D91612" w:rsidRPr="00801E49">
          <w:rPr>
            <w:rFonts w:ascii="Open Sans" w:hAnsi="Open Sans" w:cs="Open Sans"/>
            <w:rPrChange w:id="3782" w:author="Nicole Wu" w:date="2024-01-08T11:26:00Z">
              <w:rPr/>
            </w:rPrChange>
          </w:rPr>
          <w:t>it is important to compare the results of the F2F results from the full sample wi</w:t>
        </w:r>
      </w:ins>
      <w:ins w:id="3783" w:author="Alirah WEYORI" w:date="2024-01-07T10:47:00Z">
        <w:r w:rsidR="00D91612" w:rsidRPr="00801E49">
          <w:rPr>
            <w:rFonts w:ascii="Open Sans" w:hAnsi="Open Sans" w:cs="Open Sans"/>
            <w:rPrChange w:id="3784" w:author="Nicole Wu" w:date="2024-01-08T11:26:00Z">
              <w:rPr/>
            </w:rPrChange>
          </w:rPr>
          <w:t xml:space="preserve">th the remote results from </w:t>
        </w:r>
        <w:r w:rsidR="0094598D" w:rsidRPr="00801E49">
          <w:rPr>
            <w:rFonts w:ascii="Open Sans" w:hAnsi="Open Sans" w:cs="Open Sans"/>
            <w:rPrChange w:id="3785" w:author="Nicole Wu" w:date="2024-01-08T11:26:00Z">
              <w:rPr/>
            </w:rPrChange>
          </w:rPr>
          <w:t>the phone</w:t>
        </w:r>
      </w:ins>
      <w:ins w:id="3786" w:author="Alirah WEYORI" w:date="2024-01-07T10:50:00Z">
        <w:r w:rsidR="00BE2A4D" w:rsidRPr="00801E49">
          <w:rPr>
            <w:rFonts w:ascii="Open Sans" w:hAnsi="Open Sans" w:cs="Open Sans"/>
            <w:rPrChange w:id="3787" w:author="Nicole Wu" w:date="2024-01-08T11:26:00Z">
              <w:rPr/>
            </w:rPrChange>
          </w:rPr>
          <w:t xml:space="preserve"> </w:t>
        </w:r>
      </w:ins>
      <w:ins w:id="3788" w:author="Alirah WEYORI" w:date="2024-01-07T11:09:00Z">
        <w:r w:rsidR="004B4C23" w:rsidRPr="00801E49">
          <w:rPr>
            <w:rFonts w:ascii="Open Sans" w:hAnsi="Open Sans" w:cs="Open Sans"/>
            <w:rPrChange w:id="3789" w:author="Nicole Wu" w:date="2024-01-08T11:26:00Z">
              <w:rPr/>
            </w:rPrChange>
          </w:rPr>
          <w:t>owner</w:t>
        </w:r>
        <w:r w:rsidR="00C45DCB" w:rsidRPr="00801E49">
          <w:rPr>
            <w:rFonts w:ascii="Open Sans" w:hAnsi="Open Sans" w:cs="Open Sans"/>
            <w:rPrChange w:id="3790" w:author="Nicole Wu" w:date="2024-01-08T11:26:00Z">
              <w:rPr/>
            </w:rPrChange>
          </w:rPr>
          <w:t xml:space="preserve">s’ </w:t>
        </w:r>
      </w:ins>
      <w:ins w:id="3791" w:author="Alirah WEYORI" w:date="2024-01-07T10:50:00Z">
        <w:r w:rsidR="00BE2A4D" w:rsidRPr="00801E49">
          <w:rPr>
            <w:rFonts w:ascii="Open Sans" w:hAnsi="Open Sans" w:cs="Open Sans"/>
            <w:rPrChange w:id="3792" w:author="Nicole Wu" w:date="2024-01-08T11:26:00Z">
              <w:rPr/>
            </w:rPrChange>
          </w:rPr>
          <w:t>sub-sample</w:t>
        </w:r>
      </w:ins>
      <w:ins w:id="3793" w:author="Alirah WEYORI" w:date="2024-01-07T10:47:00Z">
        <w:r w:rsidR="0094598D" w:rsidRPr="00801E49">
          <w:rPr>
            <w:rFonts w:ascii="Open Sans" w:hAnsi="Open Sans" w:cs="Open Sans"/>
            <w:rPrChange w:id="3794" w:author="Nicole Wu" w:date="2024-01-08T11:26:00Z">
              <w:rPr/>
            </w:rPrChange>
          </w:rPr>
          <w:t>.</w:t>
        </w:r>
      </w:ins>
      <w:ins w:id="3795" w:author="Alirah WEYORI" w:date="2024-01-07T10:50:00Z">
        <w:r w:rsidR="000B7440" w:rsidRPr="00801E49">
          <w:rPr>
            <w:rFonts w:ascii="Open Sans" w:hAnsi="Open Sans" w:cs="Open Sans"/>
            <w:rPrChange w:id="3796" w:author="Nicole Wu" w:date="2024-01-08T11:26:00Z">
              <w:rPr/>
            </w:rPrChange>
          </w:rPr>
          <w:t xml:space="preserve"> The result of this comparison shows that using the rem</w:t>
        </w:r>
      </w:ins>
      <w:ins w:id="3797" w:author="Alirah WEYORI" w:date="2024-01-07T10:51:00Z">
        <w:r w:rsidR="000B7440" w:rsidRPr="00801E49">
          <w:rPr>
            <w:rFonts w:ascii="Open Sans" w:hAnsi="Open Sans" w:cs="Open Sans"/>
            <w:rPrChange w:id="3798" w:author="Nicole Wu" w:date="2024-01-08T11:26:00Z">
              <w:rPr/>
            </w:rPrChange>
          </w:rPr>
          <w:t>ote</w:t>
        </w:r>
        <w:r w:rsidR="001863CF" w:rsidRPr="00801E49">
          <w:rPr>
            <w:rFonts w:ascii="Open Sans" w:hAnsi="Open Sans" w:cs="Open Sans"/>
            <w:rPrChange w:id="3799" w:author="Nicole Wu" w:date="2024-01-08T11:26:00Z">
              <w:rPr/>
            </w:rPrChange>
          </w:rPr>
          <w:t xml:space="preserve"> methodology in its current setup</w:t>
        </w:r>
      </w:ins>
      <w:ins w:id="3800" w:author="Alirah WEYORI" w:date="2024-01-07T11:06:00Z">
        <w:r w:rsidR="000242EC" w:rsidRPr="00801E49">
          <w:rPr>
            <w:rFonts w:ascii="Open Sans" w:hAnsi="Open Sans" w:cs="Open Sans"/>
            <w:rPrChange w:id="3801" w:author="Nicole Wu" w:date="2024-01-08T11:26:00Z">
              <w:rPr/>
            </w:rPrChange>
          </w:rPr>
          <w:t xml:space="preserve"> using </w:t>
        </w:r>
        <w:r w:rsidR="00ED64E4" w:rsidRPr="00801E49">
          <w:rPr>
            <w:rFonts w:ascii="Open Sans" w:hAnsi="Open Sans" w:cs="Open Sans"/>
            <w:rPrChange w:id="3802" w:author="Nicole Wu" w:date="2024-01-08T11:26:00Z">
              <w:rPr/>
            </w:rPrChange>
          </w:rPr>
          <w:t>the income source and income change indicators</w:t>
        </w:r>
      </w:ins>
      <w:ins w:id="3803" w:author="Alirah WEYORI" w:date="2024-01-07T10:51:00Z">
        <w:r w:rsidR="001863CF" w:rsidRPr="00801E49">
          <w:rPr>
            <w:rFonts w:ascii="Open Sans" w:hAnsi="Open Sans" w:cs="Open Sans"/>
            <w:rPrChange w:id="3804" w:author="Nicole Wu" w:date="2024-01-08T11:26:00Z">
              <w:rPr/>
            </w:rPrChange>
          </w:rPr>
          <w:t xml:space="preserve"> </w:t>
        </w:r>
        <w:r w:rsidR="002868AC" w:rsidRPr="00801E49">
          <w:rPr>
            <w:rFonts w:ascii="Open Sans" w:hAnsi="Open Sans" w:cs="Open Sans"/>
            <w:rPrChange w:id="3805" w:author="Nicole Wu" w:date="2024-01-08T11:26:00Z">
              <w:rPr/>
            </w:rPrChange>
          </w:rPr>
          <w:t xml:space="preserve">significantly underreports acute food insecurity by </w:t>
        </w:r>
      </w:ins>
      <w:ins w:id="3806" w:author="Alirah WEYORI" w:date="2024-01-07T10:52:00Z">
        <w:r w:rsidR="000A254D" w:rsidRPr="00801E49">
          <w:rPr>
            <w:rFonts w:ascii="Open Sans" w:hAnsi="Open Sans" w:cs="Open Sans"/>
            <w:rPrChange w:id="3807" w:author="Nicole Wu" w:date="2024-01-08T11:26:00Z">
              <w:rPr/>
            </w:rPrChange>
          </w:rPr>
          <w:t>39 percentage points.</w:t>
        </w:r>
      </w:ins>
      <w:ins w:id="3808" w:author="Alirah WEYORI" w:date="2024-01-07T10:47:00Z">
        <w:r w:rsidR="0094598D" w:rsidRPr="00801E49">
          <w:rPr>
            <w:rFonts w:ascii="Open Sans" w:hAnsi="Open Sans" w:cs="Open Sans"/>
            <w:rPrChange w:id="3809" w:author="Nicole Wu" w:date="2024-01-08T11:26:00Z">
              <w:rPr/>
            </w:rPrChange>
          </w:rPr>
          <w:t xml:space="preserve"> </w:t>
        </w:r>
      </w:ins>
    </w:p>
    <w:p w14:paraId="32DB506D" w14:textId="4000EF68" w:rsidR="00B92327" w:rsidRPr="00801E49" w:rsidRDefault="1D7FB02D">
      <w:pPr>
        <w:ind w:left="-5" w:right="446"/>
        <w:rPr>
          <w:rFonts w:ascii="Open Sans" w:hAnsi="Open Sans" w:cs="Open Sans"/>
          <w:rPrChange w:id="3810" w:author="Nicole Wu" w:date="2024-01-08T11:26:00Z">
            <w:rPr/>
          </w:rPrChange>
        </w:rPr>
      </w:pPr>
      <w:r w:rsidRPr="00801E49">
        <w:rPr>
          <w:rFonts w:ascii="Open Sans" w:hAnsi="Open Sans" w:cs="Open Sans"/>
          <w:rPrChange w:id="3811" w:author="Nicole Wu" w:date="2024-01-08T11:26:00Z">
            <w:rPr/>
          </w:rPrChange>
        </w:rPr>
        <w:t xml:space="preserve">The next level of comparison is the CARI computed using FES from remote surveys with the standard CARI modules presented in Table 8. The results show different patterns across the 3 groups. First, for the phone-owners although the rCARI-FES in terms of absolute terms </w:t>
      </w:r>
      <w:ins w:id="3812" w:author="Matthieu TOCKERT" w:date="2023-12-04T10:01:00Z">
        <w:r w:rsidR="72496830" w:rsidRPr="00801E49">
          <w:rPr>
            <w:rFonts w:ascii="Open Sans" w:hAnsi="Open Sans" w:cs="Open Sans"/>
            <w:rPrChange w:id="3813" w:author="Nicole Wu" w:date="2024-01-08T11:26:00Z">
              <w:rPr/>
            </w:rPrChange>
          </w:rPr>
          <w:t>reports</w:t>
        </w:r>
      </w:ins>
      <w:del w:id="3814" w:author="Matthieu TOCKERT" w:date="2023-12-04T10:01:00Z">
        <w:r w:rsidR="00332621" w:rsidRPr="00801E49" w:rsidDel="1D7FB02D">
          <w:rPr>
            <w:rFonts w:ascii="Open Sans" w:hAnsi="Open Sans" w:cs="Open Sans"/>
            <w:rPrChange w:id="3815" w:author="Nicole Wu" w:date="2024-01-08T11:26:00Z">
              <w:rPr/>
            </w:rPrChange>
          </w:rPr>
          <w:delText>produces</w:delText>
        </w:r>
      </w:del>
      <w:r w:rsidRPr="00801E49">
        <w:rPr>
          <w:rFonts w:ascii="Open Sans" w:hAnsi="Open Sans" w:cs="Open Sans"/>
          <w:rPrChange w:id="3816" w:author="Nicole Wu" w:date="2024-01-08T11:26:00Z">
            <w:rPr/>
          </w:rPrChange>
        </w:rPr>
        <w:t xml:space="preserve"> higher number of food insecure people, the difference is not statistically significantly compared to the standard CARI-FES. Second, for the no phone owners and the full sample, rCARI-FES significantly under</w:t>
      </w:r>
      <w:del w:id="3817" w:author="Matthieu TOCKERT" w:date="2023-12-04T10:02:00Z">
        <w:r w:rsidR="00332621" w:rsidRPr="00801E49" w:rsidDel="1D7FB02D">
          <w:rPr>
            <w:rFonts w:ascii="Open Sans" w:hAnsi="Open Sans" w:cs="Open Sans"/>
            <w:rPrChange w:id="3818" w:author="Nicole Wu" w:date="2024-01-08T11:26:00Z">
              <w:rPr/>
            </w:rPrChange>
          </w:rPr>
          <w:delText xml:space="preserve"> </w:delText>
        </w:r>
      </w:del>
      <w:r w:rsidRPr="00801E49">
        <w:rPr>
          <w:rFonts w:ascii="Open Sans" w:hAnsi="Open Sans" w:cs="Open Sans"/>
          <w:rPrChange w:id="3819" w:author="Nicole Wu" w:date="2024-01-08T11:26:00Z">
            <w:rPr/>
          </w:rPrChange>
        </w:rPr>
        <w:t>reports the food insecure numbers by between 7 and 8 percentage points. The overall effect is driven by the moderately food insecure category where rCARI-FES significantly under reports the numbers by 15 and 11 percentage points respectively for</w:t>
      </w:r>
      <w:r w:rsidR="53C2D371" w:rsidRPr="00801E49">
        <w:rPr>
          <w:rFonts w:ascii="Open Sans" w:hAnsi="Open Sans" w:cs="Open Sans"/>
          <w:rPrChange w:id="3820" w:author="Nicole Wu" w:date="2024-01-08T11:26:00Z">
            <w:rPr/>
          </w:rPrChange>
        </w:rPr>
        <w:t xml:space="preserve"> the</w:t>
      </w:r>
      <w:r w:rsidRPr="00801E49">
        <w:rPr>
          <w:rFonts w:ascii="Open Sans" w:hAnsi="Open Sans" w:cs="Open Sans"/>
          <w:rPrChange w:id="3821" w:author="Nicole Wu" w:date="2024-01-08T11:26:00Z">
            <w:rPr/>
          </w:rPrChange>
        </w:rPr>
        <w:t xml:space="preserve"> none phone owners and full-sample.</w:t>
      </w:r>
    </w:p>
    <w:p w14:paraId="740579AA" w14:textId="4CC8DD6C" w:rsidR="00B92327" w:rsidRPr="00801E49" w:rsidRDefault="1D7FB02D">
      <w:pPr>
        <w:spacing w:after="0"/>
        <w:ind w:left="-5" w:right="446"/>
        <w:rPr>
          <w:ins w:id="3822" w:author="Matthieu TOCKERT" w:date="2023-12-04T10:03:00Z"/>
          <w:rFonts w:ascii="Open Sans" w:hAnsi="Open Sans" w:cs="Open Sans"/>
          <w:rPrChange w:id="3823" w:author="Nicole Wu" w:date="2024-01-08T11:26:00Z">
            <w:rPr>
              <w:ins w:id="3824" w:author="Matthieu TOCKERT" w:date="2023-12-04T10:03:00Z"/>
            </w:rPr>
          </w:rPrChange>
        </w:rPr>
      </w:pPr>
      <w:r w:rsidRPr="00801E49">
        <w:rPr>
          <w:rFonts w:ascii="Open Sans" w:hAnsi="Open Sans" w:cs="Open Sans"/>
          <w:rPrChange w:id="3825" w:author="Nicole Wu" w:date="2024-01-08T11:26:00Z">
            <w:rPr/>
          </w:rPrChange>
        </w:rPr>
        <w:t xml:space="preserve">The results of the comparison in Table 8 shows that using the FES module in phone surveys will likely result in under-reporting food insecurity compared to the standard F2F FES module. </w:t>
      </w:r>
    </w:p>
    <w:p w14:paraId="22A92FDB" w14:textId="0EF93DED" w:rsidR="00B92327" w:rsidRPr="00801E49" w:rsidRDefault="1D7FB02D">
      <w:pPr>
        <w:spacing w:after="0"/>
        <w:ind w:left="-5" w:right="446"/>
        <w:rPr>
          <w:rFonts w:ascii="Open Sans" w:hAnsi="Open Sans" w:cs="Open Sans"/>
          <w:rPrChange w:id="3826" w:author="Nicole Wu" w:date="2024-01-08T11:26:00Z">
            <w:rPr/>
          </w:rPrChange>
        </w:rPr>
      </w:pPr>
      <w:r w:rsidRPr="00801E49">
        <w:rPr>
          <w:rFonts w:ascii="Open Sans" w:hAnsi="Open Sans" w:cs="Open Sans"/>
          <w:rPrChange w:id="3827" w:author="Nicole Wu" w:date="2024-01-08T11:26:00Z">
            <w:rPr/>
          </w:rPrChange>
        </w:rPr>
        <w:t>Table 8: Impact of Survey Modality: CARI-FES vs. rCARI-FES</w:t>
      </w:r>
    </w:p>
    <w:tbl>
      <w:tblPr>
        <w:tblW w:w="8893" w:type="dxa"/>
        <w:tblInd w:w="233" w:type="dxa"/>
        <w:tblCellMar>
          <w:top w:w="24" w:type="dxa"/>
          <w:right w:w="89" w:type="dxa"/>
        </w:tblCellMar>
        <w:tblLook w:val="04A0" w:firstRow="1" w:lastRow="0" w:firstColumn="1" w:lastColumn="0" w:noHBand="0" w:noVBand="1"/>
      </w:tblPr>
      <w:tblGrid>
        <w:gridCol w:w="2290"/>
        <w:gridCol w:w="672"/>
        <w:gridCol w:w="806"/>
        <w:gridCol w:w="672"/>
        <w:gridCol w:w="637"/>
        <w:gridCol w:w="841"/>
        <w:gridCol w:w="766"/>
        <w:gridCol w:w="672"/>
        <w:gridCol w:w="806"/>
        <w:gridCol w:w="731"/>
      </w:tblGrid>
      <w:tr w:rsidR="006B0BF6" w:rsidRPr="00801E49" w14:paraId="1F599EB4" w14:textId="77777777" w:rsidTr="00C04D95">
        <w:trPr>
          <w:trHeight w:val="216"/>
        </w:trPr>
        <w:tc>
          <w:tcPr>
            <w:tcW w:w="2290" w:type="dxa"/>
            <w:tcBorders>
              <w:top w:val="double" w:sz="3" w:space="0" w:color="000000"/>
              <w:left w:val="nil"/>
              <w:bottom w:val="nil"/>
              <w:right w:val="nil"/>
            </w:tcBorders>
          </w:tcPr>
          <w:p w14:paraId="4F9D9842" w14:textId="77777777" w:rsidR="006B0BF6" w:rsidRPr="00801E49" w:rsidRDefault="006B0BF6" w:rsidP="006B0BF6">
            <w:pPr>
              <w:spacing w:after="0" w:line="259" w:lineRule="auto"/>
              <w:ind w:left="0" w:right="0" w:firstLine="0"/>
              <w:jc w:val="left"/>
              <w:rPr>
                <w:rFonts w:ascii="Open Sans" w:hAnsi="Open Sans" w:cs="Open Sans"/>
                <w:b/>
                <w:sz w:val="16"/>
                <w:szCs w:val="24"/>
                <w:rPrChange w:id="3828" w:author="Nicole Wu" w:date="2024-01-08T11:26:00Z">
                  <w:rPr>
                    <w:b/>
                    <w:bCs/>
                    <w:sz w:val="16"/>
                    <w:szCs w:val="24"/>
                  </w:rPr>
                </w:rPrChange>
              </w:rPr>
            </w:pPr>
          </w:p>
        </w:tc>
        <w:tc>
          <w:tcPr>
            <w:tcW w:w="2150" w:type="dxa"/>
            <w:gridSpan w:val="3"/>
            <w:tcBorders>
              <w:top w:val="double" w:sz="3" w:space="0" w:color="000000"/>
              <w:left w:val="nil"/>
              <w:bottom w:val="nil"/>
              <w:right w:val="nil"/>
            </w:tcBorders>
          </w:tcPr>
          <w:p w14:paraId="1859CE9D" w14:textId="38B83822" w:rsidR="006B0BF6" w:rsidRPr="00801E49" w:rsidRDefault="006B0BF6" w:rsidP="006B0BF6">
            <w:pPr>
              <w:spacing w:after="0" w:line="259" w:lineRule="auto"/>
              <w:ind w:left="0" w:right="0" w:firstLine="0"/>
              <w:jc w:val="center"/>
              <w:rPr>
                <w:rFonts w:ascii="Open Sans" w:hAnsi="Open Sans" w:cs="Open Sans"/>
                <w:b/>
                <w:sz w:val="16"/>
                <w:szCs w:val="24"/>
                <w:rPrChange w:id="3829" w:author="Nicole Wu" w:date="2024-01-08T11:26:00Z">
                  <w:rPr>
                    <w:b/>
                    <w:bCs/>
                    <w:sz w:val="16"/>
                    <w:szCs w:val="24"/>
                  </w:rPr>
                </w:rPrChange>
              </w:rPr>
            </w:pPr>
            <w:r w:rsidRPr="00801E49">
              <w:rPr>
                <w:rFonts w:ascii="Open Sans" w:hAnsi="Open Sans" w:cs="Open Sans"/>
                <w:b/>
                <w:sz w:val="16"/>
                <w:szCs w:val="24"/>
                <w:rPrChange w:id="3830" w:author="Nicole Wu" w:date="2024-01-08T11:26:00Z">
                  <w:rPr>
                    <w:b/>
                    <w:bCs/>
                    <w:sz w:val="16"/>
                    <w:szCs w:val="24"/>
                  </w:rPr>
                </w:rPrChange>
              </w:rPr>
              <w:t>Own Phone</w:t>
            </w:r>
          </w:p>
        </w:tc>
        <w:tc>
          <w:tcPr>
            <w:tcW w:w="2244" w:type="dxa"/>
            <w:gridSpan w:val="3"/>
            <w:tcBorders>
              <w:top w:val="double" w:sz="3" w:space="0" w:color="000000"/>
              <w:left w:val="nil"/>
              <w:bottom w:val="nil"/>
              <w:right w:val="nil"/>
            </w:tcBorders>
          </w:tcPr>
          <w:p w14:paraId="46391A0E" w14:textId="22620152" w:rsidR="006B0BF6" w:rsidRPr="00801E49" w:rsidRDefault="006B0BF6" w:rsidP="006B0BF6">
            <w:pPr>
              <w:spacing w:after="0" w:line="259" w:lineRule="auto"/>
              <w:ind w:left="0" w:right="0" w:firstLine="0"/>
              <w:jc w:val="center"/>
              <w:rPr>
                <w:rFonts w:ascii="Open Sans" w:hAnsi="Open Sans" w:cs="Open Sans"/>
                <w:b/>
                <w:sz w:val="16"/>
                <w:szCs w:val="24"/>
                <w:rPrChange w:id="3831" w:author="Nicole Wu" w:date="2024-01-08T11:26:00Z">
                  <w:rPr>
                    <w:b/>
                    <w:bCs/>
                    <w:sz w:val="16"/>
                    <w:szCs w:val="24"/>
                  </w:rPr>
                </w:rPrChange>
              </w:rPr>
            </w:pPr>
            <w:r w:rsidRPr="00801E49">
              <w:rPr>
                <w:rFonts w:ascii="Open Sans" w:hAnsi="Open Sans" w:cs="Open Sans"/>
                <w:b/>
                <w:sz w:val="16"/>
                <w:szCs w:val="24"/>
                <w:rPrChange w:id="3832" w:author="Nicole Wu" w:date="2024-01-08T11:26:00Z">
                  <w:rPr>
                    <w:b/>
                    <w:bCs/>
                    <w:sz w:val="16"/>
                    <w:szCs w:val="24"/>
                  </w:rPr>
                </w:rPrChange>
              </w:rPr>
              <w:t>No Phone</w:t>
            </w:r>
          </w:p>
        </w:tc>
        <w:tc>
          <w:tcPr>
            <w:tcW w:w="2209" w:type="dxa"/>
            <w:gridSpan w:val="3"/>
            <w:tcBorders>
              <w:top w:val="double" w:sz="3" w:space="0" w:color="000000"/>
              <w:left w:val="nil"/>
              <w:bottom w:val="nil"/>
              <w:right w:val="nil"/>
            </w:tcBorders>
          </w:tcPr>
          <w:p w14:paraId="21ED155F" w14:textId="226B9AD5" w:rsidR="006B0BF6" w:rsidRPr="00801E49" w:rsidRDefault="00A544C8" w:rsidP="006B0BF6">
            <w:pPr>
              <w:spacing w:after="0" w:line="259" w:lineRule="auto"/>
              <w:ind w:left="0" w:right="0" w:firstLine="0"/>
              <w:jc w:val="center"/>
              <w:rPr>
                <w:rFonts w:ascii="Open Sans" w:hAnsi="Open Sans" w:cs="Open Sans"/>
                <w:b/>
                <w:sz w:val="16"/>
                <w:szCs w:val="24"/>
                <w:rPrChange w:id="3833" w:author="Nicole Wu" w:date="2024-01-08T11:26:00Z">
                  <w:rPr>
                    <w:b/>
                    <w:bCs/>
                    <w:sz w:val="16"/>
                    <w:szCs w:val="24"/>
                  </w:rPr>
                </w:rPrChange>
              </w:rPr>
            </w:pPr>
            <w:r w:rsidRPr="00801E49">
              <w:rPr>
                <w:rFonts w:ascii="Open Sans" w:hAnsi="Open Sans" w:cs="Open Sans"/>
                <w:b/>
                <w:sz w:val="16"/>
                <w:szCs w:val="24"/>
                <w:rPrChange w:id="3834" w:author="Nicole Wu" w:date="2024-01-08T11:26:00Z">
                  <w:rPr>
                    <w:b/>
                    <w:bCs/>
                    <w:sz w:val="16"/>
                    <w:szCs w:val="24"/>
                  </w:rPr>
                </w:rPrChange>
              </w:rPr>
              <w:t>Full Sample</w:t>
            </w:r>
          </w:p>
        </w:tc>
      </w:tr>
      <w:tr w:rsidR="00B92327" w:rsidRPr="00801E49" w14:paraId="17B8F02F" w14:textId="77777777" w:rsidTr="006B0BF6">
        <w:trPr>
          <w:trHeight w:val="195"/>
        </w:trPr>
        <w:tc>
          <w:tcPr>
            <w:tcW w:w="2290" w:type="dxa"/>
            <w:tcBorders>
              <w:top w:val="nil"/>
              <w:left w:val="nil"/>
              <w:bottom w:val="single" w:sz="3" w:space="0" w:color="000000"/>
              <w:right w:val="nil"/>
            </w:tcBorders>
          </w:tcPr>
          <w:p w14:paraId="4C2A13EA" w14:textId="77777777" w:rsidR="00B92327" w:rsidRPr="00801E49" w:rsidRDefault="00332621" w:rsidP="006B0BF6">
            <w:pPr>
              <w:spacing w:after="0" w:line="259" w:lineRule="auto"/>
              <w:ind w:left="0" w:right="0" w:firstLine="0"/>
              <w:jc w:val="left"/>
              <w:rPr>
                <w:rFonts w:ascii="Open Sans" w:hAnsi="Open Sans" w:cs="Open Sans"/>
                <w:b/>
                <w:sz w:val="16"/>
                <w:szCs w:val="24"/>
                <w:rPrChange w:id="3835" w:author="Nicole Wu" w:date="2024-01-08T11:26:00Z">
                  <w:rPr>
                    <w:b/>
                    <w:bCs/>
                    <w:sz w:val="16"/>
                    <w:szCs w:val="24"/>
                  </w:rPr>
                </w:rPrChange>
              </w:rPr>
            </w:pPr>
            <w:r w:rsidRPr="00801E49">
              <w:rPr>
                <w:rFonts w:ascii="Open Sans" w:hAnsi="Open Sans" w:cs="Open Sans"/>
                <w:b/>
                <w:sz w:val="16"/>
                <w:szCs w:val="24"/>
                <w:rPrChange w:id="3836" w:author="Nicole Wu" w:date="2024-01-08T11:26:00Z">
                  <w:rPr>
                    <w:b/>
                    <w:bCs/>
                    <w:sz w:val="16"/>
                    <w:szCs w:val="24"/>
                  </w:rPr>
                </w:rPrChange>
              </w:rPr>
              <w:t>Variable</w:t>
            </w:r>
          </w:p>
        </w:tc>
        <w:tc>
          <w:tcPr>
            <w:tcW w:w="672" w:type="dxa"/>
            <w:tcBorders>
              <w:top w:val="nil"/>
              <w:left w:val="nil"/>
              <w:bottom w:val="single" w:sz="3" w:space="0" w:color="000000"/>
              <w:right w:val="nil"/>
            </w:tcBorders>
          </w:tcPr>
          <w:p w14:paraId="054ADE83"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37" w:author="Nicole Wu" w:date="2024-01-08T11:26:00Z">
                  <w:rPr>
                    <w:b/>
                    <w:bCs/>
                    <w:sz w:val="16"/>
                    <w:szCs w:val="24"/>
                  </w:rPr>
                </w:rPrChange>
              </w:rPr>
            </w:pPr>
            <w:r w:rsidRPr="00801E49">
              <w:rPr>
                <w:rFonts w:ascii="Open Sans" w:hAnsi="Open Sans" w:cs="Open Sans"/>
                <w:b/>
                <w:sz w:val="16"/>
                <w:szCs w:val="24"/>
                <w:rPrChange w:id="3838" w:author="Nicole Wu" w:date="2024-01-08T11:26:00Z">
                  <w:rPr>
                    <w:b/>
                    <w:bCs/>
                    <w:sz w:val="16"/>
                    <w:szCs w:val="24"/>
                  </w:rPr>
                </w:rPrChange>
              </w:rPr>
              <w:t>F2F</w:t>
            </w:r>
          </w:p>
        </w:tc>
        <w:tc>
          <w:tcPr>
            <w:tcW w:w="806" w:type="dxa"/>
            <w:tcBorders>
              <w:top w:val="nil"/>
              <w:left w:val="nil"/>
              <w:bottom w:val="single" w:sz="3" w:space="0" w:color="000000"/>
              <w:right w:val="nil"/>
            </w:tcBorders>
          </w:tcPr>
          <w:p w14:paraId="24470DA6"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39" w:author="Nicole Wu" w:date="2024-01-08T11:26:00Z">
                  <w:rPr>
                    <w:b/>
                    <w:bCs/>
                    <w:sz w:val="16"/>
                    <w:szCs w:val="24"/>
                  </w:rPr>
                </w:rPrChange>
              </w:rPr>
            </w:pPr>
            <w:r w:rsidRPr="00801E49">
              <w:rPr>
                <w:rFonts w:ascii="Open Sans" w:hAnsi="Open Sans" w:cs="Open Sans"/>
                <w:b/>
                <w:sz w:val="16"/>
                <w:szCs w:val="24"/>
                <w:rPrChange w:id="3840" w:author="Nicole Wu" w:date="2024-01-08T11:26:00Z">
                  <w:rPr>
                    <w:b/>
                    <w:bCs/>
                    <w:sz w:val="16"/>
                    <w:szCs w:val="24"/>
                  </w:rPr>
                </w:rPrChange>
              </w:rPr>
              <w:t>Remote</w:t>
            </w:r>
          </w:p>
        </w:tc>
        <w:tc>
          <w:tcPr>
            <w:tcW w:w="672" w:type="dxa"/>
            <w:tcBorders>
              <w:top w:val="nil"/>
              <w:left w:val="nil"/>
              <w:bottom w:val="single" w:sz="3" w:space="0" w:color="000000"/>
              <w:right w:val="nil"/>
            </w:tcBorders>
          </w:tcPr>
          <w:p w14:paraId="54E36CC6"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41" w:author="Nicole Wu" w:date="2024-01-08T11:26:00Z">
                  <w:rPr>
                    <w:b/>
                    <w:bCs/>
                    <w:sz w:val="16"/>
                    <w:szCs w:val="24"/>
                  </w:rPr>
                </w:rPrChange>
              </w:rPr>
            </w:pPr>
            <w:r w:rsidRPr="00801E49">
              <w:rPr>
                <w:rFonts w:ascii="Open Sans" w:hAnsi="Open Sans" w:cs="Open Sans"/>
                <w:b/>
                <w:sz w:val="16"/>
                <w:szCs w:val="24"/>
                <w:rPrChange w:id="3842" w:author="Nicole Wu" w:date="2024-01-08T11:26:00Z">
                  <w:rPr>
                    <w:b/>
                    <w:bCs/>
                    <w:sz w:val="16"/>
                    <w:szCs w:val="24"/>
                  </w:rPr>
                </w:rPrChange>
              </w:rPr>
              <w:t>Diff</w:t>
            </w:r>
          </w:p>
        </w:tc>
        <w:tc>
          <w:tcPr>
            <w:tcW w:w="637" w:type="dxa"/>
            <w:tcBorders>
              <w:top w:val="nil"/>
              <w:left w:val="nil"/>
              <w:bottom w:val="single" w:sz="3" w:space="0" w:color="000000"/>
              <w:right w:val="nil"/>
            </w:tcBorders>
          </w:tcPr>
          <w:p w14:paraId="33D0CF1B"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43" w:author="Nicole Wu" w:date="2024-01-08T11:26:00Z">
                  <w:rPr>
                    <w:b/>
                    <w:bCs/>
                    <w:sz w:val="16"/>
                    <w:szCs w:val="24"/>
                  </w:rPr>
                </w:rPrChange>
              </w:rPr>
            </w:pPr>
            <w:r w:rsidRPr="00801E49">
              <w:rPr>
                <w:rFonts w:ascii="Open Sans" w:hAnsi="Open Sans" w:cs="Open Sans"/>
                <w:b/>
                <w:sz w:val="16"/>
                <w:szCs w:val="24"/>
                <w:rPrChange w:id="3844" w:author="Nicole Wu" w:date="2024-01-08T11:26:00Z">
                  <w:rPr>
                    <w:b/>
                    <w:bCs/>
                    <w:sz w:val="16"/>
                    <w:szCs w:val="24"/>
                  </w:rPr>
                </w:rPrChange>
              </w:rPr>
              <w:t>F2F</w:t>
            </w:r>
          </w:p>
        </w:tc>
        <w:tc>
          <w:tcPr>
            <w:tcW w:w="841" w:type="dxa"/>
            <w:tcBorders>
              <w:top w:val="nil"/>
              <w:left w:val="nil"/>
              <w:bottom w:val="single" w:sz="3" w:space="0" w:color="000000"/>
              <w:right w:val="nil"/>
            </w:tcBorders>
          </w:tcPr>
          <w:p w14:paraId="6CA61D37"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45" w:author="Nicole Wu" w:date="2024-01-08T11:26:00Z">
                  <w:rPr>
                    <w:b/>
                    <w:bCs/>
                    <w:sz w:val="16"/>
                    <w:szCs w:val="24"/>
                  </w:rPr>
                </w:rPrChange>
              </w:rPr>
            </w:pPr>
            <w:r w:rsidRPr="00801E49">
              <w:rPr>
                <w:rFonts w:ascii="Open Sans" w:hAnsi="Open Sans" w:cs="Open Sans"/>
                <w:b/>
                <w:sz w:val="16"/>
                <w:szCs w:val="24"/>
                <w:rPrChange w:id="3846" w:author="Nicole Wu" w:date="2024-01-08T11:26:00Z">
                  <w:rPr>
                    <w:b/>
                    <w:bCs/>
                    <w:sz w:val="16"/>
                    <w:szCs w:val="24"/>
                  </w:rPr>
                </w:rPrChange>
              </w:rPr>
              <w:t>Remote</w:t>
            </w:r>
          </w:p>
        </w:tc>
        <w:tc>
          <w:tcPr>
            <w:tcW w:w="766" w:type="dxa"/>
            <w:tcBorders>
              <w:top w:val="nil"/>
              <w:left w:val="nil"/>
              <w:bottom w:val="single" w:sz="3" w:space="0" w:color="000000"/>
              <w:right w:val="nil"/>
            </w:tcBorders>
          </w:tcPr>
          <w:p w14:paraId="3BBBC217"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47" w:author="Nicole Wu" w:date="2024-01-08T11:26:00Z">
                  <w:rPr>
                    <w:b/>
                    <w:bCs/>
                    <w:sz w:val="16"/>
                    <w:szCs w:val="24"/>
                  </w:rPr>
                </w:rPrChange>
              </w:rPr>
            </w:pPr>
            <w:r w:rsidRPr="00801E49">
              <w:rPr>
                <w:rFonts w:ascii="Open Sans" w:hAnsi="Open Sans" w:cs="Open Sans"/>
                <w:b/>
                <w:sz w:val="16"/>
                <w:szCs w:val="24"/>
                <w:rPrChange w:id="3848" w:author="Nicole Wu" w:date="2024-01-08T11:26:00Z">
                  <w:rPr>
                    <w:b/>
                    <w:bCs/>
                    <w:sz w:val="16"/>
                    <w:szCs w:val="24"/>
                  </w:rPr>
                </w:rPrChange>
              </w:rPr>
              <w:t>Diff</w:t>
            </w:r>
          </w:p>
        </w:tc>
        <w:tc>
          <w:tcPr>
            <w:tcW w:w="672" w:type="dxa"/>
            <w:tcBorders>
              <w:top w:val="nil"/>
              <w:left w:val="nil"/>
              <w:bottom w:val="single" w:sz="3" w:space="0" w:color="000000"/>
              <w:right w:val="nil"/>
            </w:tcBorders>
          </w:tcPr>
          <w:p w14:paraId="2D11B09E"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49" w:author="Nicole Wu" w:date="2024-01-08T11:26:00Z">
                  <w:rPr>
                    <w:b/>
                    <w:bCs/>
                    <w:sz w:val="16"/>
                    <w:szCs w:val="24"/>
                  </w:rPr>
                </w:rPrChange>
              </w:rPr>
            </w:pPr>
            <w:r w:rsidRPr="00801E49">
              <w:rPr>
                <w:rFonts w:ascii="Open Sans" w:hAnsi="Open Sans" w:cs="Open Sans"/>
                <w:b/>
                <w:sz w:val="16"/>
                <w:szCs w:val="24"/>
                <w:rPrChange w:id="3850" w:author="Nicole Wu" w:date="2024-01-08T11:26:00Z">
                  <w:rPr>
                    <w:b/>
                    <w:bCs/>
                    <w:sz w:val="16"/>
                    <w:szCs w:val="24"/>
                  </w:rPr>
                </w:rPrChange>
              </w:rPr>
              <w:t>F2F</w:t>
            </w:r>
          </w:p>
        </w:tc>
        <w:tc>
          <w:tcPr>
            <w:tcW w:w="806" w:type="dxa"/>
            <w:tcBorders>
              <w:top w:val="nil"/>
              <w:left w:val="nil"/>
              <w:bottom w:val="single" w:sz="3" w:space="0" w:color="000000"/>
              <w:right w:val="nil"/>
            </w:tcBorders>
          </w:tcPr>
          <w:p w14:paraId="1AB16316"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51" w:author="Nicole Wu" w:date="2024-01-08T11:26:00Z">
                  <w:rPr>
                    <w:b/>
                    <w:bCs/>
                    <w:sz w:val="16"/>
                    <w:szCs w:val="24"/>
                  </w:rPr>
                </w:rPrChange>
              </w:rPr>
            </w:pPr>
            <w:r w:rsidRPr="00801E49">
              <w:rPr>
                <w:rFonts w:ascii="Open Sans" w:hAnsi="Open Sans" w:cs="Open Sans"/>
                <w:b/>
                <w:sz w:val="16"/>
                <w:szCs w:val="24"/>
                <w:rPrChange w:id="3852" w:author="Nicole Wu" w:date="2024-01-08T11:26:00Z">
                  <w:rPr>
                    <w:b/>
                    <w:bCs/>
                    <w:sz w:val="16"/>
                    <w:szCs w:val="24"/>
                  </w:rPr>
                </w:rPrChange>
              </w:rPr>
              <w:t>Remote</w:t>
            </w:r>
          </w:p>
        </w:tc>
        <w:tc>
          <w:tcPr>
            <w:tcW w:w="731" w:type="dxa"/>
            <w:tcBorders>
              <w:top w:val="nil"/>
              <w:left w:val="nil"/>
              <w:bottom w:val="single" w:sz="3" w:space="0" w:color="000000"/>
              <w:right w:val="nil"/>
            </w:tcBorders>
          </w:tcPr>
          <w:p w14:paraId="2232F39F" w14:textId="77777777" w:rsidR="00B92327" w:rsidRPr="00801E49" w:rsidRDefault="00332621" w:rsidP="00A544C8">
            <w:pPr>
              <w:spacing w:after="0" w:line="259" w:lineRule="auto"/>
              <w:ind w:left="0" w:right="0" w:firstLine="0"/>
              <w:jc w:val="center"/>
              <w:rPr>
                <w:rFonts w:ascii="Open Sans" w:hAnsi="Open Sans" w:cs="Open Sans"/>
                <w:b/>
                <w:sz w:val="16"/>
                <w:szCs w:val="24"/>
                <w:rPrChange w:id="3853" w:author="Nicole Wu" w:date="2024-01-08T11:26:00Z">
                  <w:rPr>
                    <w:b/>
                    <w:bCs/>
                    <w:sz w:val="16"/>
                    <w:szCs w:val="24"/>
                  </w:rPr>
                </w:rPrChange>
              </w:rPr>
            </w:pPr>
            <w:r w:rsidRPr="00801E49">
              <w:rPr>
                <w:rFonts w:ascii="Open Sans" w:hAnsi="Open Sans" w:cs="Open Sans"/>
                <w:b/>
                <w:sz w:val="16"/>
                <w:szCs w:val="24"/>
                <w:rPrChange w:id="3854" w:author="Nicole Wu" w:date="2024-01-08T11:26:00Z">
                  <w:rPr>
                    <w:b/>
                    <w:bCs/>
                    <w:sz w:val="16"/>
                    <w:szCs w:val="24"/>
                  </w:rPr>
                </w:rPrChange>
              </w:rPr>
              <w:t>Diff</w:t>
            </w:r>
          </w:p>
        </w:tc>
      </w:tr>
      <w:tr w:rsidR="00B92327" w:rsidRPr="00801E49" w14:paraId="201A5DC3" w14:textId="77777777" w:rsidTr="006B0BF6">
        <w:trPr>
          <w:trHeight w:val="192"/>
        </w:trPr>
        <w:tc>
          <w:tcPr>
            <w:tcW w:w="2290" w:type="dxa"/>
            <w:tcBorders>
              <w:top w:val="single" w:sz="3" w:space="0" w:color="000000"/>
              <w:left w:val="nil"/>
              <w:bottom w:val="nil"/>
              <w:right w:val="nil"/>
            </w:tcBorders>
          </w:tcPr>
          <w:p w14:paraId="2CE2F140" w14:textId="77777777" w:rsidR="00B92327" w:rsidRPr="00801E49" w:rsidRDefault="00332621" w:rsidP="006B0BF6">
            <w:pPr>
              <w:spacing w:after="0" w:line="259" w:lineRule="auto"/>
              <w:ind w:left="0" w:right="0" w:firstLine="0"/>
              <w:jc w:val="left"/>
              <w:rPr>
                <w:rFonts w:ascii="Open Sans" w:hAnsi="Open Sans" w:cs="Open Sans"/>
                <w:sz w:val="16"/>
                <w:szCs w:val="24"/>
                <w:rPrChange w:id="3855" w:author="Nicole Wu" w:date="2024-01-08T11:26:00Z">
                  <w:rPr>
                    <w:sz w:val="16"/>
                    <w:szCs w:val="24"/>
                  </w:rPr>
                </w:rPrChange>
              </w:rPr>
            </w:pPr>
            <w:r w:rsidRPr="00801E49">
              <w:rPr>
                <w:rFonts w:ascii="Open Sans" w:hAnsi="Open Sans" w:cs="Open Sans"/>
                <w:sz w:val="16"/>
                <w:szCs w:val="24"/>
                <w:rPrChange w:id="3856" w:author="Nicole Wu" w:date="2024-01-08T11:26:00Z">
                  <w:rPr>
                    <w:sz w:val="16"/>
                    <w:szCs w:val="24"/>
                  </w:rPr>
                </w:rPrChange>
              </w:rPr>
              <w:t>Food Secure</w:t>
            </w:r>
          </w:p>
        </w:tc>
        <w:tc>
          <w:tcPr>
            <w:tcW w:w="672" w:type="dxa"/>
            <w:tcBorders>
              <w:top w:val="single" w:sz="3" w:space="0" w:color="000000"/>
              <w:left w:val="nil"/>
              <w:bottom w:val="nil"/>
              <w:right w:val="nil"/>
            </w:tcBorders>
          </w:tcPr>
          <w:p w14:paraId="194DE43E" w14:textId="77777777" w:rsidR="00B92327" w:rsidRPr="00801E49" w:rsidRDefault="00332621" w:rsidP="00A544C8">
            <w:pPr>
              <w:spacing w:after="0" w:line="259" w:lineRule="auto"/>
              <w:ind w:left="0" w:right="0" w:firstLine="0"/>
              <w:jc w:val="center"/>
              <w:rPr>
                <w:rFonts w:ascii="Open Sans" w:hAnsi="Open Sans" w:cs="Open Sans"/>
                <w:sz w:val="16"/>
                <w:szCs w:val="24"/>
                <w:rPrChange w:id="3857" w:author="Nicole Wu" w:date="2024-01-08T11:26:00Z">
                  <w:rPr>
                    <w:sz w:val="16"/>
                    <w:szCs w:val="24"/>
                  </w:rPr>
                </w:rPrChange>
              </w:rPr>
            </w:pPr>
            <w:r w:rsidRPr="00801E49">
              <w:rPr>
                <w:rFonts w:ascii="Open Sans" w:hAnsi="Open Sans" w:cs="Open Sans"/>
                <w:sz w:val="16"/>
                <w:szCs w:val="24"/>
                <w:rPrChange w:id="3858" w:author="Nicole Wu" w:date="2024-01-08T11:26:00Z">
                  <w:rPr>
                    <w:sz w:val="16"/>
                    <w:szCs w:val="24"/>
                  </w:rPr>
                </w:rPrChange>
              </w:rPr>
              <w:t>0.01</w:t>
            </w:r>
          </w:p>
        </w:tc>
        <w:tc>
          <w:tcPr>
            <w:tcW w:w="806" w:type="dxa"/>
            <w:tcBorders>
              <w:top w:val="single" w:sz="3" w:space="0" w:color="000000"/>
              <w:left w:val="nil"/>
              <w:bottom w:val="nil"/>
              <w:right w:val="nil"/>
            </w:tcBorders>
          </w:tcPr>
          <w:p w14:paraId="5C39D6A5" w14:textId="77777777" w:rsidR="00B92327" w:rsidRPr="00801E49" w:rsidRDefault="00332621" w:rsidP="00A544C8">
            <w:pPr>
              <w:spacing w:after="0" w:line="259" w:lineRule="auto"/>
              <w:ind w:left="0" w:right="0" w:firstLine="0"/>
              <w:jc w:val="center"/>
              <w:rPr>
                <w:rFonts w:ascii="Open Sans" w:hAnsi="Open Sans" w:cs="Open Sans"/>
                <w:sz w:val="16"/>
                <w:szCs w:val="24"/>
                <w:rPrChange w:id="3859" w:author="Nicole Wu" w:date="2024-01-08T11:26:00Z">
                  <w:rPr>
                    <w:sz w:val="16"/>
                    <w:szCs w:val="24"/>
                  </w:rPr>
                </w:rPrChange>
              </w:rPr>
            </w:pPr>
            <w:r w:rsidRPr="00801E49">
              <w:rPr>
                <w:rFonts w:ascii="Open Sans" w:hAnsi="Open Sans" w:cs="Open Sans"/>
                <w:sz w:val="16"/>
                <w:szCs w:val="24"/>
                <w:rPrChange w:id="3860" w:author="Nicole Wu" w:date="2024-01-08T11:26:00Z">
                  <w:rPr>
                    <w:sz w:val="16"/>
                    <w:szCs w:val="24"/>
                  </w:rPr>
                </w:rPrChange>
              </w:rPr>
              <w:t>0.01</w:t>
            </w:r>
          </w:p>
        </w:tc>
        <w:tc>
          <w:tcPr>
            <w:tcW w:w="672" w:type="dxa"/>
            <w:tcBorders>
              <w:top w:val="single" w:sz="3" w:space="0" w:color="000000"/>
              <w:left w:val="nil"/>
              <w:bottom w:val="nil"/>
              <w:right w:val="nil"/>
            </w:tcBorders>
          </w:tcPr>
          <w:p w14:paraId="31EC53A8" w14:textId="77777777" w:rsidR="00B92327" w:rsidRPr="00801E49" w:rsidRDefault="00332621" w:rsidP="00A544C8">
            <w:pPr>
              <w:spacing w:after="0" w:line="259" w:lineRule="auto"/>
              <w:ind w:left="0" w:right="0" w:firstLine="0"/>
              <w:jc w:val="center"/>
              <w:rPr>
                <w:rFonts w:ascii="Open Sans" w:hAnsi="Open Sans" w:cs="Open Sans"/>
                <w:sz w:val="16"/>
                <w:szCs w:val="24"/>
                <w:rPrChange w:id="3861" w:author="Nicole Wu" w:date="2024-01-08T11:26:00Z">
                  <w:rPr>
                    <w:sz w:val="16"/>
                    <w:szCs w:val="24"/>
                  </w:rPr>
                </w:rPrChange>
              </w:rPr>
            </w:pPr>
            <w:r w:rsidRPr="00801E49">
              <w:rPr>
                <w:rFonts w:ascii="Open Sans" w:hAnsi="Open Sans" w:cs="Open Sans"/>
                <w:sz w:val="16"/>
                <w:szCs w:val="24"/>
                <w:rPrChange w:id="3862" w:author="Nicole Wu" w:date="2024-01-08T11:26:00Z">
                  <w:rPr>
                    <w:sz w:val="16"/>
                    <w:szCs w:val="24"/>
                  </w:rPr>
                </w:rPrChange>
              </w:rPr>
              <w:t>-0.00</w:t>
            </w:r>
          </w:p>
        </w:tc>
        <w:tc>
          <w:tcPr>
            <w:tcW w:w="637" w:type="dxa"/>
            <w:tcBorders>
              <w:top w:val="single" w:sz="3" w:space="0" w:color="000000"/>
              <w:left w:val="nil"/>
              <w:bottom w:val="nil"/>
              <w:right w:val="nil"/>
            </w:tcBorders>
          </w:tcPr>
          <w:p w14:paraId="52521418" w14:textId="77777777" w:rsidR="00B92327" w:rsidRPr="00801E49" w:rsidRDefault="00332621" w:rsidP="00A544C8">
            <w:pPr>
              <w:spacing w:after="0" w:line="259" w:lineRule="auto"/>
              <w:ind w:left="0" w:right="0" w:firstLine="0"/>
              <w:jc w:val="center"/>
              <w:rPr>
                <w:rFonts w:ascii="Open Sans" w:hAnsi="Open Sans" w:cs="Open Sans"/>
                <w:sz w:val="16"/>
                <w:szCs w:val="24"/>
                <w:rPrChange w:id="3863" w:author="Nicole Wu" w:date="2024-01-08T11:26:00Z">
                  <w:rPr>
                    <w:sz w:val="16"/>
                    <w:szCs w:val="24"/>
                  </w:rPr>
                </w:rPrChange>
              </w:rPr>
            </w:pPr>
            <w:r w:rsidRPr="00801E49">
              <w:rPr>
                <w:rFonts w:ascii="Open Sans" w:hAnsi="Open Sans" w:cs="Open Sans"/>
                <w:sz w:val="16"/>
                <w:szCs w:val="24"/>
                <w:rPrChange w:id="3864" w:author="Nicole Wu" w:date="2024-01-08T11:26:00Z">
                  <w:rPr>
                    <w:sz w:val="16"/>
                    <w:szCs w:val="24"/>
                  </w:rPr>
                </w:rPrChange>
              </w:rPr>
              <w:t>0.00</w:t>
            </w:r>
          </w:p>
        </w:tc>
        <w:tc>
          <w:tcPr>
            <w:tcW w:w="841" w:type="dxa"/>
            <w:tcBorders>
              <w:top w:val="single" w:sz="3" w:space="0" w:color="000000"/>
              <w:left w:val="nil"/>
              <w:bottom w:val="nil"/>
              <w:right w:val="nil"/>
            </w:tcBorders>
          </w:tcPr>
          <w:p w14:paraId="31D9C22C" w14:textId="77777777" w:rsidR="00B92327" w:rsidRPr="00801E49" w:rsidRDefault="00332621" w:rsidP="00A544C8">
            <w:pPr>
              <w:spacing w:after="0" w:line="259" w:lineRule="auto"/>
              <w:ind w:left="0" w:right="0" w:firstLine="0"/>
              <w:jc w:val="center"/>
              <w:rPr>
                <w:rFonts w:ascii="Open Sans" w:hAnsi="Open Sans" w:cs="Open Sans"/>
                <w:sz w:val="16"/>
                <w:szCs w:val="24"/>
                <w:rPrChange w:id="3865" w:author="Nicole Wu" w:date="2024-01-08T11:26:00Z">
                  <w:rPr>
                    <w:sz w:val="16"/>
                    <w:szCs w:val="24"/>
                  </w:rPr>
                </w:rPrChange>
              </w:rPr>
            </w:pPr>
            <w:r w:rsidRPr="00801E49">
              <w:rPr>
                <w:rFonts w:ascii="Open Sans" w:hAnsi="Open Sans" w:cs="Open Sans"/>
                <w:sz w:val="16"/>
                <w:szCs w:val="24"/>
                <w:rPrChange w:id="3866" w:author="Nicole Wu" w:date="2024-01-08T11:26:00Z">
                  <w:rPr>
                    <w:sz w:val="16"/>
                    <w:szCs w:val="24"/>
                  </w:rPr>
                </w:rPrChange>
              </w:rPr>
              <w:t>0.01</w:t>
            </w:r>
          </w:p>
        </w:tc>
        <w:tc>
          <w:tcPr>
            <w:tcW w:w="766" w:type="dxa"/>
            <w:tcBorders>
              <w:top w:val="single" w:sz="3" w:space="0" w:color="000000"/>
              <w:left w:val="nil"/>
              <w:bottom w:val="nil"/>
              <w:right w:val="nil"/>
            </w:tcBorders>
          </w:tcPr>
          <w:p w14:paraId="09FAE994" w14:textId="77777777" w:rsidR="00B92327" w:rsidRPr="00801E49" w:rsidRDefault="00332621" w:rsidP="00A544C8">
            <w:pPr>
              <w:spacing w:after="0" w:line="259" w:lineRule="auto"/>
              <w:ind w:left="0" w:right="0" w:firstLine="0"/>
              <w:jc w:val="center"/>
              <w:rPr>
                <w:rFonts w:ascii="Open Sans" w:hAnsi="Open Sans" w:cs="Open Sans"/>
                <w:sz w:val="16"/>
                <w:szCs w:val="24"/>
                <w:rPrChange w:id="3867" w:author="Nicole Wu" w:date="2024-01-08T11:26:00Z">
                  <w:rPr>
                    <w:sz w:val="16"/>
                    <w:szCs w:val="24"/>
                  </w:rPr>
                </w:rPrChange>
              </w:rPr>
            </w:pPr>
            <w:r w:rsidRPr="00801E49">
              <w:rPr>
                <w:rFonts w:ascii="Open Sans" w:hAnsi="Open Sans" w:cs="Open Sans"/>
                <w:sz w:val="16"/>
                <w:szCs w:val="24"/>
                <w:rPrChange w:id="3868" w:author="Nicole Wu" w:date="2024-01-08T11:26:00Z">
                  <w:rPr>
                    <w:sz w:val="16"/>
                    <w:szCs w:val="24"/>
                  </w:rPr>
                </w:rPrChange>
              </w:rPr>
              <w:t>0.01</w:t>
            </w:r>
          </w:p>
        </w:tc>
        <w:tc>
          <w:tcPr>
            <w:tcW w:w="672" w:type="dxa"/>
            <w:tcBorders>
              <w:top w:val="single" w:sz="3" w:space="0" w:color="000000"/>
              <w:left w:val="nil"/>
              <w:bottom w:val="nil"/>
              <w:right w:val="nil"/>
            </w:tcBorders>
          </w:tcPr>
          <w:p w14:paraId="79DF9333" w14:textId="77777777" w:rsidR="00B92327" w:rsidRPr="00801E49" w:rsidRDefault="00332621" w:rsidP="00A544C8">
            <w:pPr>
              <w:spacing w:after="0" w:line="259" w:lineRule="auto"/>
              <w:ind w:left="0" w:right="0" w:firstLine="0"/>
              <w:jc w:val="center"/>
              <w:rPr>
                <w:rFonts w:ascii="Open Sans" w:hAnsi="Open Sans" w:cs="Open Sans"/>
                <w:sz w:val="16"/>
                <w:szCs w:val="24"/>
                <w:rPrChange w:id="3869" w:author="Nicole Wu" w:date="2024-01-08T11:26:00Z">
                  <w:rPr>
                    <w:sz w:val="16"/>
                    <w:szCs w:val="24"/>
                  </w:rPr>
                </w:rPrChange>
              </w:rPr>
            </w:pPr>
            <w:r w:rsidRPr="00801E49">
              <w:rPr>
                <w:rFonts w:ascii="Open Sans" w:hAnsi="Open Sans" w:cs="Open Sans"/>
                <w:sz w:val="16"/>
                <w:szCs w:val="24"/>
                <w:rPrChange w:id="3870" w:author="Nicole Wu" w:date="2024-01-08T11:26:00Z">
                  <w:rPr>
                    <w:sz w:val="16"/>
                    <w:szCs w:val="24"/>
                  </w:rPr>
                </w:rPrChange>
              </w:rPr>
              <w:t>0.00</w:t>
            </w:r>
          </w:p>
        </w:tc>
        <w:tc>
          <w:tcPr>
            <w:tcW w:w="806" w:type="dxa"/>
            <w:tcBorders>
              <w:top w:val="single" w:sz="3" w:space="0" w:color="000000"/>
              <w:left w:val="nil"/>
              <w:bottom w:val="nil"/>
              <w:right w:val="nil"/>
            </w:tcBorders>
          </w:tcPr>
          <w:p w14:paraId="111F13D3" w14:textId="77777777" w:rsidR="00B92327" w:rsidRPr="00801E49" w:rsidRDefault="00332621" w:rsidP="00A544C8">
            <w:pPr>
              <w:spacing w:after="0" w:line="259" w:lineRule="auto"/>
              <w:ind w:left="0" w:right="0" w:firstLine="0"/>
              <w:jc w:val="center"/>
              <w:rPr>
                <w:rFonts w:ascii="Open Sans" w:hAnsi="Open Sans" w:cs="Open Sans"/>
                <w:sz w:val="16"/>
                <w:szCs w:val="24"/>
                <w:rPrChange w:id="3871" w:author="Nicole Wu" w:date="2024-01-08T11:26:00Z">
                  <w:rPr>
                    <w:sz w:val="16"/>
                    <w:szCs w:val="24"/>
                  </w:rPr>
                </w:rPrChange>
              </w:rPr>
            </w:pPr>
            <w:r w:rsidRPr="00801E49">
              <w:rPr>
                <w:rFonts w:ascii="Open Sans" w:hAnsi="Open Sans" w:cs="Open Sans"/>
                <w:sz w:val="16"/>
                <w:szCs w:val="24"/>
                <w:rPrChange w:id="3872" w:author="Nicole Wu" w:date="2024-01-08T11:26:00Z">
                  <w:rPr>
                    <w:sz w:val="16"/>
                    <w:szCs w:val="24"/>
                  </w:rPr>
                </w:rPrChange>
              </w:rPr>
              <w:t>0.01</w:t>
            </w:r>
          </w:p>
        </w:tc>
        <w:tc>
          <w:tcPr>
            <w:tcW w:w="731" w:type="dxa"/>
            <w:tcBorders>
              <w:top w:val="single" w:sz="3" w:space="0" w:color="000000"/>
              <w:left w:val="nil"/>
              <w:bottom w:val="nil"/>
              <w:right w:val="nil"/>
            </w:tcBorders>
          </w:tcPr>
          <w:p w14:paraId="704848B6" w14:textId="77777777" w:rsidR="00B92327" w:rsidRPr="00801E49" w:rsidRDefault="00332621" w:rsidP="00A544C8">
            <w:pPr>
              <w:spacing w:after="0" w:line="259" w:lineRule="auto"/>
              <w:ind w:left="0" w:right="0" w:firstLine="0"/>
              <w:jc w:val="center"/>
              <w:rPr>
                <w:rFonts w:ascii="Open Sans" w:hAnsi="Open Sans" w:cs="Open Sans"/>
                <w:sz w:val="16"/>
                <w:szCs w:val="24"/>
                <w:rPrChange w:id="3873" w:author="Nicole Wu" w:date="2024-01-08T11:26:00Z">
                  <w:rPr>
                    <w:sz w:val="16"/>
                    <w:szCs w:val="24"/>
                  </w:rPr>
                </w:rPrChange>
              </w:rPr>
            </w:pPr>
            <w:r w:rsidRPr="00801E49">
              <w:rPr>
                <w:rFonts w:ascii="Open Sans" w:hAnsi="Open Sans" w:cs="Open Sans"/>
                <w:sz w:val="16"/>
                <w:szCs w:val="24"/>
                <w:rPrChange w:id="3874" w:author="Nicole Wu" w:date="2024-01-08T11:26:00Z">
                  <w:rPr>
                    <w:sz w:val="16"/>
                    <w:szCs w:val="24"/>
                  </w:rPr>
                </w:rPrChange>
              </w:rPr>
              <w:t>0.01</w:t>
            </w:r>
          </w:p>
        </w:tc>
      </w:tr>
      <w:tr w:rsidR="00B92327" w:rsidRPr="00801E49" w14:paraId="76BBFA18" w14:textId="77777777" w:rsidTr="006B0BF6">
        <w:trPr>
          <w:trHeight w:val="189"/>
        </w:trPr>
        <w:tc>
          <w:tcPr>
            <w:tcW w:w="2290" w:type="dxa"/>
            <w:tcBorders>
              <w:top w:val="nil"/>
              <w:left w:val="nil"/>
              <w:bottom w:val="nil"/>
              <w:right w:val="nil"/>
            </w:tcBorders>
          </w:tcPr>
          <w:p w14:paraId="2E8BCE31" w14:textId="77777777" w:rsidR="00B92327" w:rsidRPr="00801E49" w:rsidRDefault="00B92327" w:rsidP="006B0BF6">
            <w:pPr>
              <w:spacing w:after="0" w:line="259" w:lineRule="auto"/>
              <w:ind w:left="0" w:right="0" w:firstLine="0"/>
              <w:jc w:val="left"/>
              <w:rPr>
                <w:rFonts w:ascii="Open Sans" w:hAnsi="Open Sans" w:cs="Open Sans"/>
                <w:sz w:val="16"/>
                <w:szCs w:val="24"/>
                <w:rPrChange w:id="3875" w:author="Nicole Wu" w:date="2024-01-08T11:26:00Z">
                  <w:rPr>
                    <w:sz w:val="16"/>
                    <w:szCs w:val="24"/>
                  </w:rPr>
                </w:rPrChange>
              </w:rPr>
            </w:pPr>
          </w:p>
        </w:tc>
        <w:tc>
          <w:tcPr>
            <w:tcW w:w="672" w:type="dxa"/>
            <w:tcBorders>
              <w:top w:val="nil"/>
              <w:left w:val="nil"/>
              <w:bottom w:val="nil"/>
              <w:right w:val="nil"/>
            </w:tcBorders>
          </w:tcPr>
          <w:p w14:paraId="44720B29" w14:textId="77777777" w:rsidR="00B92327" w:rsidRPr="00801E49" w:rsidRDefault="00332621" w:rsidP="00A544C8">
            <w:pPr>
              <w:spacing w:after="0" w:line="259" w:lineRule="auto"/>
              <w:ind w:left="0" w:right="0" w:firstLine="0"/>
              <w:jc w:val="center"/>
              <w:rPr>
                <w:rFonts w:ascii="Open Sans" w:hAnsi="Open Sans" w:cs="Open Sans"/>
                <w:sz w:val="16"/>
                <w:szCs w:val="24"/>
                <w:rPrChange w:id="3876" w:author="Nicole Wu" w:date="2024-01-08T11:26:00Z">
                  <w:rPr>
                    <w:sz w:val="16"/>
                    <w:szCs w:val="24"/>
                  </w:rPr>
                </w:rPrChange>
              </w:rPr>
            </w:pPr>
            <w:r w:rsidRPr="00801E49">
              <w:rPr>
                <w:rFonts w:ascii="Open Sans" w:hAnsi="Open Sans" w:cs="Open Sans"/>
                <w:sz w:val="16"/>
                <w:szCs w:val="24"/>
                <w:rPrChange w:id="3877" w:author="Nicole Wu" w:date="2024-01-08T11:26:00Z">
                  <w:rPr>
                    <w:sz w:val="16"/>
                    <w:szCs w:val="24"/>
                  </w:rPr>
                </w:rPrChange>
              </w:rPr>
              <w:t>(0.08)</w:t>
            </w:r>
          </w:p>
        </w:tc>
        <w:tc>
          <w:tcPr>
            <w:tcW w:w="806" w:type="dxa"/>
            <w:tcBorders>
              <w:top w:val="nil"/>
              <w:left w:val="nil"/>
              <w:bottom w:val="nil"/>
              <w:right w:val="nil"/>
            </w:tcBorders>
          </w:tcPr>
          <w:p w14:paraId="66230A2B" w14:textId="77777777" w:rsidR="00B92327" w:rsidRPr="00801E49" w:rsidRDefault="00332621" w:rsidP="00A544C8">
            <w:pPr>
              <w:spacing w:after="0" w:line="259" w:lineRule="auto"/>
              <w:ind w:left="67" w:right="0" w:firstLine="0"/>
              <w:jc w:val="center"/>
              <w:rPr>
                <w:rFonts w:ascii="Open Sans" w:hAnsi="Open Sans" w:cs="Open Sans"/>
                <w:sz w:val="16"/>
                <w:szCs w:val="24"/>
                <w:rPrChange w:id="3878" w:author="Nicole Wu" w:date="2024-01-08T11:26:00Z">
                  <w:rPr>
                    <w:sz w:val="16"/>
                    <w:szCs w:val="24"/>
                  </w:rPr>
                </w:rPrChange>
              </w:rPr>
            </w:pPr>
            <w:r w:rsidRPr="00801E49">
              <w:rPr>
                <w:rFonts w:ascii="Open Sans" w:hAnsi="Open Sans" w:cs="Open Sans"/>
                <w:sz w:val="16"/>
                <w:szCs w:val="24"/>
                <w:rPrChange w:id="3879" w:author="Nicole Wu" w:date="2024-01-08T11:26:00Z">
                  <w:rPr>
                    <w:sz w:val="16"/>
                    <w:szCs w:val="24"/>
                  </w:rPr>
                </w:rPrChange>
              </w:rPr>
              <w:t>(0.08)</w:t>
            </w:r>
          </w:p>
        </w:tc>
        <w:tc>
          <w:tcPr>
            <w:tcW w:w="672" w:type="dxa"/>
            <w:tcBorders>
              <w:top w:val="nil"/>
              <w:left w:val="nil"/>
              <w:bottom w:val="nil"/>
              <w:right w:val="nil"/>
            </w:tcBorders>
          </w:tcPr>
          <w:p w14:paraId="694A1180" w14:textId="77777777" w:rsidR="00B92327" w:rsidRPr="00801E49" w:rsidRDefault="00332621" w:rsidP="00A544C8">
            <w:pPr>
              <w:spacing w:after="0" w:line="259" w:lineRule="auto"/>
              <w:ind w:left="0" w:right="0" w:firstLine="0"/>
              <w:jc w:val="center"/>
              <w:rPr>
                <w:rFonts w:ascii="Open Sans" w:hAnsi="Open Sans" w:cs="Open Sans"/>
                <w:sz w:val="16"/>
                <w:szCs w:val="24"/>
                <w:rPrChange w:id="3880" w:author="Nicole Wu" w:date="2024-01-08T11:26:00Z">
                  <w:rPr>
                    <w:sz w:val="16"/>
                    <w:szCs w:val="24"/>
                  </w:rPr>
                </w:rPrChange>
              </w:rPr>
            </w:pPr>
            <w:r w:rsidRPr="00801E49">
              <w:rPr>
                <w:rFonts w:ascii="Open Sans" w:hAnsi="Open Sans" w:cs="Open Sans"/>
                <w:sz w:val="16"/>
                <w:szCs w:val="24"/>
                <w:rPrChange w:id="3881" w:author="Nicole Wu" w:date="2024-01-08T11:26:00Z">
                  <w:rPr>
                    <w:sz w:val="16"/>
                    <w:szCs w:val="24"/>
                  </w:rPr>
                </w:rPrChange>
              </w:rPr>
              <w:t>(0.96)</w:t>
            </w:r>
          </w:p>
        </w:tc>
        <w:tc>
          <w:tcPr>
            <w:tcW w:w="637" w:type="dxa"/>
            <w:tcBorders>
              <w:top w:val="nil"/>
              <w:left w:val="nil"/>
              <w:bottom w:val="nil"/>
              <w:right w:val="nil"/>
            </w:tcBorders>
          </w:tcPr>
          <w:p w14:paraId="598E3B55" w14:textId="77777777" w:rsidR="00B92327" w:rsidRPr="00801E49" w:rsidRDefault="00332621" w:rsidP="00A544C8">
            <w:pPr>
              <w:spacing w:after="0" w:line="259" w:lineRule="auto"/>
              <w:ind w:left="0" w:right="0" w:firstLine="0"/>
              <w:jc w:val="center"/>
              <w:rPr>
                <w:rFonts w:ascii="Open Sans" w:hAnsi="Open Sans" w:cs="Open Sans"/>
                <w:sz w:val="16"/>
                <w:szCs w:val="24"/>
                <w:rPrChange w:id="3882" w:author="Nicole Wu" w:date="2024-01-08T11:26:00Z">
                  <w:rPr>
                    <w:sz w:val="16"/>
                    <w:szCs w:val="24"/>
                  </w:rPr>
                </w:rPrChange>
              </w:rPr>
            </w:pPr>
            <w:r w:rsidRPr="00801E49">
              <w:rPr>
                <w:rFonts w:ascii="Open Sans" w:hAnsi="Open Sans" w:cs="Open Sans"/>
                <w:sz w:val="16"/>
                <w:szCs w:val="24"/>
                <w:rPrChange w:id="3883" w:author="Nicole Wu" w:date="2024-01-08T11:26:00Z">
                  <w:rPr>
                    <w:sz w:val="16"/>
                    <w:szCs w:val="24"/>
                  </w:rPr>
                </w:rPrChange>
              </w:rPr>
              <w:t>(0.00)</w:t>
            </w:r>
          </w:p>
        </w:tc>
        <w:tc>
          <w:tcPr>
            <w:tcW w:w="841" w:type="dxa"/>
            <w:tcBorders>
              <w:top w:val="nil"/>
              <w:left w:val="nil"/>
              <w:bottom w:val="nil"/>
              <w:right w:val="nil"/>
            </w:tcBorders>
          </w:tcPr>
          <w:p w14:paraId="408711EE" w14:textId="77777777" w:rsidR="00B92327" w:rsidRPr="00801E49" w:rsidRDefault="00332621" w:rsidP="00A544C8">
            <w:pPr>
              <w:spacing w:after="0" w:line="259" w:lineRule="auto"/>
              <w:ind w:left="102" w:right="0" w:firstLine="0"/>
              <w:jc w:val="center"/>
              <w:rPr>
                <w:rFonts w:ascii="Open Sans" w:hAnsi="Open Sans" w:cs="Open Sans"/>
                <w:sz w:val="16"/>
                <w:szCs w:val="24"/>
                <w:rPrChange w:id="3884" w:author="Nicole Wu" w:date="2024-01-08T11:26:00Z">
                  <w:rPr>
                    <w:sz w:val="16"/>
                    <w:szCs w:val="24"/>
                  </w:rPr>
                </w:rPrChange>
              </w:rPr>
            </w:pPr>
            <w:r w:rsidRPr="00801E49">
              <w:rPr>
                <w:rFonts w:ascii="Open Sans" w:hAnsi="Open Sans" w:cs="Open Sans"/>
                <w:sz w:val="16"/>
                <w:szCs w:val="24"/>
                <w:rPrChange w:id="3885" w:author="Nicole Wu" w:date="2024-01-08T11:26:00Z">
                  <w:rPr>
                    <w:sz w:val="16"/>
                    <w:szCs w:val="24"/>
                  </w:rPr>
                </w:rPrChange>
              </w:rPr>
              <w:t>(0.09)</w:t>
            </w:r>
          </w:p>
        </w:tc>
        <w:tc>
          <w:tcPr>
            <w:tcW w:w="766" w:type="dxa"/>
            <w:tcBorders>
              <w:top w:val="nil"/>
              <w:left w:val="nil"/>
              <w:bottom w:val="nil"/>
              <w:right w:val="nil"/>
            </w:tcBorders>
          </w:tcPr>
          <w:p w14:paraId="18C7C070" w14:textId="77777777" w:rsidR="00B92327" w:rsidRPr="00801E49" w:rsidRDefault="00332621" w:rsidP="00A544C8">
            <w:pPr>
              <w:spacing w:after="0" w:line="259" w:lineRule="auto"/>
              <w:ind w:left="47" w:right="0" w:firstLine="0"/>
              <w:jc w:val="center"/>
              <w:rPr>
                <w:rFonts w:ascii="Open Sans" w:hAnsi="Open Sans" w:cs="Open Sans"/>
                <w:sz w:val="16"/>
                <w:szCs w:val="24"/>
                <w:rPrChange w:id="3886" w:author="Nicole Wu" w:date="2024-01-08T11:26:00Z">
                  <w:rPr>
                    <w:sz w:val="16"/>
                    <w:szCs w:val="24"/>
                  </w:rPr>
                </w:rPrChange>
              </w:rPr>
            </w:pPr>
            <w:r w:rsidRPr="00801E49">
              <w:rPr>
                <w:rFonts w:ascii="Open Sans" w:hAnsi="Open Sans" w:cs="Open Sans"/>
                <w:sz w:val="16"/>
                <w:szCs w:val="24"/>
                <w:rPrChange w:id="3887" w:author="Nicole Wu" w:date="2024-01-08T11:26:00Z">
                  <w:rPr>
                    <w:sz w:val="16"/>
                    <w:szCs w:val="24"/>
                  </w:rPr>
                </w:rPrChange>
              </w:rPr>
              <w:t>(0.32)</w:t>
            </w:r>
          </w:p>
        </w:tc>
        <w:tc>
          <w:tcPr>
            <w:tcW w:w="672" w:type="dxa"/>
            <w:tcBorders>
              <w:top w:val="nil"/>
              <w:left w:val="nil"/>
              <w:bottom w:val="nil"/>
              <w:right w:val="nil"/>
            </w:tcBorders>
          </w:tcPr>
          <w:p w14:paraId="422E4E85" w14:textId="77777777" w:rsidR="00B92327" w:rsidRPr="00801E49" w:rsidRDefault="00332621" w:rsidP="00A544C8">
            <w:pPr>
              <w:spacing w:after="0" w:line="259" w:lineRule="auto"/>
              <w:ind w:left="0" w:right="0" w:firstLine="0"/>
              <w:jc w:val="center"/>
              <w:rPr>
                <w:rFonts w:ascii="Open Sans" w:hAnsi="Open Sans" w:cs="Open Sans"/>
                <w:sz w:val="16"/>
                <w:szCs w:val="24"/>
                <w:rPrChange w:id="3888" w:author="Nicole Wu" w:date="2024-01-08T11:26:00Z">
                  <w:rPr>
                    <w:sz w:val="16"/>
                    <w:szCs w:val="24"/>
                  </w:rPr>
                </w:rPrChange>
              </w:rPr>
            </w:pPr>
            <w:r w:rsidRPr="00801E49">
              <w:rPr>
                <w:rFonts w:ascii="Open Sans" w:hAnsi="Open Sans" w:cs="Open Sans"/>
                <w:sz w:val="16"/>
                <w:szCs w:val="24"/>
                <w:rPrChange w:id="3889" w:author="Nicole Wu" w:date="2024-01-08T11:26:00Z">
                  <w:rPr>
                    <w:sz w:val="16"/>
                    <w:szCs w:val="24"/>
                  </w:rPr>
                </w:rPrChange>
              </w:rPr>
              <w:t>(0.05)</w:t>
            </w:r>
          </w:p>
        </w:tc>
        <w:tc>
          <w:tcPr>
            <w:tcW w:w="806" w:type="dxa"/>
            <w:tcBorders>
              <w:top w:val="nil"/>
              <w:left w:val="nil"/>
              <w:bottom w:val="nil"/>
              <w:right w:val="nil"/>
            </w:tcBorders>
          </w:tcPr>
          <w:p w14:paraId="05872940" w14:textId="77777777" w:rsidR="00B92327" w:rsidRPr="00801E49" w:rsidRDefault="00332621" w:rsidP="00A544C8">
            <w:pPr>
              <w:spacing w:after="0" w:line="259" w:lineRule="auto"/>
              <w:ind w:left="67" w:right="0" w:firstLine="0"/>
              <w:jc w:val="center"/>
              <w:rPr>
                <w:rFonts w:ascii="Open Sans" w:hAnsi="Open Sans" w:cs="Open Sans"/>
                <w:sz w:val="16"/>
                <w:szCs w:val="24"/>
                <w:rPrChange w:id="3890" w:author="Nicole Wu" w:date="2024-01-08T11:26:00Z">
                  <w:rPr>
                    <w:sz w:val="16"/>
                    <w:szCs w:val="24"/>
                  </w:rPr>
                </w:rPrChange>
              </w:rPr>
            </w:pPr>
            <w:r w:rsidRPr="00801E49">
              <w:rPr>
                <w:rFonts w:ascii="Open Sans" w:hAnsi="Open Sans" w:cs="Open Sans"/>
                <w:sz w:val="16"/>
                <w:szCs w:val="24"/>
                <w:rPrChange w:id="3891" w:author="Nicole Wu" w:date="2024-01-08T11:26:00Z">
                  <w:rPr>
                    <w:sz w:val="16"/>
                    <w:szCs w:val="24"/>
                  </w:rPr>
                </w:rPrChange>
              </w:rPr>
              <w:t>(0.08)</w:t>
            </w:r>
          </w:p>
        </w:tc>
        <w:tc>
          <w:tcPr>
            <w:tcW w:w="731" w:type="dxa"/>
            <w:tcBorders>
              <w:top w:val="nil"/>
              <w:left w:val="nil"/>
              <w:bottom w:val="nil"/>
              <w:right w:val="nil"/>
            </w:tcBorders>
          </w:tcPr>
          <w:p w14:paraId="2D462310" w14:textId="77777777" w:rsidR="00B92327" w:rsidRPr="00801E49" w:rsidRDefault="00332621" w:rsidP="00A544C8">
            <w:pPr>
              <w:spacing w:after="0" w:line="259" w:lineRule="auto"/>
              <w:ind w:left="89" w:right="0" w:firstLine="0"/>
              <w:jc w:val="center"/>
              <w:rPr>
                <w:rFonts w:ascii="Open Sans" w:hAnsi="Open Sans" w:cs="Open Sans"/>
                <w:sz w:val="16"/>
                <w:szCs w:val="24"/>
                <w:rPrChange w:id="3892" w:author="Nicole Wu" w:date="2024-01-08T11:26:00Z">
                  <w:rPr>
                    <w:sz w:val="16"/>
                    <w:szCs w:val="24"/>
                  </w:rPr>
                </w:rPrChange>
              </w:rPr>
            </w:pPr>
            <w:r w:rsidRPr="00801E49">
              <w:rPr>
                <w:rFonts w:ascii="Open Sans" w:hAnsi="Open Sans" w:cs="Open Sans"/>
                <w:sz w:val="16"/>
                <w:szCs w:val="24"/>
                <w:rPrChange w:id="3893" w:author="Nicole Wu" w:date="2024-01-08T11:26:00Z">
                  <w:rPr>
                    <w:sz w:val="16"/>
                    <w:szCs w:val="24"/>
                  </w:rPr>
                </w:rPrChange>
              </w:rPr>
              <w:t>(0.33)</w:t>
            </w:r>
          </w:p>
        </w:tc>
      </w:tr>
      <w:tr w:rsidR="00B92327" w:rsidRPr="00801E49" w14:paraId="2C96E4EE" w14:textId="77777777" w:rsidTr="006B0BF6">
        <w:trPr>
          <w:trHeight w:val="189"/>
        </w:trPr>
        <w:tc>
          <w:tcPr>
            <w:tcW w:w="2290" w:type="dxa"/>
            <w:tcBorders>
              <w:top w:val="nil"/>
              <w:left w:val="nil"/>
              <w:bottom w:val="nil"/>
              <w:right w:val="nil"/>
            </w:tcBorders>
          </w:tcPr>
          <w:p w14:paraId="24767065" w14:textId="77777777" w:rsidR="00B92327" w:rsidRPr="00801E49" w:rsidRDefault="00332621" w:rsidP="006B0BF6">
            <w:pPr>
              <w:spacing w:after="0" w:line="259" w:lineRule="auto"/>
              <w:ind w:left="0" w:right="0" w:firstLine="0"/>
              <w:jc w:val="left"/>
              <w:rPr>
                <w:rFonts w:ascii="Open Sans" w:hAnsi="Open Sans" w:cs="Open Sans"/>
                <w:sz w:val="16"/>
                <w:szCs w:val="24"/>
                <w:rPrChange w:id="3894" w:author="Nicole Wu" w:date="2024-01-08T11:26:00Z">
                  <w:rPr>
                    <w:sz w:val="16"/>
                    <w:szCs w:val="24"/>
                  </w:rPr>
                </w:rPrChange>
              </w:rPr>
            </w:pPr>
            <w:r w:rsidRPr="00801E49">
              <w:rPr>
                <w:rFonts w:ascii="Open Sans" w:hAnsi="Open Sans" w:cs="Open Sans"/>
                <w:sz w:val="16"/>
                <w:szCs w:val="24"/>
                <w:rPrChange w:id="3895" w:author="Nicole Wu" w:date="2024-01-08T11:26:00Z">
                  <w:rPr>
                    <w:sz w:val="16"/>
                    <w:szCs w:val="24"/>
                  </w:rPr>
                </w:rPrChange>
              </w:rPr>
              <w:t>Marginally Food Secure</w:t>
            </w:r>
          </w:p>
        </w:tc>
        <w:tc>
          <w:tcPr>
            <w:tcW w:w="672" w:type="dxa"/>
            <w:tcBorders>
              <w:top w:val="nil"/>
              <w:left w:val="nil"/>
              <w:bottom w:val="nil"/>
              <w:right w:val="nil"/>
            </w:tcBorders>
          </w:tcPr>
          <w:p w14:paraId="6EC287F7" w14:textId="77777777" w:rsidR="00B92327" w:rsidRPr="00801E49" w:rsidRDefault="00332621" w:rsidP="00A544C8">
            <w:pPr>
              <w:spacing w:after="0" w:line="259" w:lineRule="auto"/>
              <w:ind w:left="0" w:right="0" w:firstLine="0"/>
              <w:jc w:val="center"/>
              <w:rPr>
                <w:rFonts w:ascii="Open Sans" w:hAnsi="Open Sans" w:cs="Open Sans"/>
                <w:sz w:val="16"/>
                <w:szCs w:val="24"/>
                <w:rPrChange w:id="3896" w:author="Nicole Wu" w:date="2024-01-08T11:26:00Z">
                  <w:rPr>
                    <w:sz w:val="16"/>
                    <w:szCs w:val="24"/>
                  </w:rPr>
                </w:rPrChange>
              </w:rPr>
            </w:pPr>
            <w:r w:rsidRPr="00801E49">
              <w:rPr>
                <w:rFonts w:ascii="Open Sans" w:hAnsi="Open Sans" w:cs="Open Sans"/>
                <w:sz w:val="16"/>
                <w:szCs w:val="24"/>
                <w:rPrChange w:id="3897" w:author="Nicole Wu" w:date="2024-01-08T11:26:00Z">
                  <w:rPr>
                    <w:sz w:val="16"/>
                    <w:szCs w:val="24"/>
                  </w:rPr>
                </w:rPrChange>
              </w:rPr>
              <w:t>0.31</w:t>
            </w:r>
          </w:p>
        </w:tc>
        <w:tc>
          <w:tcPr>
            <w:tcW w:w="806" w:type="dxa"/>
            <w:tcBorders>
              <w:top w:val="nil"/>
              <w:left w:val="nil"/>
              <w:bottom w:val="nil"/>
              <w:right w:val="nil"/>
            </w:tcBorders>
          </w:tcPr>
          <w:p w14:paraId="37E6EE31" w14:textId="77777777" w:rsidR="00B92327" w:rsidRPr="00801E49" w:rsidRDefault="00332621" w:rsidP="00A544C8">
            <w:pPr>
              <w:spacing w:after="0" w:line="259" w:lineRule="auto"/>
              <w:ind w:left="0" w:right="0" w:firstLine="0"/>
              <w:jc w:val="center"/>
              <w:rPr>
                <w:rFonts w:ascii="Open Sans" w:hAnsi="Open Sans" w:cs="Open Sans"/>
                <w:sz w:val="16"/>
                <w:szCs w:val="24"/>
                <w:rPrChange w:id="3898" w:author="Nicole Wu" w:date="2024-01-08T11:26:00Z">
                  <w:rPr>
                    <w:sz w:val="16"/>
                    <w:szCs w:val="24"/>
                  </w:rPr>
                </w:rPrChange>
              </w:rPr>
            </w:pPr>
            <w:r w:rsidRPr="00801E49">
              <w:rPr>
                <w:rFonts w:ascii="Open Sans" w:hAnsi="Open Sans" w:cs="Open Sans"/>
                <w:sz w:val="16"/>
                <w:szCs w:val="24"/>
                <w:rPrChange w:id="3899" w:author="Nicole Wu" w:date="2024-01-08T11:26:00Z">
                  <w:rPr>
                    <w:sz w:val="16"/>
                    <w:szCs w:val="24"/>
                  </w:rPr>
                </w:rPrChange>
              </w:rPr>
              <w:t>0.29</w:t>
            </w:r>
          </w:p>
        </w:tc>
        <w:tc>
          <w:tcPr>
            <w:tcW w:w="672" w:type="dxa"/>
            <w:tcBorders>
              <w:top w:val="nil"/>
              <w:left w:val="nil"/>
              <w:bottom w:val="nil"/>
              <w:right w:val="nil"/>
            </w:tcBorders>
          </w:tcPr>
          <w:p w14:paraId="314C912A" w14:textId="77777777" w:rsidR="00B92327" w:rsidRPr="00801E49" w:rsidRDefault="00332621" w:rsidP="00A544C8">
            <w:pPr>
              <w:spacing w:after="0" w:line="259" w:lineRule="auto"/>
              <w:ind w:left="0" w:right="0" w:firstLine="0"/>
              <w:jc w:val="center"/>
              <w:rPr>
                <w:rFonts w:ascii="Open Sans" w:hAnsi="Open Sans" w:cs="Open Sans"/>
                <w:sz w:val="16"/>
                <w:szCs w:val="24"/>
                <w:rPrChange w:id="3900" w:author="Nicole Wu" w:date="2024-01-08T11:26:00Z">
                  <w:rPr>
                    <w:sz w:val="16"/>
                    <w:szCs w:val="24"/>
                  </w:rPr>
                </w:rPrChange>
              </w:rPr>
            </w:pPr>
            <w:r w:rsidRPr="00801E49">
              <w:rPr>
                <w:rFonts w:ascii="Open Sans" w:hAnsi="Open Sans" w:cs="Open Sans"/>
                <w:sz w:val="16"/>
                <w:szCs w:val="24"/>
                <w:rPrChange w:id="3901" w:author="Nicole Wu" w:date="2024-01-08T11:26:00Z">
                  <w:rPr>
                    <w:sz w:val="16"/>
                    <w:szCs w:val="24"/>
                  </w:rPr>
                </w:rPrChange>
              </w:rPr>
              <w:t>-0.02</w:t>
            </w:r>
          </w:p>
        </w:tc>
        <w:tc>
          <w:tcPr>
            <w:tcW w:w="637" w:type="dxa"/>
            <w:tcBorders>
              <w:top w:val="nil"/>
              <w:left w:val="nil"/>
              <w:bottom w:val="nil"/>
              <w:right w:val="nil"/>
            </w:tcBorders>
          </w:tcPr>
          <w:p w14:paraId="6169B70C" w14:textId="77777777" w:rsidR="00B92327" w:rsidRPr="00801E49" w:rsidRDefault="00332621" w:rsidP="00A544C8">
            <w:pPr>
              <w:spacing w:after="0" w:line="259" w:lineRule="auto"/>
              <w:ind w:left="0" w:right="0" w:firstLine="0"/>
              <w:jc w:val="center"/>
              <w:rPr>
                <w:rFonts w:ascii="Open Sans" w:hAnsi="Open Sans" w:cs="Open Sans"/>
                <w:sz w:val="16"/>
                <w:szCs w:val="24"/>
                <w:rPrChange w:id="3902" w:author="Nicole Wu" w:date="2024-01-08T11:26:00Z">
                  <w:rPr>
                    <w:sz w:val="16"/>
                    <w:szCs w:val="24"/>
                  </w:rPr>
                </w:rPrChange>
              </w:rPr>
            </w:pPr>
            <w:r w:rsidRPr="00801E49">
              <w:rPr>
                <w:rFonts w:ascii="Open Sans" w:hAnsi="Open Sans" w:cs="Open Sans"/>
                <w:sz w:val="16"/>
                <w:szCs w:val="24"/>
                <w:rPrChange w:id="3903" w:author="Nicole Wu" w:date="2024-01-08T11:26:00Z">
                  <w:rPr>
                    <w:sz w:val="16"/>
                    <w:szCs w:val="24"/>
                  </w:rPr>
                </w:rPrChange>
              </w:rPr>
              <w:t>0.07</w:t>
            </w:r>
          </w:p>
        </w:tc>
        <w:tc>
          <w:tcPr>
            <w:tcW w:w="841" w:type="dxa"/>
            <w:tcBorders>
              <w:top w:val="nil"/>
              <w:left w:val="nil"/>
              <w:bottom w:val="nil"/>
              <w:right w:val="nil"/>
            </w:tcBorders>
          </w:tcPr>
          <w:p w14:paraId="2FA02971" w14:textId="77777777" w:rsidR="00B92327" w:rsidRPr="00801E49" w:rsidRDefault="00332621" w:rsidP="00A544C8">
            <w:pPr>
              <w:spacing w:after="0" w:line="259" w:lineRule="auto"/>
              <w:ind w:left="0" w:right="0" w:firstLine="0"/>
              <w:jc w:val="center"/>
              <w:rPr>
                <w:rFonts w:ascii="Open Sans" w:hAnsi="Open Sans" w:cs="Open Sans"/>
                <w:sz w:val="16"/>
                <w:szCs w:val="24"/>
                <w:rPrChange w:id="3904" w:author="Nicole Wu" w:date="2024-01-08T11:26:00Z">
                  <w:rPr>
                    <w:sz w:val="16"/>
                    <w:szCs w:val="24"/>
                  </w:rPr>
                </w:rPrChange>
              </w:rPr>
            </w:pPr>
            <w:r w:rsidRPr="00801E49">
              <w:rPr>
                <w:rFonts w:ascii="Open Sans" w:hAnsi="Open Sans" w:cs="Open Sans"/>
                <w:sz w:val="16"/>
                <w:szCs w:val="24"/>
                <w:rPrChange w:id="3905" w:author="Nicole Wu" w:date="2024-01-08T11:26:00Z">
                  <w:rPr>
                    <w:sz w:val="16"/>
                    <w:szCs w:val="24"/>
                  </w:rPr>
                </w:rPrChange>
              </w:rPr>
              <w:t>0.13</w:t>
            </w:r>
          </w:p>
        </w:tc>
        <w:tc>
          <w:tcPr>
            <w:tcW w:w="766" w:type="dxa"/>
            <w:tcBorders>
              <w:top w:val="nil"/>
              <w:left w:val="nil"/>
              <w:bottom w:val="nil"/>
              <w:right w:val="nil"/>
            </w:tcBorders>
          </w:tcPr>
          <w:p w14:paraId="2E62A4FA" w14:textId="77777777" w:rsidR="00B92327" w:rsidRPr="00801E49" w:rsidRDefault="00332621" w:rsidP="00A544C8">
            <w:pPr>
              <w:spacing w:after="0" w:line="259" w:lineRule="auto"/>
              <w:ind w:left="0" w:right="0" w:firstLine="0"/>
              <w:jc w:val="center"/>
              <w:rPr>
                <w:rFonts w:ascii="Open Sans" w:hAnsi="Open Sans" w:cs="Open Sans"/>
                <w:sz w:val="16"/>
                <w:szCs w:val="24"/>
                <w:rPrChange w:id="3906" w:author="Nicole Wu" w:date="2024-01-08T11:26:00Z">
                  <w:rPr>
                    <w:sz w:val="16"/>
                    <w:szCs w:val="24"/>
                  </w:rPr>
                </w:rPrChange>
              </w:rPr>
            </w:pPr>
            <w:r w:rsidRPr="00801E49">
              <w:rPr>
                <w:rFonts w:ascii="Open Sans" w:hAnsi="Open Sans" w:cs="Open Sans"/>
                <w:sz w:val="16"/>
                <w:szCs w:val="24"/>
                <w:rPrChange w:id="3907" w:author="Nicole Wu" w:date="2024-01-08T11:26:00Z">
                  <w:rPr>
                    <w:sz w:val="16"/>
                    <w:szCs w:val="24"/>
                  </w:rPr>
                </w:rPrChange>
              </w:rPr>
              <w:t>0.06</w:t>
            </w:r>
          </w:p>
        </w:tc>
        <w:tc>
          <w:tcPr>
            <w:tcW w:w="672" w:type="dxa"/>
            <w:tcBorders>
              <w:top w:val="nil"/>
              <w:left w:val="nil"/>
              <w:bottom w:val="nil"/>
              <w:right w:val="nil"/>
            </w:tcBorders>
          </w:tcPr>
          <w:p w14:paraId="195FC4E4" w14:textId="77777777" w:rsidR="00B92327" w:rsidRPr="00801E49" w:rsidRDefault="00332621" w:rsidP="00A544C8">
            <w:pPr>
              <w:spacing w:after="0" w:line="259" w:lineRule="auto"/>
              <w:ind w:left="0" w:right="0" w:firstLine="0"/>
              <w:jc w:val="center"/>
              <w:rPr>
                <w:rFonts w:ascii="Open Sans" w:hAnsi="Open Sans" w:cs="Open Sans"/>
                <w:sz w:val="16"/>
                <w:szCs w:val="24"/>
                <w:rPrChange w:id="3908" w:author="Nicole Wu" w:date="2024-01-08T11:26:00Z">
                  <w:rPr>
                    <w:sz w:val="16"/>
                    <w:szCs w:val="24"/>
                  </w:rPr>
                </w:rPrChange>
              </w:rPr>
            </w:pPr>
            <w:r w:rsidRPr="00801E49">
              <w:rPr>
                <w:rFonts w:ascii="Open Sans" w:hAnsi="Open Sans" w:cs="Open Sans"/>
                <w:sz w:val="16"/>
                <w:szCs w:val="24"/>
                <w:rPrChange w:id="3909" w:author="Nicole Wu" w:date="2024-01-08T11:26:00Z">
                  <w:rPr>
                    <w:sz w:val="16"/>
                    <w:szCs w:val="24"/>
                  </w:rPr>
                </w:rPrChange>
              </w:rPr>
              <w:t>0.14</w:t>
            </w:r>
          </w:p>
        </w:tc>
        <w:tc>
          <w:tcPr>
            <w:tcW w:w="806" w:type="dxa"/>
            <w:tcBorders>
              <w:top w:val="nil"/>
              <w:left w:val="nil"/>
              <w:bottom w:val="nil"/>
              <w:right w:val="nil"/>
            </w:tcBorders>
          </w:tcPr>
          <w:p w14:paraId="0A112FE7" w14:textId="77777777" w:rsidR="00B92327" w:rsidRPr="00801E49" w:rsidRDefault="00332621" w:rsidP="00A544C8">
            <w:pPr>
              <w:spacing w:after="0" w:line="259" w:lineRule="auto"/>
              <w:ind w:left="0" w:right="0" w:firstLine="0"/>
              <w:jc w:val="center"/>
              <w:rPr>
                <w:rFonts w:ascii="Open Sans" w:hAnsi="Open Sans" w:cs="Open Sans"/>
                <w:sz w:val="16"/>
                <w:szCs w:val="24"/>
                <w:rPrChange w:id="3910" w:author="Nicole Wu" w:date="2024-01-08T11:26:00Z">
                  <w:rPr>
                    <w:sz w:val="16"/>
                    <w:szCs w:val="24"/>
                  </w:rPr>
                </w:rPrChange>
              </w:rPr>
            </w:pPr>
            <w:r w:rsidRPr="00801E49">
              <w:rPr>
                <w:rFonts w:ascii="Open Sans" w:hAnsi="Open Sans" w:cs="Open Sans"/>
                <w:sz w:val="16"/>
                <w:szCs w:val="24"/>
                <w:rPrChange w:id="3911" w:author="Nicole Wu" w:date="2024-01-08T11:26:00Z">
                  <w:rPr>
                    <w:sz w:val="16"/>
                    <w:szCs w:val="24"/>
                  </w:rPr>
                </w:rPrChange>
              </w:rPr>
              <w:t>0.22</w:t>
            </w:r>
          </w:p>
        </w:tc>
        <w:tc>
          <w:tcPr>
            <w:tcW w:w="731" w:type="dxa"/>
            <w:tcBorders>
              <w:top w:val="nil"/>
              <w:left w:val="nil"/>
              <w:bottom w:val="nil"/>
              <w:right w:val="nil"/>
            </w:tcBorders>
          </w:tcPr>
          <w:p w14:paraId="506778EC" w14:textId="77777777" w:rsidR="00B92327" w:rsidRPr="00801E49" w:rsidRDefault="00332621" w:rsidP="00A544C8">
            <w:pPr>
              <w:spacing w:after="0" w:line="259" w:lineRule="auto"/>
              <w:ind w:left="0" w:right="0" w:firstLine="0"/>
              <w:jc w:val="center"/>
              <w:rPr>
                <w:rFonts w:ascii="Open Sans" w:hAnsi="Open Sans" w:cs="Open Sans"/>
                <w:sz w:val="16"/>
                <w:szCs w:val="24"/>
                <w:rPrChange w:id="3912" w:author="Nicole Wu" w:date="2024-01-08T11:26:00Z">
                  <w:rPr>
                    <w:sz w:val="16"/>
                    <w:szCs w:val="24"/>
                  </w:rPr>
                </w:rPrChange>
              </w:rPr>
            </w:pPr>
            <w:r w:rsidRPr="00801E49">
              <w:rPr>
                <w:rFonts w:ascii="Open Sans" w:hAnsi="Open Sans" w:cs="Open Sans"/>
                <w:sz w:val="16"/>
                <w:szCs w:val="24"/>
                <w:rPrChange w:id="3913" w:author="Nicole Wu" w:date="2024-01-08T11:26:00Z">
                  <w:rPr>
                    <w:sz w:val="16"/>
                    <w:szCs w:val="24"/>
                  </w:rPr>
                </w:rPrChange>
              </w:rPr>
              <w:t>0.08**</w:t>
            </w:r>
          </w:p>
        </w:tc>
      </w:tr>
      <w:tr w:rsidR="00B92327" w:rsidRPr="00801E49" w14:paraId="7E965404" w14:textId="77777777" w:rsidTr="006B0BF6">
        <w:trPr>
          <w:trHeight w:val="189"/>
        </w:trPr>
        <w:tc>
          <w:tcPr>
            <w:tcW w:w="2290" w:type="dxa"/>
            <w:tcBorders>
              <w:top w:val="nil"/>
              <w:left w:val="nil"/>
              <w:bottom w:val="nil"/>
              <w:right w:val="nil"/>
            </w:tcBorders>
          </w:tcPr>
          <w:p w14:paraId="33D94738" w14:textId="77777777" w:rsidR="00B92327" w:rsidRPr="00801E49" w:rsidRDefault="00B92327" w:rsidP="006B0BF6">
            <w:pPr>
              <w:spacing w:after="0" w:line="259" w:lineRule="auto"/>
              <w:ind w:left="0" w:right="0" w:firstLine="0"/>
              <w:jc w:val="left"/>
              <w:rPr>
                <w:rFonts w:ascii="Open Sans" w:hAnsi="Open Sans" w:cs="Open Sans"/>
                <w:sz w:val="16"/>
                <w:szCs w:val="24"/>
                <w:rPrChange w:id="3914" w:author="Nicole Wu" w:date="2024-01-08T11:26:00Z">
                  <w:rPr>
                    <w:sz w:val="16"/>
                    <w:szCs w:val="24"/>
                  </w:rPr>
                </w:rPrChange>
              </w:rPr>
            </w:pPr>
          </w:p>
        </w:tc>
        <w:tc>
          <w:tcPr>
            <w:tcW w:w="672" w:type="dxa"/>
            <w:tcBorders>
              <w:top w:val="nil"/>
              <w:left w:val="nil"/>
              <w:bottom w:val="nil"/>
              <w:right w:val="nil"/>
            </w:tcBorders>
          </w:tcPr>
          <w:p w14:paraId="318DF122" w14:textId="77777777" w:rsidR="00B92327" w:rsidRPr="00801E49" w:rsidRDefault="00332621" w:rsidP="00A544C8">
            <w:pPr>
              <w:spacing w:after="0" w:line="259" w:lineRule="auto"/>
              <w:ind w:left="0" w:right="0" w:firstLine="0"/>
              <w:jc w:val="center"/>
              <w:rPr>
                <w:rFonts w:ascii="Open Sans" w:hAnsi="Open Sans" w:cs="Open Sans"/>
                <w:sz w:val="16"/>
                <w:szCs w:val="24"/>
                <w:rPrChange w:id="3915" w:author="Nicole Wu" w:date="2024-01-08T11:26:00Z">
                  <w:rPr>
                    <w:sz w:val="16"/>
                    <w:szCs w:val="24"/>
                  </w:rPr>
                </w:rPrChange>
              </w:rPr>
            </w:pPr>
            <w:r w:rsidRPr="00801E49">
              <w:rPr>
                <w:rFonts w:ascii="Open Sans" w:hAnsi="Open Sans" w:cs="Open Sans"/>
                <w:sz w:val="16"/>
                <w:szCs w:val="24"/>
                <w:rPrChange w:id="3916" w:author="Nicole Wu" w:date="2024-01-08T11:26:00Z">
                  <w:rPr>
                    <w:sz w:val="16"/>
                    <w:szCs w:val="24"/>
                  </w:rPr>
                </w:rPrChange>
              </w:rPr>
              <w:t>(0.46)</w:t>
            </w:r>
          </w:p>
        </w:tc>
        <w:tc>
          <w:tcPr>
            <w:tcW w:w="806" w:type="dxa"/>
            <w:tcBorders>
              <w:top w:val="nil"/>
              <w:left w:val="nil"/>
              <w:bottom w:val="nil"/>
              <w:right w:val="nil"/>
            </w:tcBorders>
          </w:tcPr>
          <w:p w14:paraId="2D686B43" w14:textId="77777777" w:rsidR="00B92327" w:rsidRPr="00801E49" w:rsidRDefault="00332621" w:rsidP="00A544C8">
            <w:pPr>
              <w:spacing w:after="0" w:line="259" w:lineRule="auto"/>
              <w:ind w:left="67" w:right="0" w:firstLine="0"/>
              <w:jc w:val="center"/>
              <w:rPr>
                <w:rFonts w:ascii="Open Sans" w:hAnsi="Open Sans" w:cs="Open Sans"/>
                <w:sz w:val="16"/>
                <w:szCs w:val="24"/>
                <w:rPrChange w:id="3917" w:author="Nicole Wu" w:date="2024-01-08T11:26:00Z">
                  <w:rPr>
                    <w:sz w:val="16"/>
                    <w:szCs w:val="24"/>
                  </w:rPr>
                </w:rPrChange>
              </w:rPr>
            </w:pPr>
            <w:r w:rsidRPr="00801E49">
              <w:rPr>
                <w:rFonts w:ascii="Open Sans" w:hAnsi="Open Sans" w:cs="Open Sans"/>
                <w:sz w:val="16"/>
                <w:szCs w:val="24"/>
                <w:rPrChange w:id="3918" w:author="Nicole Wu" w:date="2024-01-08T11:26:00Z">
                  <w:rPr>
                    <w:sz w:val="16"/>
                    <w:szCs w:val="24"/>
                  </w:rPr>
                </w:rPrChange>
              </w:rPr>
              <w:t>(0.45)</w:t>
            </w:r>
          </w:p>
        </w:tc>
        <w:tc>
          <w:tcPr>
            <w:tcW w:w="672" w:type="dxa"/>
            <w:tcBorders>
              <w:top w:val="nil"/>
              <w:left w:val="nil"/>
              <w:bottom w:val="nil"/>
              <w:right w:val="nil"/>
            </w:tcBorders>
          </w:tcPr>
          <w:p w14:paraId="19E7AEE0" w14:textId="77777777" w:rsidR="00B92327" w:rsidRPr="00801E49" w:rsidRDefault="00332621" w:rsidP="00A544C8">
            <w:pPr>
              <w:spacing w:after="0" w:line="259" w:lineRule="auto"/>
              <w:ind w:left="0" w:right="0" w:firstLine="0"/>
              <w:jc w:val="center"/>
              <w:rPr>
                <w:rFonts w:ascii="Open Sans" w:hAnsi="Open Sans" w:cs="Open Sans"/>
                <w:sz w:val="16"/>
                <w:szCs w:val="24"/>
                <w:rPrChange w:id="3919" w:author="Nicole Wu" w:date="2024-01-08T11:26:00Z">
                  <w:rPr>
                    <w:sz w:val="16"/>
                    <w:szCs w:val="24"/>
                  </w:rPr>
                </w:rPrChange>
              </w:rPr>
            </w:pPr>
            <w:r w:rsidRPr="00801E49">
              <w:rPr>
                <w:rFonts w:ascii="Open Sans" w:hAnsi="Open Sans" w:cs="Open Sans"/>
                <w:sz w:val="16"/>
                <w:szCs w:val="24"/>
                <w:rPrChange w:id="3920" w:author="Nicole Wu" w:date="2024-01-08T11:26:00Z">
                  <w:rPr>
                    <w:sz w:val="16"/>
                    <w:szCs w:val="24"/>
                  </w:rPr>
                </w:rPrChange>
              </w:rPr>
              <w:t>(0.61)</w:t>
            </w:r>
          </w:p>
        </w:tc>
        <w:tc>
          <w:tcPr>
            <w:tcW w:w="637" w:type="dxa"/>
            <w:tcBorders>
              <w:top w:val="nil"/>
              <w:left w:val="nil"/>
              <w:bottom w:val="nil"/>
              <w:right w:val="nil"/>
            </w:tcBorders>
          </w:tcPr>
          <w:p w14:paraId="682C906E" w14:textId="77777777" w:rsidR="00B92327" w:rsidRPr="00801E49" w:rsidRDefault="00332621" w:rsidP="00A544C8">
            <w:pPr>
              <w:spacing w:after="0" w:line="259" w:lineRule="auto"/>
              <w:ind w:left="0" w:right="0" w:firstLine="0"/>
              <w:jc w:val="center"/>
              <w:rPr>
                <w:rFonts w:ascii="Open Sans" w:hAnsi="Open Sans" w:cs="Open Sans"/>
                <w:sz w:val="16"/>
                <w:szCs w:val="24"/>
                <w:rPrChange w:id="3921" w:author="Nicole Wu" w:date="2024-01-08T11:26:00Z">
                  <w:rPr>
                    <w:sz w:val="16"/>
                    <w:szCs w:val="24"/>
                  </w:rPr>
                </w:rPrChange>
              </w:rPr>
            </w:pPr>
            <w:r w:rsidRPr="00801E49">
              <w:rPr>
                <w:rFonts w:ascii="Open Sans" w:hAnsi="Open Sans" w:cs="Open Sans"/>
                <w:sz w:val="16"/>
                <w:szCs w:val="24"/>
                <w:rPrChange w:id="3922" w:author="Nicole Wu" w:date="2024-01-08T11:26:00Z">
                  <w:rPr>
                    <w:sz w:val="16"/>
                    <w:szCs w:val="24"/>
                  </w:rPr>
                </w:rPrChange>
              </w:rPr>
              <w:t>(0.25)</w:t>
            </w:r>
          </w:p>
        </w:tc>
        <w:tc>
          <w:tcPr>
            <w:tcW w:w="841" w:type="dxa"/>
            <w:tcBorders>
              <w:top w:val="nil"/>
              <w:left w:val="nil"/>
              <w:bottom w:val="nil"/>
              <w:right w:val="nil"/>
            </w:tcBorders>
          </w:tcPr>
          <w:p w14:paraId="10ADA9A0" w14:textId="77777777" w:rsidR="00B92327" w:rsidRPr="00801E49" w:rsidRDefault="00332621" w:rsidP="00A544C8">
            <w:pPr>
              <w:spacing w:after="0" w:line="259" w:lineRule="auto"/>
              <w:ind w:left="102" w:right="0" w:firstLine="0"/>
              <w:jc w:val="center"/>
              <w:rPr>
                <w:rFonts w:ascii="Open Sans" w:hAnsi="Open Sans" w:cs="Open Sans"/>
                <w:sz w:val="16"/>
                <w:szCs w:val="24"/>
                <w:rPrChange w:id="3923" w:author="Nicole Wu" w:date="2024-01-08T11:26:00Z">
                  <w:rPr>
                    <w:sz w:val="16"/>
                    <w:szCs w:val="24"/>
                  </w:rPr>
                </w:rPrChange>
              </w:rPr>
            </w:pPr>
            <w:r w:rsidRPr="00801E49">
              <w:rPr>
                <w:rFonts w:ascii="Open Sans" w:hAnsi="Open Sans" w:cs="Open Sans"/>
                <w:sz w:val="16"/>
                <w:szCs w:val="24"/>
                <w:rPrChange w:id="3924" w:author="Nicole Wu" w:date="2024-01-08T11:26:00Z">
                  <w:rPr>
                    <w:sz w:val="16"/>
                    <w:szCs w:val="24"/>
                  </w:rPr>
                </w:rPrChange>
              </w:rPr>
              <w:t>(0.33)</w:t>
            </w:r>
          </w:p>
        </w:tc>
        <w:tc>
          <w:tcPr>
            <w:tcW w:w="766" w:type="dxa"/>
            <w:tcBorders>
              <w:top w:val="nil"/>
              <w:left w:val="nil"/>
              <w:bottom w:val="nil"/>
              <w:right w:val="nil"/>
            </w:tcBorders>
          </w:tcPr>
          <w:p w14:paraId="7151148C" w14:textId="77777777" w:rsidR="00B92327" w:rsidRPr="00801E49" w:rsidRDefault="00332621" w:rsidP="00A544C8">
            <w:pPr>
              <w:spacing w:after="0" w:line="259" w:lineRule="auto"/>
              <w:ind w:left="47" w:right="0" w:firstLine="0"/>
              <w:jc w:val="center"/>
              <w:rPr>
                <w:rFonts w:ascii="Open Sans" w:hAnsi="Open Sans" w:cs="Open Sans"/>
                <w:sz w:val="16"/>
                <w:szCs w:val="24"/>
                <w:rPrChange w:id="3925" w:author="Nicole Wu" w:date="2024-01-08T11:26:00Z">
                  <w:rPr>
                    <w:sz w:val="16"/>
                    <w:szCs w:val="24"/>
                  </w:rPr>
                </w:rPrChange>
              </w:rPr>
            </w:pPr>
            <w:r w:rsidRPr="00801E49">
              <w:rPr>
                <w:rFonts w:ascii="Open Sans" w:hAnsi="Open Sans" w:cs="Open Sans"/>
                <w:sz w:val="16"/>
                <w:szCs w:val="24"/>
                <w:rPrChange w:id="3926" w:author="Nicole Wu" w:date="2024-01-08T11:26:00Z">
                  <w:rPr>
                    <w:sz w:val="16"/>
                    <w:szCs w:val="24"/>
                  </w:rPr>
                </w:rPrChange>
              </w:rPr>
              <w:t>(0.07)</w:t>
            </w:r>
          </w:p>
        </w:tc>
        <w:tc>
          <w:tcPr>
            <w:tcW w:w="672" w:type="dxa"/>
            <w:tcBorders>
              <w:top w:val="nil"/>
              <w:left w:val="nil"/>
              <w:bottom w:val="nil"/>
              <w:right w:val="nil"/>
            </w:tcBorders>
          </w:tcPr>
          <w:p w14:paraId="4E8E2C41" w14:textId="77777777" w:rsidR="00B92327" w:rsidRPr="00801E49" w:rsidRDefault="00332621" w:rsidP="00A544C8">
            <w:pPr>
              <w:spacing w:after="0" w:line="259" w:lineRule="auto"/>
              <w:ind w:left="0" w:right="0" w:firstLine="0"/>
              <w:jc w:val="center"/>
              <w:rPr>
                <w:rFonts w:ascii="Open Sans" w:hAnsi="Open Sans" w:cs="Open Sans"/>
                <w:sz w:val="16"/>
                <w:szCs w:val="24"/>
                <w:rPrChange w:id="3927" w:author="Nicole Wu" w:date="2024-01-08T11:26:00Z">
                  <w:rPr>
                    <w:sz w:val="16"/>
                    <w:szCs w:val="24"/>
                  </w:rPr>
                </w:rPrChange>
              </w:rPr>
            </w:pPr>
            <w:r w:rsidRPr="00801E49">
              <w:rPr>
                <w:rFonts w:ascii="Open Sans" w:hAnsi="Open Sans" w:cs="Open Sans"/>
                <w:sz w:val="16"/>
                <w:szCs w:val="24"/>
                <w:rPrChange w:id="3928" w:author="Nicole Wu" w:date="2024-01-08T11:26:00Z">
                  <w:rPr>
                    <w:sz w:val="16"/>
                    <w:szCs w:val="24"/>
                  </w:rPr>
                </w:rPrChange>
              </w:rPr>
              <w:t>(0.35)</w:t>
            </w:r>
          </w:p>
        </w:tc>
        <w:tc>
          <w:tcPr>
            <w:tcW w:w="806" w:type="dxa"/>
            <w:tcBorders>
              <w:top w:val="nil"/>
              <w:left w:val="nil"/>
              <w:bottom w:val="nil"/>
              <w:right w:val="nil"/>
            </w:tcBorders>
          </w:tcPr>
          <w:p w14:paraId="3F449AF2" w14:textId="77777777" w:rsidR="00B92327" w:rsidRPr="00801E49" w:rsidRDefault="00332621" w:rsidP="00A544C8">
            <w:pPr>
              <w:spacing w:after="0" w:line="259" w:lineRule="auto"/>
              <w:ind w:left="67" w:right="0" w:firstLine="0"/>
              <w:jc w:val="center"/>
              <w:rPr>
                <w:rFonts w:ascii="Open Sans" w:hAnsi="Open Sans" w:cs="Open Sans"/>
                <w:sz w:val="16"/>
                <w:szCs w:val="24"/>
                <w:rPrChange w:id="3929" w:author="Nicole Wu" w:date="2024-01-08T11:26:00Z">
                  <w:rPr>
                    <w:sz w:val="16"/>
                    <w:szCs w:val="24"/>
                  </w:rPr>
                </w:rPrChange>
              </w:rPr>
            </w:pPr>
            <w:r w:rsidRPr="00801E49">
              <w:rPr>
                <w:rFonts w:ascii="Open Sans" w:hAnsi="Open Sans" w:cs="Open Sans"/>
                <w:sz w:val="16"/>
                <w:szCs w:val="24"/>
                <w:rPrChange w:id="3930" w:author="Nicole Wu" w:date="2024-01-08T11:26:00Z">
                  <w:rPr>
                    <w:sz w:val="16"/>
                    <w:szCs w:val="24"/>
                  </w:rPr>
                </w:rPrChange>
              </w:rPr>
              <w:t>(0.41)</w:t>
            </w:r>
          </w:p>
        </w:tc>
        <w:tc>
          <w:tcPr>
            <w:tcW w:w="731" w:type="dxa"/>
            <w:tcBorders>
              <w:top w:val="nil"/>
              <w:left w:val="nil"/>
              <w:bottom w:val="nil"/>
              <w:right w:val="nil"/>
            </w:tcBorders>
          </w:tcPr>
          <w:p w14:paraId="45F90DE1" w14:textId="77777777" w:rsidR="00B92327" w:rsidRPr="00801E49" w:rsidRDefault="00332621" w:rsidP="00A544C8">
            <w:pPr>
              <w:spacing w:after="0" w:line="259" w:lineRule="auto"/>
              <w:ind w:left="89" w:right="0" w:firstLine="0"/>
              <w:jc w:val="center"/>
              <w:rPr>
                <w:rFonts w:ascii="Open Sans" w:hAnsi="Open Sans" w:cs="Open Sans"/>
                <w:sz w:val="16"/>
                <w:szCs w:val="24"/>
                <w:rPrChange w:id="3931" w:author="Nicole Wu" w:date="2024-01-08T11:26:00Z">
                  <w:rPr>
                    <w:sz w:val="16"/>
                    <w:szCs w:val="24"/>
                  </w:rPr>
                </w:rPrChange>
              </w:rPr>
            </w:pPr>
            <w:r w:rsidRPr="00801E49">
              <w:rPr>
                <w:rFonts w:ascii="Open Sans" w:hAnsi="Open Sans" w:cs="Open Sans"/>
                <w:sz w:val="16"/>
                <w:szCs w:val="24"/>
                <w:rPrChange w:id="3932" w:author="Nicole Wu" w:date="2024-01-08T11:26:00Z">
                  <w:rPr>
                    <w:sz w:val="16"/>
                    <w:szCs w:val="24"/>
                  </w:rPr>
                </w:rPrChange>
              </w:rPr>
              <w:t>(0.01)</w:t>
            </w:r>
          </w:p>
        </w:tc>
      </w:tr>
      <w:tr w:rsidR="00B92327" w:rsidRPr="00801E49" w14:paraId="2C283691" w14:textId="77777777" w:rsidTr="006B0BF6">
        <w:trPr>
          <w:trHeight w:val="189"/>
        </w:trPr>
        <w:tc>
          <w:tcPr>
            <w:tcW w:w="2290" w:type="dxa"/>
            <w:tcBorders>
              <w:top w:val="nil"/>
              <w:left w:val="nil"/>
              <w:bottom w:val="nil"/>
              <w:right w:val="nil"/>
            </w:tcBorders>
          </w:tcPr>
          <w:p w14:paraId="68221124" w14:textId="77777777" w:rsidR="00B92327" w:rsidRPr="00801E49" w:rsidRDefault="00332621" w:rsidP="006B0BF6">
            <w:pPr>
              <w:spacing w:after="0" w:line="259" w:lineRule="auto"/>
              <w:ind w:left="0" w:right="0" w:firstLine="0"/>
              <w:jc w:val="left"/>
              <w:rPr>
                <w:rFonts w:ascii="Open Sans" w:hAnsi="Open Sans" w:cs="Open Sans"/>
                <w:sz w:val="16"/>
                <w:szCs w:val="24"/>
                <w:rPrChange w:id="3933" w:author="Nicole Wu" w:date="2024-01-08T11:26:00Z">
                  <w:rPr>
                    <w:sz w:val="16"/>
                    <w:szCs w:val="24"/>
                  </w:rPr>
                </w:rPrChange>
              </w:rPr>
            </w:pPr>
            <w:r w:rsidRPr="00801E49">
              <w:rPr>
                <w:rFonts w:ascii="Open Sans" w:hAnsi="Open Sans" w:cs="Open Sans"/>
                <w:sz w:val="16"/>
                <w:szCs w:val="24"/>
                <w:rPrChange w:id="3934" w:author="Nicole Wu" w:date="2024-01-08T11:26:00Z">
                  <w:rPr>
                    <w:sz w:val="16"/>
                    <w:szCs w:val="24"/>
                  </w:rPr>
                </w:rPrChange>
              </w:rPr>
              <w:t>Moderately Food Insecure</w:t>
            </w:r>
          </w:p>
        </w:tc>
        <w:tc>
          <w:tcPr>
            <w:tcW w:w="672" w:type="dxa"/>
            <w:tcBorders>
              <w:top w:val="nil"/>
              <w:left w:val="nil"/>
              <w:bottom w:val="nil"/>
              <w:right w:val="nil"/>
            </w:tcBorders>
          </w:tcPr>
          <w:p w14:paraId="7DF87D4C" w14:textId="77777777" w:rsidR="00B92327" w:rsidRPr="00801E49" w:rsidRDefault="00332621" w:rsidP="00A544C8">
            <w:pPr>
              <w:spacing w:after="0" w:line="259" w:lineRule="auto"/>
              <w:ind w:left="0" w:right="0" w:firstLine="0"/>
              <w:jc w:val="center"/>
              <w:rPr>
                <w:rFonts w:ascii="Open Sans" w:hAnsi="Open Sans" w:cs="Open Sans"/>
                <w:sz w:val="16"/>
                <w:szCs w:val="24"/>
                <w:rPrChange w:id="3935" w:author="Nicole Wu" w:date="2024-01-08T11:26:00Z">
                  <w:rPr>
                    <w:sz w:val="16"/>
                    <w:szCs w:val="24"/>
                  </w:rPr>
                </w:rPrChange>
              </w:rPr>
            </w:pPr>
            <w:r w:rsidRPr="00801E49">
              <w:rPr>
                <w:rFonts w:ascii="Open Sans" w:hAnsi="Open Sans" w:cs="Open Sans"/>
                <w:sz w:val="16"/>
                <w:szCs w:val="24"/>
                <w:rPrChange w:id="3936" w:author="Nicole Wu" w:date="2024-01-08T11:26:00Z">
                  <w:rPr>
                    <w:sz w:val="16"/>
                    <w:szCs w:val="24"/>
                  </w:rPr>
                </w:rPrChange>
              </w:rPr>
              <w:t>0.60</w:t>
            </w:r>
          </w:p>
        </w:tc>
        <w:tc>
          <w:tcPr>
            <w:tcW w:w="806" w:type="dxa"/>
            <w:tcBorders>
              <w:top w:val="nil"/>
              <w:left w:val="nil"/>
              <w:bottom w:val="nil"/>
              <w:right w:val="nil"/>
            </w:tcBorders>
          </w:tcPr>
          <w:p w14:paraId="40EBCA0A" w14:textId="77777777" w:rsidR="00B92327" w:rsidRPr="00801E49" w:rsidRDefault="00332621" w:rsidP="00A544C8">
            <w:pPr>
              <w:spacing w:after="0" w:line="259" w:lineRule="auto"/>
              <w:ind w:left="0" w:right="0" w:firstLine="0"/>
              <w:jc w:val="center"/>
              <w:rPr>
                <w:rFonts w:ascii="Open Sans" w:hAnsi="Open Sans" w:cs="Open Sans"/>
                <w:sz w:val="16"/>
                <w:szCs w:val="24"/>
                <w:rPrChange w:id="3937" w:author="Nicole Wu" w:date="2024-01-08T11:26:00Z">
                  <w:rPr>
                    <w:sz w:val="16"/>
                    <w:szCs w:val="24"/>
                  </w:rPr>
                </w:rPrChange>
              </w:rPr>
            </w:pPr>
            <w:r w:rsidRPr="00801E49">
              <w:rPr>
                <w:rFonts w:ascii="Open Sans" w:hAnsi="Open Sans" w:cs="Open Sans"/>
                <w:sz w:val="16"/>
                <w:szCs w:val="24"/>
                <w:rPrChange w:id="3938" w:author="Nicole Wu" w:date="2024-01-08T11:26:00Z">
                  <w:rPr>
                    <w:sz w:val="16"/>
                    <w:szCs w:val="24"/>
                  </w:rPr>
                </w:rPrChange>
              </w:rPr>
              <w:t>0.58</w:t>
            </w:r>
          </w:p>
        </w:tc>
        <w:tc>
          <w:tcPr>
            <w:tcW w:w="672" w:type="dxa"/>
            <w:tcBorders>
              <w:top w:val="nil"/>
              <w:left w:val="nil"/>
              <w:bottom w:val="nil"/>
              <w:right w:val="nil"/>
            </w:tcBorders>
          </w:tcPr>
          <w:p w14:paraId="30B2BE2C" w14:textId="77777777" w:rsidR="00B92327" w:rsidRPr="00801E49" w:rsidRDefault="00332621" w:rsidP="00A544C8">
            <w:pPr>
              <w:spacing w:after="0" w:line="259" w:lineRule="auto"/>
              <w:ind w:left="0" w:right="0" w:firstLine="0"/>
              <w:jc w:val="center"/>
              <w:rPr>
                <w:rFonts w:ascii="Open Sans" w:hAnsi="Open Sans" w:cs="Open Sans"/>
                <w:sz w:val="16"/>
                <w:szCs w:val="24"/>
                <w:rPrChange w:id="3939" w:author="Nicole Wu" w:date="2024-01-08T11:26:00Z">
                  <w:rPr>
                    <w:sz w:val="16"/>
                    <w:szCs w:val="24"/>
                  </w:rPr>
                </w:rPrChange>
              </w:rPr>
            </w:pPr>
            <w:r w:rsidRPr="00801E49">
              <w:rPr>
                <w:rFonts w:ascii="Open Sans" w:hAnsi="Open Sans" w:cs="Open Sans"/>
                <w:sz w:val="16"/>
                <w:szCs w:val="24"/>
                <w:rPrChange w:id="3940" w:author="Nicole Wu" w:date="2024-01-08T11:26:00Z">
                  <w:rPr>
                    <w:sz w:val="16"/>
                    <w:szCs w:val="24"/>
                  </w:rPr>
                </w:rPrChange>
              </w:rPr>
              <w:t>-0.02</w:t>
            </w:r>
          </w:p>
        </w:tc>
        <w:tc>
          <w:tcPr>
            <w:tcW w:w="637" w:type="dxa"/>
            <w:tcBorders>
              <w:top w:val="nil"/>
              <w:left w:val="nil"/>
              <w:bottom w:val="nil"/>
              <w:right w:val="nil"/>
            </w:tcBorders>
          </w:tcPr>
          <w:p w14:paraId="54365DF9" w14:textId="77777777" w:rsidR="00B92327" w:rsidRPr="00801E49" w:rsidRDefault="00332621" w:rsidP="00A544C8">
            <w:pPr>
              <w:spacing w:after="0" w:line="259" w:lineRule="auto"/>
              <w:ind w:left="0" w:right="0" w:firstLine="0"/>
              <w:jc w:val="center"/>
              <w:rPr>
                <w:rFonts w:ascii="Open Sans" w:hAnsi="Open Sans" w:cs="Open Sans"/>
                <w:sz w:val="16"/>
                <w:szCs w:val="24"/>
                <w:rPrChange w:id="3941" w:author="Nicole Wu" w:date="2024-01-08T11:26:00Z">
                  <w:rPr>
                    <w:sz w:val="16"/>
                    <w:szCs w:val="24"/>
                  </w:rPr>
                </w:rPrChange>
              </w:rPr>
            </w:pPr>
            <w:r w:rsidRPr="00801E49">
              <w:rPr>
                <w:rFonts w:ascii="Open Sans" w:hAnsi="Open Sans" w:cs="Open Sans"/>
                <w:sz w:val="16"/>
                <w:szCs w:val="24"/>
                <w:rPrChange w:id="3942" w:author="Nicole Wu" w:date="2024-01-08T11:26:00Z">
                  <w:rPr>
                    <w:sz w:val="16"/>
                    <w:szCs w:val="24"/>
                  </w:rPr>
                </w:rPrChange>
              </w:rPr>
              <w:t>0.74</w:t>
            </w:r>
          </w:p>
        </w:tc>
        <w:tc>
          <w:tcPr>
            <w:tcW w:w="841" w:type="dxa"/>
            <w:tcBorders>
              <w:top w:val="nil"/>
              <w:left w:val="nil"/>
              <w:bottom w:val="nil"/>
              <w:right w:val="nil"/>
            </w:tcBorders>
          </w:tcPr>
          <w:p w14:paraId="44BFF7F1" w14:textId="77777777" w:rsidR="00B92327" w:rsidRPr="00801E49" w:rsidRDefault="00332621" w:rsidP="00A544C8">
            <w:pPr>
              <w:spacing w:after="0" w:line="259" w:lineRule="auto"/>
              <w:ind w:left="0" w:right="0" w:firstLine="0"/>
              <w:jc w:val="center"/>
              <w:rPr>
                <w:rFonts w:ascii="Open Sans" w:hAnsi="Open Sans" w:cs="Open Sans"/>
                <w:sz w:val="16"/>
                <w:szCs w:val="24"/>
                <w:rPrChange w:id="3943" w:author="Nicole Wu" w:date="2024-01-08T11:26:00Z">
                  <w:rPr>
                    <w:sz w:val="16"/>
                    <w:szCs w:val="24"/>
                  </w:rPr>
                </w:rPrChange>
              </w:rPr>
            </w:pPr>
            <w:r w:rsidRPr="00801E49">
              <w:rPr>
                <w:rFonts w:ascii="Open Sans" w:hAnsi="Open Sans" w:cs="Open Sans"/>
                <w:sz w:val="16"/>
                <w:szCs w:val="24"/>
                <w:rPrChange w:id="3944" w:author="Nicole Wu" w:date="2024-01-08T11:26:00Z">
                  <w:rPr>
                    <w:sz w:val="16"/>
                    <w:szCs w:val="24"/>
                  </w:rPr>
                </w:rPrChange>
              </w:rPr>
              <w:t>0.59</w:t>
            </w:r>
          </w:p>
        </w:tc>
        <w:tc>
          <w:tcPr>
            <w:tcW w:w="766" w:type="dxa"/>
            <w:tcBorders>
              <w:top w:val="nil"/>
              <w:left w:val="nil"/>
              <w:bottom w:val="nil"/>
              <w:right w:val="nil"/>
            </w:tcBorders>
          </w:tcPr>
          <w:p w14:paraId="1397B444" w14:textId="77777777" w:rsidR="00B92327" w:rsidRPr="00801E49" w:rsidRDefault="00332621" w:rsidP="00A544C8">
            <w:pPr>
              <w:spacing w:after="0" w:line="259" w:lineRule="auto"/>
              <w:ind w:left="0" w:right="0" w:firstLine="0"/>
              <w:jc w:val="center"/>
              <w:rPr>
                <w:rFonts w:ascii="Open Sans" w:hAnsi="Open Sans" w:cs="Open Sans"/>
                <w:sz w:val="16"/>
                <w:szCs w:val="24"/>
                <w:rPrChange w:id="3945" w:author="Nicole Wu" w:date="2024-01-08T11:26:00Z">
                  <w:rPr>
                    <w:sz w:val="16"/>
                    <w:szCs w:val="24"/>
                  </w:rPr>
                </w:rPrChange>
              </w:rPr>
            </w:pPr>
            <w:r w:rsidRPr="00801E49">
              <w:rPr>
                <w:rFonts w:ascii="Open Sans" w:hAnsi="Open Sans" w:cs="Open Sans"/>
                <w:sz w:val="16"/>
                <w:szCs w:val="24"/>
                <w:rPrChange w:id="3946" w:author="Nicole Wu" w:date="2024-01-08T11:26:00Z">
                  <w:rPr>
                    <w:sz w:val="16"/>
                    <w:szCs w:val="24"/>
                  </w:rPr>
                </w:rPrChange>
              </w:rPr>
              <w:t>-0.15**</w:t>
            </w:r>
          </w:p>
        </w:tc>
        <w:tc>
          <w:tcPr>
            <w:tcW w:w="672" w:type="dxa"/>
            <w:tcBorders>
              <w:top w:val="nil"/>
              <w:left w:val="nil"/>
              <w:bottom w:val="nil"/>
              <w:right w:val="nil"/>
            </w:tcBorders>
          </w:tcPr>
          <w:p w14:paraId="3DEB54C4" w14:textId="77777777" w:rsidR="00B92327" w:rsidRPr="00801E49" w:rsidRDefault="00332621" w:rsidP="00A544C8">
            <w:pPr>
              <w:spacing w:after="0" w:line="259" w:lineRule="auto"/>
              <w:ind w:left="0" w:right="0" w:firstLine="0"/>
              <w:jc w:val="center"/>
              <w:rPr>
                <w:rFonts w:ascii="Open Sans" w:hAnsi="Open Sans" w:cs="Open Sans"/>
                <w:sz w:val="16"/>
                <w:szCs w:val="24"/>
                <w:rPrChange w:id="3947" w:author="Nicole Wu" w:date="2024-01-08T11:26:00Z">
                  <w:rPr>
                    <w:sz w:val="16"/>
                    <w:szCs w:val="24"/>
                  </w:rPr>
                </w:rPrChange>
              </w:rPr>
            </w:pPr>
            <w:r w:rsidRPr="00801E49">
              <w:rPr>
                <w:rFonts w:ascii="Open Sans" w:hAnsi="Open Sans" w:cs="Open Sans"/>
                <w:sz w:val="16"/>
                <w:szCs w:val="24"/>
                <w:rPrChange w:id="3948" w:author="Nicole Wu" w:date="2024-01-08T11:26:00Z">
                  <w:rPr>
                    <w:sz w:val="16"/>
                    <w:szCs w:val="24"/>
                  </w:rPr>
                </w:rPrChange>
              </w:rPr>
              <w:t>0.70</w:t>
            </w:r>
          </w:p>
        </w:tc>
        <w:tc>
          <w:tcPr>
            <w:tcW w:w="806" w:type="dxa"/>
            <w:tcBorders>
              <w:top w:val="nil"/>
              <w:left w:val="nil"/>
              <w:bottom w:val="nil"/>
              <w:right w:val="nil"/>
            </w:tcBorders>
          </w:tcPr>
          <w:p w14:paraId="081FC8A9" w14:textId="77777777" w:rsidR="00B92327" w:rsidRPr="00801E49" w:rsidRDefault="00332621" w:rsidP="00A544C8">
            <w:pPr>
              <w:spacing w:after="0" w:line="259" w:lineRule="auto"/>
              <w:ind w:left="0" w:right="0" w:firstLine="0"/>
              <w:jc w:val="center"/>
              <w:rPr>
                <w:rFonts w:ascii="Open Sans" w:hAnsi="Open Sans" w:cs="Open Sans"/>
                <w:sz w:val="16"/>
                <w:szCs w:val="24"/>
                <w:rPrChange w:id="3949" w:author="Nicole Wu" w:date="2024-01-08T11:26:00Z">
                  <w:rPr>
                    <w:sz w:val="16"/>
                    <w:szCs w:val="24"/>
                  </w:rPr>
                </w:rPrChange>
              </w:rPr>
            </w:pPr>
            <w:r w:rsidRPr="00801E49">
              <w:rPr>
                <w:rFonts w:ascii="Open Sans" w:hAnsi="Open Sans" w:cs="Open Sans"/>
                <w:sz w:val="16"/>
                <w:szCs w:val="24"/>
                <w:rPrChange w:id="3950" w:author="Nicole Wu" w:date="2024-01-08T11:26:00Z">
                  <w:rPr>
                    <w:sz w:val="16"/>
                    <w:szCs w:val="24"/>
                  </w:rPr>
                </w:rPrChange>
              </w:rPr>
              <w:t>0.58</w:t>
            </w:r>
          </w:p>
        </w:tc>
        <w:tc>
          <w:tcPr>
            <w:tcW w:w="731" w:type="dxa"/>
            <w:tcBorders>
              <w:top w:val="nil"/>
              <w:left w:val="nil"/>
              <w:bottom w:val="nil"/>
              <w:right w:val="nil"/>
            </w:tcBorders>
          </w:tcPr>
          <w:p w14:paraId="4661AC9F" w14:textId="77777777" w:rsidR="00B92327" w:rsidRPr="00801E49" w:rsidRDefault="00332621" w:rsidP="00A544C8">
            <w:pPr>
              <w:spacing w:after="0" w:line="259" w:lineRule="auto"/>
              <w:ind w:left="0" w:right="0" w:firstLine="0"/>
              <w:jc w:val="center"/>
              <w:rPr>
                <w:rFonts w:ascii="Open Sans" w:hAnsi="Open Sans" w:cs="Open Sans"/>
                <w:sz w:val="16"/>
                <w:szCs w:val="24"/>
                <w:rPrChange w:id="3951" w:author="Nicole Wu" w:date="2024-01-08T11:26:00Z">
                  <w:rPr>
                    <w:sz w:val="16"/>
                    <w:szCs w:val="24"/>
                  </w:rPr>
                </w:rPrChange>
              </w:rPr>
            </w:pPr>
            <w:r w:rsidRPr="00801E49">
              <w:rPr>
                <w:rFonts w:ascii="Open Sans" w:hAnsi="Open Sans" w:cs="Open Sans"/>
                <w:sz w:val="16"/>
                <w:szCs w:val="24"/>
                <w:rPrChange w:id="3952" w:author="Nicole Wu" w:date="2024-01-08T11:26:00Z">
                  <w:rPr>
                    <w:sz w:val="16"/>
                    <w:szCs w:val="24"/>
                  </w:rPr>
                </w:rPrChange>
              </w:rPr>
              <w:t>-0.11***</w:t>
            </w:r>
          </w:p>
        </w:tc>
      </w:tr>
      <w:tr w:rsidR="00B92327" w:rsidRPr="00801E49" w14:paraId="6494D87E" w14:textId="77777777" w:rsidTr="006B0BF6">
        <w:trPr>
          <w:trHeight w:val="189"/>
        </w:trPr>
        <w:tc>
          <w:tcPr>
            <w:tcW w:w="2290" w:type="dxa"/>
            <w:tcBorders>
              <w:top w:val="nil"/>
              <w:left w:val="nil"/>
              <w:bottom w:val="nil"/>
              <w:right w:val="nil"/>
            </w:tcBorders>
          </w:tcPr>
          <w:p w14:paraId="1DC2143F" w14:textId="77777777" w:rsidR="00B92327" w:rsidRPr="00801E49" w:rsidRDefault="00B92327" w:rsidP="006B0BF6">
            <w:pPr>
              <w:spacing w:after="0" w:line="259" w:lineRule="auto"/>
              <w:ind w:left="0" w:right="0" w:firstLine="0"/>
              <w:jc w:val="left"/>
              <w:rPr>
                <w:rFonts w:ascii="Open Sans" w:hAnsi="Open Sans" w:cs="Open Sans"/>
                <w:sz w:val="16"/>
                <w:szCs w:val="24"/>
                <w:rPrChange w:id="3953" w:author="Nicole Wu" w:date="2024-01-08T11:26:00Z">
                  <w:rPr>
                    <w:sz w:val="16"/>
                    <w:szCs w:val="24"/>
                  </w:rPr>
                </w:rPrChange>
              </w:rPr>
            </w:pPr>
          </w:p>
        </w:tc>
        <w:tc>
          <w:tcPr>
            <w:tcW w:w="672" w:type="dxa"/>
            <w:tcBorders>
              <w:top w:val="nil"/>
              <w:left w:val="nil"/>
              <w:bottom w:val="nil"/>
              <w:right w:val="nil"/>
            </w:tcBorders>
          </w:tcPr>
          <w:p w14:paraId="398F77E0" w14:textId="77777777" w:rsidR="00B92327" w:rsidRPr="00801E49" w:rsidRDefault="00332621" w:rsidP="00A544C8">
            <w:pPr>
              <w:spacing w:after="0" w:line="259" w:lineRule="auto"/>
              <w:ind w:left="0" w:right="0" w:firstLine="0"/>
              <w:jc w:val="center"/>
              <w:rPr>
                <w:rFonts w:ascii="Open Sans" w:hAnsi="Open Sans" w:cs="Open Sans"/>
                <w:sz w:val="16"/>
                <w:szCs w:val="24"/>
                <w:rPrChange w:id="3954" w:author="Nicole Wu" w:date="2024-01-08T11:26:00Z">
                  <w:rPr>
                    <w:sz w:val="16"/>
                    <w:szCs w:val="24"/>
                  </w:rPr>
                </w:rPrChange>
              </w:rPr>
            </w:pPr>
            <w:r w:rsidRPr="00801E49">
              <w:rPr>
                <w:rFonts w:ascii="Open Sans" w:hAnsi="Open Sans" w:cs="Open Sans"/>
                <w:sz w:val="16"/>
                <w:szCs w:val="24"/>
                <w:rPrChange w:id="3955" w:author="Nicole Wu" w:date="2024-01-08T11:26:00Z">
                  <w:rPr>
                    <w:sz w:val="16"/>
                    <w:szCs w:val="24"/>
                  </w:rPr>
                </w:rPrChange>
              </w:rPr>
              <w:t>(0.49)</w:t>
            </w:r>
          </w:p>
        </w:tc>
        <w:tc>
          <w:tcPr>
            <w:tcW w:w="806" w:type="dxa"/>
            <w:tcBorders>
              <w:top w:val="nil"/>
              <w:left w:val="nil"/>
              <w:bottom w:val="nil"/>
              <w:right w:val="nil"/>
            </w:tcBorders>
          </w:tcPr>
          <w:p w14:paraId="4FF68EB0" w14:textId="77777777" w:rsidR="00B92327" w:rsidRPr="00801E49" w:rsidRDefault="00332621" w:rsidP="00A544C8">
            <w:pPr>
              <w:spacing w:after="0" w:line="259" w:lineRule="auto"/>
              <w:ind w:left="67" w:right="0" w:firstLine="0"/>
              <w:jc w:val="center"/>
              <w:rPr>
                <w:rFonts w:ascii="Open Sans" w:hAnsi="Open Sans" w:cs="Open Sans"/>
                <w:sz w:val="16"/>
                <w:szCs w:val="24"/>
                <w:rPrChange w:id="3956" w:author="Nicole Wu" w:date="2024-01-08T11:26:00Z">
                  <w:rPr>
                    <w:sz w:val="16"/>
                    <w:szCs w:val="24"/>
                  </w:rPr>
                </w:rPrChange>
              </w:rPr>
            </w:pPr>
            <w:r w:rsidRPr="00801E49">
              <w:rPr>
                <w:rFonts w:ascii="Open Sans" w:hAnsi="Open Sans" w:cs="Open Sans"/>
                <w:sz w:val="16"/>
                <w:szCs w:val="24"/>
                <w:rPrChange w:id="3957" w:author="Nicole Wu" w:date="2024-01-08T11:26:00Z">
                  <w:rPr>
                    <w:sz w:val="16"/>
                    <w:szCs w:val="24"/>
                  </w:rPr>
                </w:rPrChange>
              </w:rPr>
              <w:t>(0.50)</w:t>
            </w:r>
          </w:p>
        </w:tc>
        <w:tc>
          <w:tcPr>
            <w:tcW w:w="672" w:type="dxa"/>
            <w:tcBorders>
              <w:top w:val="nil"/>
              <w:left w:val="nil"/>
              <w:bottom w:val="nil"/>
              <w:right w:val="nil"/>
            </w:tcBorders>
          </w:tcPr>
          <w:p w14:paraId="40CCC643" w14:textId="77777777" w:rsidR="00B92327" w:rsidRPr="00801E49" w:rsidRDefault="00332621" w:rsidP="00A544C8">
            <w:pPr>
              <w:spacing w:after="0" w:line="259" w:lineRule="auto"/>
              <w:ind w:left="0" w:right="0" w:firstLine="0"/>
              <w:jc w:val="center"/>
              <w:rPr>
                <w:rFonts w:ascii="Open Sans" w:hAnsi="Open Sans" w:cs="Open Sans"/>
                <w:sz w:val="16"/>
                <w:szCs w:val="24"/>
                <w:rPrChange w:id="3958" w:author="Nicole Wu" w:date="2024-01-08T11:26:00Z">
                  <w:rPr>
                    <w:sz w:val="16"/>
                    <w:szCs w:val="24"/>
                  </w:rPr>
                </w:rPrChange>
              </w:rPr>
            </w:pPr>
            <w:r w:rsidRPr="00801E49">
              <w:rPr>
                <w:rFonts w:ascii="Open Sans" w:hAnsi="Open Sans" w:cs="Open Sans"/>
                <w:sz w:val="16"/>
                <w:szCs w:val="24"/>
                <w:rPrChange w:id="3959" w:author="Nicole Wu" w:date="2024-01-08T11:26:00Z">
                  <w:rPr>
                    <w:sz w:val="16"/>
                    <w:szCs w:val="24"/>
                  </w:rPr>
                </w:rPrChange>
              </w:rPr>
              <w:t>(0.65)</w:t>
            </w:r>
          </w:p>
        </w:tc>
        <w:tc>
          <w:tcPr>
            <w:tcW w:w="637" w:type="dxa"/>
            <w:tcBorders>
              <w:top w:val="nil"/>
              <w:left w:val="nil"/>
              <w:bottom w:val="nil"/>
              <w:right w:val="nil"/>
            </w:tcBorders>
          </w:tcPr>
          <w:p w14:paraId="0ADEC765" w14:textId="77777777" w:rsidR="00B92327" w:rsidRPr="00801E49" w:rsidRDefault="00332621" w:rsidP="00A544C8">
            <w:pPr>
              <w:spacing w:after="0" w:line="259" w:lineRule="auto"/>
              <w:ind w:left="0" w:right="0" w:firstLine="0"/>
              <w:jc w:val="center"/>
              <w:rPr>
                <w:rFonts w:ascii="Open Sans" w:hAnsi="Open Sans" w:cs="Open Sans"/>
                <w:sz w:val="16"/>
                <w:szCs w:val="24"/>
                <w:rPrChange w:id="3960" w:author="Nicole Wu" w:date="2024-01-08T11:26:00Z">
                  <w:rPr>
                    <w:sz w:val="16"/>
                    <w:szCs w:val="24"/>
                  </w:rPr>
                </w:rPrChange>
              </w:rPr>
            </w:pPr>
            <w:r w:rsidRPr="00801E49">
              <w:rPr>
                <w:rFonts w:ascii="Open Sans" w:hAnsi="Open Sans" w:cs="Open Sans"/>
                <w:sz w:val="16"/>
                <w:szCs w:val="24"/>
                <w:rPrChange w:id="3961" w:author="Nicole Wu" w:date="2024-01-08T11:26:00Z">
                  <w:rPr>
                    <w:sz w:val="16"/>
                    <w:szCs w:val="24"/>
                  </w:rPr>
                </w:rPrChange>
              </w:rPr>
              <w:t>(0.44)</w:t>
            </w:r>
          </w:p>
        </w:tc>
        <w:tc>
          <w:tcPr>
            <w:tcW w:w="841" w:type="dxa"/>
            <w:tcBorders>
              <w:top w:val="nil"/>
              <w:left w:val="nil"/>
              <w:bottom w:val="nil"/>
              <w:right w:val="nil"/>
            </w:tcBorders>
          </w:tcPr>
          <w:p w14:paraId="1F941302" w14:textId="77777777" w:rsidR="00B92327" w:rsidRPr="00801E49" w:rsidRDefault="00332621" w:rsidP="00A544C8">
            <w:pPr>
              <w:spacing w:after="0" w:line="259" w:lineRule="auto"/>
              <w:ind w:left="102" w:right="0" w:firstLine="0"/>
              <w:jc w:val="center"/>
              <w:rPr>
                <w:rFonts w:ascii="Open Sans" w:hAnsi="Open Sans" w:cs="Open Sans"/>
                <w:sz w:val="16"/>
                <w:szCs w:val="24"/>
                <w:rPrChange w:id="3962" w:author="Nicole Wu" w:date="2024-01-08T11:26:00Z">
                  <w:rPr>
                    <w:sz w:val="16"/>
                    <w:szCs w:val="24"/>
                  </w:rPr>
                </w:rPrChange>
              </w:rPr>
            </w:pPr>
            <w:r w:rsidRPr="00801E49">
              <w:rPr>
                <w:rFonts w:ascii="Open Sans" w:hAnsi="Open Sans" w:cs="Open Sans"/>
                <w:sz w:val="16"/>
                <w:szCs w:val="24"/>
                <w:rPrChange w:id="3963" w:author="Nicole Wu" w:date="2024-01-08T11:26:00Z">
                  <w:rPr>
                    <w:sz w:val="16"/>
                    <w:szCs w:val="24"/>
                  </w:rPr>
                </w:rPrChange>
              </w:rPr>
              <w:t>(0.49)</w:t>
            </w:r>
          </w:p>
        </w:tc>
        <w:tc>
          <w:tcPr>
            <w:tcW w:w="766" w:type="dxa"/>
            <w:tcBorders>
              <w:top w:val="nil"/>
              <w:left w:val="nil"/>
              <w:bottom w:val="nil"/>
              <w:right w:val="nil"/>
            </w:tcBorders>
          </w:tcPr>
          <w:p w14:paraId="0EA9F8BD" w14:textId="77777777" w:rsidR="00B92327" w:rsidRPr="00801E49" w:rsidRDefault="00332621" w:rsidP="00A544C8">
            <w:pPr>
              <w:spacing w:after="0" w:line="259" w:lineRule="auto"/>
              <w:ind w:left="47" w:right="0" w:firstLine="0"/>
              <w:jc w:val="center"/>
              <w:rPr>
                <w:rFonts w:ascii="Open Sans" w:hAnsi="Open Sans" w:cs="Open Sans"/>
                <w:sz w:val="16"/>
                <w:szCs w:val="24"/>
                <w:rPrChange w:id="3964" w:author="Nicole Wu" w:date="2024-01-08T11:26:00Z">
                  <w:rPr>
                    <w:sz w:val="16"/>
                    <w:szCs w:val="24"/>
                  </w:rPr>
                </w:rPrChange>
              </w:rPr>
            </w:pPr>
            <w:r w:rsidRPr="00801E49">
              <w:rPr>
                <w:rFonts w:ascii="Open Sans" w:hAnsi="Open Sans" w:cs="Open Sans"/>
                <w:sz w:val="16"/>
                <w:szCs w:val="24"/>
                <w:rPrChange w:id="3965" w:author="Nicole Wu" w:date="2024-01-08T11:26:00Z">
                  <w:rPr>
                    <w:sz w:val="16"/>
                    <w:szCs w:val="24"/>
                  </w:rPr>
                </w:rPrChange>
              </w:rPr>
              <w:t>(0.00)</w:t>
            </w:r>
          </w:p>
        </w:tc>
        <w:tc>
          <w:tcPr>
            <w:tcW w:w="672" w:type="dxa"/>
            <w:tcBorders>
              <w:top w:val="nil"/>
              <w:left w:val="nil"/>
              <w:bottom w:val="nil"/>
              <w:right w:val="nil"/>
            </w:tcBorders>
          </w:tcPr>
          <w:p w14:paraId="29B8294D" w14:textId="77777777" w:rsidR="00B92327" w:rsidRPr="00801E49" w:rsidRDefault="00332621" w:rsidP="00A544C8">
            <w:pPr>
              <w:spacing w:after="0" w:line="259" w:lineRule="auto"/>
              <w:ind w:left="0" w:right="0" w:firstLine="0"/>
              <w:jc w:val="center"/>
              <w:rPr>
                <w:rFonts w:ascii="Open Sans" w:hAnsi="Open Sans" w:cs="Open Sans"/>
                <w:sz w:val="16"/>
                <w:szCs w:val="24"/>
                <w:rPrChange w:id="3966" w:author="Nicole Wu" w:date="2024-01-08T11:26:00Z">
                  <w:rPr>
                    <w:sz w:val="16"/>
                    <w:szCs w:val="24"/>
                  </w:rPr>
                </w:rPrChange>
              </w:rPr>
            </w:pPr>
            <w:r w:rsidRPr="00801E49">
              <w:rPr>
                <w:rFonts w:ascii="Open Sans" w:hAnsi="Open Sans" w:cs="Open Sans"/>
                <w:sz w:val="16"/>
                <w:szCs w:val="24"/>
                <w:rPrChange w:id="3967" w:author="Nicole Wu" w:date="2024-01-08T11:26:00Z">
                  <w:rPr>
                    <w:sz w:val="16"/>
                    <w:szCs w:val="24"/>
                  </w:rPr>
                </w:rPrChange>
              </w:rPr>
              <w:t>(0.46)</w:t>
            </w:r>
          </w:p>
        </w:tc>
        <w:tc>
          <w:tcPr>
            <w:tcW w:w="806" w:type="dxa"/>
            <w:tcBorders>
              <w:top w:val="nil"/>
              <w:left w:val="nil"/>
              <w:bottom w:val="nil"/>
              <w:right w:val="nil"/>
            </w:tcBorders>
          </w:tcPr>
          <w:p w14:paraId="1915431F" w14:textId="77777777" w:rsidR="00B92327" w:rsidRPr="00801E49" w:rsidRDefault="00332621" w:rsidP="00A544C8">
            <w:pPr>
              <w:spacing w:after="0" w:line="259" w:lineRule="auto"/>
              <w:ind w:left="67" w:right="0" w:firstLine="0"/>
              <w:jc w:val="center"/>
              <w:rPr>
                <w:rFonts w:ascii="Open Sans" w:hAnsi="Open Sans" w:cs="Open Sans"/>
                <w:sz w:val="16"/>
                <w:szCs w:val="24"/>
                <w:rPrChange w:id="3968" w:author="Nicole Wu" w:date="2024-01-08T11:26:00Z">
                  <w:rPr>
                    <w:sz w:val="16"/>
                    <w:szCs w:val="24"/>
                  </w:rPr>
                </w:rPrChange>
              </w:rPr>
            </w:pPr>
            <w:r w:rsidRPr="00801E49">
              <w:rPr>
                <w:rFonts w:ascii="Open Sans" w:hAnsi="Open Sans" w:cs="Open Sans"/>
                <w:sz w:val="16"/>
                <w:szCs w:val="24"/>
                <w:rPrChange w:id="3969" w:author="Nicole Wu" w:date="2024-01-08T11:26:00Z">
                  <w:rPr>
                    <w:sz w:val="16"/>
                    <w:szCs w:val="24"/>
                  </w:rPr>
                </w:rPrChange>
              </w:rPr>
              <w:t>(0.49)</w:t>
            </w:r>
          </w:p>
        </w:tc>
        <w:tc>
          <w:tcPr>
            <w:tcW w:w="731" w:type="dxa"/>
            <w:tcBorders>
              <w:top w:val="nil"/>
              <w:left w:val="nil"/>
              <w:bottom w:val="nil"/>
              <w:right w:val="nil"/>
            </w:tcBorders>
          </w:tcPr>
          <w:p w14:paraId="5FBCAF10" w14:textId="77777777" w:rsidR="00B92327" w:rsidRPr="00801E49" w:rsidRDefault="00332621" w:rsidP="00A544C8">
            <w:pPr>
              <w:spacing w:after="0" w:line="259" w:lineRule="auto"/>
              <w:ind w:left="89" w:right="0" w:firstLine="0"/>
              <w:jc w:val="center"/>
              <w:rPr>
                <w:rFonts w:ascii="Open Sans" w:hAnsi="Open Sans" w:cs="Open Sans"/>
                <w:sz w:val="16"/>
                <w:szCs w:val="24"/>
                <w:rPrChange w:id="3970" w:author="Nicole Wu" w:date="2024-01-08T11:26:00Z">
                  <w:rPr>
                    <w:sz w:val="16"/>
                    <w:szCs w:val="24"/>
                  </w:rPr>
                </w:rPrChange>
              </w:rPr>
            </w:pPr>
            <w:r w:rsidRPr="00801E49">
              <w:rPr>
                <w:rFonts w:ascii="Open Sans" w:hAnsi="Open Sans" w:cs="Open Sans"/>
                <w:sz w:val="16"/>
                <w:szCs w:val="24"/>
                <w:rPrChange w:id="3971" w:author="Nicole Wu" w:date="2024-01-08T11:26:00Z">
                  <w:rPr>
                    <w:sz w:val="16"/>
                    <w:szCs w:val="24"/>
                  </w:rPr>
                </w:rPrChange>
              </w:rPr>
              <w:t>(0.00)</w:t>
            </w:r>
          </w:p>
        </w:tc>
      </w:tr>
      <w:tr w:rsidR="00B92327" w:rsidRPr="00801E49" w14:paraId="09F48B89" w14:textId="77777777" w:rsidTr="006B0BF6">
        <w:trPr>
          <w:trHeight w:val="189"/>
        </w:trPr>
        <w:tc>
          <w:tcPr>
            <w:tcW w:w="2290" w:type="dxa"/>
            <w:tcBorders>
              <w:top w:val="nil"/>
              <w:left w:val="nil"/>
              <w:bottom w:val="nil"/>
              <w:right w:val="nil"/>
            </w:tcBorders>
          </w:tcPr>
          <w:p w14:paraId="3D425841" w14:textId="77777777" w:rsidR="00B92327" w:rsidRPr="00801E49" w:rsidRDefault="00332621" w:rsidP="006B0BF6">
            <w:pPr>
              <w:spacing w:after="0" w:line="259" w:lineRule="auto"/>
              <w:ind w:left="0" w:right="0" w:firstLine="0"/>
              <w:jc w:val="left"/>
              <w:rPr>
                <w:rFonts w:ascii="Open Sans" w:hAnsi="Open Sans" w:cs="Open Sans"/>
                <w:sz w:val="16"/>
                <w:szCs w:val="24"/>
                <w:rPrChange w:id="3972" w:author="Nicole Wu" w:date="2024-01-08T11:26:00Z">
                  <w:rPr>
                    <w:sz w:val="16"/>
                    <w:szCs w:val="24"/>
                  </w:rPr>
                </w:rPrChange>
              </w:rPr>
            </w:pPr>
            <w:r w:rsidRPr="00801E49">
              <w:rPr>
                <w:rFonts w:ascii="Open Sans" w:hAnsi="Open Sans" w:cs="Open Sans"/>
                <w:sz w:val="16"/>
                <w:szCs w:val="24"/>
                <w:rPrChange w:id="3973" w:author="Nicole Wu" w:date="2024-01-08T11:26:00Z">
                  <w:rPr>
                    <w:sz w:val="16"/>
                    <w:szCs w:val="24"/>
                  </w:rPr>
                </w:rPrChange>
              </w:rPr>
              <w:t>Severely Food Insecure</w:t>
            </w:r>
          </w:p>
        </w:tc>
        <w:tc>
          <w:tcPr>
            <w:tcW w:w="672" w:type="dxa"/>
            <w:tcBorders>
              <w:top w:val="nil"/>
              <w:left w:val="nil"/>
              <w:bottom w:val="nil"/>
              <w:right w:val="nil"/>
            </w:tcBorders>
          </w:tcPr>
          <w:p w14:paraId="35408078" w14:textId="77777777" w:rsidR="00B92327" w:rsidRPr="00801E49" w:rsidRDefault="00332621" w:rsidP="00A544C8">
            <w:pPr>
              <w:spacing w:after="0" w:line="259" w:lineRule="auto"/>
              <w:ind w:left="0" w:right="0" w:firstLine="0"/>
              <w:jc w:val="center"/>
              <w:rPr>
                <w:rFonts w:ascii="Open Sans" w:hAnsi="Open Sans" w:cs="Open Sans"/>
                <w:sz w:val="16"/>
                <w:szCs w:val="24"/>
                <w:rPrChange w:id="3974" w:author="Nicole Wu" w:date="2024-01-08T11:26:00Z">
                  <w:rPr>
                    <w:sz w:val="16"/>
                    <w:szCs w:val="24"/>
                  </w:rPr>
                </w:rPrChange>
              </w:rPr>
            </w:pPr>
            <w:r w:rsidRPr="00801E49">
              <w:rPr>
                <w:rFonts w:ascii="Open Sans" w:hAnsi="Open Sans" w:cs="Open Sans"/>
                <w:sz w:val="16"/>
                <w:szCs w:val="24"/>
                <w:rPrChange w:id="3975" w:author="Nicole Wu" w:date="2024-01-08T11:26:00Z">
                  <w:rPr>
                    <w:sz w:val="16"/>
                    <w:szCs w:val="24"/>
                  </w:rPr>
                </w:rPrChange>
              </w:rPr>
              <w:t>0.08</w:t>
            </w:r>
          </w:p>
        </w:tc>
        <w:tc>
          <w:tcPr>
            <w:tcW w:w="806" w:type="dxa"/>
            <w:tcBorders>
              <w:top w:val="nil"/>
              <w:left w:val="nil"/>
              <w:bottom w:val="nil"/>
              <w:right w:val="nil"/>
            </w:tcBorders>
          </w:tcPr>
          <w:p w14:paraId="068D40AE" w14:textId="77777777" w:rsidR="00B92327" w:rsidRPr="00801E49" w:rsidRDefault="00332621" w:rsidP="00A544C8">
            <w:pPr>
              <w:spacing w:after="0" w:line="259" w:lineRule="auto"/>
              <w:ind w:left="0" w:right="0" w:firstLine="0"/>
              <w:jc w:val="center"/>
              <w:rPr>
                <w:rFonts w:ascii="Open Sans" w:hAnsi="Open Sans" w:cs="Open Sans"/>
                <w:sz w:val="16"/>
                <w:szCs w:val="24"/>
                <w:rPrChange w:id="3976" w:author="Nicole Wu" w:date="2024-01-08T11:26:00Z">
                  <w:rPr>
                    <w:sz w:val="16"/>
                    <w:szCs w:val="24"/>
                  </w:rPr>
                </w:rPrChange>
              </w:rPr>
            </w:pPr>
            <w:r w:rsidRPr="00801E49">
              <w:rPr>
                <w:rFonts w:ascii="Open Sans" w:hAnsi="Open Sans" w:cs="Open Sans"/>
                <w:sz w:val="16"/>
                <w:szCs w:val="24"/>
                <w:rPrChange w:id="3977" w:author="Nicole Wu" w:date="2024-01-08T11:26:00Z">
                  <w:rPr>
                    <w:sz w:val="16"/>
                    <w:szCs w:val="24"/>
                  </w:rPr>
                </w:rPrChange>
              </w:rPr>
              <w:t>0.13</w:t>
            </w:r>
          </w:p>
        </w:tc>
        <w:tc>
          <w:tcPr>
            <w:tcW w:w="672" w:type="dxa"/>
            <w:tcBorders>
              <w:top w:val="nil"/>
              <w:left w:val="nil"/>
              <w:bottom w:val="nil"/>
              <w:right w:val="nil"/>
            </w:tcBorders>
          </w:tcPr>
          <w:p w14:paraId="73F718D1" w14:textId="77777777" w:rsidR="00B92327" w:rsidRPr="00801E49" w:rsidRDefault="00332621" w:rsidP="00A544C8">
            <w:pPr>
              <w:spacing w:after="0" w:line="259" w:lineRule="auto"/>
              <w:ind w:left="0" w:right="0" w:firstLine="0"/>
              <w:jc w:val="center"/>
              <w:rPr>
                <w:rFonts w:ascii="Open Sans" w:hAnsi="Open Sans" w:cs="Open Sans"/>
                <w:sz w:val="16"/>
                <w:szCs w:val="24"/>
                <w:rPrChange w:id="3978" w:author="Nicole Wu" w:date="2024-01-08T11:26:00Z">
                  <w:rPr>
                    <w:sz w:val="16"/>
                    <w:szCs w:val="24"/>
                  </w:rPr>
                </w:rPrChange>
              </w:rPr>
            </w:pPr>
            <w:r w:rsidRPr="00801E49">
              <w:rPr>
                <w:rFonts w:ascii="Open Sans" w:hAnsi="Open Sans" w:cs="Open Sans"/>
                <w:sz w:val="16"/>
                <w:szCs w:val="24"/>
                <w:rPrChange w:id="3979" w:author="Nicole Wu" w:date="2024-01-08T11:26:00Z">
                  <w:rPr>
                    <w:sz w:val="16"/>
                    <w:szCs w:val="24"/>
                  </w:rPr>
                </w:rPrChange>
              </w:rPr>
              <w:t>0.05</w:t>
            </w:r>
          </w:p>
        </w:tc>
        <w:tc>
          <w:tcPr>
            <w:tcW w:w="637" w:type="dxa"/>
            <w:tcBorders>
              <w:top w:val="nil"/>
              <w:left w:val="nil"/>
              <w:bottom w:val="nil"/>
              <w:right w:val="nil"/>
            </w:tcBorders>
          </w:tcPr>
          <w:p w14:paraId="6980004F" w14:textId="77777777" w:rsidR="00B92327" w:rsidRPr="00801E49" w:rsidRDefault="00332621" w:rsidP="00A544C8">
            <w:pPr>
              <w:spacing w:after="0" w:line="259" w:lineRule="auto"/>
              <w:ind w:left="0" w:right="0" w:firstLine="0"/>
              <w:jc w:val="center"/>
              <w:rPr>
                <w:rFonts w:ascii="Open Sans" w:hAnsi="Open Sans" w:cs="Open Sans"/>
                <w:sz w:val="16"/>
                <w:szCs w:val="24"/>
                <w:rPrChange w:id="3980" w:author="Nicole Wu" w:date="2024-01-08T11:26:00Z">
                  <w:rPr>
                    <w:sz w:val="16"/>
                    <w:szCs w:val="24"/>
                  </w:rPr>
                </w:rPrChange>
              </w:rPr>
            </w:pPr>
            <w:r w:rsidRPr="00801E49">
              <w:rPr>
                <w:rFonts w:ascii="Open Sans" w:hAnsi="Open Sans" w:cs="Open Sans"/>
                <w:sz w:val="16"/>
                <w:szCs w:val="24"/>
                <w:rPrChange w:id="3981" w:author="Nicole Wu" w:date="2024-01-08T11:26:00Z">
                  <w:rPr>
                    <w:sz w:val="16"/>
                    <w:szCs w:val="24"/>
                  </w:rPr>
                </w:rPrChange>
              </w:rPr>
              <w:t>0.20</w:t>
            </w:r>
          </w:p>
        </w:tc>
        <w:tc>
          <w:tcPr>
            <w:tcW w:w="841" w:type="dxa"/>
            <w:tcBorders>
              <w:top w:val="nil"/>
              <w:left w:val="nil"/>
              <w:bottom w:val="nil"/>
              <w:right w:val="nil"/>
            </w:tcBorders>
          </w:tcPr>
          <w:p w14:paraId="6E98D699" w14:textId="77777777" w:rsidR="00B92327" w:rsidRPr="00801E49" w:rsidRDefault="00332621" w:rsidP="00A544C8">
            <w:pPr>
              <w:spacing w:after="0" w:line="259" w:lineRule="auto"/>
              <w:ind w:left="0" w:right="0" w:firstLine="0"/>
              <w:jc w:val="center"/>
              <w:rPr>
                <w:rFonts w:ascii="Open Sans" w:hAnsi="Open Sans" w:cs="Open Sans"/>
                <w:sz w:val="16"/>
                <w:szCs w:val="24"/>
                <w:rPrChange w:id="3982" w:author="Nicole Wu" w:date="2024-01-08T11:26:00Z">
                  <w:rPr>
                    <w:sz w:val="16"/>
                    <w:szCs w:val="24"/>
                  </w:rPr>
                </w:rPrChange>
              </w:rPr>
            </w:pPr>
            <w:r w:rsidRPr="00801E49">
              <w:rPr>
                <w:rFonts w:ascii="Open Sans" w:hAnsi="Open Sans" w:cs="Open Sans"/>
                <w:sz w:val="16"/>
                <w:szCs w:val="24"/>
                <w:rPrChange w:id="3983" w:author="Nicole Wu" w:date="2024-01-08T11:26:00Z">
                  <w:rPr>
                    <w:sz w:val="16"/>
                    <w:szCs w:val="24"/>
                  </w:rPr>
                </w:rPrChange>
              </w:rPr>
              <w:t>0.28</w:t>
            </w:r>
          </w:p>
        </w:tc>
        <w:tc>
          <w:tcPr>
            <w:tcW w:w="766" w:type="dxa"/>
            <w:tcBorders>
              <w:top w:val="nil"/>
              <w:left w:val="nil"/>
              <w:bottom w:val="nil"/>
              <w:right w:val="nil"/>
            </w:tcBorders>
          </w:tcPr>
          <w:p w14:paraId="786DAE1B" w14:textId="77777777" w:rsidR="00B92327" w:rsidRPr="00801E49" w:rsidRDefault="00332621" w:rsidP="00A544C8">
            <w:pPr>
              <w:spacing w:after="0" w:line="259" w:lineRule="auto"/>
              <w:ind w:left="0" w:right="0" w:firstLine="0"/>
              <w:jc w:val="center"/>
              <w:rPr>
                <w:rFonts w:ascii="Open Sans" w:hAnsi="Open Sans" w:cs="Open Sans"/>
                <w:sz w:val="16"/>
                <w:szCs w:val="24"/>
                <w:rPrChange w:id="3984" w:author="Nicole Wu" w:date="2024-01-08T11:26:00Z">
                  <w:rPr>
                    <w:sz w:val="16"/>
                    <w:szCs w:val="24"/>
                  </w:rPr>
                </w:rPrChange>
              </w:rPr>
            </w:pPr>
            <w:r w:rsidRPr="00801E49">
              <w:rPr>
                <w:rFonts w:ascii="Open Sans" w:hAnsi="Open Sans" w:cs="Open Sans"/>
                <w:sz w:val="16"/>
                <w:szCs w:val="24"/>
                <w:rPrChange w:id="3985" w:author="Nicole Wu" w:date="2024-01-08T11:26:00Z">
                  <w:rPr>
                    <w:sz w:val="16"/>
                    <w:szCs w:val="24"/>
                  </w:rPr>
                </w:rPrChange>
              </w:rPr>
              <w:t>0.08</w:t>
            </w:r>
          </w:p>
        </w:tc>
        <w:tc>
          <w:tcPr>
            <w:tcW w:w="672" w:type="dxa"/>
            <w:tcBorders>
              <w:top w:val="nil"/>
              <w:left w:val="nil"/>
              <w:bottom w:val="nil"/>
              <w:right w:val="nil"/>
            </w:tcBorders>
          </w:tcPr>
          <w:p w14:paraId="22BD2BD6" w14:textId="77777777" w:rsidR="00B92327" w:rsidRPr="00801E49" w:rsidRDefault="00332621" w:rsidP="00A544C8">
            <w:pPr>
              <w:spacing w:after="0" w:line="259" w:lineRule="auto"/>
              <w:ind w:left="0" w:right="0" w:firstLine="0"/>
              <w:jc w:val="center"/>
              <w:rPr>
                <w:rFonts w:ascii="Open Sans" w:hAnsi="Open Sans" w:cs="Open Sans"/>
                <w:sz w:val="16"/>
                <w:szCs w:val="24"/>
                <w:rPrChange w:id="3986" w:author="Nicole Wu" w:date="2024-01-08T11:26:00Z">
                  <w:rPr>
                    <w:sz w:val="16"/>
                    <w:szCs w:val="24"/>
                  </w:rPr>
                </w:rPrChange>
              </w:rPr>
            </w:pPr>
            <w:r w:rsidRPr="00801E49">
              <w:rPr>
                <w:rFonts w:ascii="Open Sans" w:hAnsi="Open Sans" w:cs="Open Sans"/>
                <w:sz w:val="16"/>
                <w:szCs w:val="24"/>
                <w:rPrChange w:id="3987" w:author="Nicole Wu" w:date="2024-01-08T11:26:00Z">
                  <w:rPr>
                    <w:sz w:val="16"/>
                    <w:szCs w:val="24"/>
                  </w:rPr>
                </w:rPrChange>
              </w:rPr>
              <w:t>0.16</w:t>
            </w:r>
          </w:p>
        </w:tc>
        <w:tc>
          <w:tcPr>
            <w:tcW w:w="806" w:type="dxa"/>
            <w:tcBorders>
              <w:top w:val="nil"/>
              <w:left w:val="nil"/>
              <w:bottom w:val="nil"/>
              <w:right w:val="nil"/>
            </w:tcBorders>
          </w:tcPr>
          <w:p w14:paraId="4E47651E" w14:textId="77777777" w:rsidR="00B92327" w:rsidRPr="00801E49" w:rsidRDefault="00332621" w:rsidP="00A544C8">
            <w:pPr>
              <w:spacing w:after="0" w:line="259" w:lineRule="auto"/>
              <w:ind w:left="0" w:right="0" w:firstLine="0"/>
              <w:jc w:val="center"/>
              <w:rPr>
                <w:rFonts w:ascii="Open Sans" w:hAnsi="Open Sans" w:cs="Open Sans"/>
                <w:sz w:val="16"/>
                <w:szCs w:val="24"/>
                <w:rPrChange w:id="3988" w:author="Nicole Wu" w:date="2024-01-08T11:26:00Z">
                  <w:rPr>
                    <w:sz w:val="16"/>
                    <w:szCs w:val="24"/>
                  </w:rPr>
                </w:rPrChange>
              </w:rPr>
            </w:pPr>
            <w:r w:rsidRPr="00801E49">
              <w:rPr>
                <w:rFonts w:ascii="Open Sans" w:hAnsi="Open Sans" w:cs="Open Sans"/>
                <w:sz w:val="16"/>
                <w:szCs w:val="24"/>
                <w:rPrChange w:id="3989" w:author="Nicole Wu" w:date="2024-01-08T11:26:00Z">
                  <w:rPr>
                    <w:sz w:val="16"/>
                    <w:szCs w:val="24"/>
                  </w:rPr>
                </w:rPrChange>
              </w:rPr>
              <w:t>0.19</w:t>
            </w:r>
          </w:p>
        </w:tc>
        <w:tc>
          <w:tcPr>
            <w:tcW w:w="731" w:type="dxa"/>
            <w:tcBorders>
              <w:top w:val="nil"/>
              <w:left w:val="nil"/>
              <w:bottom w:val="nil"/>
              <w:right w:val="nil"/>
            </w:tcBorders>
          </w:tcPr>
          <w:p w14:paraId="23FF0877" w14:textId="77777777" w:rsidR="00B92327" w:rsidRPr="00801E49" w:rsidRDefault="00332621" w:rsidP="00A544C8">
            <w:pPr>
              <w:spacing w:after="0" w:line="259" w:lineRule="auto"/>
              <w:ind w:left="0" w:right="0" w:firstLine="0"/>
              <w:jc w:val="center"/>
              <w:rPr>
                <w:rFonts w:ascii="Open Sans" w:hAnsi="Open Sans" w:cs="Open Sans"/>
                <w:sz w:val="16"/>
                <w:szCs w:val="24"/>
                <w:rPrChange w:id="3990" w:author="Nicole Wu" w:date="2024-01-08T11:26:00Z">
                  <w:rPr>
                    <w:sz w:val="16"/>
                    <w:szCs w:val="24"/>
                  </w:rPr>
                </w:rPrChange>
              </w:rPr>
            </w:pPr>
            <w:r w:rsidRPr="00801E49">
              <w:rPr>
                <w:rFonts w:ascii="Open Sans" w:hAnsi="Open Sans" w:cs="Open Sans"/>
                <w:sz w:val="16"/>
                <w:szCs w:val="24"/>
                <w:rPrChange w:id="3991" w:author="Nicole Wu" w:date="2024-01-08T11:26:00Z">
                  <w:rPr>
                    <w:sz w:val="16"/>
                    <w:szCs w:val="24"/>
                  </w:rPr>
                </w:rPrChange>
              </w:rPr>
              <w:t>0.03</w:t>
            </w:r>
          </w:p>
        </w:tc>
      </w:tr>
      <w:tr w:rsidR="00B92327" w:rsidRPr="00801E49" w14:paraId="38088E18" w14:textId="77777777" w:rsidTr="006B0BF6">
        <w:trPr>
          <w:trHeight w:val="189"/>
        </w:trPr>
        <w:tc>
          <w:tcPr>
            <w:tcW w:w="2290" w:type="dxa"/>
            <w:tcBorders>
              <w:top w:val="nil"/>
              <w:left w:val="nil"/>
              <w:bottom w:val="nil"/>
              <w:right w:val="nil"/>
            </w:tcBorders>
          </w:tcPr>
          <w:p w14:paraId="0599B322" w14:textId="77777777" w:rsidR="00B92327" w:rsidRPr="00801E49" w:rsidRDefault="00B92327" w:rsidP="006B0BF6">
            <w:pPr>
              <w:spacing w:after="0" w:line="259" w:lineRule="auto"/>
              <w:ind w:left="0" w:right="0" w:firstLine="0"/>
              <w:jc w:val="left"/>
              <w:rPr>
                <w:rFonts w:ascii="Open Sans" w:hAnsi="Open Sans" w:cs="Open Sans"/>
                <w:sz w:val="16"/>
                <w:szCs w:val="24"/>
                <w:rPrChange w:id="3992" w:author="Nicole Wu" w:date="2024-01-08T11:26:00Z">
                  <w:rPr>
                    <w:sz w:val="16"/>
                    <w:szCs w:val="24"/>
                  </w:rPr>
                </w:rPrChange>
              </w:rPr>
            </w:pPr>
          </w:p>
        </w:tc>
        <w:tc>
          <w:tcPr>
            <w:tcW w:w="672" w:type="dxa"/>
            <w:tcBorders>
              <w:top w:val="nil"/>
              <w:left w:val="nil"/>
              <w:bottom w:val="nil"/>
              <w:right w:val="nil"/>
            </w:tcBorders>
          </w:tcPr>
          <w:p w14:paraId="7479C0D7" w14:textId="77777777" w:rsidR="00B92327" w:rsidRPr="00801E49" w:rsidRDefault="00332621" w:rsidP="00A544C8">
            <w:pPr>
              <w:spacing w:after="0" w:line="259" w:lineRule="auto"/>
              <w:ind w:left="0" w:right="0" w:firstLine="0"/>
              <w:jc w:val="center"/>
              <w:rPr>
                <w:rFonts w:ascii="Open Sans" w:hAnsi="Open Sans" w:cs="Open Sans"/>
                <w:sz w:val="16"/>
                <w:szCs w:val="24"/>
                <w:rPrChange w:id="3993" w:author="Nicole Wu" w:date="2024-01-08T11:26:00Z">
                  <w:rPr>
                    <w:sz w:val="16"/>
                    <w:szCs w:val="24"/>
                  </w:rPr>
                </w:rPrChange>
              </w:rPr>
            </w:pPr>
            <w:r w:rsidRPr="00801E49">
              <w:rPr>
                <w:rFonts w:ascii="Open Sans" w:hAnsi="Open Sans" w:cs="Open Sans"/>
                <w:sz w:val="16"/>
                <w:szCs w:val="24"/>
                <w:rPrChange w:id="3994" w:author="Nicole Wu" w:date="2024-01-08T11:26:00Z">
                  <w:rPr>
                    <w:sz w:val="16"/>
                    <w:szCs w:val="24"/>
                  </w:rPr>
                </w:rPrChange>
              </w:rPr>
              <w:t>(0.27)</w:t>
            </w:r>
          </w:p>
        </w:tc>
        <w:tc>
          <w:tcPr>
            <w:tcW w:w="806" w:type="dxa"/>
            <w:tcBorders>
              <w:top w:val="nil"/>
              <w:left w:val="nil"/>
              <w:bottom w:val="nil"/>
              <w:right w:val="nil"/>
            </w:tcBorders>
          </w:tcPr>
          <w:p w14:paraId="7DE7FFB9" w14:textId="77777777" w:rsidR="00B92327" w:rsidRPr="00801E49" w:rsidRDefault="00332621" w:rsidP="00A544C8">
            <w:pPr>
              <w:spacing w:after="0" w:line="259" w:lineRule="auto"/>
              <w:ind w:left="67" w:right="0" w:firstLine="0"/>
              <w:jc w:val="center"/>
              <w:rPr>
                <w:rFonts w:ascii="Open Sans" w:hAnsi="Open Sans" w:cs="Open Sans"/>
                <w:sz w:val="16"/>
                <w:szCs w:val="24"/>
                <w:rPrChange w:id="3995" w:author="Nicole Wu" w:date="2024-01-08T11:26:00Z">
                  <w:rPr>
                    <w:sz w:val="16"/>
                    <w:szCs w:val="24"/>
                  </w:rPr>
                </w:rPrChange>
              </w:rPr>
            </w:pPr>
            <w:r w:rsidRPr="00801E49">
              <w:rPr>
                <w:rFonts w:ascii="Open Sans" w:hAnsi="Open Sans" w:cs="Open Sans"/>
                <w:sz w:val="16"/>
                <w:szCs w:val="24"/>
                <w:rPrChange w:id="3996" w:author="Nicole Wu" w:date="2024-01-08T11:26:00Z">
                  <w:rPr>
                    <w:sz w:val="16"/>
                    <w:szCs w:val="24"/>
                  </w:rPr>
                </w:rPrChange>
              </w:rPr>
              <w:t>(0.33)</w:t>
            </w:r>
          </w:p>
        </w:tc>
        <w:tc>
          <w:tcPr>
            <w:tcW w:w="672" w:type="dxa"/>
            <w:tcBorders>
              <w:top w:val="nil"/>
              <w:left w:val="nil"/>
              <w:bottom w:val="nil"/>
              <w:right w:val="nil"/>
            </w:tcBorders>
          </w:tcPr>
          <w:p w14:paraId="484A53B8" w14:textId="77777777" w:rsidR="00B92327" w:rsidRPr="00801E49" w:rsidRDefault="00332621" w:rsidP="00A544C8">
            <w:pPr>
              <w:spacing w:after="0" w:line="259" w:lineRule="auto"/>
              <w:ind w:left="0" w:right="0" w:firstLine="0"/>
              <w:jc w:val="center"/>
              <w:rPr>
                <w:rFonts w:ascii="Open Sans" w:hAnsi="Open Sans" w:cs="Open Sans"/>
                <w:sz w:val="16"/>
                <w:szCs w:val="24"/>
                <w:rPrChange w:id="3997" w:author="Nicole Wu" w:date="2024-01-08T11:26:00Z">
                  <w:rPr>
                    <w:sz w:val="16"/>
                    <w:szCs w:val="24"/>
                  </w:rPr>
                </w:rPrChange>
              </w:rPr>
            </w:pPr>
            <w:r w:rsidRPr="00801E49">
              <w:rPr>
                <w:rFonts w:ascii="Open Sans" w:hAnsi="Open Sans" w:cs="Open Sans"/>
                <w:sz w:val="16"/>
                <w:szCs w:val="24"/>
                <w:rPrChange w:id="3998" w:author="Nicole Wu" w:date="2024-01-08T11:26:00Z">
                  <w:rPr>
                    <w:sz w:val="16"/>
                    <w:szCs w:val="24"/>
                  </w:rPr>
                </w:rPrChange>
              </w:rPr>
              <w:t>(0.14)</w:t>
            </w:r>
          </w:p>
        </w:tc>
        <w:tc>
          <w:tcPr>
            <w:tcW w:w="637" w:type="dxa"/>
            <w:tcBorders>
              <w:top w:val="nil"/>
              <w:left w:val="nil"/>
              <w:bottom w:val="nil"/>
              <w:right w:val="nil"/>
            </w:tcBorders>
          </w:tcPr>
          <w:p w14:paraId="667A88E4" w14:textId="77777777" w:rsidR="00B92327" w:rsidRPr="00801E49" w:rsidRDefault="00332621" w:rsidP="00A544C8">
            <w:pPr>
              <w:spacing w:after="0" w:line="259" w:lineRule="auto"/>
              <w:ind w:left="0" w:right="0" w:firstLine="0"/>
              <w:jc w:val="center"/>
              <w:rPr>
                <w:rFonts w:ascii="Open Sans" w:hAnsi="Open Sans" w:cs="Open Sans"/>
                <w:sz w:val="16"/>
                <w:szCs w:val="24"/>
                <w:rPrChange w:id="3999" w:author="Nicole Wu" w:date="2024-01-08T11:26:00Z">
                  <w:rPr>
                    <w:sz w:val="16"/>
                    <w:szCs w:val="24"/>
                  </w:rPr>
                </w:rPrChange>
              </w:rPr>
            </w:pPr>
            <w:r w:rsidRPr="00801E49">
              <w:rPr>
                <w:rFonts w:ascii="Open Sans" w:hAnsi="Open Sans" w:cs="Open Sans"/>
                <w:sz w:val="16"/>
                <w:szCs w:val="24"/>
                <w:rPrChange w:id="4000" w:author="Nicole Wu" w:date="2024-01-08T11:26:00Z">
                  <w:rPr>
                    <w:sz w:val="16"/>
                    <w:szCs w:val="24"/>
                  </w:rPr>
                </w:rPrChange>
              </w:rPr>
              <w:t>(0.40)</w:t>
            </w:r>
          </w:p>
        </w:tc>
        <w:tc>
          <w:tcPr>
            <w:tcW w:w="841" w:type="dxa"/>
            <w:tcBorders>
              <w:top w:val="nil"/>
              <w:left w:val="nil"/>
              <w:bottom w:val="nil"/>
              <w:right w:val="nil"/>
            </w:tcBorders>
          </w:tcPr>
          <w:p w14:paraId="05E284DF" w14:textId="77777777" w:rsidR="00B92327" w:rsidRPr="00801E49" w:rsidRDefault="00332621" w:rsidP="00A544C8">
            <w:pPr>
              <w:spacing w:after="0" w:line="259" w:lineRule="auto"/>
              <w:ind w:left="102" w:right="0" w:firstLine="0"/>
              <w:jc w:val="center"/>
              <w:rPr>
                <w:rFonts w:ascii="Open Sans" w:hAnsi="Open Sans" w:cs="Open Sans"/>
                <w:sz w:val="16"/>
                <w:szCs w:val="24"/>
                <w:rPrChange w:id="4001" w:author="Nicole Wu" w:date="2024-01-08T11:26:00Z">
                  <w:rPr>
                    <w:sz w:val="16"/>
                    <w:szCs w:val="24"/>
                  </w:rPr>
                </w:rPrChange>
              </w:rPr>
            </w:pPr>
            <w:r w:rsidRPr="00801E49">
              <w:rPr>
                <w:rFonts w:ascii="Open Sans" w:hAnsi="Open Sans" w:cs="Open Sans"/>
                <w:sz w:val="16"/>
                <w:szCs w:val="24"/>
                <w:rPrChange w:id="4002" w:author="Nicole Wu" w:date="2024-01-08T11:26:00Z">
                  <w:rPr>
                    <w:sz w:val="16"/>
                    <w:szCs w:val="24"/>
                  </w:rPr>
                </w:rPrChange>
              </w:rPr>
              <w:t>(0.45)</w:t>
            </w:r>
          </w:p>
        </w:tc>
        <w:tc>
          <w:tcPr>
            <w:tcW w:w="766" w:type="dxa"/>
            <w:tcBorders>
              <w:top w:val="nil"/>
              <w:left w:val="nil"/>
              <w:bottom w:val="nil"/>
              <w:right w:val="nil"/>
            </w:tcBorders>
          </w:tcPr>
          <w:p w14:paraId="5E102405" w14:textId="77777777" w:rsidR="00B92327" w:rsidRPr="00801E49" w:rsidRDefault="00332621" w:rsidP="00A544C8">
            <w:pPr>
              <w:spacing w:after="0" w:line="259" w:lineRule="auto"/>
              <w:ind w:left="47" w:right="0" w:firstLine="0"/>
              <w:jc w:val="center"/>
              <w:rPr>
                <w:rFonts w:ascii="Open Sans" w:hAnsi="Open Sans" w:cs="Open Sans"/>
                <w:sz w:val="16"/>
                <w:szCs w:val="24"/>
                <w:rPrChange w:id="4003" w:author="Nicole Wu" w:date="2024-01-08T11:26:00Z">
                  <w:rPr>
                    <w:sz w:val="16"/>
                    <w:szCs w:val="24"/>
                  </w:rPr>
                </w:rPrChange>
              </w:rPr>
            </w:pPr>
            <w:r w:rsidRPr="00801E49">
              <w:rPr>
                <w:rFonts w:ascii="Open Sans" w:hAnsi="Open Sans" w:cs="Open Sans"/>
                <w:sz w:val="16"/>
                <w:szCs w:val="24"/>
                <w:rPrChange w:id="4004" w:author="Nicole Wu" w:date="2024-01-08T11:26:00Z">
                  <w:rPr>
                    <w:sz w:val="16"/>
                    <w:szCs w:val="24"/>
                  </w:rPr>
                </w:rPrChange>
              </w:rPr>
              <w:t>(0.06)</w:t>
            </w:r>
          </w:p>
        </w:tc>
        <w:tc>
          <w:tcPr>
            <w:tcW w:w="672" w:type="dxa"/>
            <w:tcBorders>
              <w:top w:val="nil"/>
              <w:left w:val="nil"/>
              <w:bottom w:val="nil"/>
              <w:right w:val="nil"/>
            </w:tcBorders>
          </w:tcPr>
          <w:p w14:paraId="2C42B8D2" w14:textId="77777777" w:rsidR="00B92327" w:rsidRPr="00801E49" w:rsidRDefault="00332621" w:rsidP="00A544C8">
            <w:pPr>
              <w:spacing w:after="0" w:line="259" w:lineRule="auto"/>
              <w:ind w:left="0" w:right="0" w:firstLine="0"/>
              <w:jc w:val="center"/>
              <w:rPr>
                <w:rFonts w:ascii="Open Sans" w:hAnsi="Open Sans" w:cs="Open Sans"/>
                <w:sz w:val="16"/>
                <w:szCs w:val="24"/>
                <w:rPrChange w:id="4005" w:author="Nicole Wu" w:date="2024-01-08T11:26:00Z">
                  <w:rPr>
                    <w:sz w:val="16"/>
                    <w:szCs w:val="24"/>
                  </w:rPr>
                </w:rPrChange>
              </w:rPr>
            </w:pPr>
            <w:r w:rsidRPr="00801E49">
              <w:rPr>
                <w:rFonts w:ascii="Open Sans" w:hAnsi="Open Sans" w:cs="Open Sans"/>
                <w:sz w:val="16"/>
                <w:szCs w:val="24"/>
                <w:rPrChange w:id="4006" w:author="Nicole Wu" w:date="2024-01-08T11:26:00Z">
                  <w:rPr>
                    <w:sz w:val="16"/>
                    <w:szCs w:val="24"/>
                  </w:rPr>
                </w:rPrChange>
              </w:rPr>
              <w:t>(0.37)</w:t>
            </w:r>
          </w:p>
        </w:tc>
        <w:tc>
          <w:tcPr>
            <w:tcW w:w="806" w:type="dxa"/>
            <w:tcBorders>
              <w:top w:val="nil"/>
              <w:left w:val="nil"/>
              <w:bottom w:val="nil"/>
              <w:right w:val="nil"/>
            </w:tcBorders>
          </w:tcPr>
          <w:p w14:paraId="16B92470" w14:textId="77777777" w:rsidR="00B92327" w:rsidRPr="00801E49" w:rsidRDefault="00332621" w:rsidP="00A544C8">
            <w:pPr>
              <w:spacing w:after="0" w:line="259" w:lineRule="auto"/>
              <w:ind w:left="67" w:right="0" w:firstLine="0"/>
              <w:jc w:val="center"/>
              <w:rPr>
                <w:rFonts w:ascii="Open Sans" w:hAnsi="Open Sans" w:cs="Open Sans"/>
                <w:sz w:val="16"/>
                <w:szCs w:val="24"/>
                <w:rPrChange w:id="4007" w:author="Nicole Wu" w:date="2024-01-08T11:26:00Z">
                  <w:rPr>
                    <w:sz w:val="16"/>
                    <w:szCs w:val="24"/>
                  </w:rPr>
                </w:rPrChange>
              </w:rPr>
            </w:pPr>
            <w:r w:rsidRPr="00801E49">
              <w:rPr>
                <w:rFonts w:ascii="Open Sans" w:hAnsi="Open Sans" w:cs="Open Sans"/>
                <w:sz w:val="16"/>
                <w:szCs w:val="24"/>
                <w:rPrChange w:id="4008" w:author="Nicole Wu" w:date="2024-01-08T11:26:00Z">
                  <w:rPr>
                    <w:sz w:val="16"/>
                    <w:szCs w:val="24"/>
                  </w:rPr>
                </w:rPrChange>
              </w:rPr>
              <w:t>(0.39)</w:t>
            </w:r>
          </w:p>
        </w:tc>
        <w:tc>
          <w:tcPr>
            <w:tcW w:w="731" w:type="dxa"/>
            <w:tcBorders>
              <w:top w:val="nil"/>
              <w:left w:val="nil"/>
              <w:bottom w:val="nil"/>
              <w:right w:val="nil"/>
            </w:tcBorders>
          </w:tcPr>
          <w:p w14:paraId="57B78F7D" w14:textId="77777777" w:rsidR="00B92327" w:rsidRPr="00801E49" w:rsidRDefault="00332621" w:rsidP="00A544C8">
            <w:pPr>
              <w:spacing w:after="0" w:line="259" w:lineRule="auto"/>
              <w:ind w:left="89" w:right="0" w:firstLine="0"/>
              <w:jc w:val="center"/>
              <w:rPr>
                <w:rFonts w:ascii="Open Sans" w:hAnsi="Open Sans" w:cs="Open Sans"/>
                <w:sz w:val="16"/>
                <w:szCs w:val="24"/>
                <w:rPrChange w:id="4009" w:author="Nicole Wu" w:date="2024-01-08T11:26:00Z">
                  <w:rPr>
                    <w:sz w:val="16"/>
                    <w:szCs w:val="24"/>
                  </w:rPr>
                </w:rPrChange>
              </w:rPr>
            </w:pPr>
            <w:r w:rsidRPr="00801E49">
              <w:rPr>
                <w:rFonts w:ascii="Open Sans" w:hAnsi="Open Sans" w:cs="Open Sans"/>
                <w:sz w:val="16"/>
                <w:szCs w:val="24"/>
                <w:rPrChange w:id="4010" w:author="Nicole Wu" w:date="2024-01-08T11:26:00Z">
                  <w:rPr>
                    <w:sz w:val="16"/>
                    <w:szCs w:val="24"/>
                  </w:rPr>
                </w:rPrChange>
              </w:rPr>
              <w:t>(0.24)</w:t>
            </w:r>
          </w:p>
        </w:tc>
      </w:tr>
      <w:tr w:rsidR="00B92327" w:rsidRPr="00801E49" w14:paraId="40F262B8" w14:textId="77777777" w:rsidTr="006B0BF6">
        <w:trPr>
          <w:trHeight w:val="189"/>
        </w:trPr>
        <w:tc>
          <w:tcPr>
            <w:tcW w:w="2290" w:type="dxa"/>
            <w:tcBorders>
              <w:top w:val="nil"/>
              <w:left w:val="nil"/>
              <w:bottom w:val="nil"/>
              <w:right w:val="nil"/>
            </w:tcBorders>
          </w:tcPr>
          <w:p w14:paraId="3B4006D6" w14:textId="77777777" w:rsidR="00B92327" w:rsidRPr="00801E49" w:rsidRDefault="00332621" w:rsidP="006B0BF6">
            <w:pPr>
              <w:spacing w:after="0" w:line="259" w:lineRule="auto"/>
              <w:ind w:left="0" w:right="0" w:firstLine="0"/>
              <w:jc w:val="left"/>
              <w:rPr>
                <w:rFonts w:ascii="Open Sans" w:hAnsi="Open Sans" w:cs="Open Sans"/>
                <w:sz w:val="16"/>
                <w:szCs w:val="24"/>
                <w:rPrChange w:id="4011" w:author="Nicole Wu" w:date="2024-01-08T11:26:00Z">
                  <w:rPr>
                    <w:sz w:val="16"/>
                    <w:szCs w:val="24"/>
                  </w:rPr>
                </w:rPrChange>
              </w:rPr>
            </w:pPr>
            <w:r w:rsidRPr="00801E49">
              <w:rPr>
                <w:rFonts w:ascii="Open Sans" w:hAnsi="Open Sans" w:cs="Open Sans"/>
                <w:sz w:val="16"/>
                <w:szCs w:val="24"/>
                <w:rPrChange w:id="4012" w:author="Nicole Wu" w:date="2024-01-08T11:26:00Z">
                  <w:rPr>
                    <w:sz w:val="16"/>
                    <w:szCs w:val="24"/>
                  </w:rPr>
                </w:rPrChange>
              </w:rPr>
              <w:t>Food Insecure Group</w:t>
            </w:r>
          </w:p>
        </w:tc>
        <w:tc>
          <w:tcPr>
            <w:tcW w:w="672" w:type="dxa"/>
            <w:tcBorders>
              <w:top w:val="nil"/>
              <w:left w:val="nil"/>
              <w:bottom w:val="nil"/>
              <w:right w:val="nil"/>
            </w:tcBorders>
          </w:tcPr>
          <w:p w14:paraId="22530A99" w14:textId="77777777" w:rsidR="00B92327" w:rsidRPr="00801E49" w:rsidRDefault="00332621" w:rsidP="00A544C8">
            <w:pPr>
              <w:spacing w:after="0" w:line="259" w:lineRule="auto"/>
              <w:ind w:left="0" w:right="0" w:firstLine="0"/>
              <w:jc w:val="center"/>
              <w:rPr>
                <w:rFonts w:ascii="Open Sans" w:hAnsi="Open Sans" w:cs="Open Sans"/>
                <w:sz w:val="16"/>
                <w:szCs w:val="24"/>
                <w:rPrChange w:id="4013" w:author="Nicole Wu" w:date="2024-01-08T11:26:00Z">
                  <w:rPr>
                    <w:sz w:val="16"/>
                    <w:szCs w:val="24"/>
                  </w:rPr>
                </w:rPrChange>
              </w:rPr>
            </w:pPr>
            <w:r w:rsidRPr="00801E49">
              <w:rPr>
                <w:rFonts w:ascii="Open Sans" w:hAnsi="Open Sans" w:cs="Open Sans"/>
                <w:sz w:val="16"/>
                <w:szCs w:val="24"/>
                <w:rPrChange w:id="4014" w:author="Nicole Wu" w:date="2024-01-08T11:26:00Z">
                  <w:rPr>
                    <w:sz w:val="16"/>
                    <w:szCs w:val="24"/>
                  </w:rPr>
                </w:rPrChange>
              </w:rPr>
              <w:t>0.68</w:t>
            </w:r>
          </w:p>
        </w:tc>
        <w:tc>
          <w:tcPr>
            <w:tcW w:w="806" w:type="dxa"/>
            <w:tcBorders>
              <w:top w:val="nil"/>
              <w:left w:val="nil"/>
              <w:bottom w:val="nil"/>
              <w:right w:val="nil"/>
            </w:tcBorders>
          </w:tcPr>
          <w:p w14:paraId="66CA54AA" w14:textId="77777777" w:rsidR="00B92327" w:rsidRPr="00801E49" w:rsidRDefault="00332621" w:rsidP="00A544C8">
            <w:pPr>
              <w:spacing w:after="0" w:line="259" w:lineRule="auto"/>
              <w:ind w:left="0" w:right="0" w:firstLine="0"/>
              <w:jc w:val="center"/>
              <w:rPr>
                <w:rFonts w:ascii="Open Sans" w:hAnsi="Open Sans" w:cs="Open Sans"/>
                <w:sz w:val="16"/>
                <w:szCs w:val="24"/>
                <w:rPrChange w:id="4015" w:author="Nicole Wu" w:date="2024-01-08T11:26:00Z">
                  <w:rPr>
                    <w:sz w:val="16"/>
                    <w:szCs w:val="24"/>
                  </w:rPr>
                </w:rPrChange>
              </w:rPr>
            </w:pPr>
            <w:r w:rsidRPr="00801E49">
              <w:rPr>
                <w:rFonts w:ascii="Open Sans" w:hAnsi="Open Sans" w:cs="Open Sans"/>
                <w:sz w:val="16"/>
                <w:szCs w:val="24"/>
                <w:rPrChange w:id="4016" w:author="Nicole Wu" w:date="2024-01-08T11:26:00Z">
                  <w:rPr>
                    <w:sz w:val="16"/>
                    <w:szCs w:val="24"/>
                  </w:rPr>
                </w:rPrChange>
              </w:rPr>
              <w:t>0.71</w:t>
            </w:r>
          </w:p>
        </w:tc>
        <w:tc>
          <w:tcPr>
            <w:tcW w:w="672" w:type="dxa"/>
            <w:tcBorders>
              <w:top w:val="nil"/>
              <w:left w:val="nil"/>
              <w:bottom w:val="nil"/>
              <w:right w:val="nil"/>
            </w:tcBorders>
          </w:tcPr>
          <w:p w14:paraId="7B1EE9BA" w14:textId="77777777" w:rsidR="00B92327" w:rsidRPr="00801E49" w:rsidRDefault="00332621" w:rsidP="00A544C8">
            <w:pPr>
              <w:spacing w:after="0" w:line="259" w:lineRule="auto"/>
              <w:ind w:left="0" w:right="0" w:firstLine="0"/>
              <w:jc w:val="center"/>
              <w:rPr>
                <w:rFonts w:ascii="Open Sans" w:hAnsi="Open Sans" w:cs="Open Sans"/>
                <w:sz w:val="16"/>
                <w:szCs w:val="24"/>
                <w:rPrChange w:id="4017" w:author="Nicole Wu" w:date="2024-01-08T11:26:00Z">
                  <w:rPr>
                    <w:sz w:val="16"/>
                    <w:szCs w:val="24"/>
                  </w:rPr>
                </w:rPrChange>
              </w:rPr>
            </w:pPr>
            <w:r w:rsidRPr="00801E49">
              <w:rPr>
                <w:rFonts w:ascii="Open Sans" w:hAnsi="Open Sans" w:cs="Open Sans"/>
                <w:sz w:val="16"/>
                <w:szCs w:val="24"/>
                <w:rPrChange w:id="4018" w:author="Nicole Wu" w:date="2024-01-08T11:26:00Z">
                  <w:rPr>
                    <w:sz w:val="16"/>
                    <w:szCs w:val="24"/>
                  </w:rPr>
                </w:rPrChange>
              </w:rPr>
              <w:t>0.02</w:t>
            </w:r>
          </w:p>
        </w:tc>
        <w:tc>
          <w:tcPr>
            <w:tcW w:w="637" w:type="dxa"/>
            <w:tcBorders>
              <w:top w:val="nil"/>
              <w:left w:val="nil"/>
              <w:bottom w:val="nil"/>
              <w:right w:val="nil"/>
            </w:tcBorders>
          </w:tcPr>
          <w:p w14:paraId="6BF97AF4" w14:textId="77777777" w:rsidR="00B92327" w:rsidRPr="00801E49" w:rsidRDefault="00332621" w:rsidP="00A544C8">
            <w:pPr>
              <w:spacing w:after="0" w:line="259" w:lineRule="auto"/>
              <w:ind w:left="0" w:right="0" w:firstLine="0"/>
              <w:jc w:val="center"/>
              <w:rPr>
                <w:rFonts w:ascii="Open Sans" w:hAnsi="Open Sans" w:cs="Open Sans"/>
                <w:sz w:val="16"/>
                <w:szCs w:val="24"/>
                <w:rPrChange w:id="4019" w:author="Nicole Wu" w:date="2024-01-08T11:26:00Z">
                  <w:rPr>
                    <w:sz w:val="16"/>
                    <w:szCs w:val="24"/>
                  </w:rPr>
                </w:rPrChange>
              </w:rPr>
            </w:pPr>
            <w:r w:rsidRPr="00801E49">
              <w:rPr>
                <w:rFonts w:ascii="Open Sans" w:hAnsi="Open Sans" w:cs="Open Sans"/>
                <w:sz w:val="16"/>
                <w:szCs w:val="24"/>
                <w:rPrChange w:id="4020" w:author="Nicole Wu" w:date="2024-01-08T11:26:00Z">
                  <w:rPr>
                    <w:sz w:val="16"/>
                    <w:szCs w:val="24"/>
                  </w:rPr>
                </w:rPrChange>
              </w:rPr>
              <w:t>0.93</w:t>
            </w:r>
          </w:p>
        </w:tc>
        <w:tc>
          <w:tcPr>
            <w:tcW w:w="841" w:type="dxa"/>
            <w:tcBorders>
              <w:top w:val="nil"/>
              <w:left w:val="nil"/>
              <w:bottom w:val="nil"/>
              <w:right w:val="nil"/>
            </w:tcBorders>
          </w:tcPr>
          <w:p w14:paraId="5CEEE28B" w14:textId="77777777" w:rsidR="00B92327" w:rsidRPr="00801E49" w:rsidRDefault="00332621" w:rsidP="00A544C8">
            <w:pPr>
              <w:spacing w:after="0" w:line="259" w:lineRule="auto"/>
              <w:ind w:left="0" w:right="0" w:firstLine="0"/>
              <w:jc w:val="center"/>
              <w:rPr>
                <w:rFonts w:ascii="Open Sans" w:hAnsi="Open Sans" w:cs="Open Sans"/>
                <w:sz w:val="16"/>
                <w:szCs w:val="24"/>
                <w:rPrChange w:id="4021" w:author="Nicole Wu" w:date="2024-01-08T11:26:00Z">
                  <w:rPr>
                    <w:sz w:val="16"/>
                    <w:szCs w:val="24"/>
                  </w:rPr>
                </w:rPrChange>
              </w:rPr>
            </w:pPr>
            <w:r w:rsidRPr="00801E49">
              <w:rPr>
                <w:rFonts w:ascii="Open Sans" w:hAnsi="Open Sans" w:cs="Open Sans"/>
                <w:sz w:val="16"/>
                <w:szCs w:val="24"/>
                <w:rPrChange w:id="4022" w:author="Nicole Wu" w:date="2024-01-08T11:26:00Z">
                  <w:rPr>
                    <w:sz w:val="16"/>
                    <w:szCs w:val="24"/>
                  </w:rPr>
                </w:rPrChange>
              </w:rPr>
              <w:t>0.87</w:t>
            </w:r>
          </w:p>
        </w:tc>
        <w:tc>
          <w:tcPr>
            <w:tcW w:w="766" w:type="dxa"/>
            <w:tcBorders>
              <w:top w:val="nil"/>
              <w:left w:val="nil"/>
              <w:bottom w:val="nil"/>
              <w:right w:val="nil"/>
            </w:tcBorders>
          </w:tcPr>
          <w:p w14:paraId="5375CABB" w14:textId="77777777" w:rsidR="00B92327" w:rsidRPr="00801E49" w:rsidRDefault="00332621" w:rsidP="00A544C8">
            <w:pPr>
              <w:spacing w:after="0" w:line="259" w:lineRule="auto"/>
              <w:ind w:left="0" w:right="0" w:firstLine="0"/>
              <w:jc w:val="center"/>
              <w:rPr>
                <w:rFonts w:ascii="Open Sans" w:hAnsi="Open Sans" w:cs="Open Sans"/>
                <w:sz w:val="16"/>
                <w:szCs w:val="24"/>
                <w:rPrChange w:id="4023" w:author="Nicole Wu" w:date="2024-01-08T11:26:00Z">
                  <w:rPr>
                    <w:sz w:val="16"/>
                    <w:szCs w:val="24"/>
                  </w:rPr>
                </w:rPrChange>
              </w:rPr>
            </w:pPr>
            <w:r w:rsidRPr="00801E49">
              <w:rPr>
                <w:rFonts w:ascii="Open Sans" w:hAnsi="Open Sans" w:cs="Open Sans"/>
                <w:sz w:val="16"/>
                <w:szCs w:val="24"/>
                <w:rPrChange w:id="4024" w:author="Nicole Wu" w:date="2024-01-08T11:26:00Z">
                  <w:rPr>
                    <w:sz w:val="16"/>
                    <w:szCs w:val="24"/>
                  </w:rPr>
                </w:rPrChange>
              </w:rPr>
              <w:t>-0.07*</w:t>
            </w:r>
          </w:p>
        </w:tc>
        <w:tc>
          <w:tcPr>
            <w:tcW w:w="672" w:type="dxa"/>
            <w:tcBorders>
              <w:top w:val="nil"/>
              <w:left w:val="nil"/>
              <w:bottom w:val="nil"/>
              <w:right w:val="nil"/>
            </w:tcBorders>
          </w:tcPr>
          <w:p w14:paraId="68EF58C6" w14:textId="77777777" w:rsidR="00B92327" w:rsidRPr="00801E49" w:rsidRDefault="00332621" w:rsidP="00A544C8">
            <w:pPr>
              <w:spacing w:after="0" w:line="259" w:lineRule="auto"/>
              <w:ind w:left="0" w:right="0" w:firstLine="0"/>
              <w:jc w:val="center"/>
              <w:rPr>
                <w:rFonts w:ascii="Open Sans" w:hAnsi="Open Sans" w:cs="Open Sans"/>
                <w:sz w:val="16"/>
                <w:szCs w:val="24"/>
                <w:rPrChange w:id="4025" w:author="Nicole Wu" w:date="2024-01-08T11:26:00Z">
                  <w:rPr>
                    <w:sz w:val="16"/>
                    <w:szCs w:val="24"/>
                  </w:rPr>
                </w:rPrChange>
              </w:rPr>
            </w:pPr>
            <w:r w:rsidRPr="00801E49">
              <w:rPr>
                <w:rFonts w:ascii="Open Sans" w:hAnsi="Open Sans" w:cs="Open Sans"/>
                <w:sz w:val="16"/>
                <w:szCs w:val="24"/>
                <w:rPrChange w:id="4026" w:author="Nicole Wu" w:date="2024-01-08T11:26:00Z">
                  <w:rPr>
                    <w:sz w:val="16"/>
                    <w:szCs w:val="24"/>
                  </w:rPr>
                </w:rPrChange>
              </w:rPr>
              <w:t>0.86</w:t>
            </w:r>
          </w:p>
        </w:tc>
        <w:tc>
          <w:tcPr>
            <w:tcW w:w="806" w:type="dxa"/>
            <w:tcBorders>
              <w:top w:val="nil"/>
              <w:left w:val="nil"/>
              <w:bottom w:val="nil"/>
              <w:right w:val="nil"/>
            </w:tcBorders>
          </w:tcPr>
          <w:p w14:paraId="412D92E6" w14:textId="77777777" w:rsidR="00B92327" w:rsidRPr="00801E49" w:rsidRDefault="00332621" w:rsidP="00A544C8">
            <w:pPr>
              <w:spacing w:after="0" w:line="259" w:lineRule="auto"/>
              <w:ind w:left="0" w:right="0" w:firstLine="0"/>
              <w:jc w:val="center"/>
              <w:rPr>
                <w:rFonts w:ascii="Open Sans" w:hAnsi="Open Sans" w:cs="Open Sans"/>
                <w:sz w:val="16"/>
                <w:szCs w:val="24"/>
                <w:rPrChange w:id="4027" w:author="Nicole Wu" w:date="2024-01-08T11:26:00Z">
                  <w:rPr>
                    <w:sz w:val="16"/>
                    <w:szCs w:val="24"/>
                  </w:rPr>
                </w:rPrChange>
              </w:rPr>
            </w:pPr>
            <w:r w:rsidRPr="00801E49">
              <w:rPr>
                <w:rFonts w:ascii="Open Sans" w:hAnsi="Open Sans" w:cs="Open Sans"/>
                <w:sz w:val="16"/>
                <w:szCs w:val="24"/>
                <w:rPrChange w:id="4028" w:author="Nicole Wu" w:date="2024-01-08T11:26:00Z">
                  <w:rPr>
                    <w:sz w:val="16"/>
                    <w:szCs w:val="24"/>
                  </w:rPr>
                </w:rPrChange>
              </w:rPr>
              <w:t>0.78</w:t>
            </w:r>
          </w:p>
        </w:tc>
        <w:tc>
          <w:tcPr>
            <w:tcW w:w="731" w:type="dxa"/>
            <w:tcBorders>
              <w:top w:val="nil"/>
              <w:left w:val="nil"/>
              <w:bottom w:val="nil"/>
              <w:right w:val="nil"/>
            </w:tcBorders>
          </w:tcPr>
          <w:p w14:paraId="0C695BC6" w14:textId="77777777" w:rsidR="00B92327" w:rsidRPr="00801E49" w:rsidRDefault="00332621" w:rsidP="00A544C8">
            <w:pPr>
              <w:spacing w:after="0" w:line="259" w:lineRule="auto"/>
              <w:ind w:left="0" w:right="0" w:firstLine="0"/>
              <w:jc w:val="center"/>
              <w:rPr>
                <w:rFonts w:ascii="Open Sans" w:hAnsi="Open Sans" w:cs="Open Sans"/>
                <w:sz w:val="16"/>
                <w:szCs w:val="24"/>
                <w:rPrChange w:id="4029" w:author="Nicole Wu" w:date="2024-01-08T11:26:00Z">
                  <w:rPr>
                    <w:sz w:val="16"/>
                    <w:szCs w:val="24"/>
                  </w:rPr>
                </w:rPrChange>
              </w:rPr>
            </w:pPr>
            <w:r w:rsidRPr="00801E49">
              <w:rPr>
                <w:rFonts w:ascii="Open Sans" w:hAnsi="Open Sans" w:cs="Open Sans"/>
                <w:sz w:val="16"/>
                <w:szCs w:val="24"/>
                <w:rPrChange w:id="4030" w:author="Nicole Wu" w:date="2024-01-08T11:26:00Z">
                  <w:rPr>
                    <w:sz w:val="16"/>
                    <w:szCs w:val="24"/>
                  </w:rPr>
                </w:rPrChange>
              </w:rPr>
              <w:t>-0.08**</w:t>
            </w:r>
          </w:p>
        </w:tc>
      </w:tr>
      <w:tr w:rsidR="00B92327" w:rsidRPr="00801E49" w14:paraId="572132A1" w14:textId="77777777" w:rsidTr="006B0BF6">
        <w:trPr>
          <w:trHeight w:val="195"/>
        </w:trPr>
        <w:tc>
          <w:tcPr>
            <w:tcW w:w="2290" w:type="dxa"/>
            <w:tcBorders>
              <w:top w:val="nil"/>
              <w:left w:val="nil"/>
              <w:bottom w:val="single" w:sz="3" w:space="0" w:color="000000"/>
              <w:right w:val="nil"/>
            </w:tcBorders>
          </w:tcPr>
          <w:p w14:paraId="2DC1F1A1" w14:textId="77777777" w:rsidR="00B92327" w:rsidRPr="00801E49" w:rsidRDefault="00B92327" w:rsidP="006B0BF6">
            <w:pPr>
              <w:spacing w:after="0" w:line="259" w:lineRule="auto"/>
              <w:ind w:left="0" w:right="0" w:firstLine="0"/>
              <w:jc w:val="left"/>
              <w:rPr>
                <w:rFonts w:ascii="Open Sans" w:hAnsi="Open Sans" w:cs="Open Sans"/>
                <w:sz w:val="16"/>
                <w:szCs w:val="24"/>
                <w:rPrChange w:id="4031" w:author="Nicole Wu" w:date="2024-01-08T11:26:00Z">
                  <w:rPr>
                    <w:sz w:val="16"/>
                    <w:szCs w:val="24"/>
                  </w:rPr>
                </w:rPrChange>
              </w:rPr>
            </w:pPr>
          </w:p>
        </w:tc>
        <w:tc>
          <w:tcPr>
            <w:tcW w:w="672" w:type="dxa"/>
            <w:tcBorders>
              <w:top w:val="nil"/>
              <w:left w:val="nil"/>
              <w:bottom w:val="single" w:sz="3" w:space="0" w:color="000000"/>
              <w:right w:val="nil"/>
            </w:tcBorders>
          </w:tcPr>
          <w:p w14:paraId="045F7D97" w14:textId="77777777" w:rsidR="00B92327" w:rsidRPr="00801E49" w:rsidRDefault="00332621" w:rsidP="00A544C8">
            <w:pPr>
              <w:spacing w:after="0" w:line="259" w:lineRule="auto"/>
              <w:ind w:left="0" w:right="0" w:firstLine="0"/>
              <w:jc w:val="center"/>
              <w:rPr>
                <w:rFonts w:ascii="Open Sans" w:hAnsi="Open Sans" w:cs="Open Sans"/>
                <w:sz w:val="16"/>
                <w:szCs w:val="24"/>
                <w:rPrChange w:id="4032" w:author="Nicole Wu" w:date="2024-01-08T11:26:00Z">
                  <w:rPr>
                    <w:sz w:val="16"/>
                    <w:szCs w:val="24"/>
                  </w:rPr>
                </w:rPrChange>
              </w:rPr>
            </w:pPr>
            <w:r w:rsidRPr="00801E49">
              <w:rPr>
                <w:rFonts w:ascii="Open Sans" w:hAnsi="Open Sans" w:cs="Open Sans"/>
                <w:sz w:val="16"/>
                <w:szCs w:val="24"/>
                <w:rPrChange w:id="4033" w:author="Nicole Wu" w:date="2024-01-08T11:26:00Z">
                  <w:rPr>
                    <w:sz w:val="16"/>
                    <w:szCs w:val="24"/>
                  </w:rPr>
                </w:rPrChange>
              </w:rPr>
              <w:t>(0.47)</w:t>
            </w:r>
          </w:p>
        </w:tc>
        <w:tc>
          <w:tcPr>
            <w:tcW w:w="806" w:type="dxa"/>
            <w:tcBorders>
              <w:top w:val="nil"/>
              <w:left w:val="nil"/>
              <w:bottom w:val="single" w:sz="3" w:space="0" w:color="000000"/>
              <w:right w:val="nil"/>
            </w:tcBorders>
          </w:tcPr>
          <w:p w14:paraId="5E61C400" w14:textId="77777777" w:rsidR="00B92327" w:rsidRPr="00801E49" w:rsidRDefault="00332621" w:rsidP="00A544C8">
            <w:pPr>
              <w:spacing w:after="0" w:line="259" w:lineRule="auto"/>
              <w:ind w:left="67" w:right="0" w:firstLine="0"/>
              <w:jc w:val="center"/>
              <w:rPr>
                <w:rFonts w:ascii="Open Sans" w:hAnsi="Open Sans" w:cs="Open Sans"/>
                <w:sz w:val="16"/>
                <w:szCs w:val="24"/>
                <w:rPrChange w:id="4034" w:author="Nicole Wu" w:date="2024-01-08T11:26:00Z">
                  <w:rPr>
                    <w:sz w:val="16"/>
                    <w:szCs w:val="24"/>
                  </w:rPr>
                </w:rPrChange>
              </w:rPr>
            </w:pPr>
            <w:r w:rsidRPr="00801E49">
              <w:rPr>
                <w:rFonts w:ascii="Open Sans" w:hAnsi="Open Sans" w:cs="Open Sans"/>
                <w:sz w:val="16"/>
                <w:szCs w:val="24"/>
                <w:rPrChange w:id="4035" w:author="Nicole Wu" w:date="2024-01-08T11:26:00Z">
                  <w:rPr>
                    <w:sz w:val="16"/>
                    <w:szCs w:val="24"/>
                  </w:rPr>
                </w:rPrChange>
              </w:rPr>
              <w:t>(0.46)</w:t>
            </w:r>
          </w:p>
        </w:tc>
        <w:tc>
          <w:tcPr>
            <w:tcW w:w="672" w:type="dxa"/>
            <w:tcBorders>
              <w:top w:val="nil"/>
              <w:left w:val="nil"/>
              <w:bottom w:val="single" w:sz="3" w:space="0" w:color="000000"/>
              <w:right w:val="nil"/>
            </w:tcBorders>
          </w:tcPr>
          <w:p w14:paraId="67A90C0A" w14:textId="77777777" w:rsidR="00B92327" w:rsidRPr="00801E49" w:rsidRDefault="00332621" w:rsidP="00A544C8">
            <w:pPr>
              <w:spacing w:after="0" w:line="259" w:lineRule="auto"/>
              <w:ind w:left="0" w:right="0" w:firstLine="0"/>
              <w:jc w:val="center"/>
              <w:rPr>
                <w:rFonts w:ascii="Open Sans" w:hAnsi="Open Sans" w:cs="Open Sans"/>
                <w:sz w:val="16"/>
                <w:szCs w:val="24"/>
                <w:rPrChange w:id="4036" w:author="Nicole Wu" w:date="2024-01-08T11:26:00Z">
                  <w:rPr>
                    <w:sz w:val="16"/>
                    <w:szCs w:val="24"/>
                  </w:rPr>
                </w:rPrChange>
              </w:rPr>
            </w:pPr>
            <w:r w:rsidRPr="00801E49">
              <w:rPr>
                <w:rFonts w:ascii="Open Sans" w:hAnsi="Open Sans" w:cs="Open Sans"/>
                <w:sz w:val="16"/>
                <w:szCs w:val="24"/>
                <w:rPrChange w:id="4037" w:author="Nicole Wu" w:date="2024-01-08T11:26:00Z">
                  <w:rPr>
                    <w:sz w:val="16"/>
                    <w:szCs w:val="24"/>
                  </w:rPr>
                </w:rPrChange>
              </w:rPr>
              <w:t>(0.61)</w:t>
            </w:r>
          </w:p>
        </w:tc>
        <w:tc>
          <w:tcPr>
            <w:tcW w:w="637" w:type="dxa"/>
            <w:tcBorders>
              <w:top w:val="nil"/>
              <w:left w:val="nil"/>
              <w:bottom w:val="single" w:sz="3" w:space="0" w:color="000000"/>
              <w:right w:val="nil"/>
            </w:tcBorders>
          </w:tcPr>
          <w:p w14:paraId="5B3FC5E1" w14:textId="77777777" w:rsidR="00B92327" w:rsidRPr="00801E49" w:rsidRDefault="00332621" w:rsidP="00A544C8">
            <w:pPr>
              <w:spacing w:after="0" w:line="259" w:lineRule="auto"/>
              <w:ind w:left="0" w:right="0" w:firstLine="0"/>
              <w:jc w:val="center"/>
              <w:rPr>
                <w:rFonts w:ascii="Open Sans" w:hAnsi="Open Sans" w:cs="Open Sans"/>
                <w:sz w:val="16"/>
                <w:szCs w:val="24"/>
                <w:rPrChange w:id="4038" w:author="Nicole Wu" w:date="2024-01-08T11:26:00Z">
                  <w:rPr>
                    <w:sz w:val="16"/>
                    <w:szCs w:val="24"/>
                  </w:rPr>
                </w:rPrChange>
              </w:rPr>
            </w:pPr>
            <w:r w:rsidRPr="00801E49">
              <w:rPr>
                <w:rFonts w:ascii="Open Sans" w:hAnsi="Open Sans" w:cs="Open Sans"/>
                <w:sz w:val="16"/>
                <w:szCs w:val="24"/>
                <w:rPrChange w:id="4039" w:author="Nicole Wu" w:date="2024-01-08T11:26:00Z">
                  <w:rPr>
                    <w:sz w:val="16"/>
                    <w:szCs w:val="24"/>
                  </w:rPr>
                </w:rPrChange>
              </w:rPr>
              <w:t>(0.25)</w:t>
            </w:r>
          </w:p>
        </w:tc>
        <w:tc>
          <w:tcPr>
            <w:tcW w:w="841" w:type="dxa"/>
            <w:tcBorders>
              <w:top w:val="nil"/>
              <w:left w:val="nil"/>
              <w:bottom w:val="single" w:sz="3" w:space="0" w:color="000000"/>
              <w:right w:val="nil"/>
            </w:tcBorders>
          </w:tcPr>
          <w:p w14:paraId="3897384F" w14:textId="77777777" w:rsidR="00B92327" w:rsidRPr="00801E49" w:rsidRDefault="00332621" w:rsidP="00A544C8">
            <w:pPr>
              <w:spacing w:after="0" w:line="259" w:lineRule="auto"/>
              <w:ind w:left="102" w:right="0" w:firstLine="0"/>
              <w:jc w:val="center"/>
              <w:rPr>
                <w:rFonts w:ascii="Open Sans" w:hAnsi="Open Sans" w:cs="Open Sans"/>
                <w:sz w:val="16"/>
                <w:szCs w:val="24"/>
                <w:rPrChange w:id="4040" w:author="Nicole Wu" w:date="2024-01-08T11:26:00Z">
                  <w:rPr>
                    <w:sz w:val="16"/>
                    <w:szCs w:val="24"/>
                  </w:rPr>
                </w:rPrChange>
              </w:rPr>
            </w:pPr>
            <w:r w:rsidRPr="00801E49">
              <w:rPr>
                <w:rFonts w:ascii="Open Sans" w:hAnsi="Open Sans" w:cs="Open Sans"/>
                <w:sz w:val="16"/>
                <w:szCs w:val="24"/>
                <w:rPrChange w:id="4041" w:author="Nicole Wu" w:date="2024-01-08T11:26:00Z">
                  <w:rPr>
                    <w:sz w:val="16"/>
                    <w:szCs w:val="24"/>
                  </w:rPr>
                </w:rPrChange>
              </w:rPr>
              <w:t>(0.34)</w:t>
            </w:r>
          </w:p>
        </w:tc>
        <w:tc>
          <w:tcPr>
            <w:tcW w:w="766" w:type="dxa"/>
            <w:tcBorders>
              <w:top w:val="nil"/>
              <w:left w:val="nil"/>
              <w:bottom w:val="single" w:sz="3" w:space="0" w:color="000000"/>
              <w:right w:val="nil"/>
            </w:tcBorders>
          </w:tcPr>
          <w:p w14:paraId="1C57F3EF" w14:textId="77777777" w:rsidR="00B92327" w:rsidRPr="00801E49" w:rsidRDefault="00332621" w:rsidP="00A544C8">
            <w:pPr>
              <w:spacing w:after="0" w:line="259" w:lineRule="auto"/>
              <w:ind w:left="47" w:right="0" w:firstLine="0"/>
              <w:jc w:val="center"/>
              <w:rPr>
                <w:rFonts w:ascii="Open Sans" w:hAnsi="Open Sans" w:cs="Open Sans"/>
                <w:sz w:val="16"/>
                <w:szCs w:val="24"/>
                <w:rPrChange w:id="4042" w:author="Nicole Wu" w:date="2024-01-08T11:26:00Z">
                  <w:rPr>
                    <w:sz w:val="16"/>
                    <w:szCs w:val="24"/>
                  </w:rPr>
                </w:rPrChange>
              </w:rPr>
            </w:pPr>
            <w:r w:rsidRPr="00801E49">
              <w:rPr>
                <w:rFonts w:ascii="Open Sans" w:hAnsi="Open Sans" w:cs="Open Sans"/>
                <w:sz w:val="16"/>
                <w:szCs w:val="24"/>
                <w:rPrChange w:id="4043" w:author="Nicole Wu" w:date="2024-01-08T11:26:00Z">
                  <w:rPr>
                    <w:sz w:val="16"/>
                    <w:szCs w:val="24"/>
                  </w:rPr>
                </w:rPrChange>
              </w:rPr>
              <w:t>(0.04)</w:t>
            </w:r>
          </w:p>
        </w:tc>
        <w:tc>
          <w:tcPr>
            <w:tcW w:w="672" w:type="dxa"/>
            <w:tcBorders>
              <w:top w:val="nil"/>
              <w:left w:val="nil"/>
              <w:bottom w:val="single" w:sz="3" w:space="0" w:color="000000"/>
              <w:right w:val="nil"/>
            </w:tcBorders>
          </w:tcPr>
          <w:p w14:paraId="7535EB5E" w14:textId="77777777" w:rsidR="00B92327" w:rsidRPr="00801E49" w:rsidRDefault="00332621" w:rsidP="00A544C8">
            <w:pPr>
              <w:spacing w:after="0" w:line="259" w:lineRule="auto"/>
              <w:ind w:left="0" w:right="0" w:firstLine="0"/>
              <w:jc w:val="center"/>
              <w:rPr>
                <w:rFonts w:ascii="Open Sans" w:hAnsi="Open Sans" w:cs="Open Sans"/>
                <w:sz w:val="16"/>
                <w:szCs w:val="24"/>
                <w:rPrChange w:id="4044" w:author="Nicole Wu" w:date="2024-01-08T11:26:00Z">
                  <w:rPr>
                    <w:sz w:val="16"/>
                    <w:szCs w:val="24"/>
                  </w:rPr>
                </w:rPrChange>
              </w:rPr>
            </w:pPr>
            <w:r w:rsidRPr="00801E49">
              <w:rPr>
                <w:rFonts w:ascii="Open Sans" w:hAnsi="Open Sans" w:cs="Open Sans"/>
                <w:sz w:val="16"/>
                <w:szCs w:val="24"/>
                <w:rPrChange w:id="4045" w:author="Nicole Wu" w:date="2024-01-08T11:26:00Z">
                  <w:rPr>
                    <w:sz w:val="16"/>
                    <w:szCs w:val="24"/>
                  </w:rPr>
                </w:rPrChange>
              </w:rPr>
              <w:t>(0.35)</w:t>
            </w:r>
          </w:p>
        </w:tc>
        <w:tc>
          <w:tcPr>
            <w:tcW w:w="806" w:type="dxa"/>
            <w:tcBorders>
              <w:top w:val="nil"/>
              <w:left w:val="nil"/>
              <w:bottom w:val="single" w:sz="3" w:space="0" w:color="000000"/>
              <w:right w:val="nil"/>
            </w:tcBorders>
          </w:tcPr>
          <w:p w14:paraId="3093634B" w14:textId="77777777" w:rsidR="00B92327" w:rsidRPr="00801E49" w:rsidRDefault="00332621" w:rsidP="00A544C8">
            <w:pPr>
              <w:spacing w:after="0" w:line="259" w:lineRule="auto"/>
              <w:ind w:left="67" w:right="0" w:firstLine="0"/>
              <w:jc w:val="center"/>
              <w:rPr>
                <w:rFonts w:ascii="Open Sans" w:hAnsi="Open Sans" w:cs="Open Sans"/>
                <w:sz w:val="16"/>
                <w:szCs w:val="24"/>
                <w:rPrChange w:id="4046" w:author="Nicole Wu" w:date="2024-01-08T11:26:00Z">
                  <w:rPr>
                    <w:sz w:val="16"/>
                    <w:szCs w:val="24"/>
                  </w:rPr>
                </w:rPrChange>
              </w:rPr>
            </w:pPr>
            <w:r w:rsidRPr="00801E49">
              <w:rPr>
                <w:rFonts w:ascii="Open Sans" w:hAnsi="Open Sans" w:cs="Open Sans"/>
                <w:sz w:val="16"/>
                <w:szCs w:val="24"/>
                <w:rPrChange w:id="4047" w:author="Nicole Wu" w:date="2024-01-08T11:26:00Z">
                  <w:rPr>
                    <w:sz w:val="16"/>
                    <w:szCs w:val="24"/>
                  </w:rPr>
                </w:rPrChange>
              </w:rPr>
              <w:t>(0.42)</w:t>
            </w:r>
          </w:p>
        </w:tc>
        <w:tc>
          <w:tcPr>
            <w:tcW w:w="731" w:type="dxa"/>
            <w:tcBorders>
              <w:top w:val="nil"/>
              <w:left w:val="nil"/>
              <w:bottom w:val="single" w:sz="3" w:space="0" w:color="000000"/>
              <w:right w:val="nil"/>
            </w:tcBorders>
          </w:tcPr>
          <w:p w14:paraId="21550EB0" w14:textId="77777777" w:rsidR="00B92327" w:rsidRPr="00801E49" w:rsidRDefault="00332621" w:rsidP="00A544C8">
            <w:pPr>
              <w:spacing w:after="0" w:line="259" w:lineRule="auto"/>
              <w:ind w:left="89" w:right="0" w:firstLine="0"/>
              <w:jc w:val="center"/>
              <w:rPr>
                <w:rFonts w:ascii="Open Sans" w:hAnsi="Open Sans" w:cs="Open Sans"/>
                <w:sz w:val="16"/>
                <w:szCs w:val="24"/>
                <w:rPrChange w:id="4048" w:author="Nicole Wu" w:date="2024-01-08T11:26:00Z">
                  <w:rPr>
                    <w:sz w:val="16"/>
                    <w:szCs w:val="24"/>
                  </w:rPr>
                </w:rPrChange>
              </w:rPr>
            </w:pPr>
            <w:r w:rsidRPr="00801E49">
              <w:rPr>
                <w:rFonts w:ascii="Open Sans" w:hAnsi="Open Sans" w:cs="Open Sans"/>
                <w:sz w:val="16"/>
                <w:szCs w:val="24"/>
                <w:rPrChange w:id="4049" w:author="Nicole Wu" w:date="2024-01-08T11:26:00Z">
                  <w:rPr>
                    <w:sz w:val="16"/>
                    <w:szCs w:val="24"/>
                  </w:rPr>
                </w:rPrChange>
              </w:rPr>
              <w:t>(0.00)</w:t>
            </w:r>
          </w:p>
        </w:tc>
      </w:tr>
      <w:tr w:rsidR="00B92327" w:rsidRPr="00801E49" w14:paraId="7D77B379" w14:textId="77777777" w:rsidTr="006B0BF6">
        <w:trPr>
          <w:trHeight w:val="221"/>
        </w:trPr>
        <w:tc>
          <w:tcPr>
            <w:tcW w:w="2290" w:type="dxa"/>
            <w:tcBorders>
              <w:top w:val="single" w:sz="3" w:space="0" w:color="000000"/>
              <w:left w:val="nil"/>
              <w:bottom w:val="double" w:sz="3" w:space="0" w:color="000000"/>
              <w:right w:val="nil"/>
            </w:tcBorders>
          </w:tcPr>
          <w:p w14:paraId="2FA02946" w14:textId="77777777" w:rsidR="00B92327" w:rsidRPr="00801E49" w:rsidRDefault="00332621" w:rsidP="006B0BF6">
            <w:pPr>
              <w:spacing w:after="0" w:line="259" w:lineRule="auto"/>
              <w:ind w:left="0" w:right="0" w:firstLine="0"/>
              <w:jc w:val="left"/>
              <w:rPr>
                <w:rFonts w:ascii="Open Sans" w:hAnsi="Open Sans" w:cs="Open Sans"/>
                <w:b/>
                <w:sz w:val="16"/>
                <w:szCs w:val="24"/>
                <w:rPrChange w:id="4050" w:author="Nicole Wu" w:date="2024-01-08T11:26:00Z">
                  <w:rPr>
                    <w:b/>
                    <w:bCs/>
                    <w:sz w:val="16"/>
                    <w:szCs w:val="24"/>
                  </w:rPr>
                </w:rPrChange>
              </w:rPr>
            </w:pPr>
            <w:r w:rsidRPr="00801E49">
              <w:rPr>
                <w:rFonts w:ascii="Open Sans" w:hAnsi="Open Sans" w:cs="Open Sans"/>
                <w:b/>
                <w:sz w:val="16"/>
                <w:szCs w:val="24"/>
                <w:rPrChange w:id="4051" w:author="Nicole Wu" w:date="2024-01-08T11:26:00Z">
                  <w:rPr>
                    <w:b/>
                    <w:bCs/>
                    <w:sz w:val="16"/>
                    <w:szCs w:val="24"/>
                  </w:rPr>
                </w:rPrChange>
              </w:rPr>
              <w:t>Observations</w:t>
            </w:r>
          </w:p>
        </w:tc>
        <w:tc>
          <w:tcPr>
            <w:tcW w:w="672" w:type="dxa"/>
            <w:tcBorders>
              <w:top w:val="single" w:sz="3" w:space="0" w:color="000000"/>
              <w:left w:val="nil"/>
              <w:bottom w:val="double" w:sz="3" w:space="0" w:color="000000"/>
              <w:right w:val="nil"/>
            </w:tcBorders>
          </w:tcPr>
          <w:p w14:paraId="2E5C33A7"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52" w:author="Nicole Wu" w:date="2024-01-08T11:26:00Z">
                  <w:rPr>
                    <w:b/>
                    <w:bCs/>
                    <w:sz w:val="16"/>
                    <w:szCs w:val="24"/>
                  </w:rPr>
                </w:rPrChange>
              </w:rPr>
            </w:pPr>
            <w:r w:rsidRPr="00801E49">
              <w:rPr>
                <w:rFonts w:ascii="Open Sans" w:hAnsi="Open Sans" w:cs="Open Sans"/>
                <w:b/>
                <w:sz w:val="16"/>
                <w:szCs w:val="24"/>
                <w:rPrChange w:id="4053" w:author="Nicole Wu" w:date="2024-01-08T11:26:00Z">
                  <w:rPr>
                    <w:b/>
                    <w:bCs/>
                    <w:sz w:val="16"/>
                    <w:szCs w:val="24"/>
                  </w:rPr>
                </w:rPrChange>
              </w:rPr>
              <w:t>294</w:t>
            </w:r>
          </w:p>
        </w:tc>
        <w:tc>
          <w:tcPr>
            <w:tcW w:w="806" w:type="dxa"/>
            <w:tcBorders>
              <w:top w:val="single" w:sz="3" w:space="0" w:color="000000"/>
              <w:left w:val="nil"/>
              <w:bottom w:val="double" w:sz="3" w:space="0" w:color="000000"/>
              <w:right w:val="nil"/>
            </w:tcBorders>
          </w:tcPr>
          <w:p w14:paraId="2236639D"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54" w:author="Nicole Wu" w:date="2024-01-08T11:26:00Z">
                  <w:rPr>
                    <w:b/>
                    <w:bCs/>
                    <w:sz w:val="16"/>
                    <w:szCs w:val="24"/>
                  </w:rPr>
                </w:rPrChange>
              </w:rPr>
            </w:pPr>
            <w:r w:rsidRPr="00801E49">
              <w:rPr>
                <w:rFonts w:ascii="Open Sans" w:hAnsi="Open Sans" w:cs="Open Sans"/>
                <w:b/>
                <w:sz w:val="16"/>
                <w:szCs w:val="24"/>
                <w:rPrChange w:id="4055" w:author="Nicole Wu" w:date="2024-01-08T11:26:00Z">
                  <w:rPr>
                    <w:b/>
                    <w:bCs/>
                    <w:sz w:val="16"/>
                    <w:szCs w:val="24"/>
                  </w:rPr>
                </w:rPrChange>
              </w:rPr>
              <w:t>157</w:t>
            </w:r>
          </w:p>
        </w:tc>
        <w:tc>
          <w:tcPr>
            <w:tcW w:w="672" w:type="dxa"/>
            <w:tcBorders>
              <w:top w:val="single" w:sz="3" w:space="0" w:color="000000"/>
              <w:left w:val="nil"/>
              <w:bottom w:val="double" w:sz="3" w:space="0" w:color="000000"/>
              <w:right w:val="nil"/>
            </w:tcBorders>
          </w:tcPr>
          <w:p w14:paraId="1B983EA0"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56" w:author="Nicole Wu" w:date="2024-01-08T11:26:00Z">
                  <w:rPr>
                    <w:b/>
                    <w:bCs/>
                    <w:sz w:val="16"/>
                    <w:szCs w:val="24"/>
                  </w:rPr>
                </w:rPrChange>
              </w:rPr>
            </w:pPr>
            <w:r w:rsidRPr="00801E49">
              <w:rPr>
                <w:rFonts w:ascii="Open Sans" w:hAnsi="Open Sans" w:cs="Open Sans"/>
                <w:b/>
                <w:sz w:val="16"/>
                <w:szCs w:val="24"/>
                <w:rPrChange w:id="4057" w:author="Nicole Wu" w:date="2024-01-08T11:26:00Z">
                  <w:rPr>
                    <w:b/>
                    <w:bCs/>
                    <w:sz w:val="16"/>
                    <w:szCs w:val="24"/>
                  </w:rPr>
                </w:rPrChange>
              </w:rPr>
              <w:t>451</w:t>
            </w:r>
          </w:p>
        </w:tc>
        <w:tc>
          <w:tcPr>
            <w:tcW w:w="637" w:type="dxa"/>
            <w:tcBorders>
              <w:top w:val="single" w:sz="3" w:space="0" w:color="000000"/>
              <w:left w:val="nil"/>
              <w:bottom w:val="double" w:sz="3" w:space="0" w:color="000000"/>
              <w:right w:val="nil"/>
            </w:tcBorders>
          </w:tcPr>
          <w:p w14:paraId="3AA749A1"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58" w:author="Nicole Wu" w:date="2024-01-08T11:26:00Z">
                  <w:rPr>
                    <w:b/>
                    <w:bCs/>
                    <w:sz w:val="16"/>
                    <w:szCs w:val="24"/>
                  </w:rPr>
                </w:rPrChange>
              </w:rPr>
            </w:pPr>
            <w:r w:rsidRPr="00801E49">
              <w:rPr>
                <w:rFonts w:ascii="Open Sans" w:hAnsi="Open Sans" w:cs="Open Sans"/>
                <w:b/>
                <w:sz w:val="16"/>
                <w:szCs w:val="24"/>
                <w:rPrChange w:id="4059" w:author="Nicole Wu" w:date="2024-01-08T11:26:00Z">
                  <w:rPr>
                    <w:b/>
                    <w:bCs/>
                    <w:sz w:val="16"/>
                    <w:szCs w:val="24"/>
                  </w:rPr>
                </w:rPrChange>
              </w:rPr>
              <w:t>675</w:t>
            </w:r>
          </w:p>
        </w:tc>
        <w:tc>
          <w:tcPr>
            <w:tcW w:w="841" w:type="dxa"/>
            <w:tcBorders>
              <w:top w:val="single" w:sz="3" w:space="0" w:color="000000"/>
              <w:left w:val="nil"/>
              <w:bottom w:val="double" w:sz="3" w:space="0" w:color="000000"/>
              <w:right w:val="nil"/>
            </w:tcBorders>
          </w:tcPr>
          <w:p w14:paraId="3EC08699"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60" w:author="Nicole Wu" w:date="2024-01-08T11:26:00Z">
                  <w:rPr>
                    <w:b/>
                    <w:bCs/>
                    <w:sz w:val="16"/>
                    <w:szCs w:val="24"/>
                  </w:rPr>
                </w:rPrChange>
              </w:rPr>
            </w:pPr>
            <w:r w:rsidRPr="00801E49">
              <w:rPr>
                <w:rFonts w:ascii="Open Sans" w:hAnsi="Open Sans" w:cs="Open Sans"/>
                <w:b/>
                <w:sz w:val="16"/>
                <w:szCs w:val="24"/>
                <w:rPrChange w:id="4061" w:author="Nicole Wu" w:date="2024-01-08T11:26:00Z">
                  <w:rPr>
                    <w:b/>
                    <w:bCs/>
                    <w:sz w:val="16"/>
                    <w:szCs w:val="24"/>
                  </w:rPr>
                </w:rPrChange>
              </w:rPr>
              <w:t>119</w:t>
            </w:r>
          </w:p>
        </w:tc>
        <w:tc>
          <w:tcPr>
            <w:tcW w:w="766" w:type="dxa"/>
            <w:tcBorders>
              <w:top w:val="single" w:sz="3" w:space="0" w:color="000000"/>
              <w:left w:val="nil"/>
              <w:bottom w:val="double" w:sz="3" w:space="0" w:color="000000"/>
              <w:right w:val="nil"/>
            </w:tcBorders>
          </w:tcPr>
          <w:p w14:paraId="7AF85EA4"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62" w:author="Nicole Wu" w:date="2024-01-08T11:26:00Z">
                  <w:rPr>
                    <w:b/>
                    <w:bCs/>
                    <w:sz w:val="16"/>
                    <w:szCs w:val="24"/>
                  </w:rPr>
                </w:rPrChange>
              </w:rPr>
            </w:pPr>
            <w:r w:rsidRPr="00801E49">
              <w:rPr>
                <w:rFonts w:ascii="Open Sans" w:hAnsi="Open Sans" w:cs="Open Sans"/>
                <w:b/>
                <w:sz w:val="16"/>
                <w:szCs w:val="24"/>
                <w:rPrChange w:id="4063" w:author="Nicole Wu" w:date="2024-01-08T11:26:00Z">
                  <w:rPr>
                    <w:b/>
                    <w:bCs/>
                    <w:sz w:val="16"/>
                    <w:szCs w:val="24"/>
                  </w:rPr>
                </w:rPrChange>
              </w:rPr>
              <w:t>794</w:t>
            </w:r>
          </w:p>
        </w:tc>
        <w:tc>
          <w:tcPr>
            <w:tcW w:w="672" w:type="dxa"/>
            <w:tcBorders>
              <w:top w:val="single" w:sz="3" w:space="0" w:color="000000"/>
              <w:left w:val="nil"/>
              <w:bottom w:val="double" w:sz="3" w:space="0" w:color="000000"/>
              <w:right w:val="nil"/>
            </w:tcBorders>
          </w:tcPr>
          <w:p w14:paraId="2553A939"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64" w:author="Nicole Wu" w:date="2024-01-08T11:26:00Z">
                  <w:rPr>
                    <w:b/>
                    <w:bCs/>
                    <w:sz w:val="16"/>
                    <w:szCs w:val="24"/>
                  </w:rPr>
                </w:rPrChange>
              </w:rPr>
            </w:pPr>
            <w:r w:rsidRPr="00801E49">
              <w:rPr>
                <w:rFonts w:ascii="Open Sans" w:hAnsi="Open Sans" w:cs="Open Sans"/>
                <w:b/>
                <w:sz w:val="16"/>
                <w:szCs w:val="24"/>
                <w:rPrChange w:id="4065" w:author="Nicole Wu" w:date="2024-01-08T11:26:00Z">
                  <w:rPr>
                    <w:b/>
                    <w:bCs/>
                    <w:sz w:val="16"/>
                    <w:szCs w:val="24"/>
                  </w:rPr>
                </w:rPrChange>
              </w:rPr>
              <w:t>969</w:t>
            </w:r>
          </w:p>
        </w:tc>
        <w:tc>
          <w:tcPr>
            <w:tcW w:w="806" w:type="dxa"/>
            <w:tcBorders>
              <w:top w:val="single" w:sz="3" w:space="0" w:color="000000"/>
              <w:left w:val="nil"/>
              <w:bottom w:val="double" w:sz="3" w:space="0" w:color="000000"/>
              <w:right w:val="nil"/>
            </w:tcBorders>
          </w:tcPr>
          <w:p w14:paraId="158FBC10"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66" w:author="Nicole Wu" w:date="2024-01-08T11:26:00Z">
                  <w:rPr>
                    <w:b/>
                    <w:bCs/>
                    <w:sz w:val="16"/>
                    <w:szCs w:val="24"/>
                  </w:rPr>
                </w:rPrChange>
              </w:rPr>
            </w:pPr>
            <w:r w:rsidRPr="00801E49">
              <w:rPr>
                <w:rFonts w:ascii="Open Sans" w:hAnsi="Open Sans" w:cs="Open Sans"/>
                <w:b/>
                <w:sz w:val="16"/>
                <w:szCs w:val="24"/>
                <w:rPrChange w:id="4067" w:author="Nicole Wu" w:date="2024-01-08T11:26:00Z">
                  <w:rPr>
                    <w:b/>
                    <w:bCs/>
                    <w:sz w:val="16"/>
                    <w:szCs w:val="24"/>
                  </w:rPr>
                </w:rPrChange>
              </w:rPr>
              <w:t>276</w:t>
            </w:r>
          </w:p>
        </w:tc>
        <w:tc>
          <w:tcPr>
            <w:tcW w:w="731" w:type="dxa"/>
            <w:tcBorders>
              <w:top w:val="single" w:sz="3" w:space="0" w:color="000000"/>
              <w:left w:val="nil"/>
              <w:bottom w:val="double" w:sz="3" w:space="0" w:color="000000"/>
              <w:right w:val="nil"/>
            </w:tcBorders>
          </w:tcPr>
          <w:p w14:paraId="462E68CF"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068" w:author="Nicole Wu" w:date="2024-01-08T11:26:00Z">
                  <w:rPr>
                    <w:b/>
                    <w:bCs/>
                    <w:sz w:val="16"/>
                    <w:szCs w:val="24"/>
                  </w:rPr>
                </w:rPrChange>
              </w:rPr>
            </w:pPr>
            <w:r w:rsidRPr="00801E49">
              <w:rPr>
                <w:rFonts w:ascii="Open Sans" w:hAnsi="Open Sans" w:cs="Open Sans"/>
                <w:b/>
                <w:sz w:val="16"/>
                <w:szCs w:val="24"/>
                <w:rPrChange w:id="4069" w:author="Nicole Wu" w:date="2024-01-08T11:26:00Z">
                  <w:rPr>
                    <w:b/>
                    <w:bCs/>
                    <w:sz w:val="16"/>
                    <w:szCs w:val="24"/>
                  </w:rPr>
                </w:rPrChange>
              </w:rPr>
              <w:t>1,245</w:t>
            </w:r>
          </w:p>
        </w:tc>
      </w:tr>
    </w:tbl>
    <w:p w14:paraId="742D26D5" w14:textId="77777777" w:rsidR="00B92327" w:rsidRPr="00801E49" w:rsidRDefault="00332621">
      <w:pPr>
        <w:spacing w:after="342" w:line="265" w:lineRule="auto"/>
        <w:ind w:left="281" w:right="0"/>
        <w:jc w:val="left"/>
        <w:rPr>
          <w:rFonts w:ascii="Open Sans" w:hAnsi="Open Sans" w:cs="Open Sans"/>
          <w:rPrChange w:id="4070" w:author="Nicole Wu" w:date="2024-01-08T11:26:00Z">
            <w:rPr/>
          </w:rPrChange>
        </w:rPr>
      </w:pPr>
      <w:r w:rsidRPr="00801E49">
        <w:rPr>
          <w:rFonts w:ascii="Open Sans" w:hAnsi="Open Sans" w:cs="Open Sans"/>
          <w:sz w:val="16"/>
          <w:rPrChange w:id="4071" w:author="Nicole Wu" w:date="2024-01-08T11:26:00Z">
            <w:rPr>
              <w:sz w:val="16"/>
            </w:rPr>
          </w:rPrChange>
        </w:rPr>
        <w:t>Note: Robust standard errors in parentheses; * p</w:t>
      </w:r>
      <w:r w:rsidRPr="00801E49">
        <w:rPr>
          <w:rFonts w:ascii="Open Sans" w:hAnsi="Open Sans" w:cs="Open Sans"/>
          <w:i/>
          <w:sz w:val="16"/>
          <w:rPrChange w:id="4072" w:author="Nicole Wu" w:date="2024-01-08T11:26:00Z">
            <w:rPr>
              <w:i/>
              <w:sz w:val="16"/>
            </w:rPr>
          </w:rPrChange>
        </w:rPr>
        <w:t>&lt;</w:t>
      </w:r>
      <w:r w:rsidRPr="00801E49">
        <w:rPr>
          <w:rFonts w:ascii="Open Sans" w:hAnsi="Open Sans" w:cs="Open Sans"/>
          <w:sz w:val="16"/>
          <w:rPrChange w:id="4073" w:author="Nicole Wu" w:date="2024-01-08T11:26:00Z">
            <w:rPr>
              <w:sz w:val="16"/>
            </w:rPr>
          </w:rPrChange>
        </w:rPr>
        <w:t>0.05, ** p</w:t>
      </w:r>
      <w:r w:rsidRPr="00801E49">
        <w:rPr>
          <w:rFonts w:ascii="Open Sans" w:hAnsi="Open Sans" w:cs="Open Sans"/>
          <w:i/>
          <w:sz w:val="16"/>
          <w:rPrChange w:id="4074" w:author="Nicole Wu" w:date="2024-01-08T11:26:00Z">
            <w:rPr>
              <w:i/>
              <w:sz w:val="16"/>
            </w:rPr>
          </w:rPrChange>
        </w:rPr>
        <w:t>&lt;</w:t>
      </w:r>
      <w:r w:rsidRPr="00801E49">
        <w:rPr>
          <w:rFonts w:ascii="Open Sans" w:hAnsi="Open Sans" w:cs="Open Sans"/>
          <w:sz w:val="16"/>
          <w:rPrChange w:id="4075" w:author="Nicole Wu" w:date="2024-01-08T11:26:00Z">
            <w:rPr>
              <w:sz w:val="16"/>
            </w:rPr>
          </w:rPrChange>
        </w:rPr>
        <w:t>0.01, *** p</w:t>
      </w:r>
      <w:r w:rsidRPr="00801E49">
        <w:rPr>
          <w:rFonts w:ascii="Open Sans" w:hAnsi="Open Sans" w:cs="Open Sans"/>
          <w:i/>
          <w:sz w:val="16"/>
          <w:rPrChange w:id="4076" w:author="Nicole Wu" w:date="2024-01-08T11:26:00Z">
            <w:rPr>
              <w:i/>
              <w:sz w:val="16"/>
            </w:rPr>
          </w:rPrChange>
        </w:rPr>
        <w:t>&lt;</w:t>
      </w:r>
      <w:r w:rsidRPr="00801E49">
        <w:rPr>
          <w:rFonts w:ascii="Open Sans" w:hAnsi="Open Sans" w:cs="Open Sans"/>
          <w:sz w:val="16"/>
          <w:rPrChange w:id="4077" w:author="Nicole Wu" w:date="2024-01-08T11:26:00Z">
            <w:rPr>
              <w:sz w:val="16"/>
            </w:rPr>
          </w:rPrChange>
        </w:rPr>
        <w:t>0.001.</w:t>
      </w:r>
    </w:p>
    <w:p w14:paraId="0337BF94" w14:textId="77777777" w:rsidR="00B92327" w:rsidRPr="00801E49" w:rsidRDefault="00332621">
      <w:pPr>
        <w:ind w:left="-5" w:right="446"/>
        <w:rPr>
          <w:rFonts w:ascii="Open Sans" w:hAnsi="Open Sans" w:cs="Open Sans"/>
          <w:rPrChange w:id="4078" w:author="Nicole Wu" w:date="2024-01-08T11:26:00Z">
            <w:rPr/>
          </w:rPrChange>
        </w:rPr>
      </w:pPr>
      <w:commentRangeStart w:id="4079"/>
      <w:r w:rsidRPr="00801E49">
        <w:rPr>
          <w:rFonts w:ascii="Open Sans" w:hAnsi="Open Sans" w:cs="Open Sans"/>
          <w:rPrChange w:id="4080" w:author="Nicole Wu" w:date="2024-01-08T11:26:00Z">
            <w:rPr/>
          </w:rPrChange>
        </w:rPr>
        <w:t xml:space="preserve">A cursory analysis of the results in Table 8 shows that (as expected) the none phone owners are significantly more food insecure (moderately food insecure and severely food insecure). Although using FES indicator slightly </w:t>
      </w:r>
      <w:commentRangeStart w:id="4081"/>
      <w:r w:rsidRPr="00801E49">
        <w:rPr>
          <w:rFonts w:ascii="Open Sans" w:hAnsi="Open Sans" w:cs="Open Sans"/>
          <w:rPrChange w:id="4082" w:author="Nicole Wu" w:date="2024-01-08T11:26:00Z">
            <w:rPr/>
          </w:rPrChange>
        </w:rPr>
        <w:t xml:space="preserve">overestimates the number of food insecure </w:t>
      </w:r>
      <w:commentRangeEnd w:id="4081"/>
      <w:r w:rsidR="002B6919" w:rsidRPr="00801E49">
        <w:rPr>
          <w:rStyle w:val="CommentReference"/>
          <w:rFonts w:ascii="Open Sans" w:hAnsi="Open Sans" w:cs="Open Sans"/>
          <w:rPrChange w:id="4083" w:author="Nicole Wu" w:date="2024-01-08T11:26:00Z">
            <w:rPr>
              <w:rStyle w:val="CommentReference"/>
            </w:rPr>
          </w:rPrChange>
        </w:rPr>
        <w:commentReference w:id="4081"/>
      </w:r>
      <w:r w:rsidRPr="00801E49">
        <w:rPr>
          <w:rFonts w:ascii="Open Sans" w:hAnsi="Open Sans" w:cs="Open Sans"/>
          <w:rPrChange w:id="4084" w:author="Nicole Wu" w:date="2024-01-08T11:26:00Z">
            <w:rPr/>
          </w:rPrChange>
        </w:rPr>
        <w:t>people by between 68 and 71 percent in F2F and Remote respectively in the phone-owners sub-sample, the numbers are 93 and 87 percent respectively amongst the none phone owners</w:t>
      </w:r>
      <w:commentRangeEnd w:id="4079"/>
      <w:r w:rsidR="00254FA8" w:rsidRPr="00801E49">
        <w:rPr>
          <w:rStyle w:val="CommentReference"/>
          <w:rFonts w:ascii="Open Sans" w:hAnsi="Open Sans" w:cs="Open Sans"/>
          <w:rPrChange w:id="4085" w:author="Nicole Wu" w:date="2024-01-08T11:26:00Z">
            <w:rPr>
              <w:rStyle w:val="CommentReference"/>
            </w:rPr>
          </w:rPrChange>
        </w:rPr>
        <w:commentReference w:id="4079"/>
      </w:r>
      <w:r w:rsidRPr="00801E49">
        <w:rPr>
          <w:rFonts w:ascii="Open Sans" w:hAnsi="Open Sans" w:cs="Open Sans"/>
          <w:rPrChange w:id="4086" w:author="Nicole Wu" w:date="2024-01-08T11:26:00Z">
            <w:rPr/>
          </w:rPrChange>
        </w:rPr>
        <w:t>.</w:t>
      </w:r>
    </w:p>
    <w:p w14:paraId="0CBD5088" w14:textId="77777777" w:rsidR="00B92327" w:rsidRPr="00801E49" w:rsidRDefault="00332621">
      <w:pPr>
        <w:ind w:left="-5" w:right="446"/>
        <w:rPr>
          <w:rFonts w:ascii="Open Sans" w:hAnsi="Open Sans" w:cs="Open Sans"/>
          <w:rPrChange w:id="4087" w:author="Nicole Wu" w:date="2024-01-08T11:26:00Z">
            <w:rPr/>
          </w:rPrChange>
        </w:rPr>
      </w:pPr>
      <w:r w:rsidRPr="00801E49">
        <w:rPr>
          <w:rFonts w:ascii="Open Sans" w:hAnsi="Open Sans" w:cs="Open Sans"/>
          <w:rPrChange w:id="4088" w:author="Nicole Wu" w:date="2024-01-08T11:26:00Z">
            <w:rPr/>
          </w:rPrChange>
        </w:rPr>
        <w:t>In the next analysis, CARI computed using income source and income change variable is compared over the modality. The same module asked over phone is compared with the F2F responses. The result of this comparison is presented in Table 9.</w:t>
      </w:r>
    </w:p>
    <w:p w14:paraId="55C73AFD" w14:textId="77777777" w:rsidR="00B92327" w:rsidRPr="00801E49" w:rsidRDefault="00332621">
      <w:pPr>
        <w:ind w:left="-5" w:right="446"/>
        <w:rPr>
          <w:rFonts w:ascii="Open Sans" w:hAnsi="Open Sans" w:cs="Open Sans"/>
          <w:rPrChange w:id="4089" w:author="Nicole Wu" w:date="2024-01-08T11:26:00Z">
            <w:rPr/>
          </w:rPrChange>
        </w:rPr>
      </w:pPr>
      <w:commentRangeStart w:id="4090"/>
      <w:r w:rsidRPr="00801E49">
        <w:rPr>
          <w:rFonts w:ascii="Open Sans" w:hAnsi="Open Sans" w:cs="Open Sans"/>
          <w:rPrChange w:id="4091" w:author="Nicole Wu" w:date="2024-01-08T11:26:00Z">
            <w:rPr/>
          </w:rPrChange>
        </w:rPr>
        <w:t>The results show that, amongst the phone-owners sample, there is no statistical difference in the food insecurity outcomes between the remote and F2F. However, amongst the none phone owners group, the income change indicator significantly over states the number of severely food insecure by 11 percentage points over the phone (classifying the overall food insecure by 8 percentage points) compared to the F2F module. The results looking at the combined sample show that though the remote version shows a bi-directional effect underestimating the number of moderately food insecure (8%) and overestimating the severely food insecure (4%).</w:t>
      </w:r>
      <w:commentRangeEnd w:id="4090"/>
      <w:r w:rsidR="00D17558" w:rsidRPr="00801E49">
        <w:rPr>
          <w:rStyle w:val="CommentReference"/>
          <w:rFonts w:ascii="Open Sans" w:hAnsi="Open Sans" w:cs="Open Sans"/>
          <w:rPrChange w:id="4092" w:author="Nicole Wu" w:date="2024-01-08T11:26:00Z">
            <w:rPr>
              <w:rStyle w:val="CommentReference"/>
            </w:rPr>
          </w:rPrChange>
        </w:rPr>
        <w:commentReference w:id="4090"/>
      </w:r>
    </w:p>
    <w:p w14:paraId="572ED49D" w14:textId="77777777" w:rsidR="00B92327" w:rsidRPr="00801E49" w:rsidRDefault="00332621">
      <w:pPr>
        <w:spacing w:after="0" w:line="265" w:lineRule="auto"/>
        <w:jc w:val="center"/>
        <w:rPr>
          <w:rFonts w:ascii="Open Sans" w:hAnsi="Open Sans" w:cs="Open Sans"/>
          <w:rPrChange w:id="4093" w:author="Nicole Wu" w:date="2024-01-08T11:26:00Z">
            <w:rPr/>
          </w:rPrChange>
        </w:rPr>
      </w:pPr>
      <w:r w:rsidRPr="00801E49">
        <w:rPr>
          <w:rFonts w:ascii="Open Sans" w:hAnsi="Open Sans" w:cs="Open Sans"/>
          <w:rPrChange w:id="4094" w:author="Nicole Wu" w:date="2024-01-08T11:26:00Z">
            <w:rPr/>
          </w:rPrChange>
        </w:rPr>
        <w:t>Table 9: Impact of Survey Modality: CARI-Inc vs. rCARI-Inc</w:t>
      </w:r>
    </w:p>
    <w:tbl>
      <w:tblPr>
        <w:tblW w:w="8724" w:type="dxa"/>
        <w:tblInd w:w="318" w:type="dxa"/>
        <w:tblCellMar>
          <w:top w:w="24" w:type="dxa"/>
          <w:right w:w="88" w:type="dxa"/>
        </w:tblCellMar>
        <w:tblLook w:val="04A0" w:firstRow="1" w:lastRow="0" w:firstColumn="1" w:lastColumn="0" w:noHBand="0" w:noVBand="1"/>
      </w:tblPr>
      <w:tblGrid>
        <w:gridCol w:w="2259"/>
        <w:gridCol w:w="670"/>
        <w:gridCol w:w="805"/>
        <w:gridCol w:w="670"/>
        <w:gridCol w:w="636"/>
        <w:gridCol w:w="839"/>
        <w:gridCol w:w="762"/>
        <w:gridCol w:w="670"/>
        <w:gridCol w:w="805"/>
        <w:gridCol w:w="608"/>
      </w:tblGrid>
      <w:tr w:rsidR="00A544C8" w:rsidRPr="00801E49" w14:paraId="75FBC818" w14:textId="77777777" w:rsidTr="00C04D95">
        <w:trPr>
          <w:trHeight w:val="216"/>
        </w:trPr>
        <w:tc>
          <w:tcPr>
            <w:tcW w:w="2290" w:type="dxa"/>
            <w:tcBorders>
              <w:top w:val="double" w:sz="3" w:space="0" w:color="000000"/>
              <w:left w:val="nil"/>
              <w:bottom w:val="nil"/>
              <w:right w:val="nil"/>
            </w:tcBorders>
          </w:tcPr>
          <w:p w14:paraId="3A9F7E5A" w14:textId="77777777" w:rsidR="00A544C8" w:rsidRPr="00801E49" w:rsidRDefault="00A544C8" w:rsidP="00A544C8">
            <w:pPr>
              <w:spacing w:after="0" w:line="259" w:lineRule="auto"/>
              <w:ind w:left="0" w:right="0" w:firstLine="0"/>
              <w:jc w:val="left"/>
              <w:rPr>
                <w:rFonts w:ascii="Open Sans" w:hAnsi="Open Sans" w:cs="Open Sans"/>
                <w:b/>
                <w:sz w:val="16"/>
                <w:szCs w:val="24"/>
                <w:rPrChange w:id="4095" w:author="Nicole Wu" w:date="2024-01-08T11:26:00Z">
                  <w:rPr>
                    <w:b/>
                    <w:bCs/>
                    <w:sz w:val="16"/>
                    <w:szCs w:val="24"/>
                  </w:rPr>
                </w:rPrChange>
              </w:rPr>
            </w:pPr>
          </w:p>
        </w:tc>
        <w:tc>
          <w:tcPr>
            <w:tcW w:w="2150" w:type="dxa"/>
            <w:gridSpan w:val="3"/>
            <w:tcBorders>
              <w:top w:val="double" w:sz="3" w:space="0" w:color="000000"/>
              <w:left w:val="nil"/>
              <w:bottom w:val="nil"/>
              <w:right w:val="nil"/>
            </w:tcBorders>
          </w:tcPr>
          <w:p w14:paraId="2318C394" w14:textId="78757D2B" w:rsidR="00A544C8" w:rsidRPr="00801E49" w:rsidRDefault="00A544C8" w:rsidP="00A544C8">
            <w:pPr>
              <w:spacing w:after="0" w:line="259" w:lineRule="auto"/>
              <w:ind w:left="0" w:right="0" w:firstLine="0"/>
              <w:jc w:val="center"/>
              <w:rPr>
                <w:rFonts w:ascii="Open Sans" w:hAnsi="Open Sans" w:cs="Open Sans"/>
                <w:b/>
                <w:sz w:val="16"/>
                <w:szCs w:val="24"/>
                <w:rPrChange w:id="4096" w:author="Nicole Wu" w:date="2024-01-08T11:26:00Z">
                  <w:rPr>
                    <w:b/>
                    <w:bCs/>
                    <w:sz w:val="16"/>
                    <w:szCs w:val="24"/>
                  </w:rPr>
                </w:rPrChange>
              </w:rPr>
            </w:pPr>
            <w:r w:rsidRPr="00801E49">
              <w:rPr>
                <w:rFonts w:ascii="Open Sans" w:hAnsi="Open Sans" w:cs="Open Sans"/>
                <w:b/>
                <w:sz w:val="16"/>
                <w:szCs w:val="24"/>
                <w:rPrChange w:id="4097" w:author="Nicole Wu" w:date="2024-01-08T11:26:00Z">
                  <w:rPr>
                    <w:b/>
                    <w:bCs/>
                    <w:sz w:val="16"/>
                    <w:szCs w:val="24"/>
                  </w:rPr>
                </w:rPrChange>
              </w:rPr>
              <w:t>Own Phone</w:t>
            </w:r>
          </w:p>
        </w:tc>
        <w:tc>
          <w:tcPr>
            <w:tcW w:w="2244" w:type="dxa"/>
            <w:gridSpan w:val="3"/>
            <w:tcBorders>
              <w:top w:val="double" w:sz="3" w:space="0" w:color="000000"/>
              <w:left w:val="nil"/>
              <w:bottom w:val="nil"/>
              <w:right w:val="nil"/>
            </w:tcBorders>
          </w:tcPr>
          <w:p w14:paraId="4911B492" w14:textId="2539CCC3" w:rsidR="00A544C8" w:rsidRPr="00801E49" w:rsidRDefault="00A544C8" w:rsidP="00A544C8">
            <w:pPr>
              <w:spacing w:after="0" w:line="259" w:lineRule="auto"/>
              <w:ind w:left="0" w:right="0" w:firstLine="0"/>
              <w:jc w:val="center"/>
              <w:rPr>
                <w:rFonts w:ascii="Open Sans" w:hAnsi="Open Sans" w:cs="Open Sans"/>
                <w:b/>
                <w:sz w:val="16"/>
                <w:szCs w:val="24"/>
                <w:rPrChange w:id="4098" w:author="Nicole Wu" w:date="2024-01-08T11:26:00Z">
                  <w:rPr>
                    <w:b/>
                    <w:bCs/>
                    <w:sz w:val="16"/>
                    <w:szCs w:val="24"/>
                  </w:rPr>
                </w:rPrChange>
              </w:rPr>
            </w:pPr>
            <w:r w:rsidRPr="00801E49">
              <w:rPr>
                <w:rFonts w:ascii="Open Sans" w:hAnsi="Open Sans" w:cs="Open Sans"/>
                <w:b/>
                <w:sz w:val="16"/>
                <w:szCs w:val="24"/>
                <w:rPrChange w:id="4099" w:author="Nicole Wu" w:date="2024-01-08T11:26:00Z">
                  <w:rPr>
                    <w:b/>
                    <w:bCs/>
                    <w:sz w:val="16"/>
                    <w:szCs w:val="24"/>
                  </w:rPr>
                </w:rPrChange>
              </w:rPr>
              <w:t>No Phone</w:t>
            </w:r>
          </w:p>
        </w:tc>
        <w:tc>
          <w:tcPr>
            <w:tcW w:w="2040" w:type="dxa"/>
            <w:gridSpan w:val="3"/>
            <w:tcBorders>
              <w:top w:val="double" w:sz="3" w:space="0" w:color="000000"/>
              <w:left w:val="nil"/>
              <w:bottom w:val="nil"/>
              <w:right w:val="nil"/>
            </w:tcBorders>
          </w:tcPr>
          <w:p w14:paraId="33343C58" w14:textId="4D4FBACE" w:rsidR="00A544C8" w:rsidRPr="00801E49" w:rsidRDefault="00A544C8" w:rsidP="00A544C8">
            <w:pPr>
              <w:spacing w:after="0" w:line="259" w:lineRule="auto"/>
              <w:ind w:left="0" w:right="0" w:firstLine="0"/>
              <w:jc w:val="center"/>
              <w:rPr>
                <w:rFonts w:ascii="Open Sans" w:hAnsi="Open Sans" w:cs="Open Sans"/>
                <w:b/>
                <w:sz w:val="16"/>
                <w:szCs w:val="24"/>
                <w:rPrChange w:id="4100" w:author="Nicole Wu" w:date="2024-01-08T11:26:00Z">
                  <w:rPr>
                    <w:b/>
                    <w:bCs/>
                    <w:sz w:val="16"/>
                    <w:szCs w:val="24"/>
                  </w:rPr>
                </w:rPrChange>
              </w:rPr>
            </w:pPr>
            <w:r w:rsidRPr="00801E49">
              <w:rPr>
                <w:rFonts w:ascii="Open Sans" w:hAnsi="Open Sans" w:cs="Open Sans"/>
                <w:b/>
                <w:sz w:val="16"/>
                <w:szCs w:val="24"/>
                <w:rPrChange w:id="4101" w:author="Nicole Wu" w:date="2024-01-08T11:26:00Z">
                  <w:rPr>
                    <w:b/>
                    <w:bCs/>
                    <w:sz w:val="16"/>
                    <w:szCs w:val="24"/>
                  </w:rPr>
                </w:rPrChange>
              </w:rPr>
              <w:t>Full Sample</w:t>
            </w:r>
          </w:p>
        </w:tc>
      </w:tr>
      <w:tr w:rsidR="00B92327" w:rsidRPr="00801E49" w14:paraId="1BF51E15" w14:textId="77777777" w:rsidTr="00A544C8">
        <w:trPr>
          <w:trHeight w:val="195"/>
        </w:trPr>
        <w:tc>
          <w:tcPr>
            <w:tcW w:w="2290" w:type="dxa"/>
            <w:tcBorders>
              <w:top w:val="nil"/>
              <w:left w:val="nil"/>
              <w:bottom w:val="single" w:sz="3" w:space="0" w:color="000000"/>
              <w:right w:val="nil"/>
            </w:tcBorders>
          </w:tcPr>
          <w:p w14:paraId="57382F89" w14:textId="77777777" w:rsidR="00B92327" w:rsidRPr="00801E49" w:rsidRDefault="00332621" w:rsidP="00A544C8">
            <w:pPr>
              <w:spacing w:after="0" w:line="259" w:lineRule="auto"/>
              <w:ind w:left="0" w:right="0" w:firstLine="0"/>
              <w:jc w:val="left"/>
              <w:rPr>
                <w:rFonts w:ascii="Open Sans" w:hAnsi="Open Sans" w:cs="Open Sans"/>
                <w:b/>
                <w:sz w:val="16"/>
                <w:szCs w:val="24"/>
                <w:rPrChange w:id="4102" w:author="Nicole Wu" w:date="2024-01-08T11:26:00Z">
                  <w:rPr>
                    <w:b/>
                    <w:bCs/>
                    <w:sz w:val="16"/>
                    <w:szCs w:val="24"/>
                  </w:rPr>
                </w:rPrChange>
              </w:rPr>
            </w:pPr>
            <w:r w:rsidRPr="00801E49">
              <w:rPr>
                <w:rFonts w:ascii="Open Sans" w:hAnsi="Open Sans" w:cs="Open Sans"/>
                <w:b/>
                <w:sz w:val="16"/>
                <w:szCs w:val="24"/>
                <w:rPrChange w:id="4103" w:author="Nicole Wu" w:date="2024-01-08T11:26:00Z">
                  <w:rPr>
                    <w:b/>
                    <w:bCs/>
                    <w:sz w:val="16"/>
                    <w:szCs w:val="24"/>
                  </w:rPr>
                </w:rPrChange>
              </w:rPr>
              <w:t>Variable</w:t>
            </w:r>
          </w:p>
        </w:tc>
        <w:tc>
          <w:tcPr>
            <w:tcW w:w="672" w:type="dxa"/>
            <w:tcBorders>
              <w:top w:val="nil"/>
              <w:left w:val="nil"/>
              <w:bottom w:val="single" w:sz="3" w:space="0" w:color="000000"/>
              <w:right w:val="nil"/>
            </w:tcBorders>
          </w:tcPr>
          <w:p w14:paraId="21848D7D"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04" w:author="Nicole Wu" w:date="2024-01-08T11:26:00Z">
                  <w:rPr>
                    <w:b/>
                    <w:bCs/>
                    <w:sz w:val="16"/>
                    <w:szCs w:val="24"/>
                  </w:rPr>
                </w:rPrChange>
              </w:rPr>
            </w:pPr>
            <w:r w:rsidRPr="00801E49">
              <w:rPr>
                <w:rFonts w:ascii="Open Sans" w:hAnsi="Open Sans" w:cs="Open Sans"/>
                <w:b/>
                <w:sz w:val="16"/>
                <w:szCs w:val="24"/>
                <w:rPrChange w:id="4105" w:author="Nicole Wu" w:date="2024-01-08T11:26:00Z">
                  <w:rPr>
                    <w:b/>
                    <w:bCs/>
                    <w:sz w:val="16"/>
                    <w:szCs w:val="24"/>
                  </w:rPr>
                </w:rPrChange>
              </w:rPr>
              <w:t>F2F</w:t>
            </w:r>
          </w:p>
        </w:tc>
        <w:tc>
          <w:tcPr>
            <w:tcW w:w="806" w:type="dxa"/>
            <w:tcBorders>
              <w:top w:val="nil"/>
              <w:left w:val="nil"/>
              <w:bottom w:val="single" w:sz="3" w:space="0" w:color="000000"/>
              <w:right w:val="nil"/>
            </w:tcBorders>
          </w:tcPr>
          <w:p w14:paraId="7534AB68"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06" w:author="Nicole Wu" w:date="2024-01-08T11:26:00Z">
                  <w:rPr>
                    <w:b/>
                    <w:bCs/>
                    <w:sz w:val="16"/>
                    <w:szCs w:val="24"/>
                  </w:rPr>
                </w:rPrChange>
              </w:rPr>
            </w:pPr>
            <w:r w:rsidRPr="00801E49">
              <w:rPr>
                <w:rFonts w:ascii="Open Sans" w:hAnsi="Open Sans" w:cs="Open Sans"/>
                <w:b/>
                <w:sz w:val="16"/>
                <w:szCs w:val="24"/>
                <w:rPrChange w:id="4107" w:author="Nicole Wu" w:date="2024-01-08T11:26:00Z">
                  <w:rPr>
                    <w:b/>
                    <w:bCs/>
                    <w:sz w:val="16"/>
                    <w:szCs w:val="24"/>
                  </w:rPr>
                </w:rPrChange>
              </w:rPr>
              <w:t>Remote</w:t>
            </w:r>
          </w:p>
        </w:tc>
        <w:tc>
          <w:tcPr>
            <w:tcW w:w="672" w:type="dxa"/>
            <w:tcBorders>
              <w:top w:val="nil"/>
              <w:left w:val="nil"/>
              <w:bottom w:val="single" w:sz="3" w:space="0" w:color="000000"/>
              <w:right w:val="nil"/>
            </w:tcBorders>
          </w:tcPr>
          <w:p w14:paraId="00A09B10"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08" w:author="Nicole Wu" w:date="2024-01-08T11:26:00Z">
                  <w:rPr>
                    <w:b/>
                    <w:bCs/>
                    <w:sz w:val="16"/>
                    <w:szCs w:val="24"/>
                  </w:rPr>
                </w:rPrChange>
              </w:rPr>
            </w:pPr>
            <w:r w:rsidRPr="00801E49">
              <w:rPr>
                <w:rFonts w:ascii="Open Sans" w:hAnsi="Open Sans" w:cs="Open Sans"/>
                <w:b/>
                <w:sz w:val="16"/>
                <w:szCs w:val="24"/>
                <w:rPrChange w:id="4109" w:author="Nicole Wu" w:date="2024-01-08T11:26:00Z">
                  <w:rPr>
                    <w:b/>
                    <w:bCs/>
                    <w:sz w:val="16"/>
                    <w:szCs w:val="24"/>
                  </w:rPr>
                </w:rPrChange>
              </w:rPr>
              <w:t>Diff</w:t>
            </w:r>
          </w:p>
        </w:tc>
        <w:tc>
          <w:tcPr>
            <w:tcW w:w="637" w:type="dxa"/>
            <w:tcBorders>
              <w:top w:val="nil"/>
              <w:left w:val="nil"/>
              <w:bottom w:val="single" w:sz="3" w:space="0" w:color="000000"/>
              <w:right w:val="nil"/>
            </w:tcBorders>
          </w:tcPr>
          <w:p w14:paraId="2C69660B"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10" w:author="Nicole Wu" w:date="2024-01-08T11:26:00Z">
                  <w:rPr>
                    <w:b/>
                    <w:bCs/>
                    <w:sz w:val="16"/>
                    <w:szCs w:val="24"/>
                  </w:rPr>
                </w:rPrChange>
              </w:rPr>
            </w:pPr>
            <w:r w:rsidRPr="00801E49">
              <w:rPr>
                <w:rFonts w:ascii="Open Sans" w:hAnsi="Open Sans" w:cs="Open Sans"/>
                <w:b/>
                <w:sz w:val="16"/>
                <w:szCs w:val="24"/>
                <w:rPrChange w:id="4111" w:author="Nicole Wu" w:date="2024-01-08T11:26:00Z">
                  <w:rPr>
                    <w:b/>
                    <w:bCs/>
                    <w:sz w:val="16"/>
                    <w:szCs w:val="24"/>
                  </w:rPr>
                </w:rPrChange>
              </w:rPr>
              <w:t>F2F</w:t>
            </w:r>
          </w:p>
        </w:tc>
        <w:tc>
          <w:tcPr>
            <w:tcW w:w="841" w:type="dxa"/>
            <w:tcBorders>
              <w:top w:val="nil"/>
              <w:left w:val="nil"/>
              <w:bottom w:val="single" w:sz="3" w:space="0" w:color="000000"/>
              <w:right w:val="nil"/>
            </w:tcBorders>
          </w:tcPr>
          <w:p w14:paraId="627C746F"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12" w:author="Nicole Wu" w:date="2024-01-08T11:26:00Z">
                  <w:rPr>
                    <w:b/>
                    <w:bCs/>
                    <w:sz w:val="16"/>
                    <w:szCs w:val="24"/>
                  </w:rPr>
                </w:rPrChange>
              </w:rPr>
            </w:pPr>
            <w:r w:rsidRPr="00801E49">
              <w:rPr>
                <w:rFonts w:ascii="Open Sans" w:hAnsi="Open Sans" w:cs="Open Sans"/>
                <w:b/>
                <w:sz w:val="16"/>
                <w:szCs w:val="24"/>
                <w:rPrChange w:id="4113" w:author="Nicole Wu" w:date="2024-01-08T11:26:00Z">
                  <w:rPr>
                    <w:b/>
                    <w:bCs/>
                    <w:sz w:val="16"/>
                    <w:szCs w:val="24"/>
                  </w:rPr>
                </w:rPrChange>
              </w:rPr>
              <w:t>Remote</w:t>
            </w:r>
          </w:p>
        </w:tc>
        <w:tc>
          <w:tcPr>
            <w:tcW w:w="766" w:type="dxa"/>
            <w:tcBorders>
              <w:top w:val="nil"/>
              <w:left w:val="nil"/>
              <w:bottom w:val="single" w:sz="3" w:space="0" w:color="000000"/>
              <w:right w:val="nil"/>
            </w:tcBorders>
          </w:tcPr>
          <w:p w14:paraId="5B8BB3C1"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14" w:author="Nicole Wu" w:date="2024-01-08T11:26:00Z">
                  <w:rPr>
                    <w:b/>
                    <w:bCs/>
                    <w:sz w:val="16"/>
                    <w:szCs w:val="24"/>
                  </w:rPr>
                </w:rPrChange>
              </w:rPr>
            </w:pPr>
            <w:r w:rsidRPr="00801E49">
              <w:rPr>
                <w:rFonts w:ascii="Open Sans" w:hAnsi="Open Sans" w:cs="Open Sans"/>
                <w:b/>
                <w:sz w:val="16"/>
                <w:szCs w:val="24"/>
                <w:rPrChange w:id="4115" w:author="Nicole Wu" w:date="2024-01-08T11:26:00Z">
                  <w:rPr>
                    <w:b/>
                    <w:bCs/>
                    <w:sz w:val="16"/>
                    <w:szCs w:val="24"/>
                  </w:rPr>
                </w:rPrChange>
              </w:rPr>
              <w:t>Diff</w:t>
            </w:r>
          </w:p>
        </w:tc>
        <w:tc>
          <w:tcPr>
            <w:tcW w:w="672" w:type="dxa"/>
            <w:tcBorders>
              <w:top w:val="nil"/>
              <w:left w:val="nil"/>
              <w:bottom w:val="single" w:sz="3" w:space="0" w:color="000000"/>
              <w:right w:val="nil"/>
            </w:tcBorders>
          </w:tcPr>
          <w:p w14:paraId="197BEB27"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16" w:author="Nicole Wu" w:date="2024-01-08T11:26:00Z">
                  <w:rPr>
                    <w:b/>
                    <w:bCs/>
                    <w:sz w:val="16"/>
                    <w:szCs w:val="24"/>
                  </w:rPr>
                </w:rPrChange>
              </w:rPr>
            </w:pPr>
            <w:r w:rsidRPr="00801E49">
              <w:rPr>
                <w:rFonts w:ascii="Open Sans" w:hAnsi="Open Sans" w:cs="Open Sans"/>
                <w:b/>
                <w:sz w:val="16"/>
                <w:szCs w:val="24"/>
                <w:rPrChange w:id="4117" w:author="Nicole Wu" w:date="2024-01-08T11:26:00Z">
                  <w:rPr>
                    <w:b/>
                    <w:bCs/>
                    <w:sz w:val="16"/>
                    <w:szCs w:val="24"/>
                  </w:rPr>
                </w:rPrChange>
              </w:rPr>
              <w:t>F2F</w:t>
            </w:r>
          </w:p>
        </w:tc>
        <w:tc>
          <w:tcPr>
            <w:tcW w:w="806" w:type="dxa"/>
            <w:tcBorders>
              <w:top w:val="nil"/>
              <w:left w:val="nil"/>
              <w:bottom w:val="single" w:sz="3" w:space="0" w:color="000000"/>
              <w:right w:val="nil"/>
            </w:tcBorders>
          </w:tcPr>
          <w:p w14:paraId="41F8EA32"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18" w:author="Nicole Wu" w:date="2024-01-08T11:26:00Z">
                  <w:rPr>
                    <w:b/>
                    <w:bCs/>
                    <w:sz w:val="16"/>
                    <w:szCs w:val="24"/>
                  </w:rPr>
                </w:rPrChange>
              </w:rPr>
            </w:pPr>
            <w:r w:rsidRPr="00801E49">
              <w:rPr>
                <w:rFonts w:ascii="Open Sans" w:hAnsi="Open Sans" w:cs="Open Sans"/>
                <w:b/>
                <w:sz w:val="16"/>
                <w:szCs w:val="24"/>
                <w:rPrChange w:id="4119" w:author="Nicole Wu" w:date="2024-01-08T11:26:00Z">
                  <w:rPr>
                    <w:b/>
                    <w:bCs/>
                    <w:sz w:val="16"/>
                    <w:szCs w:val="24"/>
                  </w:rPr>
                </w:rPrChange>
              </w:rPr>
              <w:t>Remote</w:t>
            </w:r>
          </w:p>
        </w:tc>
        <w:tc>
          <w:tcPr>
            <w:tcW w:w="562" w:type="dxa"/>
            <w:tcBorders>
              <w:top w:val="nil"/>
              <w:left w:val="nil"/>
              <w:bottom w:val="single" w:sz="3" w:space="0" w:color="000000"/>
              <w:right w:val="nil"/>
            </w:tcBorders>
          </w:tcPr>
          <w:p w14:paraId="053D4E65"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120" w:author="Nicole Wu" w:date="2024-01-08T11:26:00Z">
                  <w:rPr>
                    <w:b/>
                    <w:bCs/>
                    <w:sz w:val="16"/>
                    <w:szCs w:val="24"/>
                  </w:rPr>
                </w:rPrChange>
              </w:rPr>
            </w:pPr>
            <w:r w:rsidRPr="00801E49">
              <w:rPr>
                <w:rFonts w:ascii="Open Sans" w:hAnsi="Open Sans" w:cs="Open Sans"/>
                <w:b/>
                <w:sz w:val="16"/>
                <w:szCs w:val="24"/>
                <w:rPrChange w:id="4121" w:author="Nicole Wu" w:date="2024-01-08T11:26:00Z">
                  <w:rPr>
                    <w:b/>
                    <w:bCs/>
                    <w:sz w:val="16"/>
                    <w:szCs w:val="24"/>
                  </w:rPr>
                </w:rPrChange>
              </w:rPr>
              <w:t>Diff</w:t>
            </w:r>
          </w:p>
        </w:tc>
      </w:tr>
      <w:tr w:rsidR="00B92327" w:rsidRPr="00801E49" w14:paraId="0CFF0F48" w14:textId="77777777" w:rsidTr="00A544C8">
        <w:trPr>
          <w:trHeight w:val="192"/>
        </w:trPr>
        <w:tc>
          <w:tcPr>
            <w:tcW w:w="2290" w:type="dxa"/>
            <w:tcBorders>
              <w:top w:val="single" w:sz="3" w:space="0" w:color="000000"/>
              <w:left w:val="nil"/>
              <w:bottom w:val="nil"/>
              <w:right w:val="nil"/>
            </w:tcBorders>
          </w:tcPr>
          <w:p w14:paraId="258FD79C" w14:textId="77777777" w:rsidR="00B92327" w:rsidRPr="00801E49" w:rsidRDefault="00332621" w:rsidP="00A544C8">
            <w:pPr>
              <w:spacing w:after="0" w:line="259" w:lineRule="auto"/>
              <w:ind w:left="0" w:right="0" w:firstLine="0"/>
              <w:jc w:val="left"/>
              <w:rPr>
                <w:rFonts w:ascii="Open Sans" w:hAnsi="Open Sans" w:cs="Open Sans"/>
                <w:sz w:val="16"/>
                <w:szCs w:val="24"/>
                <w:rPrChange w:id="4122" w:author="Nicole Wu" w:date="2024-01-08T11:26:00Z">
                  <w:rPr>
                    <w:sz w:val="16"/>
                    <w:szCs w:val="24"/>
                  </w:rPr>
                </w:rPrChange>
              </w:rPr>
            </w:pPr>
            <w:r w:rsidRPr="00801E49">
              <w:rPr>
                <w:rFonts w:ascii="Open Sans" w:hAnsi="Open Sans" w:cs="Open Sans"/>
                <w:sz w:val="16"/>
                <w:szCs w:val="24"/>
                <w:rPrChange w:id="4123" w:author="Nicole Wu" w:date="2024-01-08T11:26:00Z">
                  <w:rPr>
                    <w:sz w:val="16"/>
                    <w:szCs w:val="24"/>
                  </w:rPr>
                </w:rPrChange>
              </w:rPr>
              <w:t>Food Secure</w:t>
            </w:r>
          </w:p>
        </w:tc>
        <w:tc>
          <w:tcPr>
            <w:tcW w:w="672" w:type="dxa"/>
            <w:tcBorders>
              <w:top w:val="single" w:sz="3" w:space="0" w:color="000000"/>
              <w:left w:val="nil"/>
              <w:bottom w:val="nil"/>
              <w:right w:val="nil"/>
            </w:tcBorders>
          </w:tcPr>
          <w:p w14:paraId="1A4F3632" w14:textId="77777777" w:rsidR="00B92327" w:rsidRPr="00801E49" w:rsidRDefault="00332621" w:rsidP="00A544C8">
            <w:pPr>
              <w:spacing w:after="0" w:line="259" w:lineRule="auto"/>
              <w:ind w:left="0" w:right="0" w:firstLine="0"/>
              <w:jc w:val="center"/>
              <w:rPr>
                <w:rFonts w:ascii="Open Sans" w:hAnsi="Open Sans" w:cs="Open Sans"/>
                <w:sz w:val="16"/>
                <w:szCs w:val="24"/>
                <w:rPrChange w:id="4124" w:author="Nicole Wu" w:date="2024-01-08T11:26:00Z">
                  <w:rPr>
                    <w:sz w:val="16"/>
                    <w:szCs w:val="24"/>
                  </w:rPr>
                </w:rPrChange>
              </w:rPr>
            </w:pPr>
            <w:r w:rsidRPr="00801E49">
              <w:rPr>
                <w:rFonts w:ascii="Open Sans" w:hAnsi="Open Sans" w:cs="Open Sans"/>
                <w:sz w:val="16"/>
                <w:szCs w:val="24"/>
                <w:rPrChange w:id="4125" w:author="Nicole Wu" w:date="2024-01-08T11:26:00Z">
                  <w:rPr>
                    <w:sz w:val="16"/>
                    <w:szCs w:val="24"/>
                  </w:rPr>
                </w:rPrChange>
              </w:rPr>
              <w:t>0.02</w:t>
            </w:r>
          </w:p>
        </w:tc>
        <w:tc>
          <w:tcPr>
            <w:tcW w:w="806" w:type="dxa"/>
            <w:tcBorders>
              <w:top w:val="single" w:sz="3" w:space="0" w:color="000000"/>
              <w:left w:val="nil"/>
              <w:bottom w:val="nil"/>
              <w:right w:val="nil"/>
            </w:tcBorders>
          </w:tcPr>
          <w:p w14:paraId="6BDECA51" w14:textId="77777777" w:rsidR="00B92327" w:rsidRPr="00801E49" w:rsidRDefault="00332621" w:rsidP="00A544C8">
            <w:pPr>
              <w:spacing w:after="0" w:line="259" w:lineRule="auto"/>
              <w:ind w:left="0" w:right="0" w:firstLine="0"/>
              <w:jc w:val="center"/>
              <w:rPr>
                <w:rFonts w:ascii="Open Sans" w:hAnsi="Open Sans" w:cs="Open Sans"/>
                <w:sz w:val="16"/>
                <w:szCs w:val="24"/>
                <w:rPrChange w:id="4126" w:author="Nicole Wu" w:date="2024-01-08T11:26:00Z">
                  <w:rPr>
                    <w:sz w:val="16"/>
                    <w:szCs w:val="24"/>
                  </w:rPr>
                </w:rPrChange>
              </w:rPr>
            </w:pPr>
            <w:r w:rsidRPr="00801E49">
              <w:rPr>
                <w:rFonts w:ascii="Open Sans" w:hAnsi="Open Sans" w:cs="Open Sans"/>
                <w:sz w:val="16"/>
                <w:szCs w:val="24"/>
                <w:rPrChange w:id="4127" w:author="Nicole Wu" w:date="2024-01-08T11:26:00Z">
                  <w:rPr>
                    <w:sz w:val="16"/>
                    <w:szCs w:val="24"/>
                  </w:rPr>
                </w:rPrChange>
              </w:rPr>
              <w:t>0.01</w:t>
            </w:r>
          </w:p>
        </w:tc>
        <w:tc>
          <w:tcPr>
            <w:tcW w:w="672" w:type="dxa"/>
            <w:tcBorders>
              <w:top w:val="single" w:sz="3" w:space="0" w:color="000000"/>
              <w:left w:val="nil"/>
              <w:bottom w:val="nil"/>
              <w:right w:val="nil"/>
            </w:tcBorders>
          </w:tcPr>
          <w:p w14:paraId="5D04816E" w14:textId="77777777" w:rsidR="00B92327" w:rsidRPr="00801E49" w:rsidRDefault="00332621" w:rsidP="00A544C8">
            <w:pPr>
              <w:spacing w:after="0" w:line="259" w:lineRule="auto"/>
              <w:ind w:left="0" w:right="0" w:firstLine="0"/>
              <w:jc w:val="center"/>
              <w:rPr>
                <w:rFonts w:ascii="Open Sans" w:hAnsi="Open Sans" w:cs="Open Sans"/>
                <w:sz w:val="16"/>
                <w:szCs w:val="24"/>
                <w:rPrChange w:id="4128" w:author="Nicole Wu" w:date="2024-01-08T11:26:00Z">
                  <w:rPr>
                    <w:sz w:val="16"/>
                    <w:szCs w:val="24"/>
                  </w:rPr>
                </w:rPrChange>
              </w:rPr>
            </w:pPr>
            <w:r w:rsidRPr="00801E49">
              <w:rPr>
                <w:rFonts w:ascii="Open Sans" w:hAnsi="Open Sans" w:cs="Open Sans"/>
                <w:sz w:val="16"/>
                <w:szCs w:val="24"/>
                <w:rPrChange w:id="4129" w:author="Nicole Wu" w:date="2024-01-08T11:26:00Z">
                  <w:rPr>
                    <w:sz w:val="16"/>
                    <w:szCs w:val="24"/>
                  </w:rPr>
                </w:rPrChange>
              </w:rPr>
              <w:t>-0.01</w:t>
            </w:r>
          </w:p>
        </w:tc>
        <w:tc>
          <w:tcPr>
            <w:tcW w:w="637" w:type="dxa"/>
            <w:tcBorders>
              <w:top w:val="single" w:sz="3" w:space="0" w:color="000000"/>
              <w:left w:val="nil"/>
              <w:bottom w:val="nil"/>
              <w:right w:val="nil"/>
            </w:tcBorders>
          </w:tcPr>
          <w:p w14:paraId="10E64A7B" w14:textId="77777777" w:rsidR="00B92327" w:rsidRPr="00801E49" w:rsidRDefault="00332621" w:rsidP="00A544C8">
            <w:pPr>
              <w:spacing w:after="0" w:line="259" w:lineRule="auto"/>
              <w:ind w:left="0" w:right="0" w:firstLine="0"/>
              <w:jc w:val="center"/>
              <w:rPr>
                <w:rFonts w:ascii="Open Sans" w:hAnsi="Open Sans" w:cs="Open Sans"/>
                <w:sz w:val="16"/>
                <w:szCs w:val="24"/>
                <w:rPrChange w:id="4130" w:author="Nicole Wu" w:date="2024-01-08T11:26:00Z">
                  <w:rPr>
                    <w:sz w:val="16"/>
                    <w:szCs w:val="24"/>
                  </w:rPr>
                </w:rPrChange>
              </w:rPr>
            </w:pPr>
            <w:r w:rsidRPr="00801E49">
              <w:rPr>
                <w:rFonts w:ascii="Open Sans" w:hAnsi="Open Sans" w:cs="Open Sans"/>
                <w:sz w:val="16"/>
                <w:szCs w:val="24"/>
                <w:rPrChange w:id="4131" w:author="Nicole Wu" w:date="2024-01-08T11:26:00Z">
                  <w:rPr>
                    <w:sz w:val="16"/>
                    <w:szCs w:val="24"/>
                  </w:rPr>
                </w:rPrChange>
              </w:rPr>
              <w:t>0.00</w:t>
            </w:r>
          </w:p>
        </w:tc>
        <w:tc>
          <w:tcPr>
            <w:tcW w:w="841" w:type="dxa"/>
            <w:tcBorders>
              <w:top w:val="single" w:sz="3" w:space="0" w:color="000000"/>
              <w:left w:val="nil"/>
              <w:bottom w:val="nil"/>
              <w:right w:val="nil"/>
            </w:tcBorders>
          </w:tcPr>
          <w:p w14:paraId="6DC40B46" w14:textId="77777777" w:rsidR="00B92327" w:rsidRPr="00801E49" w:rsidRDefault="00332621" w:rsidP="00A544C8">
            <w:pPr>
              <w:spacing w:after="0" w:line="259" w:lineRule="auto"/>
              <w:ind w:left="0" w:right="0" w:firstLine="0"/>
              <w:jc w:val="center"/>
              <w:rPr>
                <w:rFonts w:ascii="Open Sans" w:hAnsi="Open Sans" w:cs="Open Sans"/>
                <w:sz w:val="16"/>
                <w:szCs w:val="24"/>
                <w:rPrChange w:id="4132" w:author="Nicole Wu" w:date="2024-01-08T11:26:00Z">
                  <w:rPr>
                    <w:sz w:val="16"/>
                    <w:szCs w:val="24"/>
                  </w:rPr>
                </w:rPrChange>
              </w:rPr>
            </w:pPr>
            <w:r w:rsidRPr="00801E49">
              <w:rPr>
                <w:rFonts w:ascii="Open Sans" w:hAnsi="Open Sans" w:cs="Open Sans"/>
                <w:sz w:val="16"/>
                <w:szCs w:val="24"/>
                <w:rPrChange w:id="4133" w:author="Nicole Wu" w:date="2024-01-08T11:26:00Z">
                  <w:rPr>
                    <w:sz w:val="16"/>
                    <w:szCs w:val="24"/>
                  </w:rPr>
                </w:rPrChange>
              </w:rPr>
              <w:t>0.02</w:t>
            </w:r>
          </w:p>
        </w:tc>
        <w:tc>
          <w:tcPr>
            <w:tcW w:w="766" w:type="dxa"/>
            <w:tcBorders>
              <w:top w:val="single" w:sz="3" w:space="0" w:color="000000"/>
              <w:left w:val="nil"/>
              <w:bottom w:val="nil"/>
              <w:right w:val="nil"/>
            </w:tcBorders>
          </w:tcPr>
          <w:p w14:paraId="14F17E49" w14:textId="77777777" w:rsidR="00B92327" w:rsidRPr="00801E49" w:rsidRDefault="00332621" w:rsidP="00A544C8">
            <w:pPr>
              <w:spacing w:after="0" w:line="259" w:lineRule="auto"/>
              <w:ind w:left="0" w:right="0" w:firstLine="0"/>
              <w:jc w:val="center"/>
              <w:rPr>
                <w:rFonts w:ascii="Open Sans" w:hAnsi="Open Sans" w:cs="Open Sans"/>
                <w:sz w:val="16"/>
                <w:szCs w:val="24"/>
                <w:rPrChange w:id="4134" w:author="Nicole Wu" w:date="2024-01-08T11:26:00Z">
                  <w:rPr>
                    <w:sz w:val="16"/>
                    <w:szCs w:val="24"/>
                  </w:rPr>
                </w:rPrChange>
              </w:rPr>
            </w:pPr>
            <w:r w:rsidRPr="00801E49">
              <w:rPr>
                <w:rFonts w:ascii="Open Sans" w:hAnsi="Open Sans" w:cs="Open Sans"/>
                <w:sz w:val="16"/>
                <w:szCs w:val="24"/>
                <w:rPrChange w:id="4135" w:author="Nicole Wu" w:date="2024-01-08T11:26:00Z">
                  <w:rPr>
                    <w:sz w:val="16"/>
                    <w:szCs w:val="24"/>
                  </w:rPr>
                </w:rPrChange>
              </w:rPr>
              <w:t>0.02</w:t>
            </w:r>
          </w:p>
        </w:tc>
        <w:tc>
          <w:tcPr>
            <w:tcW w:w="672" w:type="dxa"/>
            <w:tcBorders>
              <w:top w:val="single" w:sz="3" w:space="0" w:color="000000"/>
              <w:left w:val="nil"/>
              <w:bottom w:val="nil"/>
              <w:right w:val="nil"/>
            </w:tcBorders>
          </w:tcPr>
          <w:p w14:paraId="0F8661C2" w14:textId="77777777" w:rsidR="00B92327" w:rsidRPr="00801E49" w:rsidRDefault="00332621" w:rsidP="00A544C8">
            <w:pPr>
              <w:spacing w:after="0" w:line="259" w:lineRule="auto"/>
              <w:ind w:left="0" w:right="0" w:firstLine="0"/>
              <w:jc w:val="center"/>
              <w:rPr>
                <w:rFonts w:ascii="Open Sans" w:hAnsi="Open Sans" w:cs="Open Sans"/>
                <w:sz w:val="16"/>
                <w:szCs w:val="24"/>
                <w:rPrChange w:id="4136" w:author="Nicole Wu" w:date="2024-01-08T11:26:00Z">
                  <w:rPr>
                    <w:sz w:val="16"/>
                    <w:szCs w:val="24"/>
                  </w:rPr>
                </w:rPrChange>
              </w:rPr>
            </w:pPr>
            <w:r w:rsidRPr="00801E49">
              <w:rPr>
                <w:rFonts w:ascii="Open Sans" w:hAnsi="Open Sans" w:cs="Open Sans"/>
                <w:sz w:val="16"/>
                <w:szCs w:val="24"/>
                <w:rPrChange w:id="4137" w:author="Nicole Wu" w:date="2024-01-08T11:26:00Z">
                  <w:rPr>
                    <w:sz w:val="16"/>
                    <w:szCs w:val="24"/>
                  </w:rPr>
                </w:rPrChange>
              </w:rPr>
              <w:t>0.01</w:t>
            </w:r>
          </w:p>
        </w:tc>
        <w:tc>
          <w:tcPr>
            <w:tcW w:w="806" w:type="dxa"/>
            <w:tcBorders>
              <w:top w:val="single" w:sz="3" w:space="0" w:color="000000"/>
              <w:left w:val="nil"/>
              <w:bottom w:val="nil"/>
              <w:right w:val="nil"/>
            </w:tcBorders>
          </w:tcPr>
          <w:p w14:paraId="3160FB89" w14:textId="77777777" w:rsidR="00B92327" w:rsidRPr="00801E49" w:rsidRDefault="00332621" w:rsidP="00A544C8">
            <w:pPr>
              <w:spacing w:after="0" w:line="259" w:lineRule="auto"/>
              <w:ind w:left="0" w:right="0" w:firstLine="0"/>
              <w:jc w:val="center"/>
              <w:rPr>
                <w:rFonts w:ascii="Open Sans" w:hAnsi="Open Sans" w:cs="Open Sans"/>
                <w:sz w:val="16"/>
                <w:szCs w:val="24"/>
                <w:rPrChange w:id="4138" w:author="Nicole Wu" w:date="2024-01-08T11:26:00Z">
                  <w:rPr>
                    <w:sz w:val="16"/>
                    <w:szCs w:val="24"/>
                  </w:rPr>
                </w:rPrChange>
              </w:rPr>
            </w:pPr>
            <w:r w:rsidRPr="00801E49">
              <w:rPr>
                <w:rFonts w:ascii="Open Sans" w:hAnsi="Open Sans" w:cs="Open Sans"/>
                <w:sz w:val="16"/>
                <w:szCs w:val="24"/>
                <w:rPrChange w:id="4139" w:author="Nicole Wu" w:date="2024-01-08T11:26:00Z">
                  <w:rPr>
                    <w:sz w:val="16"/>
                    <w:szCs w:val="24"/>
                  </w:rPr>
                </w:rPrChange>
              </w:rPr>
              <w:t>0.01</w:t>
            </w:r>
          </w:p>
        </w:tc>
        <w:tc>
          <w:tcPr>
            <w:tcW w:w="562" w:type="dxa"/>
            <w:tcBorders>
              <w:top w:val="single" w:sz="3" w:space="0" w:color="000000"/>
              <w:left w:val="nil"/>
              <w:bottom w:val="nil"/>
              <w:right w:val="nil"/>
            </w:tcBorders>
          </w:tcPr>
          <w:p w14:paraId="709E891D" w14:textId="77777777" w:rsidR="00B92327" w:rsidRPr="00801E49" w:rsidRDefault="00332621" w:rsidP="00A544C8">
            <w:pPr>
              <w:spacing w:after="0" w:line="259" w:lineRule="auto"/>
              <w:ind w:left="0" w:right="0" w:firstLine="0"/>
              <w:jc w:val="center"/>
              <w:rPr>
                <w:rFonts w:ascii="Open Sans" w:hAnsi="Open Sans" w:cs="Open Sans"/>
                <w:sz w:val="16"/>
                <w:szCs w:val="24"/>
                <w:rPrChange w:id="4140" w:author="Nicole Wu" w:date="2024-01-08T11:26:00Z">
                  <w:rPr>
                    <w:sz w:val="16"/>
                    <w:szCs w:val="24"/>
                  </w:rPr>
                </w:rPrChange>
              </w:rPr>
            </w:pPr>
            <w:r w:rsidRPr="00801E49">
              <w:rPr>
                <w:rFonts w:ascii="Open Sans" w:hAnsi="Open Sans" w:cs="Open Sans"/>
                <w:sz w:val="16"/>
                <w:szCs w:val="24"/>
                <w:rPrChange w:id="4141" w:author="Nicole Wu" w:date="2024-01-08T11:26:00Z">
                  <w:rPr>
                    <w:sz w:val="16"/>
                    <w:szCs w:val="24"/>
                  </w:rPr>
                </w:rPrChange>
              </w:rPr>
              <w:t>0.00</w:t>
            </w:r>
          </w:p>
        </w:tc>
      </w:tr>
      <w:tr w:rsidR="00B92327" w:rsidRPr="00801E49" w14:paraId="31BB2930" w14:textId="77777777" w:rsidTr="00A544C8">
        <w:trPr>
          <w:trHeight w:val="189"/>
        </w:trPr>
        <w:tc>
          <w:tcPr>
            <w:tcW w:w="2290" w:type="dxa"/>
            <w:tcBorders>
              <w:top w:val="nil"/>
              <w:left w:val="nil"/>
              <w:bottom w:val="nil"/>
              <w:right w:val="nil"/>
            </w:tcBorders>
          </w:tcPr>
          <w:p w14:paraId="2FF9E671" w14:textId="77777777" w:rsidR="00B92327" w:rsidRPr="00801E49" w:rsidRDefault="00B92327" w:rsidP="00A544C8">
            <w:pPr>
              <w:spacing w:after="0" w:line="259" w:lineRule="auto"/>
              <w:ind w:left="0" w:right="0" w:firstLine="0"/>
              <w:jc w:val="left"/>
              <w:rPr>
                <w:rFonts w:ascii="Open Sans" w:hAnsi="Open Sans" w:cs="Open Sans"/>
                <w:sz w:val="16"/>
                <w:szCs w:val="24"/>
                <w:rPrChange w:id="4142" w:author="Nicole Wu" w:date="2024-01-08T11:26:00Z">
                  <w:rPr>
                    <w:sz w:val="16"/>
                    <w:szCs w:val="24"/>
                  </w:rPr>
                </w:rPrChange>
              </w:rPr>
            </w:pPr>
          </w:p>
        </w:tc>
        <w:tc>
          <w:tcPr>
            <w:tcW w:w="672" w:type="dxa"/>
            <w:tcBorders>
              <w:top w:val="nil"/>
              <w:left w:val="nil"/>
              <w:bottom w:val="nil"/>
              <w:right w:val="nil"/>
            </w:tcBorders>
          </w:tcPr>
          <w:p w14:paraId="210A5A1D" w14:textId="77777777" w:rsidR="00B92327" w:rsidRPr="00801E49" w:rsidRDefault="00332621" w:rsidP="00A544C8">
            <w:pPr>
              <w:spacing w:after="0" w:line="259" w:lineRule="auto"/>
              <w:ind w:left="0" w:right="0" w:firstLine="0"/>
              <w:jc w:val="center"/>
              <w:rPr>
                <w:rFonts w:ascii="Open Sans" w:hAnsi="Open Sans" w:cs="Open Sans"/>
                <w:sz w:val="16"/>
                <w:szCs w:val="24"/>
                <w:rPrChange w:id="4143" w:author="Nicole Wu" w:date="2024-01-08T11:26:00Z">
                  <w:rPr>
                    <w:sz w:val="16"/>
                    <w:szCs w:val="24"/>
                  </w:rPr>
                </w:rPrChange>
              </w:rPr>
            </w:pPr>
            <w:r w:rsidRPr="00801E49">
              <w:rPr>
                <w:rFonts w:ascii="Open Sans" w:hAnsi="Open Sans" w:cs="Open Sans"/>
                <w:sz w:val="16"/>
                <w:szCs w:val="24"/>
                <w:rPrChange w:id="4144" w:author="Nicole Wu" w:date="2024-01-08T11:26:00Z">
                  <w:rPr>
                    <w:sz w:val="16"/>
                    <w:szCs w:val="24"/>
                  </w:rPr>
                </w:rPrChange>
              </w:rPr>
              <w:t>(0.14)</w:t>
            </w:r>
          </w:p>
        </w:tc>
        <w:tc>
          <w:tcPr>
            <w:tcW w:w="806" w:type="dxa"/>
            <w:tcBorders>
              <w:top w:val="nil"/>
              <w:left w:val="nil"/>
              <w:bottom w:val="nil"/>
              <w:right w:val="nil"/>
            </w:tcBorders>
          </w:tcPr>
          <w:p w14:paraId="252FD4F1" w14:textId="77777777" w:rsidR="00B92327" w:rsidRPr="00801E49" w:rsidRDefault="00332621" w:rsidP="00A544C8">
            <w:pPr>
              <w:spacing w:after="0" w:line="259" w:lineRule="auto"/>
              <w:ind w:left="67" w:right="0" w:firstLine="0"/>
              <w:jc w:val="center"/>
              <w:rPr>
                <w:rFonts w:ascii="Open Sans" w:hAnsi="Open Sans" w:cs="Open Sans"/>
                <w:sz w:val="16"/>
                <w:szCs w:val="24"/>
                <w:rPrChange w:id="4145" w:author="Nicole Wu" w:date="2024-01-08T11:26:00Z">
                  <w:rPr>
                    <w:sz w:val="16"/>
                    <w:szCs w:val="24"/>
                  </w:rPr>
                </w:rPrChange>
              </w:rPr>
            </w:pPr>
            <w:r w:rsidRPr="00801E49">
              <w:rPr>
                <w:rFonts w:ascii="Open Sans" w:hAnsi="Open Sans" w:cs="Open Sans"/>
                <w:sz w:val="16"/>
                <w:szCs w:val="24"/>
                <w:rPrChange w:id="4146" w:author="Nicole Wu" w:date="2024-01-08T11:26:00Z">
                  <w:rPr>
                    <w:sz w:val="16"/>
                    <w:szCs w:val="24"/>
                  </w:rPr>
                </w:rPrChange>
              </w:rPr>
              <w:t>(0.08)</w:t>
            </w:r>
          </w:p>
        </w:tc>
        <w:tc>
          <w:tcPr>
            <w:tcW w:w="672" w:type="dxa"/>
            <w:tcBorders>
              <w:top w:val="nil"/>
              <w:left w:val="nil"/>
              <w:bottom w:val="nil"/>
              <w:right w:val="nil"/>
            </w:tcBorders>
          </w:tcPr>
          <w:p w14:paraId="3708E330" w14:textId="77777777" w:rsidR="00B92327" w:rsidRPr="00801E49" w:rsidRDefault="00332621" w:rsidP="00A544C8">
            <w:pPr>
              <w:spacing w:after="0" w:line="259" w:lineRule="auto"/>
              <w:ind w:left="0" w:right="0" w:firstLine="0"/>
              <w:jc w:val="center"/>
              <w:rPr>
                <w:rFonts w:ascii="Open Sans" w:hAnsi="Open Sans" w:cs="Open Sans"/>
                <w:sz w:val="16"/>
                <w:szCs w:val="24"/>
                <w:rPrChange w:id="4147" w:author="Nicole Wu" w:date="2024-01-08T11:26:00Z">
                  <w:rPr>
                    <w:sz w:val="16"/>
                    <w:szCs w:val="24"/>
                  </w:rPr>
                </w:rPrChange>
              </w:rPr>
            </w:pPr>
            <w:r w:rsidRPr="00801E49">
              <w:rPr>
                <w:rFonts w:ascii="Open Sans" w:hAnsi="Open Sans" w:cs="Open Sans"/>
                <w:sz w:val="16"/>
                <w:szCs w:val="24"/>
                <w:rPrChange w:id="4148" w:author="Nicole Wu" w:date="2024-01-08T11:26:00Z">
                  <w:rPr>
                    <w:sz w:val="16"/>
                    <w:szCs w:val="24"/>
                  </w:rPr>
                </w:rPrChange>
              </w:rPr>
              <w:t>(0.18)</w:t>
            </w:r>
          </w:p>
        </w:tc>
        <w:tc>
          <w:tcPr>
            <w:tcW w:w="637" w:type="dxa"/>
            <w:tcBorders>
              <w:top w:val="nil"/>
              <w:left w:val="nil"/>
              <w:bottom w:val="nil"/>
              <w:right w:val="nil"/>
            </w:tcBorders>
          </w:tcPr>
          <w:p w14:paraId="6B0086C5" w14:textId="77777777" w:rsidR="00B92327" w:rsidRPr="00801E49" w:rsidRDefault="00332621" w:rsidP="00A544C8">
            <w:pPr>
              <w:spacing w:after="0" w:line="259" w:lineRule="auto"/>
              <w:ind w:left="0" w:right="0" w:firstLine="0"/>
              <w:jc w:val="center"/>
              <w:rPr>
                <w:rFonts w:ascii="Open Sans" w:hAnsi="Open Sans" w:cs="Open Sans"/>
                <w:sz w:val="16"/>
                <w:szCs w:val="24"/>
                <w:rPrChange w:id="4149" w:author="Nicole Wu" w:date="2024-01-08T11:26:00Z">
                  <w:rPr>
                    <w:sz w:val="16"/>
                    <w:szCs w:val="24"/>
                  </w:rPr>
                </w:rPrChange>
              </w:rPr>
            </w:pPr>
            <w:r w:rsidRPr="00801E49">
              <w:rPr>
                <w:rFonts w:ascii="Open Sans" w:hAnsi="Open Sans" w:cs="Open Sans"/>
                <w:sz w:val="16"/>
                <w:szCs w:val="24"/>
                <w:rPrChange w:id="4150" w:author="Nicole Wu" w:date="2024-01-08T11:26:00Z">
                  <w:rPr>
                    <w:sz w:val="16"/>
                    <w:szCs w:val="24"/>
                  </w:rPr>
                </w:rPrChange>
              </w:rPr>
              <w:t>(0.04)</w:t>
            </w:r>
          </w:p>
        </w:tc>
        <w:tc>
          <w:tcPr>
            <w:tcW w:w="841" w:type="dxa"/>
            <w:tcBorders>
              <w:top w:val="nil"/>
              <w:left w:val="nil"/>
              <w:bottom w:val="nil"/>
              <w:right w:val="nil"/>
            </w:tcBorders>
          </w:tcPr>
          <w:p w14:paraId="0E3F27B5" w14:textId="77777777" w:rsidR="00B92327" w:rsidRPr="00801E49" w:rsidRDefault="00332621" w:rsidP="00A544C8">
            <w:pPr>
              <w:spacing w:after="0" w:line="259" w:lineRule="auto"/>
              <w:ind w:left="102" w:right="0" w:firstLine="0"/>
              <w:jc w:val="center"/>
              <w:rPr>
                <w:rFonts w:ascii="Open Sans" w:hAnsi="Open Sans" w:cs="Open Sans"/>
                <w:sz w:val="16"/>
                <w:szCs w:val="24"/>
                <w:rPrChange w:id="4151" w:author="Nicole Wu" w:date="2024-01-08T11:26:00Z">
                  <w:rPr>
                    <w:sz w:val="16"/>
                    <w:szCs w:val="24"/>
                  </w:rPr>
                </w:rPrChange>
              </w:rPr>
            </w:pPr>
            <w:r w:rsidRPr="00801E49">
              <w:rPr>
                <w:rFonts w:ascii="Open Sans" w:hAnsi="Open Sans" w:cs="Open Sans"/>
                <w:sz w:val="16"/>
                <w:szCs w:val="24"/>
                <w:rPrChange w:id="4152" w:author="Nicole Wu" w:date="2024-01-08T11:26:00Z">
                  <w:rPr>
                    <w:sz w:val="16"/>
                    <w:szCs w:val="24"/>
                  </w:rPr>
                </w:rPrChange>
              </w:rPr>
              <w:t>(0.13)</w:t>
            </w:r>
          </w:p>
        </w:tc>
        <w:tc>
          <w:tcPr>
            <w:tcW w:w="766" w:type="dxa"/>
            <w:tcBorders>
              <w:top w:val="nil"/>
              <w:left w:val="nil"/>
              <w:bottom w:val="nil"/>
              <w:right w:val="nil"/>
            </w:tcBorders>
          </w:tcPr>
          <w:p w14:paraId="27E31336" w14:textId="77777777" w:rsidR="00B92327" w:rsidRPr="00801E49" w:rsidRDefault="00332621" w:rsidP="00A544C8">
            <w:pPr>
              <w:spacing w:after="0" w:line="259" w:lineRule="auto"/>
              <w:ind w:left="47" w:right="0" w:firstLine="0"/>
              <w:jc w:val="center"/>
              <w:rPr>
                <w:rFonts w:ascii="Open Sans" w:hAnsi="Open Sans" w:cs="Open Sans"/>
                <w:sz w:val="16"/>
                <w:szCs w:val="24"/>
                <w:rPrChange w:id="4153" w:author="Nicole Wu" w:date="2024-01-08T11:26:00Z">
                  <w:rPr>
                    <w:sz w:val="16"/>
                    <w:szCs w:val="24"/>
                  </w:rPr>
                </w:rPrChange>
              </w:rPr>
            </w:pPr>
            <w:r w:rsidRPr="00801E49">
              <w:rPr>
                <w:rFonts w:ascii="Open Sans" w:hAnsi="Open Sans" w:cs="Open Sans"/>
                <w:sz w:val="16"/>
                <w:szCs w:val="24"/>
                <w:rPrChange w:id="4154" w:author="Nicole Wu" w:date="2024-01-08T11:26:00Z">
                  <w:rPr>
                    <w:sz w:val="16"/>
                    <w:szCs w:val="24"/>
                  </w:rPr>
                </w:rPrChange>
              </w:rPr>
              <w:t>(0.20)</w:t>
            </w:r>
          </w:p>
        </w:tc>
        <w:tc>
          <w:tcPr>
            <w:tcW w:w="672" w:type="dxa"/>
            <w:tcBorders>
              <w:top w:val="nil"/>
              <w:left w:val="nil"/>
              <w:bottom w:val="nil"/>
              <w:right w:val="nil"/>
            </w:tcBorders>
          </w:tcPr>
          <w:p w14:paraId="4D64CAE5" w14:textId="77777777" w:rsidR="00B92327" w:rsidRPr="00801E49" w:rsidRDefault="00332621" w:rsidP="00A544C8">
            <w:pPr>
              <w:spacing w:after="0" w:line="259" w:lineRule="auto"/>
              <w:ind w:left="0" w:right="0" w:firstLine="0"/>
              <w:jc w:val="center"/>
              <w:rPr>
                <w:rFonts w:ascii="Open Sans" w:hAnsi="Open Sans" w:cs="Open Sans"/>
                <w:sz w:val="16"/>
                <w:szCs w:val="24"/>
                <w:rPrChange w:id="4155" w:author="Nicole Wu" w:date="2024-01-08T11:26:00Z">
                  <w:rPr>
                    <w:sz w:val="16"/>
                    <w:szCs w:val="24"/>
                  </w:rPr>
                </w:rPrChange>
              </w:rPr>
            </w:pPr>
            <w:r w:rsidRPr="00801E49">
              <w:rPr>
                <w:rFonts w:ascii="Open Sans" w:hAnsi="Open Sans" w:cs="Open Sans"/>
                <w:sz w:val="16"/>
                <w:szCs w:val="24"/>
                <w:rPrChange w:id="4156" w:author="Nicole Wu" w:date="2024-01-08T11:26:00Z">
                  <w:rPr>
                    <w:sz w:val="16"/>
                    <w:szCs w:val="24"/>
                  </w:rPr>
                </w:rPrChange>
              </w:rPr>
              <w:t>(0.08)</w:t>
            </w:r>
          </w:p>
        </w:tc>
        <w:tc>
          <w:tcPr>
            <w:tcW w:w="806" w:type="dxa"/>
            <w:tcBorders>
              <w:top w:val="nil"/>
              <w:left w:val="nil"/>
              <w:bottom w:val="nil"/>
              <w:right w:val="nil"/>
            </w:tcBorders>
          </w:tcPr>
          <w:p w14:paraId="2EC88996" w14:textId="77777777" w:rsidR="00B92327" w:rsidRPr="00801E49" w:rsidRDefault="00332621" w:rsidP="00A544C8">
            <w:pPr>
              <w:spacing w:after="0" w:line="259" w:lineRule="auto"/>
              <w:ind w:left="67" w:right="0" w:firstLine="0"/>
              <w:jc w:val="center"/>
              <w:rPr>
                <w:rFonts w:ascii="Open Sans" w:hAnsi="Open Sans" w:cs="Open Sans"/>
                <w:sz w:val="16"/>
                <w:szCs w:val="24"/>
                <w:rPrChange w:id="4157" w:author="Nicole Wu" w:date="2024-01-08T11:26:00Z">
                  <w:rPr>
                    <w:sz w:val="16"/>
                    <w:szCs w:val="24"/>
                  </w:rPr>
                </w:rPrChange>
              </w:rPr>
            </w:pPr>
            <w:r w:rsidRPr="00801E49">
              <w:rPr>
                <w:rFonts w:ascii="Open Sans" w:hAnsi="Open Sans" w:cs="Open Sans"/>
                <w:sz w:val="16"/>
                <w:szCs w:val="24"/>
                <w:rPrChange w:id="4158" w:author="Nicole Wu" w:date="2024-01-08T11:26:00Z">
                  <w:rPr>
                    <w:sz w:val="16"/>
                    <w:szCs w:val="24"/>
                  </w:rPr>
                </w:rPrChange>
              </w:rPr>
              <w:t>(0.10)</w:t>
            </w:r>
          </w:p>
        </w:tc>
        <w:tc>
          <w:tcPr>
            <w:tcW w:w="562" w:type="dxa"/>
            <w:tcBorders>
              <w:top w:val="nil"/>
              <w:left w:val="nil"/>
              <w:bottom w:val="nil"/>
              <w:right w:val="nil"/>
            </w:tcBorders>
          </w:tcPr>
          <w:p w14:paraId="5E530387" w14:textId="77777777" w:rsidR="00B92327" w:rsidRPr="00801E49" w:rsidRDefault="00332621" w:rsidP="00A544C8">
            <w:pPr>
              <w:spacing w:after="0" w:line="259" w:lineRule="auto"/>
              <w:ind w:left="5" w:right="0" w:firstLine="0"/>
              <w:jc w:val="center"/>
              <w:rPr>
                <w:rFonts w:ascii="Open Sans" w:hAnsi="Open Sans" w:cs="Open Sans"/>
                <w:sz w:val="16"/>
                <w:szCs w:val="24"/>
                <w:rPrChange w:id="4159" w:author="Nicole Wu" w:date="2024-01-08T11:26:00Z">
                  <w:rPr>
                    <w:sz w:val="16"/>
                    <w:szCs w:val="24"/>
                  </w:rPr>
                </w:rPrChange>
              </w:rPr>
            </w:pPr>
            <w:r w:rsidRPr="00801E49">
              <w:rPr>
                <w:rFonts w:ascii="Open Sans" w:hAnsi="Open Sans" w:cs="Open Sans"/>
                <w:sz w:val="16"/>
                <w:szCs w:val="24"/>
                <w:rPrChange w:id="4160" w:author="Nicole Wu" w:date="2024-01-08T11:26:00Z">
                  <w:rPr>
                    <w:sz w:val="16"/>
                    <w:szCs w:val="24"/>
                  </w:rPr>
                </w:rPrChange>
              </w:rPr>
              <w:t>(0.59)</w:t>
            </w:r>
          </w:p>
        </w:tc>
      </w:tr>
      <w:tr w:rsidR="00B92327" w:rsidRPr="00801E49" w14:paraId="79644763" w14:textId="77777777" w:rsidTr="00A544C8">
        <w:trPr>
          <w:trHeight w:val="189"/>
        </w:trPr>
        <w:tc>
          <w:tcPr>
            <w:tcW w:w="2290" w:type="dxa"/>
            <w:tcBorders>
              <w:top w:val="nil"/>
              <w:left w:val="nil"/>
              <w:bottom w:val="nil"/>
              <w:right w:val="nil"/>
            </w:tcBorders>
          </w:tcPr>
          <w:p w14:paraId="7427D36D" w14:textId="77777777" w:rsidR="00B92327" w:rsidRPr="00801E49" w:rsidRDefault="00332621" w:rsidP="00A544C8">
            <w:pPr>
              <w:spacing w:after="0" w:line="259" w:lineRule="auto"/>
              <w:ind w:left="0" w:right="0" w:firstLine="0"/>
              <w:jc w:val="left"/>
              <w:rPr>
                <w:rFonts w:ascii="Open Sans" w:hAnsi="Open Sans" w:cs="Open Sans"/>
                <w:sz w:val="16"/>
                <w:szCs w:val="24"/>
                <w:rPrChange w:id="4161" w:author="Nicole Wu" w:date="2024-01-08T11:26:00Z">
                  <w:rPr>
                    <w:sz w:val="16"/>
                    <w:szCs w:val="24"/>
                  </w:rPr>
                </w:rPrChange>
              </w:rPr>
            </w:pPr>
            <w:r w:rsidRPr="00801E49">
              <w:rPr>
                <w:rFonts w:ascii="Open Sans" w:hAnsi="Open Sans" w:cs="Open Sans"/>
                <w:sz w:val="16"/>
                <w:szCs w:val="24"/>
                <w:rPrChange w:id="4162" w:author="Nicole Wu" w:date="2024-01-08T11:26:00Z">
                  <w:rPr>
                    <w:sz w:val="16"/>
                    <w:szCs w:val="24"/>
                  </w:rPr>
                </w:rPrChange>
              </w:rPr>
              <w:t>Marginally Food Secure</w:t>
            </w:r>
          </w:p>
        </w:tc>
        <w:tc>
          <w:tcPr>
            <w:tcW w:w="672" w:type="dxa"/>
            <w:tcBorders>
              <w:top w:val="nil"/>
              <w:left w:val="nil"/>
              <w:bottom w:val="nil"/>
              <w:right w:val="nil"/>
            </w:tcBorders>
          </w:tcPr>
          <w:p w14:paraId="36E6F742" w14:textId="77777777" w:rsidR="00B92327" w:rsidRPr="00801E49" w:rsidRDefault="00332621" w:rsidP="00A544C8">
            <w:pPr>
              <w:spacing w:after="0" w:line="259" w:lineRule="auto"/>
              <w:ind w:left="0" w:right="0" w:firstLine="0"/>
              <w:jc w:val="center"/>
              <w:rPr>
                <w:rFonts w:ascii="Open Sans" w:hAnsi="Open Sans" w:cs="Open Sans"/>
                <w:sz w:val="16"/>
                <w:szCs w:val="24"/>
                <w:rPrChange w:id="4163" w:author="Nicole Wu" w:date="2024-01-08T11:26:00Z">
                  <w:rPr>
                    <w:sz w:val="16"/>
                    <w:szCs w:val="24"/>
                  </w:rPr>
                </w:rPrChange>
              </w:rPr>
            </w:pPr>
            <w:r w:rsidRPr="00801E49">
              <w:rPr>
                <w:rFonts w:ascii="Open Sans" w:hAnsi="Open Sans" w:cs="Open Sans"/>
                <w:sz w:val="16"/>
                <w:szCs w:val="24"/>
                <w:rPrChange w:id="4164" w:author="Nicole Wu" w:date="2024-01-08T11:26:00Z">
                  <w:rPr>
                    <w:sz w:val="16"/>
                    <w:szCs w:val="24"/>
                  </w:rPr>
                </w:rPrChange>
              </w:rPr>
              <w:t>0.51</w:t>
            </w:r>
          </w:p>
        </w:tc>
        <w:tc>
          <w:tcPr>
            <w:tcW w:w="806" w:type="dxa"/>
            <w:tcBorders>
              <w:top w:val="nil"/>
              <w:left w:val="nil"/>
              <w:bottom w:val="nil"/>
              <w:right w:val="nil"/>
            </w:tcBorders>
          </w:tcPr>
          <w:p w14:paraId="55A85FCA" w14:textId="77777777" w:rsidR="00B92327" w:rsidRPr="00801E49" w:rsidRDefault="00332621" w:rsidP="00A544C8">
            <w:pPr>
              <w:spacing w:after="0" w:line="259" w:lineRule="auto"/>
              <w:ind w:left="0" w:right="0" w:firstLine="0"/>
              <w:jc w:val="center"/>
              <w:rPr>
                <w:rFonts w:ascii="Open Sans" w:hAnsi="Open Sans" w:cs="Open Sans"/>
                <w:sz w:val="16"/>
                <w:szCs w:val="24"/>
                <w:rPrChange w:id="4165" w:author="Nicole Wu" w:date="2024-01-08T11:26:00Z">
                  <w:rPr>
                    <w:sz w:val="16"/>
                    <w:szCs w:val="24"/>
                  </w:rPr>
                </w:rPrChange>
              </w:rPr>
            </w:pPr>
            <w:r w:rsidRPr="00801E49">
              <w:rPr>
                <w:rFonts w:ascii="Open Sans" w:hAnsi="Open Sans" w:cs="Open Sans"/>
                <w:sz w:val="16"/>
                <w:szCs w:val="24"/>
                <w:rPrChange w:id="4166" w:author="Nicole Wu" w:date="2024-01-08T11:26:00Z">
                  <w:rPr>
                    <w:sz w:val="16"/>
                    <w:szCs w:val="24"/>
                  </w:rPr>
                </w:rPrChange>
              </w:rPr>
              <w:t>0.52</w:t>
            </w:r>
          </w:p>
        </w:tc>
        <w:tc>
          <w:tcPr>
            <w:tcW w:w="672" w:type="dxa"/>
            <w:tcBorders>
              <w:top w:val="nil"/>
              <w:left w:val="nil"/>
              <w:bottom w:val="nil"/>
              <w:right w:val="nil"/>
            </w:tcBorders>
          </w:tcPr>
          <w:p w14:paraId="376FA6CB" w14:textId="77777777" w:rsidR="00B92327" w:rsidRPr="00801E49" w:rsidRDefault="00332621" w:rsidP="00A544C8">
            <w:pPr>
              <w:spacing w:after="0" w:line="259" w:lineRule="auto"/>
              <w:ind w:left="0" w:right="0" w:firstLine="0"/>
              <w:jc w:val="center"/>
              <w:rPr>
                <w:rFonts w:ascii="Open Sans" w:hAnsi="Open Sans" w:cs="Open Sans"/>
                <w:sz w:val="16"/>
                <w:szCs w:val="24"/>
                <w:rPrChange w:id="4167" w:author="Nicole Wu" w:date="2024-01-08T11:26:00Z">
                  <w:rPr>
                    <w:sz w:val="16"/>
                    <w:szCs w:val="24"/>
                  </w:rPr>
                </w:rPrChange>
              </w:rPr>
            </w:pPr>
            <w:r w:rsidRPr="00801E49">
              <w:rPr>
                <w:rFonts w:ascii="Open Sans" w:hAnsi="Open Sans" w:cs="Open Sans"/>
                <w:sz w:val="16"/>
                <w:szCs w:val="24"/>
                <w:rPrChange w:id="4168" w:author="Nicole Wu" w:date="2024-01-08T11:26:00Z">
                  <w:rPr>
                    <w:sz w:val="16"/>
                    <w:szCs w:val="24"/>
                  </w:rPr>
                </w:rPrChange>
              </w:rPr>
              <w:t>0.01</w:t>
            </w:r>
          </w:p>
        </w:tc>
        <w:tc>
          <w:tcPr>
            <w:tcW w:w="637" w:type="dxa"/>
            <w:tcBorders>
              <w:top w:val="nil"/>
              <w:left w:val="nil"/>
              <w:bottom w:val="nil"/>
              <w:right w:val="nil"/>
            </w:tcBorders>
          </w:tcPr>
          <w:p w14:paraId="515E8E7D" w14:textId="77777777" w:rsidR="00B92327" w:rsidRPr="00801E49" w:rsidRDefault="00332621" w:rsidP="00A544C8">
            <w:pPr>
              <w:spacing w:after="0" w:line="259" w:lineRule="auto"/>
              <w:ind w:left="0" w:right="0" w:firstLine="0"/>
              <w:jc w:val="center"/>
              <w:rPr>
                <w:rFonts w:ascii="Open Sans" w:hAnsi="Open Sans" w:cs="Open Sans"/>
                <w:sz w:val="16"/>
                <w:szCs w:val="24"/>
                <w:rPrChange w:id="4169" w:author="Nicole Wu" w:date="2024-01-08T11:26:00Z">
                  <w:rPr>
                    <w:sz w:val="16"/>
                    <w:szCs w:val="24"/>
                  </w:rPr>
                </w:rPrChange>
              </w:rPr>
            </w:pPr>
            <w:r w:rsidRPr="00801E49">
              <w:rPr>
                <w:rFonts w:ascii="Open Sans" w:hAnsi="Open Sans" w:cs="Open Sans"/>
                <w:sz w:val="16"/>
                <w:szCs w:val="24"/>
                <w:rPrChange w:id="4170" w:author="Nicole Wu" w:date="2024-01-08T11:26:00Z">
                  <w:rPr>
                    <w:sz w:val="16"/>
                    <w:szCs w:val="24"/>
                  </w:rPr>
                </w:rPrChange>
              </w:rPr>
              <w:t>0.24</w:t>
            </w:r>
          </w:p>
        </w:tc>
        <w:tc>
          <w:tcPr>
            <w:tcW w:w="841" w:type="dxa"/>
            <w:tcBorders>
              <w:top w:val="nil"/>
              <w:left w:val="nil"/>
              <w:bottom w:val="nil"/>
              <w:right w:val="nil"/>
            </w:tcBorders>
          </w:tcPr>
          <w:p w14:paraId="338D3BF6" w14:textId="77777777" w:rsidR="00B92327" w:rsidRPr="00801E49" w:rsidRDefault="00332621" w:rsidP="00A544C8">
            <w:pPr>
              <w:spacing w:after="0" w:line="259" w:lineRule="auto"/>
              <w:ind w:left="0" w:right="0" w:firstLine="0"/>
              <w:jc w:val="center"/>
              <w:rPr>
                <w:rFonts w:ascii="Open Sans" w:hAnsi="Open Sans" w:cs="Open Sans"/>
                <w:sz w:val="16"/>
                <w:szCs w:val="24"/>
                <w:rPrChange w:id="4171" w:author="Nicole Wu" w:date="2024-01-08T11:26:00Z">
                  <w:rPr>
                    <w:sz w:val="16"/>
                    <w:szCs w:val="24"/>
                  </w:rPr>
                </w:rPrChange>
              </w:rPr>
            </w:pPr>
            <w:r w:rsidRPr="00801E49">
              <w:rPr>
                <w:rFonts w:ascii="Open Sans" w:hAnsi="Open Sans" w:cs="Open Sans"/>
                <w:sz w:val="16"/>
                <w:szCs w:val="24"/>
                <w:rPrChange w:id="4172" w:author="Nicole Wu" w:date="2024-01-08T11:26:00Z">
                  <w:rPr>
                    <w:sz w:val="16"/>
                    <w:szCs w:val="24"/>
                  </w:rPr>
                </w:rPrChange>
              </w:rPr>
              <w:t>0.14</w:t>
            </w:r>
          </w:p>
        </w:tc>
        <w:tc>
          <w:tcPr>
            <w:tcW w:w="766" w:type="dxa"/>
            <w:tcBorders>
              <w:top w:val="nil"/>
              <w:left w:val="nil"/>
              <w:bottom w:val="nil"/>
              <w:right w:val="nil"/>
            </w:tcBorders>
          </w:tcPr>
          <w:p w14:paraId="4C420B15" w14:textId="77777777" w:rsidR="00B92327" w:rsidRPr="00801E49" w:rsidRDefault="00332621" w:rsidP="00A544C8">
            <w:pPr>
              <w:spacing w:after="0" w:line="259" w:lineRule="auto"/>
              <w:ind w:left="0" w:right="0" w:firstLine="0"/>
              <w:jc w:val="center"/>
              <w:rPr>
                <w:rFonts w:ascii="Open Sans" w:hAnsi="Open Sans" w:cs="Open Sans"/>
                <w:sz w:val="16"/>
                <w:szCs w:val="24"/>
                <w:rPrChange w:id="4173" w:author="Nicole Wu" w:date="2024-01-08T11:26:00Z">
                  <w:rPr>
                    <w:sz w:val="16"/>
                    <w:szCs w:val="24"/>
                  </w:rPr>
                </w:rPrChange>
              </w:rPr>
            </w:pPr>
            <w:r w:rsidRPr="00801E49">
              <w:rPr>
                <w:rFonts w:ascii="Open Sans" w:hAnsi="Open Sans" w:cs="Open Sans"/>
                <w:sz w:val="16"/>
                <w:szCs w:val="24"/>
                <w:rPrChange w:id="4174" w:author="Nicole Wu" w:date="2024-01-08T11:26:00Z">
                  <w:rPr>
                    <w:sz w:val="16"/>
                    <w:szCs w:val="24"/>
                  </w:rPr>
                </w:rPrChange>
              </w:rPr>
              <w:t>-0.09**</w:t>
            </w:r>
          </w:p>
        </w:tc>
        <w:tc>
          <w:tcPr>
            <w:tcW w:w="672" w:type="dxa"/>
            <w:tcBorders>
              <w:top w:val="nil"/>
              <w:left w:val="nil"/>
              <w:bottom w:val="nil"/>
              <w:right w:val="nil"/>
            </w:tcBorders>
          </w:tcPr>
          <w:p w14:paraId="1CAFFFBF" w14:textId="77777777" w:rsidR="00B92327" w:rsidRPr="00801E49" w:rsidRDefault="00332621" w:rsidP="00A544C8">
            <w:pPr>
              <w:spacing w:after="0" w:line="259" w:lineRule="auto"/>
              <w:ind w:left="0" w:right="0" w:firstLine="0"/>
              <w:jc w:val="center"/>
              <w:rPr>
                <w:rFonts w:ascii="Open Sans" w:hAnsi="Open Sans" w:cs="Open Sans"/>
                <w:sz w:val="16"/>
                <w:szCs w:val="24"/>
                <w:rPrChange w:id="4175" w:author="Nicole Wu" w:date="2024-01-08T11:26:00Z">
                  <w:rPr>
                    <w:sz w:val="16"/>
                    <w:szCs w:val="24"/>
                  </w:rPr>
                </w:rPrChange>
              </w:rPr>
            </w:pPr>
            <w:r w:rsidRPr="00801E49">
              <w:rPr>
                <w:rFonts w:ascii="Open Sans" w:hAnsi="Open Sans" w:cs="Open Sans"/>
                <w:sz w:val="16"/>
                <w:szCs w:val="24"/>
                <w:rPrChange w:id="4176" w:author="Nicole Wu" w:date="2024-01-08T11:26:00Z">
                  <w:rPr>
                    <w:sz w:val="16"/>
                    <w:szCs w:val="24"/>
                  </w:rPr>
                </w:rPrChange>
              </w:rPr>
              <w:t>0.32</w:t>
            </w:r>
          </w:p>
        </w:tc>
        <w:tc>
          <w:tcPr>
            <w:tcW w:w="806" w:type="dxa"/>
            <w:tcBorders>
              <w:top w:val="nil"/>
              <w:left w:val="nil"/>
              <w:bottom w:val="nil"/>
              <w:right w:val="nil"/>
            </w:tcBorders>
          </w:tcPr>
          <w:p w14:paraId="26F2F112" w14:textId="77777777" w:rsidR="00B92327" w:rsidRPr="00801E49" w:rsidRDefault="00332621" w:rsidP="00A544C8">
            <w:pPr>
              <w:spacing w:after="0" w:line="259" w:lineRule="auto"/>
              <w:ind w:left="0" w:right="0" w:firstLine="0"/>
              <w:jc w:val="center"/>
              <w:rPr>
                <w:rFonts w:ascii="Open Sans" w:hAnsi="Open Sans" w:cs="Open Sans"/>
                <w:sz w:val="16"/>
                <w:szCs w:val="24"/>
                <w:rPrChange w:id="4177" w:author="Nicole Wu" w:date="2024-01-08T11:26:00Z">
                  <w:rPr>
                    <w:sz w:val="16"/>
                    <w:szCs w:val="24"/>
                  </w:rPr>
                </w:rPrChange>
              </w:rPr>
            </w:pPr>
            <w:r w:rsidRPr="00801E49">
              <w:rPr>
                <w:rFonts w:ascii="Open Sans" w:hAnsi="Open Sans" w:cs="Open Sans"/>
                <w:sz w:val="16"/>
                <w:szCs w:val="24"/>
                <w:rPrChange w:id="4178" w:author="Nicole Wu" w:date="2024-01-08T11:26:00Z">
                  <w:rPr>
                    <w:sz w:val="16"/>
                    <w:szCs w:val="24"/>
                  </w:rPr>
                </w:rPrChange>
              </w:rPr>
              <w:t>0.36</w:t>
            </w:r>
          </w:p>
        </w:tc>
        <w:tc>
          <w:tcPr>
            <w:tcW w:w="562" w:type="dxa"/>
            <w:tcBorders>
              <w:top w:val="nil"/>
              <w:left w:val="nil"/>
              <w:bottom w:val="nil"/>
              <w:right w:val="nil"/>
            </w:tcBorders>
          </w:tcPr>
          <w:p w14:paraId="5116F93C" w14:textId="77777777" w:rsidR="00B92327" w:rsidRPr="00801E49" w:rsidRDefault="00332621" w:rsidP="00A544C8">
            <w:pPr>
              <w:spacing w:after="0" w:line="259" w:lineRule="auto"/>
              <w:ind w:left="0" w:right="0" w:firstLine="0"/>
              <w:jc w:val="center"/>
              <w:rPr>
                <w:rFonts w:ascii="Open Sans" w:hAnsi="Open Sans" w:cs="Open Sans"/>
                <w:sz w:val="16"/>
                <w:szCs w:val="24"/>
                <w:rPrChange w:id="4179" w:author="Nicole Wu" w:date="2024-01-08T11:26:00Z">
                  <w:rPr>
                    <w:sz w:val="16"/>
                    <w:szCs w:val="24"/>
                  </w:rPr>
                </w:rPrChange>
              </w:rPr>
            </w:pPr>
            <w:r w:rsidRPr="00801E49">
              <w:rPr>
                <w:rFonts w:ascii="Open Sans" w:hAnsi="Open Sans" w:cs="Open Sans"/>
                <w:sz w:val="16"/>
                <w:szCs w:val="24"/>
                <w:rPrChange w:id="4180" w:author="Nicole Wu" w:date="2024-01-08T11:26:00Z">
                  <w:rPr>
                    <w:sz w:val="16"/>
                    <w:szCs w:val="24"/>
                  </w:rPr>
                </w:rPrChange>
              </w:rPr>
              <w:t>0.04</w:t>
            </w:r>
          </w:p>
        </w:tc>
      </w:tr>
      <w:tr w:rsidR="00B92327" w:rsidRPr="00801E49" w14:paraId="521B16C3" w14:textId="77777777" w:rsidTr="00A544C8">
        <w:trPr>
          <w:trHeight w:val="189"/>
        </w:trPr>
        <w:tc>
          <w:tcPr>
            <w:tcW w:w="2290" w:type="dxa"/>
            <w:tcBorders>
              <w:top w:val="nil"/>
              <w:left w:val="nil"/>
              <w:bottom w:val="nil"/>
              <w:right w:val="nil"/>
            </w:tcBorders>
          </w:tcPr>
          <w:p w14:paraId="1713A3F1" w14:textId="77777777" w:rsidR="00B92327" w:rsidRPr="00801E49" w:rsidRDefault="00B92327" w:rsidP="00A544C8">
            <w:pPr>
              <w:spacing w:after="0" w:line="259" w:lineRule="auto"/>
              <w:ind w:left="0" w:right="0" w:firstLine="0"/>
              <w:jc w:val="left"/>
              <w:rPr>
                <w:rFonts w:ascii="Open Sans" w:hAnsi="Open Sans" w:cs="Open Sans"/>
                <w:sz w:val="16"/>
                <w:szCs w:val="24"/>
                <w:rPrChange w:id="4181" w:author="Nicole Wu" w:date="2024-01-08T11:26:00Z">
                  <w:rPr>
                    <w:sz w:val="16"/>
                    <w:szCs w:val="24"/>
                  </w:rPr>
                </w:rPrChange>
              </w:rPr>
            </w:pPr>
          </w:p>
        </w:tc>
        <w:tc>
          <w:tcPr>
            <w:tcW w:w="672" w:type="dxa"/>
            <w:tcBorders>
              <w:top w:val="nil"/>
              <w:left w:val="nil"/>
              <w:bottom w:val="nil"/>
              <w:right w:val="nil"/>
            </w:tcBorders>
          </w:tcPr>
          <w:p w14:paraId="67851B81" w14:textId="77777777" w:rsidR="00B92327" w:rsidRPr="00801E49" w:rsidRDefault="00332621" w:rsidP="00A544C8">
            <w:pPr>
              <w:spacing w:after="0" w:line="259" w:lineRule="auto"/>
              <w:ind w:left="0" w:right="0" w:firstLine="0"/>
              <w:jc w:val="center"/>
              <w:rPr>
                <w:rFonts w:ascii="Open Sans" w:hAnsi="Open Sans" w:cs="Open Sans"/>
                <w:sz w:val="16"/>
                <w:szCs w:val="24"/>
                <w:rPrChange w:id="4182" w:author="Nicole Wu" w:date="2024-01-08T11:26:00Z">
                  <w:rPr>
                    <w:sz w:val="16"/>
                    <w:szCs w:val="24"/>
                  </w:rPr>
                </w:rPrChange>
              </w:rPr>
            </w:pPr>
            <w:r w:rsidRPr="00801E49">
              <w:rPr>
                <w:rFonts w:ascii="Open Sans" w:hAnsi="Open Sans" w:cs="Open Sans"/>
                <w:sz w:val="16"/>
                <w:szCs w:val="24"/>
                <w:rPrChange w:id="4183" w:author="Nicole Wu" w:date="2024-01-08T11:26:00Z">
                  <w:rPr>
                    <w:sz w:val="16"/>
                    <w:szCs w:val="24"/>
                  </w:rPr>
                </w:rPrChange>
              </w:rPr>
              <w:t>(0.50)</w:t>
            </w:r>
          </w:p>
        </w:tc>
        <w:tc>
          <w:tcPr>
            <w:tcW w:w="806" w:type="dxa"/>
            <w:tcBorders>
              <w:top w:val="nil"/>
              <w:left w:val="nil"/>
              <w:bottom w:val="nil"/>
              <w:right w:val="nil"/>
            </w:tcBorders>
          </w:tcPr>
          <w:p w14:paraId="787D2496" w14:textId="77777777" w:rsidR="00B92327" w:rsidRPr="00801E49" w:rsidRDefault="00332621" w:rsidP="00A544C8">
            <w:pPr>
              <w:spacing w:after="0" w:line="259" w:lineRule="auto"/>
              <w:ind w:left="67" w:right="0" w:firstLine="0"/>
              <w:jc w:val="center"/>
              <w:rPr>
                <w:rFonts w:ascii="Open Sans" w:hAnsi="Open Sans" w:cs="Open Sans"/>
                <w:sz w:val="16"/>
                <w:szCs w:val="24"/>
                <w:rPrChange w:id="4184" w:author="Nicole Wu" w:date="2024-01-08T11:26:00Z">
                  <w:rPr>
                    <w:sz w:val="16"/>
                    <w:szCs w:val="24"/>
                  </w:rPr>
                </w:rPrChange>
              </w:rPr>
            </w:pPr>
            <w:r w:rsidRPr="00801E49">
              <w:rPr>
                <w:rFonts w:ascii="Open Sans" w:hAnsi="Open Sans" w:cs="Open Sans"/>
                <w:sz w:val="16"/>
                <w:szCs w:val="24"/>
                <w:rPrChange w:id="4185" w:author="Nicole Wu" w:date="2024-01-08T11:26:00Z">
                  <w:rPr>
                    <w:sz w:val="16"/>
                    <w:szCs w:val="24"/>
                  </w:rPr>
                </w:rPrChange>
              </w:rPr>
              <w:t>(0.50)</w:t>
            </w:r>
          </w:p>
        </w:tc>
        <w:tc>
          <w:tcPr>
            <w:tcW w:w="672" w:type="dxa"/>
            <w:tcBorders>
              <w:top w:val="nil"/>
              <w:left w:val="nil"/>
              <w:bottom w:val="nil"/>
              <w:right w:val="nil"/>
            </w:tcBorders>
          </w:tcPr>
          <w:p w14:paraId="73F190F1" w14:textId="77777777" w:rsidR="00B92327" w:rsidRPr="00801E49" w:rsidRDefault="00332621" w:rsidP="00A544C8">
            <w:pPr>
              <w:spacing w:after="0" w:line="259" w:lineRule="auto"/>
              <w:ind w:left="0" w:right="0" w:firstLine="0"/>
              <w:jc w:val="center"/>
              <w:rPr>
                <w:rFonts w:ascii="Open Sans" w:hAnsi="Open Sans" w:cs="Open Sans"/>
                <w:sz w:val="16"/>
                <w:szCs w:val="24"/>
                <w:rPrChange w:id="4186" w:author="Nicole Wu" w:date="2024-01-08T11:26:00Z">
                  <w:rPr>
                    <w:sz w:val="16"/>
                    <w:szCs w:val="24"/>
                  </w:rPr>
                </w:rPrChange>
              </w:rPr>
            </w:pPr>
            <w:r w:rsidRPr="00801E49">
              <w:rPr>
                <w:rFonts w:ascii="Open Sans" w:hAnsi="Open Sans" w:cs="Open Sans"/>
                <w:sz w:val="16"/>
                <w:szCs w:val="24"/>
                <w:rPrChange w:id="4187" w:author="Nicole Wu" w:date="2024-01-08T11:26:00Z">
                  <w:rPr>
                    <w:sz w:val="16"/>
                    <w:szCs w:val="24"/>
                  </w:rPr>
                </w:rPrChange>
              </w:rPr>
              <w:t>(0.86)</w:t>
            </w:r>
          </w:p>
        </w:tc>
        <w:tc>
          <w:tcPr>
            <w:tcW w:w="637" w:type="dxa"/>
            <w:tcBorders>
              <w:top w:val="nil"/>
              <w:left w:val="nil"/>
              <w:bottom w:val="nil"/>
              <w:right w:val="nil"/>
            </w:tcBorders>
          </w:tcPr>
          <w:p w14:paraId="15525089" w14:textId="77777777" w:rsidR="00B92327" w:rsidRPr="00801E49" w:rsidRDefault="00332621" w:rsidP="00A544C8">
            <w:pPr>
              <w:spacing w:after="0" w:line="259" w:lineRule="auto"/>
              <w:ind w:left="0" w:right="0" w:firstLine="0"/>
              <w:jc w:val="center"/>
              <w:rPr>
                <w:rFonts w:ascii="Open Sans" w:hAnsi="Open Sans" w:cs="Open Sans"/>
                <w:sz w:val="16"/>
                <w:szCs w:val="24"/>
                <w:rPrChange w:id="4188" w:author="Nicole Wu" w:date="2024-01-08T11:26:00Z">
                  <w:rPr>
                    <w:sz w:val="16"/>
                    <w:szCs w:val="24"/>
                  </w:rPr>
                </w:rPrChange>
              </w:rPr>
            </w:pPr>
            <w:r w:rsidRPr="00801E49">
              <w:rPr>
                <w:rFonts w:ascii="Open Sans" w:hAnsi="Open Sans" w:cs="Open Sans"/>
                <w:sz w:val="16"/>
                <w:szCs w:val="24"/>
                <w:rPrChange w:id="4189" w:author="Nicole Wu" w:date="2024-01-08T11:26:00Z">
                  <w:rPr>
                    <w:sz w:val="16"/>
                    <w:szCs w:val="24"/>
                  </w:rPr>
                </w:rPrChange>
              </w:rPr>
              <w:t>(0.43)</w:t>
            </w:r>
          </w:p>
        </w:tc>
        <w:tc>
          <w:tcPr>
            <w:tcW w:w="841" w:type="dxa"/>
            <w:tcBorders>
              <w:top w:val="nil"/>
              <w:left w:val="nil"/>
              <w:bottom w:val="nil"/>
              <w:right w:val="nil"/>
            </w:tcBorders>
          </w:tcPr>
          <w:p w14:paraId="11E8494D" w14:textId="77777777" w:rsidR="00B92327" w:rsidRPr="00801E49" w:rsidRDefault="00332621" w:rsidP="00A544C8">
            <w:pPr>
              <w:spacing w:after="0" w:line="259" w:lineRule="auto"/>
              <w:ind w:left="102" w:right="0" w:firstLine="0"/>
              <w:jc w:val="center"/>
              <w:rPr>
                <w:rFonts w:ascii="Open Sans" w:hAnsi="Open Sans" w:cs="Open Sans"/>
                <w:sz w:val="16"/>
                <w:szCs w:val="24"/>
                <w:rPrChange w:id="4190" w:author="Nicole Wu" w:date="2024-01-08T11:26:00Z">
                  <w:rPr>
                    <w:sz w:val="16"/>
                    <w:szCs w:val="24"/>
                  </w:rPr>
                </w:rPrChange>
              </w:rPr>
            </w:pPr>
            <w:r w:rsidRPr="00801E49">
              <w:rPr>
                <w:rFonts w:ascii="Open Sans" w:hAnsi="Open Sans" w:cs="Open Sans"/>
                <w:sz w:val="16"/>
                <w:szCs w:val="24"/>
                <w:rPrChange w:id="4191" w:author="Nicole Wu" w:date="2024-01-08T11:26:00Z">
                  <w:rPr>
                    <w:sz w:val="16"/>
                    <w:szCs w:val="24"/>
                  </w:rPr>
                </w:rPrChange>
              </w:rPr>
              <w:t>(0.35)</w:t>
            </w:r>
          </w:p>
        </w:tc>
        <w:tc>
          <w:tcPr>
            <w:tcW w:w="766" w:type="dxa"/>
            <w:tcBorders>
              <w:top w:val="nil"/>
              <w:left w:val="nil"/>
              <w:bottom w:val="nil"/>
              <w:right w:val="nil"/>
            </w:tcBorders>
          </w:tcPr>
          <w:p w14:paraId="1750C4ED" w14:textId="77777777" w:rsidR="00B92327" w:rsidRPr="00801E49" w:rsidRDefault="00332621" w:rsidP="00A544C8">
            <w:pPr>
              <w:spacing w:after="0" w:line="259" w:lineRule="auto"/>
              <w:ind w:left="47" w:right="0" w:firstLine="0"/>
              <w:jc w:val="center"/>
              <w:rPr>
                <w:rFonts w:ascii="Open Sans" w:hAnsi="Open Sans" w:cs="Open Sans"/>
                <w:sz w:val="16"/>
                <w:szCs w:val="24"/>
                <w:rPrChange w:id="4192" w:author="Nicole Wu" w:date="2024-01-08T11:26:00Z">
                  <w:rPr>
                    <w:sz w:val="16"/>
                    <w:szCs w:val="24"/>
                  </w:rPr>
                </w:rPrChange>
              </w:rPr>
            </w:pPr>
            <w:r w:rsidRPr="00801E49">
              <w:rPr>
                <w:rFonts w:ascii="Open Sans" w:hAnsi="Open Sans" w:cs="Open Sans"/>
                <w:sz w:val="16"/>
                <w:szCs w:val="24"/>
                <w:rPrChange w:id="4193" w:author="Nicole Wu" w:date="2024-01-08T11:26:00Z">
                  <w:rPr>
                    <w:sz w:val="16"/>
                    <w:szCs w:val="24"/>
                  </w:rPr>
                </w:rPrChange>
              </w:rPr>
              <w:t>(0.01)</w:t>
            </w:r>
          </w:p>
        </w:tc>
        <w:tc>
          <w:tcPr>
            <w:tcW w:w="672" w:type="dxa"/>
            <w:tcBorders>
              <w:top w:val="nil"/>
              <w:left w:val="nil"/>
              <w:bottom w:val="nil"/>
              <w:right w:val="nil"/>
            </w:tcBorders>
          </w:tcPr>
          <w:p w14:paraId="109F632F" w14:textId="77777777" w:rsidR="00B92327" w:rsidRPr="00801E49" w:rsidRDefault="00332621" w:rsidP="00A544C8">
            <w:pPr>
              <w:spacing w:after="0" w:line="259" w:lineRule="auto"/>
              <w:ind w:left="0" w:right="0" w:firstLine="0"/>
              <w:jc w:val="center"/>
              <w:rPr>
                <w:rFonts w:ascii="Open Sans" w:hAnsi="Open Sans" w:cs="Open Sans"/>
                <w:sz w:val="16"/>
                <w:szCs w:val="24"/>
                <w:rPrChange w:id="4194" w:author="Nicole Wu" w:date="2024-01-08T11:26:00Z">
                  <w:rPr>
                    <w:sz w:val="16"/>
                    <w:szCs w:val="24"/>
                  </w:rPr>
                </w:rPrChange>
              </w:rPr>
            </w:pPr>
            <w:r w:rsidRPr="00801E49">
              <w:rPr>
                <w:rFonts w:ascii="Open Sans" w:hAnsi="Open Sans" w:cs="Open Sans"/>
                <w:sz w:val="16"/>
                <w:szCs w:val="24"/>
                <w:rPrChange w:id="4195" w:author="Nicole Wu" w:date="2024-01-08T11:26:00Z">
                  <w:rPr>
                    <w:sz w:val="16"/>
                    <w:szCs w:val="24"/>
                  </w:rPr>
                </w:rPrChange>
              </w:rPr>
              <w:t>(0.47)</w:t>
            </w:r>
          </w:p>
        </w:tc>
        <w:tc>
          <w:tcPr>
            <w:tcW w:w="806" w:type="dxa"/>
            <w:tcBorders>
              <w:top w:val="nil"/>
              <w:left w:val="nil"/>
              <w:bottom w:val="nil"/>
              <w:right w:val="nil"/>
            </w:tcBorders>
          </w:tcPr>
          <w:p w14:paraId="4DACC68F" w14:textId="77777777" w:rsidR="00B92327" w:rsidRPr="00801E49" w:rsidRDefault="00332621" w:rsidP="00A544C8">
            <w:pPr>
              <w:spacing w:after="0" w:line="259" w:lineRule="auto"/>
              <w:ind w:left="67" w:right="0" w:firstLine="0"/>
              <w:jc w:val="center"/>
              <w:rPr>
                <w:rFonts w:ascii="Open Sans" w:hAnsi="Open Sans" w:cs="Open Sans"/>
                <w:sz w:val="16"/>
                <w:szCs w:val="24"/>
                <w:rPrChange w:id="4196" w:author="Nicole Wu" w:date="2024-01-08T11:26:00Z">
                  <w:rPr>
                    <w:sz w:val="16"/>
                    <w:szCs w:val="24"/>
                  </w:rPr>
                </w:rPrChange>
              </w:rPr>
            </w:pPr>
            <w:r w:rsidRPr="00801E49">
              <w:rPr>
                <w:rFonts w:ascii="Open Sans" w:hAnsi="Open Sans" w:cs="Open Sans"/>
                <w:sz w:val="16"/>
                <w:szCs w:val="24"/>
                <w:rPrChange w:id="4197" w:author="Nicole Wu" w:date="2024-01-08T11:26:00Z">
                  <w:rPr>
                    <w:sz w:val="16"/>
                    <w:szCs w:val="24"/>
                  </w:rPr>
                </w:rPrChange>
              </w:rPr>
              <w:t>(0.48)</w:t>
            </w:r>
          </w:p>
        </w:tc>
        <w:tc>
          <w:tcPr>
            <w:tcW w:w="562" w:type="dxa"/>
            <w:tcBorders>
              <w:top w:val="nil"/>
              <w:left w:val="nil"/>
              <w:bottom w:val="nil"/>
              <w:right w:val="nil"/>
            </w:tcBorders>
          </w:tcPr>
          <w:p w14:paraId="784A3689" w14:textId="77777777" w:rsidR="00B92327" w:rsidRPr="00801E49" w:rsidRDefault="00332621" w:rsidP="00A544C8">
            <w:pPr>
              <w:spacing w:after="0" w:line="259" w:lineRule="auto"/>
              <w:ind w:left="5" w:right="0" w:firstLine="0"/>
              <w:jc w:val="center"/>
              <w:rPr>
                <w:rFonts w:ascii="Open Sans" w:hAnsi="Open Sans" w:cs="Open Sans"/>
                <w:sz w:val="16"/>
                <w:szCs w:val="24"/>
                <w:rPrChange w:id="4198" w:author="Nicole Wu" w:date="2024-01-08T11:26:00Z">
                  <w:rPr>
                    <w:sz w:val="16"/>
                    <w:szCs w:val="24"/>
                  </w:rPr>
                </w:rPrChange>
              </w:rPr>
            </w:pPr>
            <w:r w:rsidRPr="00801E49">
              <w:rPr>
                <w:rFonts w:ascii="Open Sans" w:hAnsi="Open Sans" w:cs="Open Sans"/>
                <w:sz w:val="16"/>
                <w:szCs w:val="24"/>
                <w:rPrChange w:id="4199" w:author="Nicole Wu" w:date="2024-01-08T11:26:00Z">
                  <w:rPr>
                    <w:sz w:val="16"/>
                    <w:szCs w:val="24"/>
                  </w:rPr>
                </w:rPrChange>
              </w:rPr>
              <w:t>(0.25)</w:t>
            </w:r>
          </w:p>
        </w:tc>
      </w:tr>
      <w:tr w:rsidR="00B92327" w:rsidRPr="00801E49" w14:paraId="1E268809" w14:textId="77777777" w:rsidTr="00A544C8">
        <w:trPr>
          <w:trHeight w:val="189"/>
        </w:trPr>
        <w:tc>
          <w:tcPr>
            <w:tcW w:w="2290" w:type="dxa"/>
            <w:tcBorders>
              <w:top w:val="nil"/>
              <w:left w:val="nil"/>
              <w:bottom w:val="nil"/>
              <w:right w:val="nil"/>
            </w:tcBorders>
          </w:tcPr>
          <w:p w14:paraId="74450D61" w14:textId="77777777" w:rsidR="00B92327" w:rsidRPr="00801E49" w:rsidRDefault="00332621" w:rsidP="00A544C8">
            <w:pPr>
              <w:spacing w:after="0" w:line="259" w:lineRule="auto"/>
              <w:ind w:left="0" w:right="0" w:firstLine="0"/>
              <w:jc w:val="left"/>
              <w:rPr>
                <w:rFonts w:ascii="Open Sans" w:hAnsi="Open Sans" w:cs="Open Sans"/>
                <w:sz w:val="16"/>
                <w:szCs w:val="24"/>
                <w:rPrChange w:id="4200" w:author="Nicole Wu" w:date="2024-01-08T11:26:00Z">
                  <w:rPr>
                    <w:sz w:val="16"/>
                    <w:szCs w:val="24"/>
                  </w:rPr>
                </w:rPrChange>
              </w:rPr>
            </w:pPr>
            <w:r w:rsidRPr="00801E49">
              <w:rPr>
                <w:rFonts w:ascii="Open Sans" w:hAnsi="Open Sans" w:cs="Open Sans"/>
                <w:sz w:val="16"/>
                <w:szCs w:val="24"/>
                <w:rPrChange w:id="4201" w:author="Nicole Wu" w:date="2024-01-08T11:26:00Z">
                  <w:rPr>
                    <w:sz w:val="16"/>
                    <w:szCs w:val="24"/>
                  </w:rPr>
                </w:rPrChange>
              </w:rPr>
              <w:t>Moderately Food Insecure</w:t>
            </w:r>
          </w:p>
        </w:tc>
        <w:tc>
          <w:tcPr>
            <w:tcW w:w="672" w:type="dxa"/>
            <w:tcBorders>
              <w:top w:val="nil"/>
              <w:left w:val="nil"/>
              <w:bottom w:val="nil"/>
              <w:right w:val="nil"/>
            </w:tcBorders>
          </w:tcPr>
          <w:p w14:paraId="181F3A93" w14:textId="77777777" w:rsidR="00B92327" w:rsidRPr="00801E49" w:rsidRDefault="00332621" w:rsidP="00A544C8">
            <w:pPr>
              <w:spacing w:after="0" w:line="259" w:lineRule="auto"/>
              <w:ind w:left="0" w:right="0" w:firstLine="0"/>
              <w:jc w:val="center"/>
              <w:rPr>
                <w:rFonts w:ascii="Open Sans" w:hAnsi="Open Sans" w:cs="Open Sans"/>
                <w:sz w:val="16"/>
                <w:szCs w:val="24"/>
                <w:rPrChange w:id="4202" w:author="Nicole Wu" w:date="2024-01-08T11:26:00Z">
                  <w:rPr>
                    <w:sz w:val="16"/>
                    <w:szCs w:val="24"/>
                  </w:rPr>
                </w:rPrChange>
              </w:rPr>
            </w:pPr>
            <w:r w:rsidRPr="00801E49">
              <w:rPr>
                <w:rFonts w:ascii="Open Sans" w:hAnsi="Open Sans" w:cs="Open Sans"/>
                <w:sz w:val="16"/>
                <w:szCs w:val="24"/>
                <w:rPrChange w:id="4203" w:author="Nicole Wu" w:date="2024-01-08T11:26:00Z">
                  <w:rPr>
                    <w:sz w:val="16"/>
                    <w:szCs w:val="24"/>
                  </w:rPr>
                </w:rPrChange>
              </w:rPr>
              <w:t>0.45</w:t>
            </w:r>
          </w:p>
        </w:tc>
        <w:tc>
          <w:tcPr>
            <w:tcW w:w="806" w:type="dxa"/>
            <w:tcBorders>
              <w:top w:val="nil"/>
              <w:left w:val="nil"/>
              <w:bottom w:val="nil"/>
              <w:right w:val="nil"/>
            </w:tcBorders>
          </w:tcPr>
          <w:p w14:paraId="0116E875" w14:textId="77777777" w:rsidR="00B92327" w:rsidRPr="00801E49" w:rsidRDefault="00332621" w:rsidP="00A544C8">
            <w:pPr>
              <w:spacing w:after="0" w:line="259" w:lineRule="auto"/>
              <w:ind w:left="0" w:right="0" w:firstLine="0"/>
              <w:jc w:val="center"/>
              <w:rPr>
                <w:rFonts w:ascii="Open Sans" w:hAnsi="Open Sans" w:cs="Open Sans"/>
                <w:sz w:val="16"/>
                <w:szCs w:val="24"/>
                <w:rPrChange w:id="4204" w:author="Nicole Wu" w:date="2024-01-08T11:26:00Z">
                  <w:rPr>
                    <w:sz w:val="16"/>
                    <w:szCs w:val="24"/>
                  </w:rPr>
                </w:rPrChange>
              </w:rPr>
            </w:pPr>
            <w:r w:rsidRPr="00801E49">
              <w:rPr>
                <w:rFonts w:ascii="Open Sans" w:hAnsi="Open Sans" w:cs="Open Sans"/>
                <w:sz w:val="16"/>
                <w:szCs w:val="24"/>
                <w:rPrChange w:id="4205" w:author="Nicole Wu" w:date="2024-01-08T11:26:00Z">
                  <w:rPr>
                    <w:sz w:val="16"/>
                    <w:szCs w:val="24"/>
                  </w:rPr>
                </w:rPrChange>
              </w:rPr>
              <w:t>0.45</w:t>
            </w:r>
          </w:p>
        </w:tc>
        <w:tc>
          <w:tcPr>
            <w:tcW w:w="672" w:type="dxa"/>
            <w:tcBorders>
              <w:top w:val="nil"/>
              <w:left w:val="nil"/>
              <w:bottom w:val="nil"/>
              <w:right w:val="nil"/>
            </w:tcBorders>
          </w:tcPr>
          <w:p w14:paraId="66E075D1" w14:textId="77777777" w:rsidR="00B92327" w:rsidRPr="00801E49" w:rsidRDefault="00332621" w:rsidP="00A544C8">
            <w:pPr>
              <w:spacing w:after="0" w:line="259" w:lineRule="auto"/>
              <w:ind w:left="0" w:right="0" w:firstLine="0"/>
              <w:jc w:val="center"/>
              <w:rPr>
                <w:rFonts w:ascii="Open Sans" w:hAnsi="Open Sans" w:cs="Open Sans"/>
                <w:sz w:val="16"/>
                <w:szCs w:val="24"/>
                <w:rPrChange w:id="4206" w:author="Nicole Wu" w:date="2024-01-08T11:26:00Z">
                  <w:rPr>
                    <w:sz w:val="16"/>
                    <w:szCs w:val="24"/>
                  </w:rPr>
                </w:rPrChange>
              </w:rPr>
            </w:pPr>
            <w:r w:rsidRPr="00801E49">
              <w:rPr>
                <w:rFonts w:ascii="Open Sans" w:hAnsi="Open Sans" w:cs="Open Sans"/>
                <w:sz w:val="16"/>
                <w:szCs w:val="24"/>
                <w:rPrChange w:id="4207" w:author="Nicole Wu" w:date="2024-01-08T11:26:00Z">
                  <w:rPr>
                    <w:sz w:val="16"/>
                    <w:szCs w:val="24"/>
                  </w:rPr>
                </w:rPrChange>
              </w:rPr>
              <w:t>0.01</w:t>
            </w:r>
          </w:p>
        </w:tc>
        <w:tc>
          <w:tcPr>
            <w:tcW w:w="637" w:type="dxa"/>
            <w:tcBorders>
              <w:top w:val="nil"/>
              <w:left w:val="nil"/>
              <w:bottom w:val="nil"/>
              <w:right w:val="nil"/>
            </w:tcBorders>
          </w:tcPr>
          <w:p w14:paraId="4C14BE4C" w14:textId="77777777" w:rsidR="00B92327" w:rsidRPr="00801E49" w:rsidRDefault="00332621" w:rsidP="00A544C8">
            <w:pPr>
              <w:spacing w:after="0" w:line="259" w:lineRule="auto"/>
              <w:ind w:left="0" w:right="0" w:firstLine="0"/>
              <w:jc w:val="center"/>
              <w:rPr>
                <w:rFonts w:ascii="Open Sans" w:hAnsi="Open Sans" w:cs="Open Sans"/>
                <w:sz w:val="16"/>
                <w:szCs w:val="24"/>
                <w:rPrChange w:id="4208" w:author="Nicole Wu" w:date="2024-01-08T11:26:00Z">
                  <w:rPr>
                    <w:sz w:val="16"/>
                    <w:szCs w:val="24"/>
                  </w:rPr>
                </w:rPrChange>
              </w:rPr>
            </w:pPr>
            <w:r w:rsidRPr="00801E49">
              <w:rPr>
                <w:rFonts w:ascii="Open Sans" w:hAnsi="Open Sans" w:cs="Open Sans"/>
                <w:sz w:val="16"/>
                <w:szCs w:val="24"/>
                <w:rPrChange w:id="4209" w:author="Nicole Wu" w:date="2024-01-08T11:26:00Z">
                  <w:rPr>
                    <w:sz w:val="16"/>
                    <w:szCs w:val="24"/>
                  </w:rPr>
                </w:rPrChange>
              </w:rPr>
              <w:t>0.72</w:t>
            </w:r>
          </w:p>
        </w:tc>
        <w:tc>
          <w:tcPr>
            <w:tcW w:w="841" w:type="dxa"/>
            <w:tcBorders>
              <w:top w:val="nil"/>
              <w:left w:val="nil"/>
              <w:bottom w:val="nil"/>
              <w:right w:val="nil"/>
            </w:tcBorders>
          </w:tcPr>
          <w:p w14:paraId="52D55A13" w14:textId="77777777" w:rsidR="00B92327" w:rsidRPr="00801E49" w:rsidRDefault="00332621" w:rsidP="00A544C8">
            <w:pPr>
              <w:spacing w:after="0" w:line="259" w:lineRule="auto"/>
              <w:ind w:left="0" w:right="0" w:firstLine="0"/>
              <w:jc w:val="center"/>
              <w:rPr>
                <w:rFonts w:ascii="Open Sans" w:hAnsi="Open Sans" w:cs="Open Sans"/>
                <w:sz w:val="16"/>
                <w:szCs w:val="24"/>
                <w:rPrChange w:id="4210" w:author="Nicole Wu" w:date="2024-01-08T11:26:00Z">
                  <w:rPr>
                    <w:sz w:val="16"/>
                    <w:szCs w:val="24"/>
                  </w:rPr>
                </w:rPrChange>
              </w:rPr>
            </w:pPr>
            <w:r w:rsidRPr="00801E49">
              <w:rPr>
                <w:rFonts w:ascii="Open Sans" w:hAnsi="Open Sans" w:cs="Open Sans"/>
                <w:sz w:val="16"/>
                <w:szCs w:val="24"/>
                <w:rPrChange w:id="4211" w:author="Nicole Wu" w:date="2024-01-08T11:26:00Z">
                  <w:rPr>
                    <w:sz w:val="16"/>
                    <w:szCs w:val="24"/>
                  </w:rPr>
                </w:rPrChange>
              </w:rPr>
              <w:t>0.70</w:t>
            </w:r>
          </w:p>
        </w:tc>
        <w:tc>
          <w:tcPr>
            <w:tcW w:w="766" w:type="dxa"/>
            <w:tcBorders>
              <w:top w:val="nil"/>
              <w:left w:val="nil"/>
              <w:bottom w:val="nil"/>
              <w:right w:val="nil"/>
            </w:tcBorders>
          </w:tcPr>
          <w:p w14:paraId="5DED7D64" w14:textId="77777777" w:rsidR="00B92327" w:rsidRPr="00801E49" w:rsidRDefault="00332621" w:rsidP="00A544C8">
            <w:pPr>
              <w:spacing w:after="0" w:line="259" w:lineRule="auto"/>
              <w:ind w:left="0" w:right="0" w:firstLine="0"/>
              <w:jc w:val="center"/>
              <w:rPr>
                <w:rFonts w:ascii="Open Sans" w:hAnsi="Open Sans" w:cs="Open Sans"/>
                <w:sz w:val="16"/>
                <w:szCs w:val="24"/>
                <w:rPrChange w:id="4212" w:author="Nicole Wu" w:date="2024-01-08T11:26:00Z">
                  <w:rPr>
                    <w:sz w:val="16"/>
                    <w:szCs w:val="24"/>
                  </w:rPr>
                </w:rPrChange>
              </w:rPr>
            </w:pPr>
            <w:r w:rsidRPr="00801E49">
              <w:rPr>
                <w:rFonts w:ascii="Open Sans" w:hAnsi="Open Sans" w:cs="Open Sans"/>
                <w:sz w:val="16"/>
                <w:szCs w:val="24"/>
                <w:rPrChange w:id="4213" w:author="Nicole Wu" w:date="2024-01-08T11:26:00Z">
                  <w:rPr>
                    <w:sz w:val="16"/>
                    <w:szCs w:val="24"/>
                  </w:rPr>
                </w:rPrChange>
              </w:rPr>
              <w:t>-0.03</w:t>
            </w:r>
          </w:p>
        </w:tc>
        <w:tc>
          <w:tcPr>
            <w:tcW w:w="672" w:type="dxa"/>
            <w:tcBorders>
              <w:top w:val="nil"/>
              <w:left w:val="nil"/>
              <w:bottom w:val="nil"/>
              <w:right w:val="nil"/>
            </w:tcBorders>
          </w:tcPr>
          <w:p w14:paraId="7AF05425" w14:textId="77777777" w:rsidR="00B92327" w:rsidRPr="00801E49" w:rsidRDefault="00332621" w:rsidP="00A544C8">
            <w:pPr>
              <w:spacing w:after="0" w:line="259" w:lineRule="auto"/>
              <w:ind w:left="0" w:right="0" w:firstLine="0"/>
              <w:jc w:val="center"/>
              <w:rPr>
                <w:rFonts w:ascii="Open Sans" w:hAnsi="Open Sans" w:cs="Open Sans"/>
                <w:sz w:val="16"/>
                <w:szCs w:val="24"/>
                <w:rPrChange w:id="4214" w:author="Nicole Wu" w:date="2024-01-08T11:26:00Z">
                  <w:rPr>
                    <w:sz w:val="16"/>
                    <w:szCs w:val="24"/>
                  </w:rPr>
                </w:rPrChange>
              </w:rPr>
            </w:pPr>
            <w:r w:rsidRPr="00801E49">
              <w:rPr>
                <w:rFonts w:ascii="Open Sans" w:hAnsi="Open Sans" w:cs="Open Sans"/>
                <w:sz w:val="16"/>
                <w:szCs w:val="24"/>
                <w:rPrChange w:id="4215" w:author="Nicole Wu" w:date="2024-01-08T11:26:00Z">
                  <w:rPr>
                    <w:sz w:val="16"/>
                    <w:szCs w:val="24"/>
                  </w:rPr>
                </w:rPrChange>
              </w:rPr>
              <w:t>0.64</w:t>
            </w:r>
          </w:p>
        </w:tc>
        <w:tc>
          <w:tcPr>
            <w:tcW w:w="806" w:type="dxa"/>
            <w:tcBorders>
              <w:top w:val="nil"/>
              <w:left w:val="nil"/>
              <w:bottom w:val="nil"/>
              <w:right w:val="nil"/>
            </w:tcBorders>
          </w:tcPr>
          <w:p w14:paraId="70D90214" w14:textId="77777777" w:rsidR="00B92327" w:rsidRPr="00801E49" w:rsidRDefault="00332621" w:rsidP="00A544C8">
            <w:pPr>
              <w:spacing w:after="0" w:line="259" w:lineRule="auto"/>
              <w:ind w:left="0" w:right="0" w:firstLine="0"/>
              <w:jc w:val="center"/>
              <w:rPr>
                <w:rFonts w:ascii="Open Sans" w:hAnsi="Open Sans" w:cs="Open Sans"/>
                <w:sz w:val="16"/>
                <w:szCs w:val="24"/>
                <w:rPrChange w:id="4216" w:author="Nicole Wu" w:date="2024-01-08T11:26:00Z">
                  <w:rPr>
                    <w:sz w:val="16"/>
                    <w:szCs w:val="24"/>
                  </w:rPr>
                </w:rPrChange>
              </w:rPr>
            </w:pPr>
            <w:r w:rsidRPr="00801E49">
              <w:rPr>
                <w:rFonts w:ascii="Open Sans" w:hAnsi="Open Sans" w:cs="Open Sans"/>
                <w:sz w:val="16"/>
                <w:szCs w:val="24"/>
                <w:rPrChange w:id="4217" w:author="Nicole Wu" w:date="2024-01-08T11:26:00Z">
                  <w:rPr>
                    <w:sz w:val="16"/>
                    <w:szCs w:val="24"/>
                  </w:rPr>
                </w:rPrChange>
              </w:rPr>
              <w:t>0.56</w:t>
            </w:r>
          </w:p>
        </w:tc>
        <w:tc>
          <w:tcPr>
            <w:tcW w:w="562" w:type="dxa"/>
            <w:tcBorders>
              <w:top w:val="nil"/>
              <w:left w:val="nil"/>
              <w:bottom w:val="nil"/>
              <w:right w:val="nil"/>
            </w:tcBorders>
          </w:tcPr>
          <w:p w14:paraId="5031B62C" w14:textId="77777777" w:rsidR="00B92327" w:rsidRPr="00801E49" w:rsidRDefault="00332621" w:rsidP="00A544C8">
            <w:pPr>
              <w:spacing w:after="0" w:line="259" w:lineRule="auto"/>
              <w:ind w:left="0" w:right="0" w:firstLine="0"/>
              <w:jc w:val="center"/>
              <w:rPr>
                <w:rFonts w:ascii="Open Sans" w:hAnsi="Open Sans" w:cs="Open Sans"/>
                <w:sz w:val="16"/>
                <w:szCs w:val="24"/>
                <w:rPrChange w:id="4218" w:author="Nicole Wu" w:date="2024-01-08T11:26:00Z">
                  <w:rPr>
                    <w:sz w:val="16"/>
                    <w:szCs w:val="24"/>
                  </w:rPr>
                </w:rPrChange>
              </w:rPr>
            </w:pPr>
            <w:r w:rsidRPr="00801E49">
              <w:rPr>
                <w:rFonts w:ascii="Open Sans" w:hAnsi="Open Sans" w:cs="Open Sans"/>
                <w:sz w:val="16"/>
                <w:szCs w:val="24"/>
                <w:rPrChange w:id="4219" w:author="Nicole Wu" w:date="2024-01-08T11:26:00Z">
                  <w:rPr>
                    <w:sz w:val="16"/>
                    <w:szCs w:val="24"/>
                  </w:rPr>
                </w:rPrChange>
              </w:rPr>
              <w:t>-0.08*</w:t>
            </w:r>
          </w:p>
        </w:tc>
      </w:tr>
      <w:tr w:rsidR="00B92327" w:rsidRPr="00801E49" w14:paraId="15B676BF" w14:textId="77777777" w:rsidTr="00A544C8">
        <w:trPr>
          <w:trHeight w:val="189"/>
        </w:trPr>
        <w:tc>
          <w:tcPr>
            <w:tcW w:w="2290" w:type="dxa"/>
            <w:tcBorders>
              <w:top w:val="nil"/>
              <w:left w:val="nil"/>
              <w:bottom w:val="nil"/>
              <w:right w:val="nil"/>
            </w:tcBorders>
          </w:tcPr>
          <w:p w14:paraId="473D70C6" w14:textId="77777777" w:rsidR="00B92327" w:rsidRPr="00801E49" w:rsidRDefault="00B92327" w:rsidP="00A544C8">
            <w:pPr>
              <w:spacing w:after="0" w:line="259" w:lineRule="auto"/>
              <w:ind w:left="0" w:right="0" w:firstLine="0"/>
              <w:jc w:val="left"/>
              <w:rPr>
                <w:rFonts w:ascii="Open Sans" w:hAnsi="Open Sans" w:cs="Open Sans"/>
                <w:sz w:val="16"/>
                <w:szCs w:val="24"/>
                <w:rPrChange w:id="4220" w:author="Nicole Wu" w:date="2024-01-08T11:26:00Z">
                  <w:rPr>
                    <w:sz w:val="16"/>
                    <w:szCs w:val="24"/>
                  </w:rPr>
                </w:rPrChange>
              </w:rPr>
            </w:pPr>
          </w:p>
        </w:tc>
        <w:tc>
          <w:tcPr>
            <w:tcW w:w="672" w:type="dxa"/>
            <w:tcBorders>
              <w:top w:val="nil"/>
              <w:left w:val="nil"/>
              <w:bottom w:val="nil"/>
              <w:right w:val="nil"/>
            </w:tcBorders>
          </w:tcPr>
          <w:p w14:paraId="1B1C3BEA" w14:textId="77777777" w:rsidR="00B92327" w:rsidRPr="00801E49" w:rsidRDefault="00332621" w:rsidP="00A544C8">
            <w:pPr>
              <w:spacing w:after="0" w:line="259" w:lineRule="auto"/>
              <w:ind w:left="0" w:right="0" w:firstLine="0"/>
              <w:jc w:val="center"/>
              <w:rPr>
                <w:rFonts w:ascii="Open Sans" w:hAnsi="Open Sans" w:cs="Open Sans"/>
                <w:sz w:val="16"/>
                <w:szCs w:val="24"/>
                <w:rPrChange w:id="4221" w:author="Nicole Wu" w:date="2024-01-08T11:26:00Z">
                  <w:rPr>
                    <w:sz w:val="16"/>
                    <w:szCs w:val="24"/>
                  </w:rPr>
                </w:rPrChange>
              </w:rPr>
            </w:pPr>
            <w:r w:rsidRPr="00801E49">
              <w:rPr>
                <w:rFonts w:ascii="Open Sans" w:hAnsi="Open Sans" w:cs="Open Sans"/>
                <w:sz w:val="16"/>
                <w:szCs w:val="24"/>
                <w:rPrChange w:id="4222" w:author="Nicole Wu" w:date="2024-01-08T11:26:00Z">
                  <w:rPr>
                    <w:sz w:val="16"/>
                    <w:szCs w:val="24"/>
                  </w:rPr>
                </w:rPrChange>
              </w:rPr>
              <w:t>(0.50)</w:t>
            </w:r>
          </w:p>
        </w:tc>
        <w:tc>
          <w:tcPr>
            <w:tcW w:w="806" w:type="dxa"/>
            <w:tcBorders>
              <w:top w:val="nil"/>
              <w:left w:val="nil"/>
              <w:bottom w:val="nil"/>
              <w:right w:val="nil"/>
            </w:tcBorders>
          </w:tcPr>
          <w:p w14:paraId="25334DA3" w14:textId="77777777" w:rsidR="00B92327" w:rsidRPr="00801E49" w:rsidRDefault="00332621" w:rsidP="00A544C8">
            <w:pPr>
              <w:spacing w:after="0" w:line="259" w:lineRule="auto"/>
              <w:ind w:left="67" w:right="0" w:firstLine="0"/>
              <w:jc w:val="center"/>
              <w:rPr>
                <w:rFonts w:ascii="Open Sans" w:hAnsi="Open Sans" w:cs="Open Sans"/>
                <w:sz w:val="16"/>
                <w:szCs w:val="24"/>
                <w:rPrChange w:id="4223" w:author="Nicole Wu" w:date="2024-01-08T11:26:00Z">
                  <w:rPr>
                    <w:sz w:val="16"/>
                    <w:szCs w:val="24"/>
                  </w:rPr>
                </w:rPrChange>
              </w:rPr>
            </w:pPr>
            <w:r w:rsidRPr="00801E49">
              <w:rPr>
                <w:rFonts w:ascii="Open Sans" w:hAnsi="Open Sans" w:cs="Open Sans"/>
                <w:sz w:val="16"/>
                <w:szCs w:val="24"/>
                <w:rPrChange w:id="4224" w:author="Nicole Wu" w:date="2024-01-08T11:26:00Z">
                  <w:rPr>
                    <w:sz w:val="16"/>
                    <w:szCs w:val="24"/>
                  </w:rPr>
                </w:rPrChange>
              </w:rPr>
              <w:t>(0.50)</w:t>
            </w:r>
          </w:p>
        </w:tc>
        <w:tc>
          <w:tcPr>
            <w:tcW w:w="672" w:type="dxa"/>
            <w:tcBorders>
              <w:top w:val="nil"/>
              <w:left w:val="nil"/>
              <w:bottom w:val="nil"/>
              <w:right w:val="nil"/>
            </w:tcBorders>
          </w:tcPr>
          <w:p w14:paraId="3C362096" w14:textId="77777777" w:rsidR="00B92327" w:rsidRPr="00801E49" w:rsidRDefault="00332621" w:rsidP="00A544C8">
            <w:pPr>
              <w:spacing w:after="0" w:line="259" w:lineRule="auto"/>
              <w:ind w:left="0" w:right="0" w:firstLine="0"/>
              <w:jc w:val="center"/>
              <w:rPr>
                <w:rFonts w:ascii="Open Sans" w:hAnsi="Open Sans" w:cs="Open Sans"/>
                <w:sz w:val="16"/>
                <w:szCs w:val="24"/>
                <w:rPrChange w:id="4225" w:author="Nicole Wu" w:date="2024-01-08T11:26:00Z">
                  <w:rPr>
                    <w:sz w:val="16"/>
                    <w:szCs w:val="24"/>
                  </w:rPr>
                </w:rPrChange>
              </w:rPr>
            </w:pPr>
            <w:r w:rsidRPr="00801E49">
              <w:rPr>
                <w:rFonts w:ascii="Open Sans" w:hAnsi="Open Sans" w:cs="Open Sans"/>
                <w:sz w:val="16"/>
                <w:szCs w:val="24"/>
                <w:rPrChange w:id="4226" w:author="Nicole Wu" w:date="2024-01-08T11:26:00Z">
                  <w:rPr>
                    <w:sz w:val="16"/>
                    <w:szCs w:val="24"/>
                  </w:rPr>
                </w:rPrChange>
              </w:rPr>
              <w:t>(0.89)</w:t>
            </w:r>
          </w:p>
        </w:tc>
        <w:tc>
          <w:tcPr>
            <w:tcW w:w="637" w:type="dxa"/>
            <w:tcBorders>
              <w:top w:val="nil"/>
              <w:left w:val="nil"/>
              <w:bottom w:val="nil"/>
              <w:right w:val="nil"/>
            </w:tcBorders>
          </w:tcPr>
          <w:p w14:paraId="038CE114" w14:textId="77777777" w:rsidR="00B92327" w:rsidRPr="00801E49" w:rsidRDefault="00332621" w:rsidP="00A544C8">
            <w:pPr>
              <w:spacing w:after="0" w:line="259" w:lineRule="auto"/>
              <w:ind w:left="0" w:right="0" w:firstLine="0"/>
              <w:jc w:val="center"/>
              <w:rPr>
                <w:rFonts w:ascii="Open Sans" w:hAnsi="Open Sans" w:cs="Open Sans"/>
                <w:sz w:val="16"/>
                <w:szCs w:val="24"/>
                <w:rPrChange w:id="4227" w:author="Nicole Wu" w:date="2024-01-08T11:26:00Z">
                  <w:rPr>
                    <w:sz w:val="16"/>
                    <w:szCs w:val="24"/>
                  </w:rPr>
                </w:rPrChange>
              </w:rPr>
            </w:pPr>
            <w:r w:rsidRPr="00801E49">
              <w:rPr>
                <w:rFonts w:ascii="Open Sans" w:hAnsi="Open Sans" w:cs="Open Sans"/>
                <w:sz w:val="16"/>
                <w:szCs w:val="24"/>
                <w:rPrChange w:id="4228" w:author="Nicole Wu" w:date="2024-01-08T11:26:00Z">
                  <w:rPr>
                    <w:sz w:val="16"/>
                    <w:szCs w:val="24"/>
                  </w:rPr>
                </w:rPrChange>
              </w:rPr>
              <w:t>(0.45)</w:t>
            </w:r>
          </w:p>
        </w:tc>
        <w:tc>
          <w:tcPr>
            <w:tcW w:w="841" w:type="dxa"/>
            <w:tcBorders>
              <w:top w:val="nil"/>
              <w:left w:val="nil"/>
              <w:bottom w:val="nil"/>
              <w:right w:val="nil"/>
            </w:tcBorders>
          </w:tcPr>
          <w:p w14:paraId="4EA373C9" w14:textId="77777777" w:rsidR="00B92327" w:rsidRPr="00801E49" w:rsidRDefault="00332621" w:rsidP="00A544C8">
            <w:pPr>
              <w:spacing w:after="0" w:line="259" w:lineRule="auto"/>
              <w:ind w:left="102" w:right="0" w:firstLine="0"/>
              <w:jc w:val="center"/>
              <w:rPr>
                <w:rFonts w:ascii="Open Sans" w:hAnsi="Open Sans" w:cs="Open Sans"/>
                <w:sz w:val="16"/>
                <w:szCs w:val="24"/>
                <w:rPrChange w:id="4229" w:author="Nicole Wu" w:date="2024-01-08T11:26:00Z">
                  <w:rPr>
                    <w:sz w:val="16"/>
                    <w:szCs w:val="24"/>
                  </w:rPr>
                </w:rPrChange>
              </w:rPr>
            </w:pPr>
            <w:r w:rsidRPr="00801E49">
              <w:rPr>
                <w:rFonts w:ascii="Open Sans" w:hAnsi="Open Sans" w:cs="Open Sans"/>
                <w:sz w:val="16"/>
                <w:szCs w:val="24"/>
                <w:rPrChange w:id="4230" w:author="Nicole Wu" w:date="2024-01-08T11:26:00Z">
                  <w:rPr>
                    <w:sz w:val="16"/>
                    <w:szCs w:val="24"/>
                  </w:rPr>
                </w:rPrChange>
              </w:rPr>
              <w:t>(0.46)</w:t>
            </w:r>
          </w:p>
        </w:tc>
        <w:tc>
          <w:tcPr>
            <w:tcW w:w="766" w:type="dxa"/>
            <w:tcBorders>
              <w:top w:val="nil"/>
              <w:left w:val="nil"/>
              <w:bottom w:val="nil"/>
              <w:right w:val="nil"/>
            </w:tcBorders>
          </w:tcPr>
          <w:p w14:paraId="6F9DD6B6" w14:textId="77777777" w:rsidR="00B92327" w:rsidRPr="00801E49" w:rsidRDefault="00332621" w:rsidP="00A544C8">
            <w:pPr>
              <w:spacing w:after="0" w:line="259" w:lineRule="auto"/>
              <w:ind w:left="47" w:right="0" w:firstLine="0"/>
              <w:jc w:val="center"/>
              <w:rPr>
                <w:rFonts w:ascii="Open Sans" w:hAnsi="Open Sans" w:cs="Open Sans"/>
                <w:sz w:val="16"/>
                <w:szCs w:val="24"/>
                <w:rPrChange w:id="4231" w:author="Nicole Wu" w:date="2024-01-08T11:26:00Z">
                  <w:rPr>
                    <w:sz w:val="16"/>
                    <w:szCs w:val="24"/>
                  </w:rPr>
                </w:rPrChange>
              </w:rPr>
            </w:pPr>
            <w:r w:rsidRPr="00801E49">
              <w:rPr>
                <w:rFonts w:ascii="Open Sans" w:hAnsi="Open Sans" w:cs="Open Sans"/>
                <w:sz w:val="16"/>
                <w:szCs w:val="24"/>
                <w:rPrChange w:id="4232" w:author="Nicole Wu" w:date="2024-01-08T11:26:00Z">
                  <w:rPr>
                    <w:sz w:val="16"/>
                    <w:szCs w:val="24"/>
                  </w:rPr>
                </w:rPrChange>
              </w:rPr>
              <w:t>(0.55)</w:t>
            </w:r>
          </w:p>
        </w:tc>
        <w:tc>
          <w:tcPr>
            <w:tcW w:w="672" w:type="dxa"/>
            <w:tcBorders>
              <w:top w:val="nil"/>
              <w:left w:val="nil"/>
              <w:bottom w:val="nil"/>
              <w:right w:val="nil"/>
            </w:tcBorders>
          </w:tcPr>
          <w:p w14:paraId="1542E527" w14:textId="77777777" w:rsidR="00B92327" w:rsidRPr="00801E49" w:rsidRDefault="00332621" w:rsidP="00A544C8">
            <w:pPr>
              <w:spacing w:after="0" w:line="259" w:lineRule="auto"/>
              <w:ind w:left="0" w:right="0" w:firstLine="0"/>
              <w:jc w:val="center"/>
              <w:rPr>
                <w:rFonts w:ascii="Open Sans" w:hAnsi="Open Sans" w:cs="Open Sans"/>
                <w:sz w:val="16"/>
                <w:szCs w:val="24"/>
                <w:rPrChange w:id="4233" w:author="Nicole Wu" w:date="2024-01-08T11:26:00Z">
                  <w:rPr>
                    <w:sz w:val="16"/>
                    <w:szCs w:val="24"/>
                  </w:rPr>
                </w:rPrChange>
              </w:rPr>
            </w:pPr>
            <w:r w:rsidRPr="00801E49">
              <w:rPr>
                <w:rFonts w:ascii="Open Sans" w:hAnsi="Open Sans" w:cs="Open Sans"/>
                <w:sz w:val="16"/>
                <w:szCs w:val="24"/>
                <w:rPrChange w:id="4234" w:author="Nicole Wu" w:date="2024-01-08T11:26:00Z">
                  <w:rPr>
                    <w:sz w:val="16"/>
                    <w:szCs w:val="24"/>
                  </w:rPr>
                </w:rPrChange>
              </w:rPr>
              <w:t>(0.48)</w:t>
            </w:r>
          </w:p>
        </w:tc>
        <w:tc>
          <w:tcPr>
            <w:tcW w:w="806" w:type="dxa"/>
            <w:tcBorders>
              <w:top w:val="nil"/>
              <w:left w:val="nil"/>
              <w:bottom w:val="nil"/>
              <w:right w:val="nil"/>
            </w:tcBorders>
          </w:tcPr>
          <w:p w14:paraId="425DC556" w14:textId="77777777" w:rsidR="00B92327" w:rsidRPr="00801E49" w:rsidRDefault="00332621" w:rsidP="00A544C8">
            <w:pPr>
              <w:spacing w:after="0" w:line="259" w:lineRule="auto"/>
              <w:ind w:left="67" w:right="0" w:firstLine="0"/>
              <w:jc w:val="center"/>
              <w:rPr>
                <w:rFonts w:ascii="Open Sans" w:hAnsi="Open Sans" w:cs="Open Sans"/>
                <w:sz w:val="16"/>
                <w:szCs w:val="24"/>
                <w:rPrChange w:id="4235" w:author="Nicole Wu" w:date="2024-01-08T11:26:00Z">
                  <w:rPr>
                    <w:sz w:val="16"/>
                    <w:szCs w:val="24"/>
                  </w:rPr>
                </w:rPrChange>
              </w:rPr>
            </w:pPr>
            <w:r w:rsidRPr="00801E49">
              <w:rPr>
                <w:rFonts w:ascii="Open Sans" w:hAnsi="Open Sans" w:cs="Open Sans"/>
                <w:sz w:val="16"/>
                <w:szCs w:val="24"/>
                <w:rPrChange w:id="4236" w:author="Nicole Wu" w:date="2024-01-08T11:26:00Z">
                  <w:rPr>
                    <w:sz w:val="16"/>
                    <w:szCs w:val="24"/>
                  </w:rPr>
                </w:rPrChange>
              </w:rPr>
              <w:t>(0.50)</w:t>
            </w:r>
          </w:p>
        </w:tc>
        <w:tc>
          <w:tcPr>
            <w:tcW w:w="562" w:type="dxa"/>
            <w:tcBorders>
              <w:top w:val="nil"/>
              <w:left w:val="nil"/>
              <w:bottom w:val="nil"/>
              <w:right w:val="nil"/>
            </w:tcBorders>
          </w:tcPr>
          <w:p w14:paraId="2268489D" w14:textId="77777777" w:rsidR="00B92327" w:rsidRPr="00801E49" w:rsidRDefault="00332621" w:rsidP="00A544C8">
            <w:pPr>
              <w:spacing w:after="0" w:line="259" w:lineRule="auto"/>
              <w:ind w:left="5" w:right="0" w:firstLine="0"/>
              <w:jc w:val="center"/>
              <w:rPr>
                <w:rFonts w:ascii="Open Sans" w:hAnsi="Open Sans" w:cs="Open Sans"/>
                <w:sz w:val="16"/>
                <w:szCs w:val="24"/>
                <w:rPrChange w:id="4237" w:author="Nicole Wu" w:date="2024-01-08T11:26:00Z">
                  <w:rPr>
                    <w:sz w:val="16"/>
                    <w:szCs w:val="24"/>
                  </w:rPr>
                </w:rPrChange>
              </w:rPr>
            </w:pPr>
            <w:r w:rsidRPr="00801E49">
              <w:rPr>
                <w:rFonts w:ascii="Open Sans" w:hAnsi="Open Sans" w:cs="Open Sans"/>
                <w:sz w:val="16"/>
                <w:szCs w:val="24"/>
                <w:rPrChange w:id="4238" w:author="Nicole Wu" w:date="2024-01-08T11:26:00Z">
                  <w:rPr>
                    <w:sz w:val="16"/>
                    <w:szCs w:val="24"/>
                  </w:rPr>
                </w:rPrChange>
              </w:rPr>
              <w:t>(0.02)</w:t>
            </w:r>
          </w:p>
        </w:tc>
      </w:tr>
      <w:tr w:rsidR="00B92327" w:rsidRPr="00801E49" w14:paraId="6F64B450" w14:textId="77777777" w:rsidTr="00A544C8">
        <w:trPr>
          <w:trHeight w:val="189"/>
        </w:trPr>
        <w:tc>
          <w:tcPr>
            <w:tcW w:w="2290" w:type="dxa"/>
            <w:tcBorders>
              <w:top w:val="nil"/>
              <w:left w:val="nil"/>
              <w:bottom w:val="nil"/>
              <w:right w:val="nil"/>
            </w:tcBorders>
          </w:tcPr>
          <w:p w14:paraId="13F62A59" w14:textId="77777777" w:rsidR="00B92327" w:rsidRPr="00801E49" w:rsidRDefault="00332621" w:rsidP="00A544C8">
            <w:pPr>
              <w:spacing w:after="0" w:line="259" w:lineRule="auto"/>
              <w:ind w:left="0" w:right="0" w:firstLine="0"/>
              <w:jc w:val="left"/>
              <w:rPr>
                <w:rFonts w:ascii="Open Sans" w:hAnsi="Open Sans" w:cs="Open Sans"/>
                <w:sz w:val="16"/>
                <w:szCs w:val="24"/>
                <w:rPrChange w:id="4239" w:author="Nicole Wu" w:date="2024-01-08T11:26:00Z">
                  <w:rPr>
                    <w:sz w:val="16"/>
                    <w:szCs w:val="24"/>
                  </w:rPr>
                </w:rPrChange>
              </w:rPr>
            </w:pPr>
            <w:r w:rsidRPr="00801E49">
              <w:rPr>
                <w:rFonts w:ascii="Open Sans" w:hAnsi="Open Sans" w:cs="Open Sans"/>
                <w:sz w:val="16"/>
                <w:szCs w:val="24"/>
                <w:rPrChange w:id="4240" w:author="Nicole Wu" w:date="2024-01-08T11:26:00Z">
                  <w:rPr>
                    <w:sz w:val="16"/>
                    <w:szCs w:val="24"/>
                  </w:rPr>
                </w:rPrChange>
              </w:rPr>
              <w:t>Severely Food Insecure</w:t>
            </w:r>
          </w:p>
        </w:tc>
        <w:tc>
          <w:tcPr>
            <w:tcW w:w="672" w:type="dxa"/>
            <w:tcBorders>
              <w:top w:val="nil"/>
              <w:left w:val="nil"/>
              <w:bottom w:val="nil"/>
              <w:right w:val="nil"/>
            </w:tcBorders>
          </w:tcPr>
          <w:p w14:paraId="65C34B35" w14:textId="77777777" w:rsidR="00B92327" w:rsidRPr="00801E49" w:rsidRDefault="00332621" w:rsidP="00A544C8">
            <w:pPr>
              <w:spacing w:after="0" w:line="259" w:lineRule="auto"/>
              <w:ind w:left="0" w:right="0" w:firstLine="0"/>
              <w:jc w:val="center"/>
              <w:rPr>
                <w:rFonts w:ascii="Open Sans" w:hAnsi="Open Sans" w:cs="Open Sans"/>
                <w:sz w:val="16"/>
                <w:szCs w:val="24"/>
                <w:rPrChange w:id="4241" w:author="Nicole Wu" w:date="2024-01-08T11:26:00Z">
                  <w:rPr>
                    <w:sz w:val="16"/>
                    <w:szCs w:val="24"/>
                  </w:rPr>
                </w:rPrChange>
              </w:rPr>
            </w:pPr>
            <w:r w:rsidRPr="00801E49">
              <w:rPr>
                <w:rFonts w:ascii="Open Sans" w:hAnsi="Open Sans" w:cs="Open Sans"/>
                <w:sz w:val="16"/>
                <w:szCs w:val="24"/>
                <w:rPrChange w:id="4242" w:author="Nicole Wu" w:date="2024-01-08T11:26:00Z">
                  <w:rPr>
                    <w:sz w:val="16"/>
                    <w:szCs w:val="24"/>
                  </w:rPr>
                </w:rPrChange>
              </w:rPr>
              <w:t>0.02</w:t>
            </w:r>
          </w:p>
        </w:tc>
        <w:tc>
          <w:tcPr>
            <w:tcW w:w="806" w:type="dxa"/>
            <w:tcBorders>
              <w:top w:val="nil"/>
              <w:left w:val="nil"/>
              <w:bottom w:val="nil"/>
              <w:right w:val="nil"/>
            </w:tcBorders>
          </w:tcPr>
          <w:p w14:paraId="102916E9" w14:textId="77777777" w:rsidR="00B92327" w:rsidRPr="00801E49" w:rsidRDefault="00332621" w:rsidP="00A544C8">
            <w:pPr>
              <w:spacing w:after="0" w:line="259" w:lineRule="auto"/>
              <w:ind w:left="0" w:right="0" w:firstLine="0"/>
              <w:jc w:val="center"/>
              <w:rPr>
                <w:rFonts w:ascii="Open Sans" w:hAnsi="Open Sans" w:cs="Open Sans"/>
                <w:sz w:val="16"/>
                <w:szCs w:val="24"/>
                <w:rPrChange w:id="4243" w:author="Nicole Wu" w:date="2024-01-08T11:26:00Z">
                  <w:rPr>
                    <w:sz w:val="16"/>
                    <w:szCs w:val="24"/>
                  </w:rPr>
                </w:rPrChange>
              </w:rPr>
            </w:pPr>
            <w:r w:rsidRPr="00801E49">
              <w:rPr>
                <w:rFonts w:ascii="Open Sans" w:hAnsi="Open Sans" w:cs="Open Sans"/>
                <w:sz w:val="16"/>
                <w:szCs w:val="24"/>
                <w:rPrChange w:id="4244" w:author="Nicole Wu" w:date="2024-01-08T11:26:00Z">
                  <w:rPr>
                    <w:sz w:val="16"/>
                    <w:szCs w:val="24"/>
                  </w:rPr>
                </w:rPrChange>
              </w:rPr>
              <w:t>0.02</w:t>
            </w:r>
          </w:p>
        </w:tc>
        <w:tc>
          <w:tcPr>
            <w:tcW w:w="672" w:type="dxa"/>
            <w:tcBorders>
              <w:top w:val="nil"/>
              <w:left w:val="nil"/>
              <w:bottom w:val="nil"/>
              <w:right w:val="nil"/>
            </w:tcBorders>
          </w:tcPr>
          <w:p w14:paraId="13609647" w14:textId="77777777" w:rsidR="00B92327" w:rsidRPr="00801E49" w:rsidRDefault="00332621" w:rsidP="00A544C8">
            <w:pPr>
              <w:spacing w:after="0" w:line="259" w:lineRule="auto"/>
              <w:ind w:left="0" w:right="0" w:firstLine="0"/>
              <w:jc w:val="center"/>
              <w:rPr>
                <w:rFonts w:ascii="Open Sans" w:hAnsi="Open Sans" w:cs="Open Sans"/>
                <w:sz w:val="16"/>
                <w:szCs w:val="24"/>
                <w:rPrChange w:id="4245" w:author="Nicole Wu" w:date="2024-01-08T11:26:00Z">
                  <w:rPr>
                    <w:sz w:val="16"/>
                    <w:szCs w:val="24"/>
                  </w:rPr>
                </w:rPrChange>
              </w:rPr>
            </w:pPr>
            <w:r w:rsidRPr="00801E49">
              <w:rPr>
                <w:rFonts w:ascii="Open Sans" w:hAnsi="Open Sans" w:cs="Open Sans"/>
                <w:sz w:val="16"/>
                <w:szCs w:val="24"/>
                <w:rPrChange w:id="4246" w:author="Nicole Wu" w:date="2024-01-08T11:26:00Z">
                  <w:rPr>
                    <w:sz w:val="16"/>
                    <w:szCs w:val="24"/>
                  </w:rPr>
                </w:rPrChange>
              </w:rPr>
              <w:t>-0.00</w:t>
            </w:r>
          </w:p>
        </w:tc>
        <w:tc>
          <w:tcPr>
            <w:tcW w:w="637" w:type="dxa"/>
            <w:tcBorders>
              <w:top w:val="nil"/>
              <w:left w:val="nil"/>
              <w:bottom w:val="nil"/>
              <w:right w:val="nil"/>
            </w:tcBorders>
          </w:tcPr>
          <w:p w14:paraId="7B71ED05" w14:textId="77777777" w:rsidR="00B92327" w:rsidRPr="00801E49" w:rsidRDefault="00332621" w:rsidP="00A544C8">
            <w:pPr>
              <w:spacing w:after="0" w:line="259" w:lineRule="auto"/>
              <w:ind w:left="0" w:right="0" w:firstLine="0"/>
              <w:jc w:val="center"/>
              <w:rPr>
                <w:rFonts w:ascii="Open Sans" w:hAnsi="Open Sans" w:cs="Open Sans"/>
                <w:sz w:val="16"/>
                <w:szCs w:val="24"/>
                <w:rPrChange w:id="4247" w:author="Nicole Wu" w:date="2024-01-08T11:26:00Z">
                  <w:rPr>
                    <w:sz w:val="16"/>
                    <w:szCs w:val="24"/>
                  </w:rPr>
                </w:rPrChange>
              </w:rPr>
            </w:pPr>
            <w:r w:rsidRPr="00801E49">
              <w:rPr>
                <w:rFonts w:ascii="Open Sans" w:hAnsi="Open Sans" w:cs="Open Sans"/>
                <w:sz w:val="16"/>
                <w:szCs w:val="24"/>
                <w:rPrChange w:id="4248" w:author="Nicole Wu" w:date="2024-01-08T11:26:00Z">
                  <w:rPr>
                    <w:sz w:val="16"/>
                    <w:szCs w:val="24"/>
                  </w:rPr>
                </w:rPrChange>
              </w:rPr>
              <w:t>0.04</w:t>
            </w:r>
          </w:p>
        </w:tc>
        <w:tc>
          <w:tcPr>
            <w:tcW w:w="841" w:type="dxa"/>
            <w:tcBorders>
              <w:top w:val="nil"/>
              <w:left w:val="nil"/>
              <w:bottom w:val="nil"/>
              <w:right w:val="nil"/>
            </w:tcBorders>
          </w:tcPr>
          <w:p w14:paraId="5C9EC0BE" w14:textId="77777777" w:rsidR="00B92327" w:rsidRPr="00801E49" w:rsidRDefault="00332621" w:rsidP="00A544C8">
            <w:pPr>
              <w:spacing w:after="0" w:line="259" w:lineRule="auto"/>
              <w:ind w:left="0" w:right="0" w:firstLine="0"/>
              <w:jc w:val="center"/>
              <w:rPr>
                <w:rFonts w:ascii="Open Sans" w:hAnsi="Open Sans" w:cs="Open Sans"/>
                <w:sz w:val="16"/>
                <w:szCs w:val="24"/>
                <w:rPrChange w:id="4249" w:author="Nicole Wu" w:date="2024-01-08T11:26:00Z">
                  <w:rPr>
                    <w:sz w:val="16"/>
                    <w:szCs w:val="24"/>
                  </w:rPr>
                </w:rPrChange>
              </w:rPr>
            </w:pPr>
            <w:r w:rsidRPr="00801E49">
              <w:rPr>
                <w:rFonts w:ascii="Open Sans" w:hAnsi="Open Sans" w:cs="Open Sans"/>
                <w:sz w:val="16"/>
                <w:szCs w:val="24"/>
                <w:rPrChange w:id="4250" w:author="Nicole Wu" w:date="2024-01-08T11:26:00Z">
                  <w:rPr>
                    <w:sz w:val="16"/>
                    <w:szCs w:val="24"/>
                  </w:rPr>
                </w:rPrChange>
              </w:rPr>
              <w:t>0.14</w:t>
            </w:r>
          </w:p>
        </w:tc>
        <w:tc>
          <w:tcPr>
            <w:tcW w:w="766" w:type="dxa"/>
            <w:tcBorders>
              <w:top w:val="nil"/>
              <w:left w:val="nil"/>
              <w:bottom w:val="nil"/>
              <w:right w:val="nil"/>
            </w:tcBorders>
          </w:tcPr>
          <w:p w14:paraId="51551077" w14:textId="77777777" w:rsidR="00B92327" w:rsidRPr="00801E49" w:rsidRDefault="00332621" w:rsidP="00A544C8">
            <w:pPr>
              <w:spacing w:after="0" w:line="259" w:lineRule="auto"/>
              <w:ind w:left="0" w:right="0" w:firstLine="0"/>
              <w:jc w:val="center"/>
              <w:rPr>
                <w:rFonts w:ascii="Open Sans" w:hAnsi="Open Sans" w:cs="Open Sans"/>
                <w:sz w:val="16"/>
                <w:szCs w:val="24"/>
                <w:rPrChange w:id="4251" w:author="Nicole Wu" w:date="2024-01-08T11:26:00Z">
                  <w:rPr>
                    <w:sz w:val="16"/>
                    <w:szCs w:val="24"/>
                  </w:rPr>
                </w:rPrChange>
              </w:rPr>
            </w:pPr>
            <w:r w:rsidRPr="00801E49">
              <w:rPr>
                <w:rFonts w:ascii="Open Sans" w:hAnsi="Open Sans" w:cs="Open Sans"/>
                <w:sz w:val="16"/>
                <w:szCs w:val="24"/>
                <w:rPrChange w:id="4252" w:author="Nicole Wu" w:date="2024-01-08T11:26:00Z">
                  <w:rPr>
                    <w:sz w:val="16"/>
                    <w:szCs w:val="24"/>
                  </w:rPr>
                </w:rPrChange>
              </w:rPr>
              <w:t>0.11**</w:t>
            </w:r>
          </w:p>
        </w:tc>
        <w:tc>
          <w:tcPr>
            <w:tcW w:w="672" w:type="dxa"/>
            <w:tcBorders>
              <w:top w:val="nil"/>
              <w:left w:val="nil"/>
              <w:bottom w:val="nil"/>
              <w:right w:val="nil"/>
            </w:tcBorders>
          </w:tcPr>
          <w:p w14:paraId="47657E18" w14:textId="77777777" w:rsidR="00B92327" w:rsidRPr="00801E49" w:rsidRDefault="00332621" w:rsidP="00A544C8">
            <w:pPr>
              <w:spacing w:after="0" w:line="259" w:lineRule="auto"/>
              <w:ind w:left="0" w:right="0" w:firstLine="0"/>
              <w:jc w:val="center"/>
              <w:rPr>
                <w:rFonts w:ascii="Open Sans" w:hAnsi="Open Sans" w:cs="Open Sans"/>
                <w:sz w:val="16"/>
                <w:szCs w:val="24"/>
                <w:rPrChange w:id="4253" w:author="Nicole Wu" w:date="2024-01-08T11:26:00Z">
                  <w:rPr>
                    <w:sz w:val="16"/>
                    <w:szCs w:val="24"/>
                  </w:rPr>
                </w:rPrChange>
              </w:rPr>
            </w:pPr>
            <w:r w:rsidRPr="00801E49">
              <w:rPr>
                <w:rFonts w:ascii="Open Sans" w:hAnsi="Open Sans" w:cs="Open Sans"/>
                <w:sz w:val="16"/>
                <w:szCs w:val="24"/>
                <w:rPrChange w:id="4254" w:author="Nicole Wu" w:date="2024-01-08T11:26:00Z">
                  <w:rPr>
                    <w:sz w:val="16"/>
                    <w:szCs w:val="24"/>
                  </w:rPr>
                </w:rPrChange>
              </w:rPr>
              <w:t>0.03</w:t>
            </w:r>
          </w:p>
        </w:tc>
        <w:tc>
          <w:tcPr>
            <w:tcW w:w="806" w:type="dxa"/>
            <w:tcBorders>
              <w:top w:val="nil"/>
              <w:left w:val="nil"/>
              <w:bottom w:val="nil"/>
              <w:right w:val="nil"/>
            </w:tcBorders>
          </w:tcPr>
          <w:p w14:paraId="1BA348E5" w14:textId="77777777" w:rsidR="00B92327" w:rsidRPr="00801E49" w:rsidRDefault="00332621" w:rsidP="00A544C8">
            <w:pPr>
              <w:spacing w:after="0" w:line="259" w:lineRule="auto"/>
              <w:ind w:left="0" w:right="0" w:firstLine="0"/>
              <w:jc w:val="center"/>
              <w:rPr>
                <w:rFonts w:ascii="Open Sans" w:hAnsi="Open Sans" w:cs="Open Sans"/>
                <w:sz w:val="16"/>
                <w:szCs w:val="24"/>
                <w:rPrChange w:id="4255" w:author="Nicole Wu" w:date="2024-01-08T11:26:00Z">
                  <w:rPr>
                    <w:sz w:val="16"/>
                    <w:szCs w:val="24"/>
                  </w:rPr>
                </w:rPrChange>
              </w:rPr>
            </w:pPr>
            <w:r w:rsidRPr="00801E49">
              <w:rPr>
                <w:rFonts w:ascii="Open Sans" w:hAnsi="Open Sans" w:cs="Open Sans"/>
                <w:sz w:val="16"/>
                <w:szCs w:val="24"/>
                <w:rPrChange w:id="4256" w:author="Nicole Wu" w:date="2024-01-08T11:26:00Z">
                  <w:rPr>
                    <w:sz w:val="16"/>
                    <w:szCs w:val="24"/>
                  </w:rPr>
                </w:rPrChange>
              </w:rPr>
              <w:t>0.07</w:t>
            </w:r>
          </w:p>
        </w:tc>
        <w:tc>
          <w:tcPr>
            <w:tcW w:w="562" w:type="dxa"/>
            <w:tcBorders>
              <w:top w:val="nil"/>
              <w:left w:val="nil"/>
              <w:bottom w:val="nil"/>
              <w:right w:val="nil"/>
            </w:tcBorders>
          </w:tcPr>
          <w:p w14:paraId="62303B6D" w14:textId="77777777" w:rsidR="00B92327" w:rsidRPr="00801E49" w:rsidRDefault="00332621" w:rsidP="00A544C8">
            <w:pPr>
              <w:spacing w:after="0" w:line="259" w:lineRule="auto"/>
              <w:ind w:left="0" w:right="0" w:firstLine="0"/>
              <w:jc w:val="center"/>
              <w:rPr>
                <w:rFonts w:ascii="Open Sans" w:hAnsi="Open Sans" w:cs="Open Sans"/>
                <w:sz w:val="16"/>
                <w:szCs w:val="24"/>
                <w:rPrChange w:id="4257" w:author="Nicole Wu" w:date="2024-01-08T11:26:00Z">
                  <w:rPr>
                    <w:sz w:val="16"/>
                    <w:szCs w:val="24"/>
                  </w:rPr>
                </w:rPrChange>
              </w:rPr>
            </w:pPr>
            <w:r w:rsidRPr="00801E49">
              <w:rPr>
                <w:rFonts w:ascii="Open Sans" w:hAnsi="Open Sans" w:cs="Open Sans"/>
                <w:sz w:val="16"/>
                <w:szCs w:val="24"/>
                <w:rPrChange w:id="4258" w:author="Nicole Wu" w:date="2024-01-08T11:26:00Z">
                  <w:rPr>
                    <w:sz w:val="16"/>
                    <w:szCs w:val="24"/>
                  </w:rPr>
                </w:rPrChange>
              </w:rPr>
              <w:t>0.04*</w:t>
            </w:r>
          </w:p>
        </w:tc>
      </w:tr>
      <w:tr w:rsidR="00B92327" w:rsidRPr="00801E49" w14:paraId="45326322" w14:textId="77777777" w:rsidTr="00A544C8">
        <w:trPr>
          <w:trHeight w:val="189"/>
        </w:trPr>
        <w:tc>
          <w:tcPr>
            <w:tcW w:w="2290" w:type="dxa"/>
            <w:tcBorders>
              <w:top w:val="nil"/>
              <w:left w:val="nil"/>
              <w:bottom w:val="nil"/>
              <w:right w:val="nil"/>
            </w:tcBorders>
          </w:tcPr>
          <w:p w14:paraId="05665A9A" w14:textId="77777777" w:rsidR="00B92327" w:rsidRPr="00801E49" w:rsidRDefault="00B92327" w:rsidP="00A544C8">
            <w:pPr>
              <w:spacing w:after="0" w:line="259" w:lineRule="auto"/>
              <w:ind w:left="0" w:right="0" w:firstLine="0"/>
              <w:jc w:val="left"/>
              <w:rPr>
                <w:rFonts w:ascii="Open Sans" w:hAnsi="Open Sans" w:cs="Open Sans"/>
                <w:sz w:val="16"/>
                <w:szCs w:val="24"/>
                <w:rPrChange w:id="4259" w:author="Nicole Wu" w:date="2024-01-08T11:26:00Z">
                  <w:rPr>
                    <w:sz w:val="16"/>
                    <w:szCs w:val="24"/>
                  </w:rPr>
                </w:rPrChange>
              </w:rPr>
            </w:pPr>
          </w:p>
        </w:tc>
        <w:tc>
          <w:tcPr>
            <w:tcW w:w="672" w:type="dxa"/>
            <w:tcBorders>
              <w:top w:val="nil"/>
              <w:left w:val="nil"/>
              <w:bottom w:val="nil"/>
              <w:right w:val="nil"/>
            </w:tcBorders>
          </w:tcPr>
          <w:p w14:paraId="42AE6B09" w14:textId="77777777" w:rsidR="00B92327" w:rsidRPr="00801E49" w:rsidRDefault="00332621" w:rsidP="00A544C8">
            <w:pPr>
              <w:spacing w:after="0" w:line="259" w:lineRule="auto"/>
              <w:ind w:left="0" w:right="0" w:firstLine="0"/>
              <w:jc w:val="center"/>
              <w:rPr>
                <w:rFonts w:ascii="Open Sans" w:hAnsi="Open Sans" w:cs="Open Sans"/>
                <w:sz w:val="16"/>
                <w:szCs w:val="24"/>
                <w:rPrChange w:id="4260" w:author="Nicole Wu" w:date="2024-01-08T11:26:00Z">
                  <w:rPr>
                    <w:sz w:val="16"/>
                    <w:szCs w:val="24"/>
                  </w:rPr>
                </w:rPrChange>
              </w:rPr>
            </w:pPr>
            <w:r w:rsidRPr="00801E49">
              <w:rPr>
                <w:rFonts w:ascii="Open Sans" w:hAnsi="Open Sans" w:cs="Open Sans"/>
                <w:sz w:val="16"/>
                <w:szCs w:val="24"/>
                <w:rPrChange w:id="4261" w:author="Nicole Wu" w:date="2024-01-08T11:26:00Z">
                  <w:rPr>
                    <w:sz w:val="16"/>
                    <w:szCs w:val="24"/>
                  </w:rPr>
                </w:rPrChange>
              </w:rPr>
              <w:t>(0.14)</w:t>
            </w:r>
          </w:p>
        </w:tc>
        <w:tc>
          <w:tcPr>
            <w:tcW w:w="806" w:type="dxa"/>
            <w:tcBorders>
              <w:top w:val="nil"/>
              <w:left w:val="nil"/>
              <w:bottom w:val="nil"/>
              <w:right w:val="nil"/>
            </w:tcBorders>
          </w:tcPr>
          <w:p w14:paraId="384D0EBD" w14:textId="77777777" w:rsidR="00B92327" w:rsidRPr="00801E49" w:rsidRDefault="00332621" w:rsidP="00A544C8">
            <w:pPr>
              <w:spacing w:after="0" w:line="259" w:lineRule="auto"/>
              <w:ind w:left="67" w:right="0" w:firstLine="0"/>
              <w:jc w:val="center"/>
              <w:rPr>
                <w:rFonts w:ascii="Open Sans" w:hAnsi="Open Sans" w:cs="Open Sans"/>
                <w:sz w:val="16"/>
                <w:szCs w:val="24"/>
                <w:rPrChange w:id="4262" w:author="Nicole Wu" w:date="2024-01-08T11:26:00Z">
                  <w:rPr>
                    <w:sz w:val="16"/>
                    <w:szCs w:val="24"/>
                  </w:rPr>
                </w:rPrChange>
              </w:rPr>
            </w:pPr>
            <w:r w:rsidRPr="00801E49">
              <w:rPr>
                <w:rFonts w:ascii="Open Sans" w:hAnsi="Open Sans" w:cs="Open Sans"/>
                <w:sz w:val="16"/>
                <w:szCs w:val="24"/>
                <w:rPrChange w:id="4263" w:author="Nicole Wu" w:date="2024-01-08T11:26:00Z">
                  <w:rPr>
                    <w:sz w:val="16"/>
                    <w:szCs w:val="24"/>
                  </w:rPr>
                </w:rPrChange>
              </w:rPr>
              <w:t>(0.14)</w:t>
            </w:r>
          </w:p>
        </w:tc>
        <w:tc>
          <w:tcPr>
            <w:tcW w:w="672" w:type="dxa"/>
            <w:tcBorders>
              <w:top w:val="nil"/>
              <w:left w:val="nil"/>
              <w:bottom w:val="nil"/>
              <w:right w:val="nil"/>
            </w:tcBorders>
          </w:tcPr>
          <w:p w14:paraId="7F3B33A9" w14:textId="77777777" w:rsidR="00B92327" w:rsidRPr="00801E49" w:rsidRDefault="00332621" w:rsidP="00A544C8">
            <w:pPr>
              <w:spacing w:after="0" w:line="259" w:lineRule="auto"/>
              <w:ind w:left="0" w:right="0" w:firstLine="0"/>
              <w:jc w:val="center"/>
              <w:rPr>
                <w:rFonts w:ascii="Open Sans" w:hAnsi="Open Sans" w:cs="Open Sans"/>
                <w:sz w:val="16"/>
                <w:szCs w:val="24"/>
                <w:rPrChange w:id="4264" w:author="Nicole Wu" w:date="2024-01-08T11:26:00Z">
                  <w:rPr>
                    <w:sz w:val="16"/>
                    <w:szCs w:val="24"/>
                  </w:rPr>
                </w:rPrChange>
              </w:rPr>
            </w:pPr>
            <w:r w:rsidRPr="00801E49">
              <w:rPr>
                <w:rFonts w:ascii="Open Sans" w:hAnsi="Open Sans" w:cs="Open Sans"/>
                <w:sz w:val="16"/>
                <w:szCs w:val="24"/>
                <w:rPrChange w:id="4265" w:author="Nicole Wu" w:date="2024-01-08T11:26:00Z">
                  <w:rPr>
                    <w:sz w:val="16"/>
                    <w:szCs w:val="24"/>
                  </w:rPr>
                </w:rPrChange>
              </w:rPr>
              <w:t>(0.92)</w:t>
            </w:r>
          </w:p>
        </w:tc>
        <w:tc>
          <w:tcPr>
            <w:tcW w:w="637" w:type="dxa"/>
            <w:tcBorders>
              <w:top w:val="nil"/>
              <w:left w:val="nil"/>
              <w:bottom w:val="nil"/>
              <w:right w:val="nil"/>
            </w:tcBorders>
          </w:tcPr>
          <w:p w14:paraId="1D39D3C8" w14:textId="77777777" w:rsidR="00B92327" w:rsidRPr="00801E49" w:rsidRDefault="00332621" w:rsidP="00A544C8">
            <w:pPr>
              <w:spacing w:after="0" w:line="259" w:lineRule="auto"/>
              <w:ind w:left="0" w:right="0" w:firstLine="0"/>
              <w:jc w:val="center"/>
              <w:rPr>
                <w:rFonts w:ascii="Open Sans" w:hAnsi="Open Sans" w:cs="Open Sans"/>
                <w:sz w:val="16"/>
                <w:szCs w:val="24"/>
                <w:rPrChange w:id="4266" w:author="Nicole Wu" w:date="2024-01-08T11:26:00Z">
                  <w:rPr>
                    <w:sz w:val="16"/>
                    <w:szCs w:val="24"/>
                  </w:rPr>
                </w:rPrChange>
              </w:rPr>
            </w:pPr>
            <w:r w:rsidRPr="00801E49">
              <w:rPr>
                <w:rFonts w:ascii="Open Sans" w:hAnsi="Open Sans" w:cs="Open Sans"/>
                <w:sz w:val="16"/>
                <w:szCs w:val="24"/>
                <w:rPrChange w:id="4267" w:author="Nicole Wu" w:date="2024-01-08T11:26:00Z">
                  <w:rPr>
                    <w:sz w:val="16"/>
                    <w:szCs w:val="24"/>
                  </w:rPr>
                </w:rPrChange>
              </w:rPr>
              <w:t>(0.19)</w:t>
            </w:r>
          </w:p>
        </w:tc>
        <w:tc>
          <w:tcPr>
            <w:tcW w:w="841" w:type="dxa"/>
            <w:tcBorders>
              <w:top w:val="nil"/>
              <w:left w:val="nil"/>
              <w:bottom w:val="nil"/>
              <w:right w:val="nil"/>
            </w:tcBorders>
          </w:tcPr>
          <w:p w14:paraId="4E7E5D06" w14:textId="77777777" w:rsidR="00B92327" w:rsidRPr="00801E49" w:rsidRDefault="00332621" w:rsidP="00A544C8">
            <w:pPr>
              <w:spacing w:after="0" w:line="259" w:lineRule="auto"/>
              <w:ind w:left="102" w:right="0" w:firstLine="0"/>
              <w:jc w:val="center"/>
              <w:rPr>
                <w:rFonts w:ascii="Open Sans" w:hAnsi="Open Sans" w:cs="Open Sans"/>
                <w:sz w:val="16"/>
                <w:szCs w:val="24"/>
                <w:rPrChange w:id="4268" w:author="Nicole Wu" w:date="2024-01-08T11:26:00Z">
                  <w:rPr>
                    <w:sz w:val="16"/>
                    <w:szCs w:val="24"/>
                  </w:rPr>
                </w:rPrChange>
              </w:rPr>
            </w:pPr>
            <w:r w:rsidRPr="00801E49">
              <w:rPr>
                <w:rFonts w:ascii="Open Sans" w:hAnsi="Open Sans" w:cs="Open Sans"/>
                <w:sz w:val="16"/>
                <w:szCs w:val="24"/>
                <w:rPrChange w:id="4269" w:author="Nicole Wu" w:date="2024-01-08T11:26:00Z">
                  <w:rPr>
                    <w:sz w:val="16"/>
                    <w:szCs w:val="24"/>
                  </w:rPr>
                </w:rPrChange>
              </w:rPr>
              <w:t>(0.35)</w:t>
            </w:r>
          </w:p>
        </w:tc>
        <w:tc>
          <w:tcPr>
            <w:tcW w:w="766" w:type="dxa"/>
            <w:tcBorders>
              <w:top w:val="nil"/>
              <w:left w:val="nil"/>
              <w:bottom w:val="nil"/>
              <w:right w:val="nil"/>
            </w:tcBorders>
          </w:tcPr>
          <w:p w14:paraId="60C37FF3" w14:textId="77777777" w:rsidR="00B92327" w:rsidRPr="00801E49" w:rsidRDefault="00332621" w:rsidP="00A544C8">
            <w:pPr>
              <w:spacing w:after="0" w:line="259" w:lineRule="auto"/>
              <w:ind w:left="47" w:right="0" w:firstLine="0"/>
              <w:jc w:val="center"/>
              <w:rPr>
                <w:rFonts w:ascii="Open Sans" w:hAnsi="Open Sans" w:cs="Open Sans"/>
                <w:sz w:val="16"/>
                <w:szCs w:val="24"/>
                <w:rPrChange w:id="4270" w:author="Nicole Wu" w:date="2024-01-08T11:26:00Z">
                  <w:rPr>
                    <w:sz w:val="16"/>
                    <w:szCs w:val="24"/>
                  </w:rPr>
                </w:rPrChange>
              </w:rPr>
            </w:pPr>
            <w:r w:rsidRPr="00801E49">
              <w:rPr>
                <w:rFonts w:ascii="Open Sans" w:hAnsi="Open Sans" w:cs="Open Sans"/>
                <w:sz w:val="16"/>
                <w:szCs w:val="24"/>
                <w:rPrChange w:id="4271" w:author="Nicole Wu" w:date="2024-01-08T11:26:00Z">
                  <w:rPr>
                    <w:sz w:val="16"/>
                    <w:szCs w:val="24"/>
                  </w:rPr>
                </w:rPrChange>
              </w:rPr>
              <w:t>(0.00)</w:t>
            </w:r>
          </w:p>
        </w:tc>
        <w:tc>
          <w:tcPr>
            <w:tcW w:w="672" w:type="dxa"/>
            <w:tcBorders>
              <w:top w:val="nil"/>
              <w:left w:val="nil"/>
              <w:bottom w:val="nil"/>
              <w:right w:val="nil"/>
            </w:tcBorders>
          </w:tcPr>
          <w:p w14:paraId="47108623" w14:textId="77777777" w:rsidR="00B92327" w:rsidRPr="00801E49" w:rsidRDefault="00332621" w:rsidP="00A544C8">
            <w:pPr>
              <w:spacing w:after="0" w:line="259" w:lineRule="auto"/>
              <w:ind w:left="0" w:right="0" w:firstLine="0"/>
              <w:jc w:val="center"/>
              <w:rPr>
                <w:rFonts w:ascii="Open Sans" w:hAnsi="Open Sans" w:cs="Open Sans"/>
                <w:sz w:val="16"/>
                <w:szCs w:val="24"/>
                <w:rPrChange w:id="4272" w:author="Nicole Wu" w:date="2024-01-08T11:26:00Z">
                  <w:rPr>
                    <w:sz w:val="16"/>
                    <w:szCs w:val="24"/>
                  </w:rPr>
                </w:rPrChange>
              </w:rPr>
            </w:pPr>
            <w:r w:rsidRPr="00801E49">
              <w:rPr>
                <w:rFonts w:ascii="Open Sans" w:hAnsi="Open Sans" w:cs="Open Sans"/>
                <w:sz w:val="16"/>
                <w:szCs w:val="24"/>
                <w:rPrChange w:id="4273" w:author="Nicole Wu" w:date="2024-01-08T11:26:00Z">
                  <w:rPr>
                    <w:sz w:val="16"/>
                    <w:szCs w:val="24"/>
                  </w:rPr>
                </w:rPrChange>
              </w:rPr>
              <w:t>(0.18)</w:t>
            </w:r>
          </w:p>
        </w:tc>
        <w:tc>
          <w:tcPr>
            <w:tcW w:w="806" w:type="dxa"/>
            <w:tcBorders>
              <w:top w:val="nil"/>
              <w:left w:val="nil"/>
              <w:bottom w:val="nil"/>
              <w:right w:val="nil"/>
            </w:tcBorders>
          </w:tcPr>
          <w:p w14:paraId="5FF6C607" w14:textId="77777777" w:rsidR="00B92327" w:rsidRPr="00801E49" w:rsidRDefault="00332621" w:rsidP="00A544C8">
            <w:pPr>
              <w:spacing w:after="0" w:line="259" w:lineRule="auto"/>
              <w:ind w:left="67" w:right="0" w:firstLine="0"/>
              <w:jc w:val="center"/>
              <w:rPr>
                <w:rFonts w:ascii="Open Sans" w:hAnsi="Open Sans" w:cs="Open Sans"/>
                <w:sz w:val="16"/>
                <w:szCs w:val="24"/>
                <w:rPrChange w:id="4274" w:author="Nicole Wu" w:date="2024-01-08T11:26:00Z">
                  <w:rPr>
                    <w:sz w:val="16"/>
                    <w:szCs w:val="24"/>
                  </w:rPr>
                </w:rPrChange>
              </w:rPr>
            </w:pPr>
            <w:r w:rsidRPr="00801E49">
              <w:rPr>
                <w:rFonts w:ascii="Open Sans" w:hAnsi="Open Sans" w:cs="Open Sans"/>
                <w:sz w:val="16"/>
                <w:szCs w:val="24"/>
                <w:rPrChange w:id="4275" w:author="Nicole Wu" w:date="2024-01-08T11:26:00Z">
                  <w:rPr>
                    <w:sz w:val="16"/>
                    <w:szCs w:val="24"/>
                  </w:rPr>
                </w:rPrChange>
              </w:rPr>
              <w:t>(0.26)</w:t>
            </w:r>
          </w:p>
        </w:tc>
        <w:tc>
          <w:tcPr>
            <w:tcW w:w="562" w:type="dxa"/>
            <w:tcBorders>
              <w:top w:val="nil"/>
              <w:left w:val="nil"/>
              <w:bottom w:val="nil"/>
              <w:right w:val="nil"/>
            </w:tcBorders>
          </w:tcPr>
          <w:p w14:paraId="1917E82A" w14:textId="77777777" w:rsidR="00B92327" w:rsidRPr="00801E49" w:rsidRDefault="00332621" w:rsidP="00A544C8">
            <w:pPr>
              <w:spacing w:after="0" w:line="259" w:lineRule="auto"/>
              <w:ind w:left="5" w:right="0" w:firstLine="0"/>
              <w:jc w:val="center"/>
              <w:rPr>
                <w:rFonts w:ascii="Open Sans" w:hAnsi="Open Sans" w:cs="Open Sans"/>
                <w:sz w:val="16"/>
                <w:szCs w:val="24"/>
                <w:rPrChange w:id="4276" w:author="Nicole Wu" w:date="2024-01-08T11:26:00Z">
                  <w:rPr>
                    <w:sz w:val="16"/>
                    <w:szCs w:val="24"/>
                  </w:rPr>
                </w:rPrChange>
              </w:rPr>
            </w:pPr>
            <w:r w:rsidRPr="00801E49">
              <w:rPr>
                <w:rFonts w:ascii="Open Sans" w:hAnsi="Open Sans" w:cs="Open Sans"/>
                <w:sz w:val="16"/>
                <w:szCs w:val="24"/>
                <w:rPrChange w:id="4277" w:author="Nicole Wu" w:date="2024-01-08T11:26:00Z">
                  <w:rPr>
                    <w:sz w:val="16"/>
                    <w:szCs w:val="24"/>
                  </w:rPr>
                </w:rPrChange>
              </w:rPr>
              <w:t>(0.01)</w:t>
            </w:r>
          </w:p>
        </w:tc>
      </w:tr>
      <w:tr w:rsidR="00B92327" w:rsidRPr="00801E49" w14:paraId="3E74B428" w14:textId="77777777" w:rsidTr="00A544C8">
        <w:trPr>
          <w:trHeight w:val="189"/>
        </w:trPr>
        <w:tc>
          <w:tcPr>
            <w:tcW w:w="2290" w:type="dxa"/>
            <w:tcBorders>
              <w:top w:val="nil"/>
              <w:left w:val="nil"/>
              <w:bottom w:val="nil"/>
              <w:right w:val="nil"/>
            </w:tcBorders>
          </w:tcPr>
          <w:p w14:paraId="3911DAF4" w14:textId="77777777" w:rsidR="00B92327" w:rsidRPr="00801E49" w:rsidRDefault="00332621" w:rsidP="00A544C8">
            <w:pPr>
              <w:spacing w:after="0" w:line="259" w:lineRule="auto"/>
              <w:ind w:left="0" w:right="0" w:firstLine="0"/>
              <w:jc w:val="left"/>
              <w:rPr>
                <w:rFonts w:ascii="Open Sans" w:hAnsi="Open Sans" w:cs="Open Sans"/>
                <w:sz w:val="16"/>
                <w:szCs w:val="24"/>
                <w:rPrChange w:id="4278" w:author="Nicole Wu" w:date="2024-01-08T11:26:00Z">
                  <w:rPr>
                    <w:sz w:val="16"/>
                    <w:szCs w:val="24"/>
                  </w:rPr>
                </w:rPrChange>
              </w:rPr>
            </w:pPr>
            <w:r w:rsidRPr="00801E49">
              <w:rPr>
                <w:rFonts w:ascii="Open Sans" w:hAnsi="Open Sans" w:cs="Open Sans"/>
                <w:sz w:val="16"/>
                <w:szCs w:val="24"/>
                <w:rPrChange w:id="4279" w:author="Nicole Wu" w:date="2024-01-08T11:26:00Z">
                  <w:rPr>
                    <w:sz w:val="16"/>
                    <w:szCs w:val="24"/>
                  </w:rPr>
                </w:rPrChange>
              </w:rPr>
              <w:t>Food Insecure Group</w:t>
            </w:r>
          </w:p>
        </w:tc>
        <w:tc>
          <w:tcPr>
            <w:tcW w:w="672" w:type="dxa"/>
            <w:tcBorders>
              <w:top w:val="nil"/>
              <w:left w:val="nil"/>
              <w:bottom w:val="nil"/>
              <w:right w:val="nil"/>
            </w:tcBorders>
          </w:tcPr>
          <w:p w14:paraId="7D09A70B" w14:textId="77777777" w:rsidR="00B92327" w:rsidRPr="00801E49" w:rsidRDefault="00332621" w:rsidP="00A544C8">
            <w:pPr>
              <w:spacing w:after="0" w:line="259" w:lineRule="auto"/>
              <w:ind w:left="0" w:right="0" w:firstLine="0"/>
              <w:jc w:val="center"/>
              <w:rPr>
                <w:rFonts w:ascii="Open Sans" w:hAnsi="Open Sans" w:cs="Open Sans"/>
                <w:sz w:val="16"/>
                <w:szCs w:val="24"/>
                <w:rPrChange w:id="4280" w:author="Nicole Wu" w:date="2024-01-08T11:26:00Z">
                  <w:rPr>
                    <w:sz w:val="16"/>
                    <w:szCs w:val="24"/>
                  </w:rPr>
                </w:rPrChange>
              </w:rPr>
            </w:pPr>
            <w:r w:rsidRPr="00801E49">
              <w:rPr>
                <w:rFonts w:ascii="Open Sans" w:hAnsi="Open Sans" w:cs="Open Sans"/>
                <w:sz w:val="16"/>
                <w:szCs w:val="24"/>
                <w:rPrChange w:id="4281" w:author="Nicole Wu" w:date="2024-01-08T11:26:00Z">
                  <w:rPr>
                    <w:sz w:val="16"/>
                    <w:szCs w:val="24"/>
                  </w:rPr>
                </w:rPrChange>
              </w:rPr>
              <w:t>0.47</w:t>
            </w:r>
          </w:p>
        </w:tc>
        <w:tc>
          <w:tcPr>
            <w:tcW w:w="806" w:type="dxa"/>
            <w:tcBorders>
              <w:top w:val="nil"/>
              <w:left w:val="nil"/>
              <w:bottom w:val="nil"/>
              <w:right w:val="nil"/>
            </w:tcBorders>
          </w:tcPr>
          <w:p w14:paraId="765A3A1E" w14:textId="77777777" w:rsidR="00B92327" w:rsidRPr="00801E49" w:rsidRDefault="00332621" w:rsidP="00A544C8">
            <w:pPr>
              <w:spacing w:after="0" w:line="259" w:lineRule="auto"/>
              <w:ind w:left="0" w:right="0" w:firstLine="0"/>
              <w:jc w:val="center"/>
              <w:rPr>
                <w:rFonts w:ascii="Open Sans" w:hAnsi="Open Sans" w:cs="Open Sans"/>
                <w:sz w:val="16"/>
                <w:szCs w:val="24"/>
                <w:rPrChange w:id="4282" w:author="Nicole Wu" w:date="2024-01-08T11:26:00Z">
                  <w:rPr>
                    <w:sz w:val="16"/>
                    <w:szCs w:val="24"/>
                  </w:rPr>
                </w:rPrChange>
              </w:rPr>
            </w:pPr>
            <w:r w:rsidRPr="00801E49">
              <w:rPr>
                <w:rFonts w:ascii="Open Sans" w:hAnsi="Open Sans" w:cs="Open Sans"/>
                <w:sz w:val="16"/>
                <w:szCs w:val="24"/>
                <w:rPrChange w:id="4283" w:author="Nicole Wu" w:date="2024-01-08T11:26:00Z">
                  <w:rPr>
                    <w:sz w:val="16"/>
                    <w:szCs w:val="24"/>
                  </w:rPr>
                </w:rPrChange>
              </w:rPr>
              <w:t>0.47</w:t>
            </w:r>
          </w:p>
        </w:tc>
        <w:tc>
          <w:tcPr>
            <w:tcW w:w="672" w:type="dxa"/>
            <w:tcBorders>
              <w:top w:val="nil"/>
              <w:left w:val="nil"/>
              <w:bottom w:val="nil"/>
              <w:right w:val="nil"/>
            </w:tcBorders>
          </w:tcPr>
          <w:p w14:paraId="7E748B1A" w14:textId="77777777" w:rsidR="00B92327" w:rsidRPr="00801E49" w:rsidRDefault="00332621" w:rsidP="00A544C8">
            <w:pPr>
              <w:spacing w:after="0" w:line="259" w:lineRule="auto"/>
              <w:ind w:left="0" w:right="0" w:firstLine="0"/>
              <w:jc w:val="center"/>
              <w:rPr>
                <w:rFonts w:ascii="Open Sans" w:hAnsi="Open Sans" w:cs="Open Sans"/>
                <w:sz w:val="16"/>
                <w:szCs w:val="24"/>
                <w:rPrChange w:id="4284" w:author="Nicole Wu" w:date="2024-01-08T11:26:00Z">
                  <w:rPr>
                    <w:sz w:val="16"/>
                    <w:szCs w:val="24"/>
                  </w:rPr>
                </w:rPrChange>
              </w:rPr>
            </w:pPr>
            <w:r w:rsidRPr="00801E49">
              <w:rPr>
                <w:rFonts w:ascii="Open Sans" w:hAnsi="Open Sans" w:cs="Open Sans"/>
                <w:sz w:val="16"/>
                <w:szCs w:val="24"/>
                <w:rPrChange w:id="4285" w:author="Nicole Wu" w:date="2024-01-08T11:26:00Z">
                  <w:rPr>
                    <w:sz w:val="16"/>
                    <w:szCs w:val="24"/>
                  </w:rPr>
                </w:rPrChange>
              </w:rPr>
              <w:t>0.01</w:t>
            </w:r>
          </w:p>
        </w:tc>
        <w:tc>
          <w:tcPr>
            <w:tcW w:w="637" w:type="dxa"/>
            <w:tcBorders>
              <w:top w:val="nil"/>
              <w:left w:val="nil"/>
              <w:bottom w:val="nil"/>
              <w:right w:val="nil"/>
            </w:tcBorders>
          </w:tcPr>
          <w:p w14:paraId="58096E89" w14:textId="77777777" w:rsidR="00B92327" w:rsidRPr="00801E49" w:rsidRDefault="00332621" w:rsidP="00A544C8">
            <w:pPr>
              <w:spacing w:after="0" w:line="259" w:lineRule="auto"/>
              <w:ind w:left="0" w:right="0" w:firstLine="0"/>
              <w:jc w:val="center"/>
              <w:rPr>
                <w:rFonts w:ascii="Open Sans" w:hAnsi="Open Sans" w:cs="Open Sans"/>
                <w:sz w:val="16"/>
                <w:szCs w:val="24"/>
                <w:rPrChange w:id="4286" w:author="Nicole Wu" w:date="2024-01-08T11:26:00Z">
                  <w:rPr>
                    <w:sz w:val="16"/>
                    <w:szCs w:val="24"/>
                  </w:rPr>
                </w:rPrChange>
              </w:rPr>
            </w:pPr>
            <w:r w:rsidRPr="00801E49">
              <w:rPr>
                <w:rFonts w:ascii="Open Sans" w:hAnsi="Open Sans" w:cs="Open Sans"/>
                <w:sz w:val="16"/>
                <w:szCs w:val="24"/>
                <w:rPrChange w:id="4287" w:author="Nicole Wu" w:date="2024-01-08T11:26:00Z">
                  <w:rPr>
                    <w:sz w:val="16"/>
                    <w:szCs w:val="24"/>
                  </w:rPr>
                </w:rPrChange>
              </w:rPr>
              <w:t>0.76</w:t>
            </w:r>
          </w:p>
        </w:tc>
        <w:tc>
          <w:tcPr>
            <w:tcW w:w="841" w:type="dxa"/>
            <w:tcBorders>
              <w:top w:val="nil"/>
              <w:left w:val="nil"/>
              <w:bottom w:val="nil"/>
              <w:right w:val="nil"/>
            </w:tcBorders>
          </w:tcPr>
          <w:p w14:paraId="7CE274FA" w14:textId="77777777" w:rsidR="00B92327" w:rsidRPr="00801E49" w:rsidRDefault="00332621" w:rsidP="00A544C8">
            <w:pPr>
              <w:spacing w:after="0" w:line="259" w:lineRule="auto"/>
              <w:ind w:left="0" w:right="0" w:firstLine="0"/>
              <w:jc w:val="center"/>
              <w:rPr>
                <w:rFonts w:ascii="Open Sans" w:hAnsi="Open Sans" w:cs="Open Sans"/>
                <w:sz w:val="16"/>
                <w:szCs w:val="24"/>
                <w:rPrChange w:id="4288" w:author="Nicole Wu" w:date="2024-01-08T11:26:00Z">
                  <w:rPr>
                    <w:sz w:val="16"/>
                    <w:szCs w:val="24"/>
                  </w:rPr>
                </w:rPrChange>
              </w:rPr>
            </w:pPr>
            <w:r w:rsidRPr="00801E49">
              <w:rPr>
                <w:rFonts w:ascii="Open Sans" w:hAnsi="Open Sans" w:cs="Open Sans"/>
                <w:sz w:val="16"/>
                <w:szCs w:val="24"/>
                <w:rPrChange w:id="4289" w:author="Nicole Wu" w:date="2024-01-08T11:26:00Z">
                  <w:rPr>
                    <w:sz w:val="16"/>
                    <w:szCs w:val="24"/>
                  </w:rPr>
                </w:rPrChange>
              </w:rPr>
              <w:t>0.84</w:t>
            </w:r>
          </w:p>
        </w:tc>
        <w:tc>
          <w:tcPr>
            <w:tcW w:w="766" w:type="dxa"/>
            <w:tcBorders>
              <w:top w:val="nil"/>
              <w:left w:val="nil"/>
              <w:bottom w:val="nil"/>
              <w:right w:val="nil"/>
            </w:tcBorders>
          </w:tcPr>
          <w:p w14:paraId="16AE9AA7" w14:textId="77777777" w:rsidR="00B92327" w:rsidRPr="00801E49" w:rsidRDefault="00332621" w:rsidP="00A544C8">
            <w:pPr>
              <w:spacing w:after="0" w:line="259" w:lineRule="auto"/>
              <w:ind w:left="0" w:right="0" w:firstLine="0"/>
              <w:jc w:val="center"/>
              <w:rPr>
                <w:rFonts w:ascii="Open Sans" w:hAnsi="Open Sans" w:cs="Open Sans"/>
                <w:sz w:val="16"/>
                <w:szCs w:val="24"/>
                <w:rPrChange w:id="4290" w:author="Nicole Wu" w:date="2024-01-08T11:26:00Z">
                  <w:rPr>
                    <w:sz w:val="16"/>
                    <w:szCs w:val="24"/>
                  </w:rPr>
                </w:rPrChange>
              </w:rPr>
            </w:pPr>
            <w:r w:rsidRPr="00801E49">
              <w:rPr>
                <w:rFonts w:ascii="Open Sans" w:hAnsi="Open Sans" w:cs="Open Sans"/>
                <w:sz w:val="16"/>
                <w:szCs w:val="24"/>
                <w:rPrChange w:id="4291" w:author="Nicole Wu" w:date="2024-01-08T11:26:00Z">
                  <w:rPr>
                    <w:sz w:val="16"/>
                    <w:szCs w:val="24"/>
                  </w:rPr>
                </w:rPrChange>
              </w:rPr>
              <w:t>0.08*</w:t>
            </w:r>
          </w:p>
        </w:tc>
        <w:tc>
          <w:tcPr>
            <w:tcW w:w="672" w:type="dxa"/>
            <w:tcBorders>
              <w:top w:val="nil"/>
              <w:left w:val="nil"/>
              <w:bottom w:val="nil"/>
              <w:right w:val="nil"/>
            </w:tcBorders>
          </w:tcPr>
          <w:p w14:paraId="436FA7A6" w14:textId="77777777" w:rsidR="00B92327" w:rsidRPr="00801E49" w:rsidRDefault="00332621" w:rsidP="00A544C8">
            <w:pPr>
              <w:spacing w:after="0" w:line="259" w:lineRule="auto"/>
              <w:ind w:left="0" w:right="0" w:firstLine="0"/>
              <w:jc w:val="center"/>
              <w:rPr>
                <w:rFonts w:ascii="Open Sans" w:hAnsi="Open Sans" w:cs="Open Sans"/>
                <w:sz w:val="16"/>
                <w:szCs w:val="24"/>
                <w:rPrChange w:id="4292" w:author="Nicole Wu" w:date="2024-01-08T11:26:00Z">
                  <w:rPr>
                    <w:sz w:val="16"/>
                    <w:szCs w:val="24"/>
                  </w:rPr>
                </w:rPrChange>
              </w:rPr>
            </w:pPr>
            <w:r w:rsidRPr="00801E49">
              <w:rPr>
                <w:rFonts w:ascii="Open Sans" w:hAnsi="Open Sans" w:cs="Open Sans"/>
                <w:sz w:val="16"/>
                <w:szCs w:val="24"/>
                <w:rPrChange w:id="4293" w:author="Nicole Wu" w:date="2024-01-08T11:26:00Z">
                  <w:rPr>
                    <w:sz w:val="16"/>
                    <w:szCs w:val="24"/>
                  </w:rPr>
                </w:rPrChange>
              </w:rPr>
              <w:t>0.67</w:t>
            </w:r>
          </w:p>
        </w:tc>
        <w:tc>
          <w:tcPr>
            <w:tcW w:w="806" w:type="dxa"/>
            <w:tcBorders>
              <w:top w:val="nil"/>
              <w:left w:val="nil"/>
              <w:bottom w:val="nil"/>
              <w:right w:val="nil"/>
            </w:tcBorders>
          </w:tcPr>
          <w:p w14:paraId="2D7F60E0" w14:textId="77777777" w:rsidR="00B92327" w:rsidRPr="00801E49" w:rsidRDefault="00332621" w:rsidP="00A544C8">
            <w:pPr>
              <w:spacing w:after="0" w:line="259" w:lineRule="auto"/>
              <w:ind w:left="0" w:right="0" w:firstLine="0"/>
              <w:jc w:val="center"/>
              <w:rPr>
                <w:rFonts w:ascii="Open Sans" w:hAnsi="Open Sans" w:cs="Open Sans"/>
                <w:sz w:val="16"/>
                <w:szCs w:val="24"/>
                <w:rPrChange w:id="4294" w:author="Nicole Wu" w:date="2024-01-08T11:26:00Z">
                  <w:rPr>
                    <w:sz w:val="16"/>
                    <w:szCs w:val="24"/>
                  </w:rPr>
                </w:rPrChange>
              </w:rPr>
            </w:pPr>
            <w:r w:rsidRPr="00801E49">
              <w:rPr>
                <w:rFonts w:ascii="Open Sans" w:hAnsi="Open Sans" w:cs="Open Sans"/>
                <w:sz w:val="16"/>
                <w:szCs w:val="24"/>
                <w:rPrChange w:id="4295" w:author="Nicole Wu" w:date="2024-01-08T11:26:00Z">
                  <w:rPr>
                    <w:sz w:val="16"/>
                    <w:szCs w:val="24"/>
                  </w:rPr>
                </w:rPrChange>
              </w:rPr>
              <w:t>0.63</w:t>
            </w:r>
          </w:p>
        </w:tc>
        <w:tc>
          <w:tcPr>
            <w:tcW w:w="562" w:type="dxa"/>
            <w:tcBorders>
              <w:top w:val="nil"/>
              <w:left w:val="nil"/>
              <w:bottom w:val="nil"/>
              <w:right w:val="nil"/>
            </w:tcBorders>
          </w:tcPr>
          <w:p w14:paraId="0AB4357D" w14:textId="77777777" w:rsidR="00B92327" w:rsidRPr="00801E49" w:rsidRDefault="00332621" w:rsidP="00A544C8">
            <w:pPr>
              <w:spacing w:after="0" w:line="259" w:lineRule="auto"/>
              <w:ind w:left="0" w:right="0" w:firstLine="0"/>
              <w:jc w:val="center"/>
              <w:rPr>
                <w:rFonts w:ascii="Open Sans" w:hAnsi="Open Sans" w:cs="Open Sans"/>
                <w:sz w:val="16"/>
                <w:szCs w:val="24"/>
                <w:rPrChange w:id="4296" w:author="Nicole Wu" w:date="2024-01-08T11:26:00Z">
                  <w:rPr>
                    <w:sz w:val="16"/>
                    <w:szCs w:val="24"/>
                  </w:rPr>
                </w:rPrChange>
              </w:rPr>
            </w:pPr>
            <w:r w:rsidRPr="00801E49">
              <w:rPr>
                <w:rFonts w:ascii="Open Sans" w:hAnsi="Open Sans" w:cs="Open Sans"/>
                <w:sz w:val="16"/>
                <w:szCs w:val="24"/>
                <w:rPrChange w:id="4297" w:author="Nicole Wu" w:date="2024-01-08T11:26:00Z">
                  <w:rPr>
                    <w:sz w:val="16"/>
                    <w:szCs w:val="24"/>
                  </w:rPr>
                </w:rPrChange>
              </w:rPr>
              <w:t>-0.04</w:t>
            </w:r>
          </w:p>
        </w:tc>
      </w:tr>
      <w:tr w:rsidR="00B92327" w:rsidRPr="00801E49" w14:paraId="4F934365" w14:textId="77777777" w:rsidTr="00A544C8">
        <w:trPr>
          <w:trHeight w:val="195"/>
        </w:trPr>
        <w:tc>
          <w:tcPr>
            <w:tcW w:w="2290" w:type="dxa"/>
            <w:tcBorders>
              <w:top w:val="nil"/>
              <w:left w:val="nil"/>
              <w:bottom w:val="single" w:sz="3" w:space="0" w:color="000000"/>
              <w:right w:val="nil"/>
            </w:tcBorders>
          </w:tcPr>
          <w:p w14:paraId="1E3041C4" w14:textId="77777777" w:rsidR="00B92327" w:rsidRPr="00801E49" w:rsidRDefault="00B92327" w:rsidP="00A544C8">
            <w:pPr>
              <w:spacing w:after="0" w:line="259" w:lineRule="auto"/>
              <w:ind w:left="0" w:right="0" w:firstLine="0"/>
              <w:jc w:val="left"/>
              <w:rPr>
                <w:rFonts w:ascii="Open Sans" w:hAnsi="Open Sans" w:cs="Open Sans"/>
                <w:sz w:val="16"/>
                <w:szCs w:val="24"/>
                <w:rPrChange w:id="4298" w:author="Nicole Wu" w:date="2024-01-08T11:26:00Z">
                  <w:rPr>
                    <w:sz w:val="16"/>
                    <w:szCs w:val="24"/>
                  </w:rPr>
                </w:rPrChange>
              </w:rPr>
            </w:pPr>
          </w:p>
        </w:tc>
        <w:tc>
          <w:tcPr>
            <w:tcW w:w="672" w:type="dxa"/>
            <w:tcBorders>
              <w:top w:val="nil"/>
              <w:left w:val="nil"/>
              <w:bottom w:val="single" w:sz="3" w:space="0" w:color="000000"/>
              <w:right w:val="nil"/>
            </w:tcBorders>
          </w:tcPr>
          <w:p w14:paraId="3C57D0DF" w14:textId="77777777" w:rsidR="00B92327" w:rsidRPr="00801E49" w:rsidRDefault="00332621" w:rsidP="00A544C8">
            <w:pPr>
              <w:spacing w:after="0" w:line="259" w:lineRule="auto"/>
              <w:ind w:left="0" w:right="0" w:firstLine="0"/>
              <w:jc w:val="center"/>
              <w:rPr>
                <w:rFonts w:ascii="Open Sans" w:hAnsi="Open Sans" w:cs="Open Sans"/>
                <w:sz w:val="16"/>
                <w:szCs w:val="24"/>
                <w:rPrChange w:id="4299" w:author="Nicole Wu" w:date="2024-01-08T11:26:00Z">
                  <w:rPr>
                    <w:sz w:val="16"/>
                    <w:szCs w:val="24"/>
                  </w:rPr>
                </w:rPrChange>
              </w:rPr>
            </w:pPr>
            <w:r w:rsidRPr="00801E49">
              <w:rPr>
                <w:rFonts w:ascii="Open Sans" w:hAnsi="Open Sans" w:cs="Open Sans"/>
                <w:sz w:val="16"/>
                <w:szCs w:val="24"/>
                <w:rPrChange w:id="4300" w:author="Nicole Wu" w:date="2024-01-08T11:26:00Z">
                  <w:rPr>
                    <w:sz w:val="16"/>
                    <w:szCs w:val="24"/>
                  </w:rPr>
                </w:rPrChange>
              </w:rPr>
              <w:t>(0.50)</w:t>
            </w:r>
          </w:p>
        </w:tc>
        <w:tc>
          <w:tcPr>
            <w:tcW w:w="806" w:type="dxa"/>
            <w:tcBorders>
              <w:top w:val="nil"/>
              <w:left w:val="nil"/>
              <w:bottom w:val="single" w:sz="3" w:space="0" w:color="000000"/>
              <w:right w:val="nil"/>
            </w:tcBorders>
          </w:tcPr>
          <w:p w14:paraId="0FF4DE98" w14:textId="77777777" w:rsidR="00B92327" w:rsidRPr="00801E49" w:rsidRDefault="00332621" w:rsidP="00A544C8">
            <w:pPr>
              <w:spacing w:after="0" w:line="259" w:lineRule="auto"/>
              <w:ind w:left="67" w:right="0" w:firstLine="0"/>
              <w:jc w:val="center"/>
              <w:rPr>
                <w:rFonts w:ascii="Open Sans" w:hAnsi="Open Sans" w:cs="Open Sans"/>
                <w:sz w:val="16"/>
                <w:szCs w:val="24"/>
                <w:rPrChange w:id="4301" w:author="Nicole Wu" w:date="2024-01-08T11:26:00Z">
                  <w:rPr>
                    <w:sz w:val="16"/>
                    <w:szCs w:val="24"/>
                  </w:rPr>
                </w:rPrChange>
              </w:rPr>
            </w:pPr>
            <w:r w:rsidRPr="00801E49">
              <w:rPr>
                <w:rFonts w:ascii="Open Sans" w:hAnsi="Open Sans" w:cs="Open Sans"/>
                <w:sz w:val="16"/>
                <w:szCs w:val="24"/>
                <w:rPrChange w:id="4302" w:author="Nicole Wu" w:date="2024-01-08T11:26:00Z">
                  <w:rPr>
                    <w:sz w:val="16"/>
                    <w:szCs w:val="24"/>
                  </w:rPr>
                </w:rPrChange>
              </w:rPr>
              <w:t>(0.50)</w:t>
            </w:r>
          </w:p>
        </w:tc>
        <w:tc>
          <w:tcPr>
            <w:tcW w:w="672" w:type="dxa"/>
            <w:tcBorders>
              <w:top w:val="nil"/>
              <w:left w:val="nil"/>
              <w:bottom w:val="single" w:sz="3" w:space="0" w:color="000000"/>
              <w:right w:val="nil"/>
            </w:tcBorders>
          </w:tcPr>
          <w:p w14:paraId="400C300E" w14:textId="77777777" w:rsidR="00B92327" w:rsidRPr="00801E49" w:rsidRDefault="00332621" w:rsidP="00A544C8">
            <w:pPr>
              <w:spacing w:after="0" w:line="259" w:lineRule="auto"/>
              <w:ind w:left="0" w:right="0" w:firstLine="0"/>
              <w:jc w:val="center"/>
              <w:rPr>
                <w:rFonts w:ascii="Open Sans" w:hAnsi="Open Sans" w:cs="Open Sans"/>
                <w:sz w:val="16"/>
                <w:szCs w:val="24"/>
                <w:rPrChange w:id="4303" w:author="Nicole Wu" w:date="2024-01-08T11:26:00Z">
                  <w:rPr>
                    <w:sz w:val="16"/>
                    <w:szCs w:val="24"/>
                  </w:rPr>
                </w:rPrChange>
              </w:rPr>
            </w:pPr>
            <w:r w:rsidRPr="00801E49">
              <w:rPr>
                <w:rFonts w:ascii="Open Sans" w:hAnsi="Open Sans" w:cs="Open Sans"/>
                <w:sz w:val="16"/>
                <w:szCs w:val="24"/>
                <w:rPrChange w:id="4304" w:author="Nicole Wu" w:date="2024-01-08T11:26:00Z">
                  <w:rPr>
                    <w:sz w:val="16"/>
                    <w:szCs w:val="24"/>
                  </w:rPr>
                </w:rPrChange>
              </w:rPr>
              <w:t>(0.91)</w:t>
            </w:r>
          </w:p>
        </w:tc>
        <w:tc>
          <w:tcPr>
            <w:tcW w:w="637" w:type="dxa"/>
            <w:tcBorders>
              <w:top w:val="nil"/>
              <w:left w:val="nil"/>
              <w:bottom w:val="single" w:sz="3" w:space="0" w:color="000000"/>
              <w:right w:val="nil"/>
            </w:tcBorders>
          </w:tcPr>
          <w:p w14:paraId="2E9C63D3" w14:textId="77777777" w:rsidR="00B92327" w:rsidRPr="00801E49" w:rsidRDefault="00332621" w:rsidP="00A544C8">
            <w:pPr>
              <w:spacing w:after="0" w:line="259" w:lineRule="auto"/>
              <w:ind w:left="0" w:right="0" w:firstLine="0"/>
              <w:jc w:val="center"/>
              <w:rPr>
                <w:rFonts w:ascii="Open Sans" w:hAnsi="Open Sans" w:cs="Open Sans"/>
                <w:sz w:val="16"/>
                <w:szCs w:val="24"/>
                <w:rPrChange w:id="4305" w:author="Nicole Wu" w:date="2024-01-08T11:26:00Z">
                  <w:rPr>
                    <w:sz w:val="16"/>
                    <w:szCs w:val="24"/>
                  </w:rPr>
                </w:rPrChange>
              </w:rPr>
            </w:pPr>
            <w:r w:rsidRPr="00801E49">
              <w:rPr>
                <w:rFonts w:ascii="Open Sans" w:hAnsi="Open Sans" w:cs="Open Sans"/>
                <w:sz w:val="16"/>
                <w:szCs w:val="24"/>
                <w:rPrChange w:id="4306" w:author="Nicole Wu" w:date="2024-01-08T11:26:00Z">
                  <w:rPr>
                    <w:sz w:val="16"/>
                    <w:szCs w:val="24"/>
                  </w:rPr>
                </w:rPrChange>
              </w:rPr>
              <w:t>(0.43)</w:t>
            </w:r>
          </w:p>
        </w:tc>
        <w:tc>
          <w:tcPr>
            <w:tcW w:w="841" w:type="dxa"/>
            <w:tcBorders>
              <w:top w:val="nil"/>
              <w:left w:val="nil"/>
              <w:bottom w:val="single" w:sz="3" w:space="0" w:color="000000"/>
              <w:right w:val="nil"/>
            </w:tcBorders>
          </w:tcPr>
          <w:p w14:paraId="40AE6E38" w14:textId="77777777" w:rsidR="00B92327" w:rsidRPr="00801E49" w:rsidRDefault="00332621" w:rsidP="00A544C8">
            <w:pPr>
              <w:spacing w:after="0" w:line="259" w:lineRule="auto"/>
              <w:ind w:left="102" w:right="0" w:firstLine="0"/>
              <w:jc w:val="center"/>
              <w:rPr>
                <w:rFonts w:ascii="Open Sans" w:hAnsi="Open Sans" w:cs="Open Sans"/>
                <w:sz w:val="16"/>
                <w:szCs w:val="24"/>
                <w:rPrChange w:id="4307" w:author="Nicole Wu" w:date="2024-01-08T11:26:00Z">
                  <w:rPr>
                    <w:sz w:val="16"/>
                    <w:szCs w:val="24"/>
                  </w:rPr>
                </w:rPrChange>
              </w:rPr>
            </w:pPr>
            <w:r w:rsidRPr="00801E49">
              <w:rPr>
                <w:rFonts w:ascii="Open Sans" w:hAnsi="Open Sans" w:cs="Open Sans"/>
                <w:sz w:val="16"/>
                <w:szCs w:val="24"/>
                <w:rPrChange w:id="4308" w:author="Nicole Wu" w:date="2024-01-08T11:26:00Z">
                  <w:rPr>
                    <w:sz w:val="16"/>
                    <w:szCs w:val="24"/>
                  </w:rPr>
                </w:rPrChange>
              </w:rPr>
              <w:t>(0.37)</w:t>
            </w:r>
          </w:p>
        </w:tc>
        <w:tc>
          <w:tcPr>
            <w:tcW w:w="766" w:type="dxa"/>
            <w:tcBorders>
              <w:top w:val="nil"/>
              <w:left w:val="nil"/>
              <w:bottom w:val="single" w:sz="3" w:space="0" w:color="000000"/>
              <w:right w:val="nil"/>
            </w:tcBorders>
          </w:tcPr>
          <w:p w14:paraId="7EC728A4" w14:textId="77777777" w:rsidR="00B92327" w:rsidRPr="00801E49" w:rsidRDefault="00332621" w:rsidP="00A544C8">
            <w:pPr>
              <w:spacing w:after="0" w:line="259" w:lineRule="auto"/>
              <w:ind w:left="47" w:right="0" w:firstLine="0"/>
              <w:jc w:val="center"/>
              <w:rPr>
                <w:rFonts w:ascii="Open Sans" w:hAnsi="Open Sans" w:cs="Open Sans"/>
                <w:sz w:val="16"/>
                <w:szCs w:val="24"/>
                <w:rPrChange w:id="4309" w:author="Nicole Wu" w:date="2024-01-08T11:26:00Z">
                  <w:rPr>
                    <w:sz w:val="16"/>
                    <w:szCs w:val="24"/>
                  </w:rPr>
                </w:rPrChange>
              </w:rPr>
            </w:pPr>
            <w:r w:rsidRPr="00801E49">
              <w:rPr>
                <w:rFonts w:ascii="Open Sans" w:hAnsi="Open Sans" w:cs="Open Sans"/>
                <w:sz w:val="16"/>
                <w:szCs w:val="24"/>
                <w:rPrChange w:id="4310" w:author="Nicole Wu" w:date="2024-01-08T11:26:00Z">
                  <w:rPr>
                    <w:sz w:val="16"/>
                    <w:szCs w:val="24"/>
                  </w:rPr>
                </w:rPrChange>
              </w:rPr>
              <w:t>(0.04)</w:t>
            </w:r>
          </w:p>
        </w:tc>
        <w:tc>
          <w:tcPr>
            <w:tcW w:w="672" w:type="dxa"/>
            <w:tcBorders>
              <w:top w:val="nil"/>
              <w:left w:val="nil"/>
              <w:bottom w:val="single" w:sz="3" w:space="0" w:color="000000"/>
              <w:right w:val="nil"/>
            </w:tcBorders>
          </w:tcPr>
          <w:p w14:paraId="396F14AA" w14:textId="77777777" w:rsidR="00B92327" w:rsidRPr="00801E49" w:rsidRDefault="00332621" w:rsidP="00A544C8">
            <w:pPr>
              <w:spacing w:after="0" w:line="259" w:lineRule="auto"/>
              <w:ind w:left="0" w:right="0" w:firstLine="0"/>
              <w:jc w:val="center"/>
              <w:rPr>
                <w:rFonts w:ascii="Open Sans" w:hAnsi="Open Sans" w:cs="Open Sans"/>
                <w:sz w:val="16"/>
                <w:szCs w:val="24"/>
                <w:rPrChange w:id="4311" w:author="Nicole Wu" w:date="2024-01-08T11:26:00Z">
                  <w:rPr>
                    <w:sz w:val="16"/>
                    <w:szCs w:val="24"/>
                  </w:rPr>
                </w:rPrChange>
              </w:rPr>
            </w:pPr>
            <w:r w:rsidRPr="00801E49">
              <w:rPr>
                <w:rFonts w:ascii="Open Sans" w:hAnsi="Open Sans" w:cs="Open Sans"/>
                <w:sz w:val="16"/>
                <w:szCs w:val="24"/>
                <w:rPrChange w:id="4312" w:author="Nicole Wu" w:date="2024-01-08T11:26:00Z">
                  <w:rPr>
                    <w:sz w:val="16"/>
                    <w:szCs w:val="24"/>
                  </w:rPr>
                </w:rPrChange>
              </w:rPr>
              <w:t>(0.47)</w:t>
            </w:r>
          </w:p>
        </w:tc>
        <w:tc>
          <w:tcPr>
            <w:tcW w:w="806" w:type="dxa"/>
            <w:tcBorders>
              <w:top w:val="nil"/>
              <w:left w:val="nil"/>
              <w:bottom w:val="single" w:sz="3" w:space="0" w:color="000000"/>
              <w:right w:val="nil"/>
            </w:tcBorders>
          </w:tcPr>
          <w:p w14:paraId="7578859C" w14:textId="77777777" w:rsidR="00B92327" w:rsidRPr="00801E49" w:rsidRDefault="00332621" w:rsidP="00A544C8">
            <w:pPr>
              <w:spacing w:after="0" w:line="259" w:lineRule="auto"/>
              <w:ind w:left="67" w:right="0" w:firstLine="0"/>
              <w:jc w:val="center"/>
              <w:rPr>
                <w:rFonts w:ascii="Open Sans" w:hAnsi="Open Sans" w:cs="Open Sans"/>
                <w:sz w:val="16"/>
                <w:szCs w:val="24"/>
                <w:rPrChange w:id="4313" w:author="Nicole Wu" w:date="2024-01-08T11:26:00Z">
                  <w:rPr>
                    <w:sz w:val="16"/>
                    <w:szCs w:val="24"/>
                  </w:rPr>
                </w:rPrChange>
              </w:rPr>
            </w:pPr>
            <w:r w:rsidRPr="00801E49">
              <w:rPr>
                <w:rFonts w:ascii="Open Sans" w:hAnsi="Open Sans" w:cs="Open Sans"/>
                <w:sz w:val="16"/>
                <w:szCs w:val="24"/>
                <w:rPrChange w:id="4314" w:author="Nicole Wu" w:date="2024-01-08T11:26:00Z">
                  <w:rPr>
                    <w:sz w:val="16"/>
                    <w:szCs w:val="24"/>
                  </w:rPr>
                </w:rPrChange>
              </w:rPr>
              <w:t>(0.48)</w:t>
            </w:r>
          </w:p>
        </w:tc>
        <w:tc>
          <w:tcPr>
            <w:tcW w:w="562" w:type="dxa"/>
            <w:tcBorders>
              <w:top w:val="nil"/>
              <w:left w:val="nil"/>
              <w:bottom w:val="single" w:sz="3" w:space="0" w:color="000000"/>
              <w:right w:val="nil"/>
            </w:tcBorders>
          </w:tcPr>
          <w:p w14:paraId="2BAAB94B" w14:textId="77777777" w:rsidR="00B92327" w:rsidRPr="00801E49" w:rsidRDefault="00332621" w:rsidP="00A544C8">
            <w:pPr>
              <w:spacing w:after="0" w:line="259" w:lineRule="auto"/>
              <w:ind w:left="5" w:right="0" w:firstLine="0"/>
              <w:jc w:val="center"/>
              <w:rPr>
                <w:rFonts w:ascii="Open Sans" w:hAnsi="Open Sans" w:cs="Open Sans"/>
                <w:sz w:val="16"/>
                <w:szCs w:val="24"/>
                <w:rPrChange w:id="4315" w:author="Nicole Wu" w:date="2024-01-08T11:26:00Z">
                  <w:rPr>
                    <w:sz w:val="16"/>
                    <w:szCs w:val="24"/>
                  </w:rPr>
                </w:rPrChange>
              </w:rPr>
            </w:pPr>
            <w:r w:rsidRPr="00801E49">
              <w:rPr>
                <w:rFonts w:ascii="Open Sans" w:hAnsi="Open Sans" w:cs="Open Sans"/>
                <w:sz w:val="16"/>
                <w:szCs w:val="24"/>
                <w:rPrChange w:id="4316" w:author="Nicole Wu" w:date="2024-01-08T11:26:00Z">
                  <w:rPr>
                    <w:sz w:val="16"/>
                    <w:szCs w:val="24"/>
                  </w:rPr>
                </w:rPrChange>
              </w:rPr>
              <w:t>(0.21)</w:t>
            </w:r>
          </w:p>
        </w:tc>
      </w:tr>
      <w:tr w:rsidR="00B92327" w:rsidRPr="00801E49" w14:paraId="615BC18A" w14:textId="77777777" w:rsidTr="00A544C8">
        <w:trPr>
          <w:trHeight w:val="221"/>
        </w:trPr>
        <w:tc>
          <w:tcPr>
            <w:tcW w:w="2290" w:type="dxa"/>
            <w:tcBorders>
              <w:top w:val="single" w:sz="3" w:space="0" w:color="000000"/>
              <w:left w:val="nil"/>
              <w:bottom w:val="double" w:sz="3" w:space="0" w:color="000000"/>
              <w:right w:val="nil"/>
            </w:tcBorders>
          </w:tcPr>
          <w:p w14:paraId="5F8D48AA" w14:textId="77777777" w:rsidR="00B92327" w:rsidRPr="00801E49" w:rsidRDefault="00332621" w:rsidP="00A544C8">
            <w:pPr>
              <w:spacing w:after="0" w:line="259" w:lineRule="auto"/>
              <w:ind w:left="0" w:right="0" w:firstLine="0"/>
              <w:jc w:val="left"/>
              <w:rPr>
                <w:rFonts w:ascii="Open Sans" w:hAnsi="Open Sans" w:cs="Open Sans"/>
                <w:b/>
                <w:sz w:val="16"/>
                <w:szCs w:val="24"/>
                <w:rPrChange w:id="4317" w:author="Nicole Wu" w:date="2024-01-08T11:26:00Z">
                  <w:rPr>
                    <w:b/>
                    <w:bCs/>
                    <w:sz w:val="16"/>
                    <w:szCs w:val="24"/>
                  </w:rPr>
                </w:rPrChange>
              </w:rPr>
            </w:pPr>
            <w:r w:rsidRPr="00801E49">
              <w:rPr>
                <w:rFonts w:ascii="Open Sans" w:hAnsi="Open Sans" w:cs="Open Sans"/>
                <w:b/>
                <w:sz w:val="16"/>
                <w:szCs w:val="24"/>
                <w:rPrChange w:id="4318" w:author="Nicole Wu" w:date="2024-01-08T11:26:00Z">
                  <w:rPr>
                    <w:b/>
                    <w:bCs/>
                    <w:sz w:val="16"/>
                    <w:szCs w:val="24"/>
                  </w:rPr>
                </w:rPrChange>
              </w:rPr>
              <w:t>Observations</w:t>
            </w:r>
          </w:p>
        </w:tc>
        <w:tc>
          <w:tcPr>
            <w:tcW w:w="672" w:type="dxa"/>
            <w:tcBorders>
              <w:top w:val="single" w:sz="3" w:space="0" w:color="000000"/>
              <w:left w:val="nil"/>
              <w:bottom w:val="double" w:sz="3" w:space="0" w:color="000000"/>
              <w:right w:val="nil"/>
            </w:tcBorders>
          </w:tcPr>
          <w:p w14:paraId="4A298CD4"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19" w:author="Nicole Wu" w:date="2024-01-08T11:26:00Z">
                  <w:rPr>
                    <w:b/>
                    <w:bCs/>
                    <w:sz w:val="16"/>
                    <w:szCs w:val="24"/>
                  </w:rPr>
                </w:rPrChange>
              </w:rPr>
            </w:pPr>
            <w:r w:rsidRPr="00801E49">
              <w:rPr>
                <w:rFonts w:ascii="Open Sans" w:hAnsi="Open Sans" w:cs="Open Sans"/>
                <w:b/>
                <w:sz w:val="16"/>
                <w:szCs w:val="24"/>
                <w:rPrChange w:id="4320" w:author="Nicole Wu" w:date="2024-01-08T11:26:00Z">
                  <w:rPr>
                    <w:b/>
                    <w:bCs/>
                    <w:sz w:val="16"/>
                    <w:szCs w:val="24"/>
                  </w:rPr>
                </w:rPrChange>
              </w:rPr>
              <w:t>294</w:t>
            </w:r>
          </w:p>
        </w:tc>
        <w:tc>
          <w:tcPr>
            <w:tcW w:w="806" w:type="dxa"/>
            <w:tcBorders>
              <w:top w:val="single" w:sz="3" w:space="0" w:color="000000"/>
              <w:left w:val="nil"/>
              <w:bottom w:val="double" w:sz="3" w:space="0" w:color="000000"/>
              <w:right w:val="nil"/>
            </w:tcBorders>
          </w:tcPr>
          <w:p w14:paraId="370C9083"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21" w:author="Nicole Wu" w:date="2024-01-08T11:26:00Z">
                  <w:rPr>
                    <w:b/>
                    <w:bCs/>
                    <w:sz w:val="16"/>
                    <w:szCs w:val="24"/>
                  </w:rPr>
                </w:rPrChange>
              </w:rPr>
            </w:pPr>
            <w:r w:rsidRPr="00801E49">
              <w:rPr>
                <w:rFonts w:ascii="Open Sans" w:hAnsi="Open Sans" w:cs="Open Sans"/>
                <w:b/>
                <w:sz w:val="16"/>
                <w:szCs w:val="24"/>
                <w:rPrChange w:id="4322" w:author="Nicole Wu" w:date="2024-01-08T11:26:00Z">
                  <w:rPr>
                    <w:b/>
                    <w:bCs/>
                    <w:sz w:val="16"/>
                    <w:szCs w:val="24"/>
                  </w:rPr>
                </w:rPrChange>
              </w:rPr>
              <w:t>157</w:t>
            </w:r>
          </w:p>
        </w:tc>
        <w:tc>
          <w:tcPr>
            <w:tcW w:w="672" w:type="dxa"/>
            <w:tcBorders>
              <w:top w:val="single" w:sz="3" w:space="0" w:color="000000"/>
              <w:left w:val="nil"/>
              <w:bottom w:val="double" w:sz="3" w:space="0" w:color="000000"/>
              <w:right w:val="nil"/>
            </w:tcBorders>
          </w:tcPr>
          <w:p w14:paraId="7810AFDA"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23" w:author="Nicole Wu" w:date="2024-01-08T11:26:00Z">
                  <w:rPr>
                    <w:b/>
                    <w:bCs/>
                    <w:sz w:val="16"/>
                    <w:szCs w:val="24"/>
                  </w:rPr>
                </w:rPrChange>
              </w:rPr>
            </w:pPr>
            <w:r w:rsidRPr="00801E49">
              <w:rPr>
                <w:rFonts w:ascii="Open Sans" w:hAnsi="Open Sans" w:cs="Open Sans"/>
                <w:b/>
                <w:sz w:val="16"/>
                <w:szCs w:val="24"/>
                <w:rPrChange w:id="4324" w:author="Nicole Wu" w:date="2024-01-08T11:26:00Z">
                  <w:rPr>
                    <w:b/>
                    <w:bCs/>
                    <w:sz w:val="16"/>
                    <w:szCs w:val="24"/>
                  </w:rPr>
                </w:rPrChange>
              </w:rPr>
              <w:t>451</w:t>
            </w:r>
          </w:p>
        </w:tc>
        <w:tc>
          <w:tcPr>
            <w:tcW w:w="637" w:type="dxa"/>
            <w:tcBorders>
              <w:top w:val="single" w:sz="3" w:space="0" w:color="000000"/>
              <w:left w:val="nil"/>
              <w:bottom w:val="double" w:sz="3" w:space="0" w:color="000000"/>
              <w:right w:val="nil"/>
            </w:tcBorders>
          </w:tcPr>
          <w:p w14:paraId="33373C3A"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25" w:author="Nicole Wu" w:date="2024-01-08T11:26:00Z">
                  <w:rPr>
                    <w:b/>
                    <w:bCs/>
                    <w:sz w:val="16"/>
                    <w:szCs w:val="24"/>
                  </w:rPr>
                </w:rPrChange>
              </w:rPr>
            </w:pPr>
            <w:r w:rsidRPr="00801E49">
              <w:rPr>
                <w:rFonts w:ascii="Open Sans" w:hAnsi="Open Sans" w:cs="Open Sans"/>
                <w:b/>
                <w:sz w:val="16"/>
                <w:szCs w:val="24"/>
                <w:rPrChange w:id="4326" w:author="Nicole Wu" w:date="2024-01-08T11:26:00Z">
                  <w:rPr>
                    <w:b/>
                    <w:bCs/>
                    <w:sz w:val="16"/>
                    <w:szCs w:val="24"/>
                  </w:rPr>
                </w:rPrChange>
              </w:rPr>
              <w:t>675</w:t>
            </w:r>
          </w:p>
        </w:tc>
        <w:tc>
          <w:tcPr>
            <w:tcW w:w="841" w:type="dxa"/>
            <w:tcBorders>
              <w:top w:val="single" w:sz="3" w:space="0" w:color="000000"/>
              <w:left w:val="nil"/>
              <w:bottom w:val="double" w:sz="3" w:space="0" w:color="000000"/>
              <w:right w:val="nil"/>
            </w:tcBorders>
          </w:tcPr>
          <w:p w14:paraId="690E44A0"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27" w:author="Nicole Wu" w:date="2024-01-08T11:26:00Z">
                  <w:rPr>
                    <w:b/>
                    <w:bCs/>
                    <w:sz w:val="16"/>
                    <w:szCs w:val="24"/>
                  </w:rPr>
                </w:rPrChange>
              </w:rPr>
            </w:pPr>
            <w:r w:rsidRPr="00801E49">
              <w:rPr>
                <w:rFonts w:ascii="Open Sans" w:hAnsi="Open Sans" w:cs="Open Sans"/>
                <w:b/>
                <w:sz w:val="16"/>
                <w:szCs w:val="24"/>
                <w:rPrChange w:id="4328" w:author="Nicole Wu" w:date="2024-01-08T11:26:00Z">
                  <w:rPr>
                    <w:b/>
                    <w:bCs/>
                    <w:sz w:val="16"/>
                    <w:szCs w:val="24"/>
                  </w:rPr>
                </w:rPrChange>
              </w:rPr>
              <w:t>119</w:t>
            </w:r>
          </w:p>
        </w:tc>
        <w:tc>
          <w:tcPr>
            <w:tcW w:w="766" w:type="dxa"/>
            <w:tcBorders>
              <w:top w:val="single" w:sz="3" w:space="0" w:color="000000"/>
              <w:left w:val="nil"/>
              <w:bottom w:val="double" w:sz="3" w:space="0" w:color="000000"/>
              <w:right w:val="nil"/>
            </w:tcBorders>
          </w:tcPr>
          <w:p w14:paraId="636B99DF"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29" w:author="Nicole Wu" w:date="2024-01-08T11:26:00Z">
                  <w:rPr>
                    <w:b/>
                    <w:bCs/>
                    <w:sz w:val="16"/>
                    <w:szCs w:val="24"/>
                  </w:rPr>
                </w:rPrChange>
              </w:rPr>
            </w:pPr>
            <w:r w:rsidRPr="00801E49">
              <w:rPr>
                <w:rFonts w:ascii="Open Sans" w:hAnsi="Open Sans" w:cs="Open Sans"/>
                <w:b/>
                <w:sz w:val="16"/>
                <w:szCs w:val="24"/>
                <w:rPrChange w:id="4330" w:author="Nicole Wu" w:date="2024-01-08T11:26:00Z">
                  <w:rPr>
                    <w:b/>
                    <w:bCs/>
                    <w:sz w:val="16"/>
                    <w:szCs w:val="24"/>
                  </w:rPr>
                </w:rPrChange>
              </w:rPr>
              <w:t>794</w:t>
            </w:r>
          </w:p>
        </w:tc>
        <w:tc>
          <w:tcPr>
            <w:tcW w:w="672" w:type="dxa"/>
            <w:tcBorders>
              <w:top w:val="single" w:sz="3" w:space="0" w:color="000000"/>
              <w:left w:val="nil"/>
              <w:bottom w:val="double" w:sz="3" w:space="0" w:color="000000"/>
              <w:right w:val="nil"/>
            </w:tcBorders>
          </w:tcPr>
          <w:p w14:paraId="31FAE17F"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31" w:author="Nicole Wu" w:date="2024-01-08T11:26:00Z">
                  <w:rPr>
                    <w:b/>
                    <w:bCs/>
                    <w:sz w:val="16"/>
                    <w:szCs w:val="24"/>
                  </w:rPr>
                </w:rPrChange>
              </w:rPr>
            </w:pPr>
            <w:r w:rsidRPr="00801E49">
              <w:rPr>
                <w:rFonts w:ascii="Open Sans" w:hAnsi="Open Sans" w:cs="Open Sans"/>
                <w:b/>
                <w:sz w:val="16"/>
                <w:szCs w:val="24"/>
                <w:rPrChange w:id="4332" w:author="Nicole Wu" w:date="2024-01-08T11:26:00Z">
                  <w:rPr>
                    <w:b/>
                    <w:bCs/>
                    <w:sz w:val="16"/>
                    <w:szCs w:val="24"/>
                  </w:rPr>
                </w:rPrChange>
              </w:rPr>
              <w:t>969</w:t>
            </w:r>
          </w:p>
        </w:tc>
        <w:tc>
          <w:tcPr>
            <w:tcW w:w="806" w:type="dxa"/>
            <w:tcBorders>
              <w:top w:val="single" w:sz="3" w:space="0" w:color="000000"/>
              <w:left w:val="nil"/>
              <w:bottom w:val="double" w:sz="3" w:space="0" w:color="000000"/>
              <w:right w:val="nil"/>
            </w:tcBorders>
          </w:tcPr>
          <w:p w14:paraId="00A984AE"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33" w:author="Nicole Wu" w:date="2024-01-08T11:26:00Z">
                  <w:rPr>
                    <w:b/>
                    <w:bCs/>
                    <w:sz w:val="16"/>
                    <w:szCs w:val="24"/>
                  </w:rPr>
                </w:rPrChange>
              </w:rPr>
            </w:pPr>
            <w:r w:rsidRPr="00801E49">
              <w:rPr>
                <w:rFonts w:ascii="Open Sans" w:hAnsi="Open Sans" w:cs="Open Sans"/>
                <w:b/>
                <w:sz w:val="16"/>
                <w:szCs w:val="24"/>
                <w:rPrChange w:id="4334" w:author="Nicole Wu" w:date="2024-01-08T11:26:00Z">
                  <w:rPr>
                    <w:b/>
                    <w:bCs/>
                    <w:sz w:val="16"/>
                    <w:szCs w:val="24"/>
                  </w:rPr>
                </w:rPrChange>
              </w:rPr>
              <w:t>276</w:t>
            </w:r>
          </w:p>
        </w:tc>
        <w:tc>
          <w:tcPr>
            <w:tcW w:w="562" w:type="dxa"/>
            <w:tcBorders>
              <w:top w:val="single" w:sz="3" w:space="0" w:color="000000"/>
              <w:left w:val="nil"/>
              <w:bottom w:val="double" w:sz="3" w:space="0" w:color="000000"/>
              <w:right w:val="nil"/>
            </w:tcBorders>
          </w:tcPr>
          <w:p w14:paraId="0253BBE4" w14:textId="77777777" w:rsidR="00B92327" w:rsidRPr="00801E49" w:rsidRDefault="00332621" w:rsidP="00A544C8">
            <w:pPr>
              <w:spacing w:after="0" w:line="259" w:lineRule="auto"/>
              <w:ind w:left="0" w:right="0" w:firstLine="0"/>
              <w:jc w:val="center"/>
              <w:rPr>
                <w:rFonts w:ascii="Open Sans" w:hAnsi="Open Sans" w:cs="Open Sans"/>
                <w:b/>
                <w:sz w:val="16"/>
                <w:szCs w:val="24"/>
                <w:rPrChange w:id="4335" w:author="Nicole Wu" w:date="2024-01-08T11:26:00Z">
                  <w:rPr>
                    <w:b/>
                    <w:bCs/>
                    <w:sz w:val="16"/>
                    <w:szCs w:val="24"/>
                  </w:rPr>
                </w:rPrChange>
              </w:rPr>
            </w:pPr>
            <w:r w:rsidRPr="00801E49">
              <w:rPr>
                <w:rFonts w:ascii="Open Sans" w:hAnsi="Open Sans" w:cs="Open Sans"/>
                <w:b/>
                <w:sz w:val="16"/>
                <w:szCs w:val="24"/>
                <w:rPrChange w:id="4336" w:author="Nicole Wu" w:date="2024-01-08T11:26:00Z">
                  <w:rPr>
                    <w:b/>
                    <w:bCs/>
                    <w:sz w:val="16"/>
                    <w:szCs w:val="24"/>
                  </w:rPr>
                </w:rPrChange>
              </w:rPr>
              <w:t>1,245</w:t>
            </w:r>
          </w:p>
        </w:tc>
      </w:tr>
    </w:tbl>
    <w:p w14:paraId="181CBAD0" w14:textId="77777777" w:rsidR="00B92327" w:rsidRPr="00801E49" w:rsidRDefault="00332621">
      <w:pPr>
        <w:spacing w:after="310" w:line="265" w:lineRule="auto"/>
        <w:ind w:left="366" w:right="0"/>
        <w:jc w:val="left"/>
        <w:rPr>
          <w:rFonts w:ascii="Open Sans" w:hAnsi="Open Sans" w:cs="Open Sans"/>
          <w:rPrChange w:id="4337" w:author="Nicole Wu" w:date="2024-01-08T11:26:00Z">
            <w:rPr/>
          </w:rPrChange>
        </w:rPr>
      </w:pPr>
      <w:r w:rsidRPr="00801E49">
        <w:rPr>
          <w:rFonts w:ascii="Open Sans" w:hAnsi="Open Sans" w:cs="Open Sans"/>
          <w:sz w:val="16"/>
          <w:rPrChange w:id="4338" w:author="Nicole Wu" w:date="2024-01-08T11:26:00Z">
            <w:rPr>
              <w:sz w:val="16"/>
            </w:rPr>
          </w:rPrChange>
        </w:rPr>
        <w:t>Note: Robust standard errors in parentheses; * p</w:t>
      </w:r>
      <w:r w:rsidRPr="00801E49">
        <w:rPr>
          <w:rFonts w:ascii="Open Sans" w:hAnsi="Open Sans" w:cs="Open Sans"/>
          <w:i/>
          <w:sz w:val="16"/>
          <w:rPrChange w:id="4339" w:author="Nicole Wu" w:date="2024-01-08T11:26:00Z">
            <w:rPr>
              <w:i/>
              <w:sz w:val="16"/>
            </w:rPr>
          </w:rPrChange>
        </w:rPr>
        <w:t>&lt;</w:t>
      </w:r>
      <w:r w:rsidRPr="00801E49">
        <w:rPr>
          <w:rFonts w:ascii="Open Sans" w:hAnsi="Open Sans" w:cs="Open Sans"/>
          <w:sz w:val="16"/>
          <w:rPrChange w:id="4340" w:author="Nicole Wu" w:date="2024-01-08T11:26:00Z">
            <w:rPr>
              <w:sz w:val="16"/>
            </w:rPr>
          </w:rPrChange>
        </w:rPr>
        <w:t>0.05, ** p</w:t>
      </w:r>
      <w:r w:rsidRPr="00801E49">
        <w:rPr>
          <w:rFonts w:ascii="Open Sans" w:hAnsi="Open Sans" w:cs="Open Sans"/>
          <w:i/>
          <w:sz w:val="16"/>
          <w:rPrChange w:id="4341" w:author="Nicole Wu" w:date="2024-01-08T11:26:00Z">
            <w:rPr>
              <w:i/>
              <w:sz w:val="16"/>
            </w:rPr>
          </w:rPrChange>
        </w:rPr>
        <w:t>&lt;</w:t>
      </w:r>
      <w:r w:rsidRPr="00801E49">
        <w:rPr>
          <w:rFonts w:ascii="Open Sans" w:hAnsi="Open Sans" w:cs="Open Sans"/>
          <w:sz w:val="16"/>
          <w:rPrChange w:id="4342" w:author="Nicole Wu" w:date="2024-01-08T11:26:00Z">
            <w:rPr>
              <w:sz w:val="16"/>
            </w:rPr>
          </w:rPrChange>
        </w:rPr>
        <w:t>0.01, *** p</w:t>
      </w:r>
      <w:r w:rsidRPr="00801E49">
        <w:rPr>
          <w:rFonts w:ascii="Open Sans" w:hAnsi="Open Sans" w:cs="Open Sans"/>
          <w:i/>
          <w:sz w:val="16"/>
          <w:rPrChange w:id="4343" w:author="Nicole Wu" w:date="2024-01-08T11:26:00Z">
            <w:rPr>
              <w:i/>
              <w:sz w:val="16"/>
            </w:rPr>
          </w:rPrChange>
        </w:rPr>
        <w:t>&lt;</w:t>
      </w:r>
      <w:r w:rsidRPr="00801E49">
        <w:rPr>
          <w:rFonts w:ascii="Open Sans" w:hAnsi="Open Sans" w:cs="Open Sans"/>
          <w:sz w:val="16"/>
          <w:rPrChange w:id="4344" w:author="Nicole Wu" w:date="2024-01-08T11:26:00Z">
            <w:rPr>
              <w:sz w:val="16"/>
            </w:rPr>
          </w:rPrChange>
        </w:rPr>
        <w:t>0.001.</w:t>
      </w:r>
    </w:p>
    <w:p w14:paraId="21378978" w14:textId="77777777" w:rsidR="00B92327" w:rsidRPr="00801E49" w:rsidRDefault="00332621">
      <w:pPr>
        <w:ind w:left="-5" w:right="446"/>
        <w:rPr>
          <w:rFonts w:ascii="Open Sans" w:hAnsi="Open Sans" w:cs="Open Sans"/>
          <w:rPrChange w:id="4345" w:author="Nicole Wu" w:date="2024-01-08T11:26:00Z">
            <w:rPr/>
          </w:rPrChange>
        </w:rPr>
      </w:pPr>
      <w:r w:rsidRPr="00801E49">
        <w:rPr>
          <w:rFonts w:ascii="Open Sans" w:hAnsi="Open Sans" w:cs="Open Sans"/>
          <w:rPrChange w:id="4346" w:author="Nicole Wu" w:date="2024-01-08T11:26:00Z">
            <w:rPr/>
          </w:rPrChange>
        </w:rPr>
        <w:t>The next level of analysis looks at the food security outcomes using a paired sample t-test of means. Here, CARI is calculated for the same household/respondent using FES and Income source and income change separately. Table 10 presents the comparison for the paired F2F sample while Table 11 presents that for the remote sample.</w:t>
      </w:r>
    </w:p>
    <w:p w14:paraId="6AA17424" w14:textId="77777777" w:rsidR="00B92327" w:rsidRPr="00801E49" w:rsidRDefault="00332621">
      <w:pPr>
        <w:ind w:left="-5" w:right="446"/>
        <w:rPr>
          <w:rFonts w:ascii="Open Sans" w:hAnsi="Open Sans" w:cs="Open Sans"/>
          <w:rPrChange w:id="4347" w:author="Nicole Wu" w:date="2024-01-08T11:26:00Z">
            <w:rPr/>
          </w:rPrChange>
        </w:rPr>
      </w:pPr>
      <w:r w:rsidRPr="00801E49">
        <w:rPr>
          <w:rFonts w:ascii="Open Sans" w:hAnsi="Open Sans" w:cs="Open Sans"/>
          <w:rPrChange w:id="4348" w:author="Nicole Wu" w:date="2024-01-08T11:26:00Z">
            <w:rPr/>
          </w:rPrChange>
        </w:rPr>
        <w:t>Table 10 show that the income indicator significantly under-reports food insecurity by between 17 and 22 percentage points across all sub-samples. In terms of the none-phone owners and phone owners, the difference is much pronounced (about 30 percentage more using the income indicator and 25 percentage points using the FES: See Table 10).</w:t>
      </w:r>
    </w:p>
    <w:p w14:paraId="4EF18815" w14:textId="77777777" w:rsidR="00B92327" w:rsidRPr="00801E49" w:rsidRDefault="00332621">
      <w:pPr>
        <w:ind w:left="-5" w:right="446"/>
        <w:rPr>
          <w:rFonts w:ascii="Open Sans" w:hAnsi="Open Sans" w:cs="Open Sans"/>
          <w:rPrChange w:id="4349" w:author="Nicole Wu" w:date="2024-01-08T11:26:00Z">
            <w:rPr/>
          </w:rPrChange>
        </w:rPr>
      </w:pPr>
      <w:r w:rsidRPr="00801E49">
        <w:rPr>
          <w:rFonts w:ascii="Open Sans" w:hAnsi="Open Sans" w:cs="Open Sans"/>
          <w:rPrChange w:id="4350" w:author="Nicole Wu" w:date="2024-01-08T11:26:00Z">
            <w:rPr/>
          </w:rPrChange>
        </w:rPr>
        <w:t>In Table 11, the results still show that the income indicator households/respondents tend to significantly under-report their food insecurity using the income indicator (24% for phone owners &amp; 14% for the combined sample). Although the difference is significantly different amongst the none-phone owners sub-sample, it can be observed that using the income indicator respondents regardless of the modality to under-report their food insecurity compared to using FES module.</w:t>
      </w:r>
    </w:p>
    <w:p w14:paraId="22FE62E6" w14:textId="77777777" w:rsidR="00B92327" w:rsidRPr="00801E49" w:rsidRDefault="00332621">
      <w:pPr>
        <w:spacing w:after="0" w:line="259" w:lineRule="auto"/>
        <w:jc w:val="center"/>
        <w:rPr>
          <w:rFonts w:ascii="Open Sans" w:hAnsi="Open Sans" w:cs="Open Sans"/>
          <w:rPrChange w:id="4351" w:author="Nicole Wu" w:date="2024-01-08T11:26:00Z">
            <w:rPr/>
          </w:rPrChange>
        </w:rPr>
      </w:pPr>
      <w:r w:rsidRPr="00801E49">
        <w:rPr>
          <w:rFonts w:ascii="Open Sans" w:hAnsi="Open Sans" w:cs="Open Sans"/>
          <w:sz w:val="19"/>
          <w:rPrChange w:id="4352" w:author="Nicole Wu" w:date="2024-01-08T11:26:00Z">
            <w:rPr>
              <w:sz w:val="19"/>
            </w:rPr>
          </w:rPrChange>
        </w:rPr>
        <w:t>Table 10: Impact of Indicator Composition: Paired CARI-FES vs. CARI-Inc in F2F Surveys</w:t>
      </w:r>
    </w:p>
    <w:tbl>
      <w:tblPr>
        <w:tblW w:w="9360" w:type="dxa"/>
        <w:tblCellMar>
          <w:top w:w="21" w:type="dxa"/>
          <w:right w:w="104" w:type="dxa"/>
        </w:tblCellMar>
        <w:tblLook w:val="04A0" w:firstRow="1" w:lastRow="0" w:firstColumn="1" w:lastColumn="0" w:noHBand="0" w:noVBand="1"/>
      </w:tblPr>
      <w:tblGrid>
        <w:gridCol w:w="1975"/>
        <w:gridCol w:w="820"/>
        <w:gridCol w:w="821"/>
        <w:gridCol w:w="820"/>
        <w:gridCol w:w="16"/>
        <w:gridCol w:w="805"/>
        <w:gridCol w:w="820"/>
        <w:gridCol w:w="821"/>
        <w:gridCol w:w="31"/>
        <w:gridCol w:w="789"/>
        <w:gridCol w:w="821"/>
        <w:gridCol w:w="821"/>
      </w:tblGrid>
      <w:tr w:rsidR="00A544C8" w:rsidRPr="00801E49" w14:paraId="4C007DF1" w14:textId="77777777" w:rsidTr="00A544C8">
        <w:trPr>
          <w:trHeight w:val="188"/>
        </w:trPr>
        <w:tc>
          <w:tcPr>
            <w:tcW w:w="1975" w:type="dxa"/>
            <w:tcBorders>
              <w:top w:val="double" w:sz="3" w:space="0" w:color="000000"/>
              <w:left w:val="nil"/>
              <w:bottom w:val="nil"/>
              <w:right w:val="nil"/>
            </w:tcBorders>
          </w:tcPr>
          <w:p w14:paraId="4C7DCB95" w14:textId="6C7D40FC" w:rsidR="00A544C8" w:rsidRPr="00801E49" w:rsidRDefault="00A544C8">
            <w:pPr>
              <w:spacing w:after="0" w:line="259" w:lineRule="auto"/>
              <w:ind w:left="1067" w:right="0" w:firstLine="0"/>
              <w:jc w:val="center"/>
              <w:rPr>
                <w:rFonts w:ascii="Open Sans" w:hAnsi="Open Sans" w:cs="Open Sans"/>
                <w:b/>
                <w:sz w:val="16"/>
                <w:szCs w:val="16"/>
                <w:rPrChange w:id="4353" w:author="Nicole Wu" w:date="2024-01-08T11:26:00Z">
                  <w:rPr>
                    <w:b/>
                    <w:bCs/>
                    <w:sz w:val="16"/>
                    <w:szCs w:val="16"/>
                  </w:rPr>
                </w:rPrChange>
              </w:rPr>
            </w:pPr>
          </w:p>
        </w:tc>
        <w:tc>
          <w:tcPr>
            <w:tcW w:w="2477" w:type="dxa"/>
            <w:gridSpan w:val="4"/>
            <w:tcBorders>
              <w:top w:val="double" w:sz="3" w:space="0" w:color="000000"/>
              <w:left w:val="nil"/>
              <w:bottom w:val="nil"/>
              <w:right w:val="nil"/>
            </w:tcBorders>
          </w:tcPr>
          <w:p w14:paraId="1424E028" w14:textId="1C32FDD5" w:rsidR="00A544C8" w:rsidRPr="00801E49" w:rsidRDefault="00A544C8" w:rsidP="00A544C8">
            <w:pPr>
              <w:spacing w:after="0" w:line="259" w:lineRule="auto"/>
              <w:ind w:left="1067" w:right="0" w:firstLine="0"/>
              <w:jc w:val="center"/>
              <w:rPr>
                <w:rFonts w:ascii="Open Sans" w:hAnsi="Open Sans" w:cs="Open Sans"/>
                <w:b/>
                <w:rPrChange w:id="4354" w:author="Nicole Wu" w:date="2024-01-08T11:26:00Z">
                  <w:rPr>
                    <w:b/>
                    <w:bCs/>
                  </w:rPr>
                </w:rPrChange>
              </w:rPr>
            </w:pPr>
            <w:r w:rsidRPr="00801E49">
              <w:rPr>
                <w:rFonts w:ascii="Open Sans" w:hAnsi="Open Sans" w:cs="Open Sans"/>
                <w:b/>
                <w:sz w:val="14"/>
                <w:rPrChange w:id="4355" w:author="Nicole Wu" w:date="2024-01-08T11:26:00Z">
                  <w:rPr>
                    <w:b/>
                    <w:bCs/>
                    <w:sz w:val="14"/>
                  </w:rPr>
                </w:rPrChange>
              </w:rPr>
              <w:t>Own Phone</w:t>
            </w:r>
          </w:p>
        </w:tc>
        <w:tc>
          <w:tcPr>
            <w:tcW w:w="2477" w:type="dxa"/>
            <w:gridSpan w:val="4"/>
            <w:tcBorders>
              <w:top w:val="double" w:sz="3" w:space="0" w:color="000000"/>
              <w:left w:val="nil"/>
              <w:bottom w:val="nil"/>
              <w:right w:val="nil"/>
            </w:tcBorders>
          </w:tcPr>
          <w:p w14:paraId="64B3E493" w14:textId="0EF9D906" w:rsidR="00A544C8" w:rsidRPr="00801E49" w:rsidRDefault="00A544C8" w:rsidP="00A544C8">
            <w:pPr>
              <w:spacing w:after="0" w:line="259" w:lineRule="auto"/>
              <w:ind w:left="0" w:right="0" w:firstLine="0"/>
              <w:jc w:val="center"/>
              <w:rPr>
                <w:rFonts w:ascii="Open Sans" w:hAnsi="Open Sans" w:cs="Open Sans"/>
                <w:b/>
                <w:rPrChange w:id="4356" w:author="Nicole Wu" w:date="2024-01-08T11:26:00Z">
                  <w:rPr>
                    <w:b/>
                    <w:bCs/>
                  </w:rPr>
                </w:rPrChange>
              </w:rPr>
            </w:pPr>
            <w:r w:rsidRPr="00801E49">
              <w:rPr>
                <w:rFonts w:ascii="Open Sans" w:hAnsi="Open Sans" w:cs="Open Sans"/>
                <w:b/>
                <w:sz w:val="14"/>
                <w:rPrChange w:id="4357" w:author="Nicole Wu" w:date="2024-01-08T11:26:00Z">
                  <w:rPr>
                    <w:b/>
                    <w:bCs/>
                    <w:sz w:val="14"/>
                  </w:rPr>
                </w:rPrChange>
              </w:rPr>
              <w:t>No Phone</w:t>
            </w:r>
          </w:p>
        </w:tc>
        <w:tc>
          <w:tcPr>
            <w:tcW w:w="2431" w:type="dxa"/>
            <w:gridSpan w:val="3"/>
            <w:tcBorders>
              <w:top w:val="double" w:sz="3" w:space="0" w:color="000000"/>
              <w:left w:val="nil"/>
              <w:bottom w:val="nil"/>
              <w:right w:val="nil"/>
            </w:tcBorders>
          </w:tcPr>
          <w:p w14:paraId="5822D98B" w14:textId="25D6A07A" w:rsidR="00A544C8" w:rsidRPr="00801E49" w:rsidRDefault="00A544C8" w:rsidP="00A544C8">
            <w:pPr>
              <w:spacing w:after="0" w:line="259" w:lineRule="auto"/>
              <w:ind w:left="0" w:right="0" w:firstLine="0"/>
              <w:jc w:val="center"/>
              <w:rPr>
                <w:rFonts w:ascii="Open Sans" w:hAnsi="Open Sans" w:cs="Open Sans"/>
                <w:b/>
                <w:rPrChange w:id="4358" w:author="Nicole Wu" w:date="2024-01-08T11:26:00Z">
                  <w:rPr>
                    <w:b/>
                    <w:bCs/>
                  </w:rPr>
                </w:rPrChange>
              </w:rPr>
            </w:pPr>
            <w:r w:rsidRPr="00801E49">
              <w:rPr>
                <w:rFonts w:ascii="Open Sans" w:hAnsi="Open Sans" w:cs="Open Sans"/>
                <w:b/>
                <w:sz w:val="14"/>
                <w:rPrChange w:id="4359" w:author="Nicole Wu" w:date="2024-01-08T11:26:00Z">
                  <w:rPr>
                    <w:b/>
                    <w:bCs/>
                    <w:sz w:val="14"/>
                  </w:rPr>
                </w:rPrChange>
              </w:rPr>
              <w:t>Full Sample</w:t>
            </w:r>
          </w:p>
        </w:tc>
      </w:tr>
      <w:tr w:rsidR="00B92327" w:rsidRPr="00801E49" w14:paraId="7492F1EF" w14:textId="77777777" w:rsidTr="00A544C8">
        <w:trPr>
          <w:trHeight w:val="170"/>
        </w:trPr>
        <w:tc>
          <w:tcPr>
            <w:tcW w:w="1975" w:type="dxa"/>
            <w:tcBorders>
              <w:top w:val="nil"/>
              <w:left w:val="nil"/>
              <w:bottom w:val="single" w:sz="3" w:space="0" w:color="000000"/>
              <w:right w:val="nil"/>
            </w:tcBorders>
          </w:tcPr>
          <w:p w14:paraId="49EC553A"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60" w:author="Nicole Wu" w:date="2024-01-08T11:26:00Z">
                  <w:rPr>
                    <w:b/>
                    <w:bCs/>
                    <w:sz w:val="16"/>
                    <w:szCs w:val="24"/>
                  </w:rPr>
                </w:rPrChange>
              </w:rPr>
            </w:pPr>
            <w:r w:rsidRPr="00801E49">
              <w:rPr>
                <w:rFonts w:ascii="Open Sans" w:hAnsi="Open Sans" w:cs="Open Sans"/>
                <w:b/>
                <w:sz w:val="16"/>
                <w:szCs w:val="24"/>
                <w:rPrChange w:id="4361" w:author="Nicole Wu" w:date="2024-01-08T11:26:00Z">
                  <w:rPr>
                    <w:b/>
                    <w:bCs/>
                    <w:sz w:val="16"/>
                    <w:szCs w:val="24"/>
                  </w:rPr>
                </w:rPrChange>
              </w:rPr>
              <w:t>Food Security Category</w:t>
            </w:r>
          </w:p>
        </w:tc>
        <w:tc>
          <w:tcPr>
            <w:tcW w:w="820" w:type="dxa"/>
            <w:tcBorders>
              <w:top w:val="nil"/>
              <w:left w:val="nil"/>
              <w:bottom w:val="single" w:sz="3" w:space="0" w:color="000000"/>
              <w:right w:val="nil"/>
            </w:tcBorders>
          </w:tcPr>
          <w:p w14:paraId="0A8E6146"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62" w:author="Nicole Wu" w:date="2024-01-08T11:26:00Z">
                  <w:rPr>
                    <w:b/>
                    <w:bCs/>
                    <w:sz w:val="16"/>
                    <w:szCs w:val="24"/>
                  </w:rPr>
                </w:rPrChange>
              </w:rPr>
            </w:pPr>
            <w:r w:rsidRPr="00801E49">
              <w:rPr>
                <w:rFonts w:ascii="Open Sans" w:hAnsi="Open Sans" w:cs="Open Sans"/>
                <w:b/>
                <w:sz w:val="16"/>
                <w:szCs w:val="24"/>
                <w:rPrChange w:id="4363" w:author="Nicole Wu" w:date="2024-01-08T11:26:00Z">
                  <w:rPr>
                    <w:b/>
                    <w:bCs/>
                    <w:sz w:val="16"/>
                    <w:szCs w:val="24"/>
                  </w:rPr>
                </w:rPrChange>
              </w:rPr>
              <w:t>CARI-FES</w:t>
            </w:r>
          </w:p>
        </w:tc>
        <w:tc>
          <w:tcPr>
            <w:tcW w:w="821" w:type="dxa"/>
            <w:tcBorders>
              <w:top w:val="nil"/>
              <w:left w:val="nil"/>
              <w:bottom w:val="single" w:sz="3" w:space="0" w:color="000000"/>
              <w:right w:val="nil"/>
            </w:tcBorders>
          </w:tcPr>
          <w:p w14:paraId="13366DAF"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64" w:author="Nicole Wu" w:date="2024-01-08T11:26:00Z">
                  <w:rPr>
                    <w:b/>
                    <w:bCs/>
                    <w:sz w:val="16"/>
                    <w:szCs w:val="24"/>
                  </w:rPr>
                </w:rPrChange>
              </w:rPr>
            </w:pPr>
            <w:r w:rsidRPr="00801E49">
              <w:rPr>
                <w:rFonts w:ascii="Open Sans" w:hAnsi="Open Sans" w:cs="Open Sans"/>
                <w:b/>
                <w:sz w:val="16"/>
                <w:szCs w:val="24"/>
                <w:rPrChange w:id="4365" w:author="Nicole Wu" w:date="2024-01-08T11:26:00Z">
                  <w:rPr>
                    <w:b/>
                    <w:bCs/>
                    <w:sz w:val="16"/>
                    <w:szCs w:val="24"/>
                  </w:rPr>
                </w:rPrChange>
              </w:rPr>
              <w:t>CARI-Inc</w:t>
            </w:r>
          </w:p>
        </w:tc>
        <w:tc>
          <w:tcPr>
            <w:tcW w:w="820" w:type="dxa"/>
            <w:tcBorders>
              <w:top w:val="nil"/>
              <w:left w:val="nil"/>
              <w:bottom w:val="single" w:sz="3" w:space="0" w:color="000000"/>
              <w:right w:val="nil"/>
            </w:tcBorders>
          </w:tcPr>
          <w:p w14:paraId="2A1A8F58"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66" w:author="Nicole Wu" w:date="2024-01-08T11:26:00Z">
                  <w:rPr>
                    <w:b/>
                    <w:bCs/>
                    <w:sz w:val="16"/>
                    <w:szCs w:val="24"/>
                  </w:rPr>
                </w:rPrChange>
              </w:rPr>
            </w:pPr>
            <w:r w:rsidRPr="00801E49">
              <w:rPr>
                <w:rFonts w:ascii="Open Sans" w:hAnsi="Open Sans" w:cs="Open Sans"/>
                <w:b/>
                <w:sz w:val="16"/>
                <w:szCs w:val="24"/>
                <w:rPrChange w:id="4367" w:author="Nicole Wu" w:date="2024-01-08T11:26:00Z">
                  <w:rPr>
                    <w:b/>
                    <w:bCs/>
                    <w:sz w:val="16"/>
                    <w:szCs w:val="24"/>
                  </w:rPr>
                </w:rPrChange>
              </w:rPr>
              <w:t>Diff</w:t>
            </w:r>
          </w:p>
        </w:tc>
        <w:tc>
          <w:tcPr>
            <w:tcW w:w="821" w:type="dxa"/>
            <w:gridSpan w:val="2"/>
            <w:tcBorders>
              <w:top w:val="nil"/>
              <w:left w:val="nil"/>
              <w:bottom w:val="single" w:sz="3" w:space="0" w:color="000000"/>
              <w:right w:val="nil"/>
            </w:tcBorders>
          </w:tcPr>
          <w:p w14:paraId="57F9E25B"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68" w:author="Nicole Wu" w:date="2024-01-08T11:26:00Z">
                  <w:rPr>
                    <w:b/>
                    <w:bCs/>
                    <w:sz w:val="16"/>
                    <w:szCs w:val="24"/>
                  </w:rPr>
                </w:rPrChange>
              </w:rPr>
            </w:pPr>
            <w:r w:rsidRPr="00801E49">
              <w:rPr>
                <w:rFonts w:ascii="Open Sans" w:hAnsi="Open Sans" w:cs="Open Sans"/>
                <w:b/>
                <w:sz w:val="16"/>
                <w:szCs w:val="24"/>
                <w:rPrChange w:id="4369" w:author="Nicole Wu" w:date="2024-01-08T11:26:00Z">
                  <w:rPr>
                    <w:b/>
                    <w:bCs/>
                    <w:sz w:val="16"/>
                    <w:szCs w:val="24"/>
                  </w:rPr>
                </w:rPrChange>
              </w:rPr>
              <w:t>CARI-FES</w:t>
            </w:r>
          </w:p>
        </w:tc>
        <w:tc>
          <w:tcPr>
            <w:tcW w:w="820" w:type="dxa"/>
            <w:tcBorders>
              <w:top w:val="nil"/>
              <w:left w:val="nil"/>
              <w:bottom w:val="single" w:sz="3" w:space="0" w:color="000000"/>
              <w:right w:val="nil"/>
            </w:tcBorders>
          </w:tcPr>
          <w:p w14:paraId="286DB086"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70" w:author="Nicole Wu" w:date="2024-01-08T11:26:00Z">
                  <w:rPr>
                    <w:b/>
                    <w:bCs/>
                    <w:sz w:val="16"/>
                    <w:szCs w:val="24"/>
                  </w:rPr>
                </w:rPrChange>
              </w:rPr>
            </w:pPr>
            <w:r w:rsidRPr="00801E49">
              <w:rPr>
                <w:rFonts w:ascii="Open Sans" w:hAnsi="Open Sans" w:cs="Open Sans"/>
                <w:b/>
                <w:sz w:val="16"/>
                <w:szCs w:val="24"/>
                <w:rPrChange w:id="4371" w:author="Nicole Wu" w:date="2024-01-08T11:26:00Z">
                  <w:rPr>
                    <w:b/>
                    <w:bCs/>
                    <w:sz w:val="16"/>
                    <w:szCs w:val="24"/>
                  </w:rPr>
                </w:rPrChange>
              </w:rPr>
              <w:t>CARI-Inc</w:t>
            </w:r>
          </w:p>
        </w:tc>
        <w:tc>
          <w:tcPr>
            <w:tcW w:w="821" w:type="dxa"/>
            <w:tcBorders>
              <w:top w:val="nil"/>
              <w:left w:val="nil"/>
              <w:bottom w:val="single" w:sz="3" w:space="0" w:color="000000"/>
              <w:right w:val="nil"/>
            </w:tcBorders>
          </w:tcPr>
          <w:p w14:paraId="1319DB00"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72" w:author="Nicole Wu" w:date="2024-01-08T11:26:00Z">
                  <w:rPr>
                    <w:b/>
                    <w:bCs/>
                    <w:sz w:val="16"/>
                    <w:szCs w:val="24"/>
                  </w:rPr>
                </w:rPrChange>
              </w:rPr>
            </w:pPr>
            <w:r w:rsidRPr="00801E49">
              <w:rPr>
                <w:rFonts w:ascii="Open Sans" w:hAnsi="Open Sans" w:cs="Open Sans"/>
                <w:b/>
                <w:sz w:val="16"/>
                <w:szCs w:val="24"/>
                <w:rPrChange w:id="4373" w:author="Nicole Wu" w:date="2024-01-08T11:26:00Z">
                  <w:rPr>
                    <w:b/>
                    <w:bCs/>
                    <w:sz w:val="16"/>
                    <w:szCs w:val="24"/>
                  </w:rPr>
                </w:rPrChange>
              </w:rPr>
              <w:t>Diff</w:t>
            </w:r>
          </w:p>
        </w:tc>
        <w:tc>
          <w:tcPr>
            <w:tcW w:w="820" w:type="dxa"/>
            <w:gridSpan w:val="2"/>
            <w:tcBorders>
              <w:top w:val="nil"/>
              <w:left w:val="nil"/>
              <w:bottom w:val="single" w:sz="3" w:space="0" w:color="000000"/>
              <w:right w:val="nil"/>
            </w:tcBorders>
          </w:tcPr>
          <w:p w14:paraId="61F34C11"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74" w:author="Nicole Wu" w:date="2024-01-08T11:26:00Z">
                  <w:rPr>
                    <w:b/>
                    <w:bCs/>
                    <w:sz w:val="16"/>
                    <w:szCs w:val="24"/>
                  </w:rPr>
                </w:rPrChange>
              </w:rPr>
            </w:pPr>
            <w:r w:rsidRPr="00801E49">
              <w:rPr>
                <w:rFonts w:ascii="Open Sans" w:hAnsi="Open Sans" w:cs="Open Sans"/>
                <w:b/>
                <w:sz w:val="16"/>
                <w:szCs w:val="24"/>
                <w:rPrChange w:id="4375" w:author="Nicole Wu" w:date="2024-01-08T11:26:00Z">
                  <w:rPr>
                    <w:b/>
                    <w:bCs/>
                    <w:sz w:val="16"/>
                    <w:szCs w:val="24"/>
                  </w:rPr>
                </w:rPrChange>
              </w:rPr>
              <w:t>CARI-FES</w:t>
            </w:r>
          </w:p>
        </w:tc>
        <w:tc>
          <w:tcPr>
            <w:tcW w:w="821" w:type="dxa"/>
            <w:tcBorders>
              <w:top w:val="nil"/>
              <w:left w:val="nil"/>
              <w:bottom w:val="single" w:sz="3" w:space="0" w:color="000000"/>
              <w:right w:val="nil"/>
            </w:tcBorders>
          </w:tcPr>
          <w:p w14:paraId="4DBA0370"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76" w:author="Nicole Wu" w:date="2024-01-08T11:26:00Z">
                  <w:rPr>
                    <w:b/>
                    <w:bCs/>
                    <w:sz w:val="16"/>
                    <w:szCs w:val="24"/>
                  </w:rPr>
                </w:rPrChange>
              </w:rPr>
            </w:pPr>
            <w:r w:rsidRPr="00801E49">
              <w:rPr>
                <w:rFonts w:ascii="Open Sans" w:hAnsi="Open Sans" w:cs="Open Sans"/>
                <w:b/>
                <w:sz w:val="16"/>
                <w:szCs w:val="24"/>
                <w:rPrChange w:id="4377" w:author="Nicole Wu" w:date="2024-01-08T11:26:00Z">
                  <w:rPr>
                    <w:b/>
                    <w:bCs/>
                    <w:sz w:val="16"/>
                    <w:szCs w:val="24"/>
                  </w:rPr>
                </w:rPrChange>
              </w:rPr>
              <w:t>CARI-Inc</w:t>
            </w:r>
          </w:p>
        </w:tc>
        <w:tc>
          <w:tcPr>
            <w:tcW w:w="821" w:type="dxa"/>
            <w:tcBorders>
              <w:top w:val="nil"/>
              <w:left w:val="nil"/>
              <w:bottom w:val="single" w:sz="3" w:space="0" w:color="000000"/>
              <w:right w:val="nil"/>
            </w:tcBorders>
          </w:tcPr>
          <w:p w14:paraId="7422C2AA"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378" w:author="Nicole Wu" w:date="2024-01-08T11:26:00Z">
                  <w:rPr>
                    <w:b/>
                    <w:bCs/>
                    <w:sz w:val="16"/>
                    <w:szCs w:val="24"/>
                  </w:rPr>
                </w:rPrChange>
              </w:rPr>
            </w:pPr>
            <w:r w:rsidRPr="00801E49">
              <w:rPr>
                <w:rFonts w:ascii="Open Sans" w:hAnsi="Open Sans" w:cs="Open Sans"/>
                <w:b/>
                <w:sz w:val="16"/>
                <w:szCs w:val="24"/>
                <w:rPrChange w:id="4379" w:author="Nicole Wu" w:date="2024-01-08T11:26:00Z">
                  <w:rPr>
                    <w:b/>
                    <w:bCs/>
                    <w:sz w:val="16"/>
                    <w:szCs w:val="24"/>
                  </w:rPr>
                </w:rPrChange>
              </w:rPr>
              <w:t>Diff</w:t>
            </w:r>
          </w:p>
        </w:tc>
      </w:tr>
      <w:tr w:rsidR="00B92327" w:rsidRPr="00801E49" w14:paraId="128FE91D" w14:textId="77777777" w:rsidTr="00A544C8">
        <w:trPr>
          <w:trHeight w:val="167"/>
        </w:trPr>
        <w:tc>
          <w:tcPr>
            <w:tcW w:w="1975" w:type="dxa"/>
            <w:tcBorders>
              <w:top w:val="single" w:sz="3" w:space="0" w:color="000000"/>
              <w:left w:val="nil"/>
              <w:bottom w:val="nil"/>
              <w:right w:val="nil"/>
            </w:tcBorders>
          </w:tcPr>
          <w:p w14:paraId="44585988" w14:textId="77777777" w:rsidR="00B92327" w:rsidRPr="00801E49" w:rsidRDefault="00332621" w:rsidP="00A544C8">
            <w:pPr>
              <w:spacing w:after="0" w:line="259" w:lineRule="auto"/>
              <w:ind w:left="67" w:right="0" w:firstLine="0"/>
              <w:jc w:val="left"/>
              <w:rPr>
                <w:rFonts w:ascii="Open Sans" w:hAnsi="Open Sans" w:cs="Open Sans"/>
                <w:sz w:val="16"/>
                <w:szCs w:val="24"/>
                <w:rPrChange w:id="4380" w:author="Nicole Wu" w:date="2024-01-08T11:26:00Z">
                  <w:rPr>
                    <w:sz w:val="16"/>
                    <w:szCs w:val="24"/>
                  </w:rPr>
                </w:rPrChange>
              </w:rPr>
            </w:pPr>
            <w:r w:rsidRPr="00801E49">
              <w:rPr>
                <w:rFonts w:ascii="Open Sans" w:hAnsi="Open Sans" w:cs="Open Sans"/>
                <w:sz w:val="16"/>
                <w:szCs w:val="24"/>
                <w:rPrChange w:id="4381" w:author="Nicole Wu" w:date="2024-01-08T11:26:00Z">
                  <w:rPr>
                    <w:sz w:val="16"/>
                    <w:szCs w:val="24"/>
                  </w:rPr>
                </w:rPrChange>
              </w:rPr>
              <w:t>Food Secure</w:t>
            </w:r>
          </w:p>
        </w:tc>
        <w:tc>
          <w:tcPr>
            <w:tcW w:w="820" w:type="dxa"/>
            <w:tcBorders>
              <w:top w:val="single" w:sz="3" w:space="0" w:color="000000"/>
              <w:left w:val="nil"/>
              <w:bottom w:val="nil"/>
              <w:right w:val="nil"/>
            </w:tcBorders>
          </w:tcPr>
          <w:p w14:paraId="0C6F8C0E" w14:textId="77777777" w:rsidR="00B92327" w:rsidRPr="00801E49" w:rsidRDefault="00332621" w:rsidP="00A544C8">
            <w:pPr>
              <w:spacing w:after="0" w:line="259" w:lineRule="auto"/>
              <w:ind w:left="67" w:right="0" w:firstLine="0"/>
              <w:jc w:val="center"/>
              <w:rPr>
                <w:rFonts w:ascii="Open Sans" w:hAnsi="Open Sans" w:cs="Open Sans"/>
                <w:sz w:val="16"/>
                <w:szCs w:val="24"/>
                <w:rPrChange w:id="4382" w:author="Nicole Wu" w:date="2024-01-08T11:26:00Z">
                  <w:rPr>
                    <w:sz w:val="16"/>
                    <w:szCs w:val="24"/>
                  </w:rPr>
                </w:rPrChange>
              </w:rPr>
            </w:pPr>
            <w:r w:rsidRPr="00801E49">
              <w:rPr>
                <w:rFonts w:ascii="Open Sans" w:hAnsi="Open Sans" w:cs="Open Sans"/>
                <w:sz w:val="16"/>
                <w:szCs w:val="24"/>
                <w:rPrChange w:id="4383" w:author="Nicole Wu" w:date="2024-01-08T11:26:00Z">
                  <w:rPr>
                    <w:sz w:val="16"/>
                    <w:szCs w:val="24"/>
                  </w:rPr>
                </w:rPrChange>
              </w:rPr>
              <w:t>0.01</w:t>
            </w:r>
          </w:p>
        </w:tc>
        <w:tc>
          <w:tcPr>
            <w:tcW w:w="821" w:type="dxa"/>
            <w:tcBorders>
              <w:top w:val="single" w:sz="3" w:space="0" w:color="000000"/>
              <w:left w:val="nil"/>
              <w:bottom w:val="nil"/>
              <w:right w:val="nil"/>
            </w:tcBorders>
          </w:tcPr>
          <w:p w14:paraId="2E5C99CD" w14:textId="77777777" w:rsidR="00B92327" w:rsidRPr="00801E49" w:rsidRDefault="00332621" w:rsidP="00A544C8">
            <w:pPr>
              <w:spacing w:after="0" w:line="259" w:lineRule="auto"/>
              <w:ind w:left="67" w:right="0" w:firstLine="0"/>
              <w:jc w:val="center"/>
              <w:rPr>
                <w:rFonts w:ascii="Open Sans" w:hAnsi="Open Sans" w:cs="Open Sans"/>
                <w:sz w:val="16"/>
                <w:szCs w:val="24"/>
                <w:rPrChange w:id="4384" w:author="Nicole Wu" w:date="2024-01-08T11:26:00Z">
                  <w:rPr>
                    <w:sz w:val="16"/>
                    <w:szCs w:val="24"/>
                  </w:rPr>
                </w:rPrChange>
              </w:rPr>
            </w:pPr>
            <w:r w:rsidRPr="00801E49">
              <w:rPr>
                <w:rFonts w:ascii="Open Sans" w:hAnsi="Open Sans" w:cs="Open Sans"/>
                <w:sz w:val="16"/>
                <w:szCs w:val="24"/>
                <w:rPrChange w:id="4385" w:author="Nicole Wu" w:date="2024-01-08T11:26:00Z">
                  <w:rPr>
                    <w:sz w:val="16"/>
                    <w:szCs w:val="24"/>
                  </w:rPr>
                </w:rPrChange>
              </w:rPr>
              <w:t>0.02</w:t>
            </w:r>
          </w:p>
        </w:tc>
        <w:tc>
          <w:tcPr>
            <w:tcW w:w="820" w:type="dxa"/>
            <w:tcBorders>
              <w:top w:val="single" w:sz="3" w:space="0" w:color="000000"/>
              <w:left w:val="nil"/>
              <w:bottom w:val="nil"/>
              <w:right w:val="nil"/>
            </w:tcBorders>
          </w:tcPr>
          <w:p w14:paraId="31852776" w14:textId="77777777" w:rsidR="00B92327" w:rsidRPr="00801E49" w:rsidRDefault="00332621" w:rsidP="00A544C8">
            <w:pPr>
              <w:spacing w:after="0" w:line="259" w:lineRule="auto"/>
              <w:ind w:left="67" w:right="0" w:firstLine="0"/>
              <w:jc w:val="center"/>
              <w:rPr>
                <w:rFonts w:ascii="Open Sans" w:hAnsi="Open Sans" w:cs="Open Sans"/>
                <w:sz w:val="16"/>
                <w:szCs w:val="24"/>
                <w:rPrChange w:id="4386" w:author="Nicole Wu" w:date="2024-01-08T11:26:00Z">
                  <w:rPr>
                    <w:sz w:val="16"/>
                    <w:szCs w:val="24"/>
                  </w:rPr>
                </w:rPrChange>
              </w:rPr>
            </w:pPr>
            <w:r w:rsidRPr="00801E49">
              <w:rPr>
                <w:rFonts w:ascii="Open Sans" w:hAnsi="Open Sans" w:cs="Open Sans"/>
                <w:sz w:val="16"/>
                <w:szCs w:val="24"/>
                <w:rPrChange w:id="4387" w:author="Nicole Wu" w:date="2024-01-08T11:26:00Z">
                  <w:rPr>
                    <w:sz w:val="16"/>
                    <w:szCs w:val="24"/>
                  </w:rPr>
                </w:rPrChange>
              </w:rPr>
              <w:t>0.01**</w:t>
            </w:r>
          </w:p>
        </w:tc>
        <w:tc>
          <w:tcPr>
            <w:tcW w:w="821" w:type="dxa"/>
            <w:gridSpan w:val="2"/>
            <w:tcBorders>
              <w:top w:val="single" w:sz="3" w:space="0" w:color="000000"/>
              <w:left w:val="nil"/>
              <w:bottom w:val="nil"/>
              <w:right w:val="nil"/>
            </w:tcBorders>
          </w:tcPr>
          <w:p w14:paraId="5C47B979" w14:textId="77777777" w:rsidR="00B92327" w:rsidRPr="00801E49" w:rsidRDefault="00332621" w:rsidP="00A544C8">
            <w:pPr>
              <w:spacing w:after="0" w:line="259" w:lineRule="auto"/>
              <w:ind w:left="67" w:right="0" w:firstLine="0"/>
              <w:jc w:val="center"/>
              <w:rPr>
                <w:rFonts w:ascii="Open Sans" w:hAnsi="Open Sans" w:cs="Open Sans"/>
                <w:sz w:val="16"/>
                <w:szCs w:val="24"/>
                <w:rPrChange w:id="4388" w:author="Nicole Wu" w:date="2024-01-08T11:26:00Z">
                  <w:rPr>
                    <w:sz w:val="16"/>
                    <w:szCs w:val="24"/>
                  </w:rPr>
                </w:rPrChange>
              </w:rPr>
            </w:pPr>
            <w:r w:rsidRPr="00801E49">
              <w:rPr>
                <w:rFonts w:ascii="Open Sans" w:hAnsi="Open Sans" w:cs="Open Sans"/>
                <w:sz w:val="16"/>
                <w:szCs w:val="24"/>
                <w:rPrChange w:id="4389" w:author="Nicole Wu" w:date="2024-01-08T11:26:00Z">
                  <w:rPr>
                    <w:sz w:val="16"/>
                    <w:szCs w:val="24"/>
                  </w:rPr>
                </w:rPrChange>
              </w:rPr>
              <w:t>0.00</w:t>
            </w:r>
          </w:p>
        </w:tc>
        <w:tc>
          <w:tcPr>
            <w:tcW w:w="820" w:type="dxa"/>
            <w:tcBorders>
              <w:top w:val="single" w:sz="3" w:space="0" w:color="000000"/>
              <w:left w:val="nil"/>
              <w:bottom w:val="nil"/>
              <w:right w:val="nil"/>
            </w:tcBorders>
          </w:tcPr>
          <w:p w14:paraId="46A34E78" w14:textId="77777777" w:rsidR="00B92327" w:rsidRPr="00801E49" w:rsidRDefault="00332621" w:rsidP="00A544C8">
            <w:pPr>
              <w:spacing w:after="0" w:line="259" w:lineRule="auto"/>
              <w:ind w:left="67" w:right="0" w:firstLine="0"/>
              <w:jc w:val="center"/>
              <w:rPr>
                <w:rFonts w:ascii="Open Sans" w:hAnsi="Open Sans" w:cs="Open Sans"/>
                <w:sz w:val="16"/>
                <w:szCs w:val="24"/>
                <w:rPrChange w:id="4390" w:author="Nicole Wu" w:date="2024-01-08T11:26:00Z">
                  <w:rPr>
                    <w:sz w:val="16"/>
                    <w:szCs w:val="24"/>
                  </w:rPr>
                </w:rPrChange>
              </w:rPr>
            </w:pPr>
            <w:r w:rsidRPr="00801E49">
              <w:rPr>
                <w:rFonts w:ascii="Open Sans" w:hAnsi="Open Sans" w:cs="Open Sans"/>
                <w:sz w:val="16"/>
                <w:szCs w:val="24"/>
                <w:rPrChange w:id="4391" w:author="Nicole Wu" w:date="2024-01-08T11:26:00Z">
                  <w:rPr>
                    <w:sz w:val="16"/>
                    <w:szCs w:val="24"/>
                  </w:rPr>
                </w:rPrChange>
              </w:rPr>
              <w:t>0.00</w:t>
            </w:r>
          </w:p>
        </w:tc>
        <w:tc>
          <w:tcPr>
            <w:tcW w:w="821" w:type="dxa"/>
            <w:tcBorders>
              <w:top w:val="single" w:sz="3" w:space="0" w:color="000000"/>
              <w:left w:val="nil"/>
              <w:bottom w:val="nil"/>
              <w:right w:val="nil"/>
            </w:tcBorders>
          </w:tcPr>
          <w:p w14:paraId="02062093" w14:textId="77777777" w:rsidR="00B92327" w:rsidRPr="00801E49" w:rsidRDefault="00332621" w:rsidP="00A544C8">
            <w:pPr>
              <w:spacing w:after="0" w:line="259" w:lineRule="auto"/>
              <w:ind w:left="67" w:right="0" w:firstLine="0"/>
              <w:jc w:val="center"/>
              <w:rPr>
                <w:rFonts w:ascii="Open Sans" w:hAnsi="Open Sans" w:cs="Open Sans"/>
                <w:sz w:val="16"/>
                <w:szCs w:val="24"/>
                <w:rPrChange w:id="4392" w:author="Nicole Wu" w:date="2024-01-08T11:26:00Z">
                  <w:rPr>
                    <w:sz w:val="16"/>
                    <w:szCs w:val="24"/>
                  </w:rPr>
                </w:rPrChange>
              </w:rPr>
            </w:pPr>
            <w:r w:rsidRPr="00801E49">
              <w:rPr>
                <w:rFonts w:ascii="Open Sans" w:hAnsi="Open Sans" w:cs="Open Sans"/>
                <w:sz w:val="16"/>
                <w:szCs w:val="24"/>
                <w:rPrChange w:id="4393" w:author="Nicole Wu" w:date="2024-01-08T11:26:00Z">
                  <w:rPr>
                    <w:sz w:val="16"/>
                    <w:szCs w:val="24"/>
                  </w:rPr>
                </w:rPrChange>
              </w:rPr>
              <w:t>0.00</w:t>
            </w:r>
          </w:p>
        </w:tc>
        <w:tc>
          <w:tcPr>
            <w:tcW w:w="820" w:type="dxa"/>
            <w:gridSpan w:val="2"/>
            <w:tcBorders>
              <w:top w:val="single" w:sz="3" w:space="0" w:color="000000"/>
              <w:left w:val="nil"/>
              <w:bottom w:val="nil"/>
              <w:right w:val="nil"/>
            </w:tcBorders>
          </w:tcPr>
          <w:p w14:paraId="401C45C0" w14:textId="77777777" w:rsidR="00B92327" w:rsidRPr="00801E49" w:rsidRDefault="00332621" w:rsidP="00A544C8">
            <w:pPr>
              <w:spacing w:after="0" w:line="259" w:lineRule="auto"/>
              <w:ind w:left="67" w:right="0" w:firstLine="0"/>
              <w:jc w:val="center"/>
              <w:rPr>
                <w:rFonts w:ascii="Open Sans" w:hAnsi="Open Sans" w:cs="Open Sans"/>
                <w:sz w:val="16"/>
                <w:szCs w:val="24"/>
                <w:rPrChange w:id="4394" w:author="Nicole Wu" w:date="2024-01-08T11:26:00Z">
                  <w:rPr>
                    <w:sz w:val="16"/>
                    <w:szCs w:val="24"/>
                  </w:rPr>
                </w:rPrChange>
              </w:rPr>
            </w:pPr>
            <w:r w:rsidRPr="00801E49">
              <w:rPr>
                <w:rFonts w:ascii="Open Sans" w:hAnsi="Open Sans" w:cs="Open Sans"/>
                <w:sz w:val="16"/>
                <w:szCs w:val="24"/>
                <w:rPrChange w:id="4395" w:author="Nicole Wu" w:date="2024-01-08T11:26:00Z">
                  <w:rPr>
                    <w:sz w:val="16"/>
                    <w:szCs w:val="24"/>
                  </w:rPr>
                </w:rPrChange>
              </w:rPr>
              <w:t>0.00</w:t>
            </w:r>
          </w:p>
        </w:tc>
        <w:tc>
          <w:tcPr>
            <w:tcW w:w="821" w:type="dxa"/>
            <w:tcBorders>
              <w:top w:val="single" w:sz="3" w:space="0" w:color="000000"/>
              <w:left w:val="nil"/>
              <w:bottom w:val="nil"/>
              <w:right w:val="nil"/>
            </w:tcBorders>
          </w:tcPr>
          <w:p w14:paraId="17AC9FE3" w14:textId="77777777" w:rsidR="00B92327" w:rsidRPr="00801E49" w:rsidRDefault="00332621" w:rsidP="00A544C8">
            <w:pPr>
              <w:spacing w:after="0" w:line="259" w:lineRule="auto"/>
              <w:ind w:left="67" w:right="0" w:firstLine="0"/>
              <w:jc w:val="center"/>
              <w:rPr>
                <w:rFonts w:ascii="Open Sans" w:hAnsi="Open Sans" w:cs="Open Sans"/>
                <w:sz w:val="16"/>
                <w:szCs w:val="24"/>
                <w:rPrChange w:id="4396" w:author="Nicole Wu" w:date="2024-01-08T11:26:00Z">
                  <w:rPr>
                    <w:sz w:val="16"/>
                    <w:szCs w:val="24"/>
                  </w:rPr>
                </w:rPrChange>
              </w:rPr>
            </w:pPr>
            <w:r w:rsidRPr="00801E49">
              <w:rPr>
                <w:rFonts w:ascii="Open Sans" w:hAnsi="Open Sans" w:cs="Open Sans"/>
                <w:sz w:val="16"/>
                <w:szCs w:val="24"/>
                <w:rPrChange w:id="4397" w:author="Nicole Wu" w:date="2024-01-08T11:26:00Z">
                  <w:rPr>
                    <w:sz w:val="16"/>
                    <w:szCs w:val="24"/>
                  </w:rPr>
                </w:rPrChange>
              </w:rPr>
              <w:t>0.01</w:t>
            </w:r>
          </w:p>
        </w:tc>
        <w:tc>
          <w:tcPr>
            <w:tcW w:w="821" w:type="dxa"/>
            <w:tcBorders>
              <w:top w:val="single" w:sz="3" w:space="0" w:color="000000"/>
              <w:left w:val="nil"/>
              <w:bottom w:val="nil"/>
              <w:right w:val="nil"/>
            </w:tcBorders>
          </w:tcPr>
          <w:p w14:paraId="547E765E" w14:textId="77777777" w:rsidR="00B92327" w:rsidRPr="00801E49" w:rsidRDefault="00332621" w:rsidP="00A544C8">
            <w:pPr>
              <w:spacing w:after="0" w:line="259" w:lineRule="auto"/>
              <w:ind w:left="67" w:right="0" w:firstLine="0"/>
              <w:jc w:val="center"/>
              <w:rPr>
                <w:rFonts w:ascii="Open Sans" w:hAnsi="Open Sans" w:cs="Open Sans"/>
                <w:sz w:val="16"/>
                <w:szCs w:val="24"/>
                <w:rPrChange w:id="4398" w:author="Nicole Wu" w:date="2024-01-08T11:26:00Z">
                  <w:rPr>
                    <w:sz w:val="16"/>
                    <w:szCs w:val="24"/>
                  </w:rPr>
                </w:rPrChange>
              </w:rPr>
            </w:pPr>
            <w:r w:rsidRPr="00801E49">
              <w:rPr>
                <w:rFonts w:ascii="Open Sans" w:hAnsi="Open Sans" w:cs="Open Sans"/>
                <w:sz w:val="16"/>
                <w:szCs w:val="24"/>
                <w:rPrChange w:id="4399" w:author="Nicole Wu" w:date="2024-01-08T11:26:00Z">
                  <w:rPr>
                    <w:sz w:val="16"/>
                    <w:szCs w:val="24"/>
                  </w:rPr>
                </w:rPrChange>
              </w:rPr>
              <w:t>0.01*</w:t>
            </w:r>
          </w:p>
        </w:tc>
      </w:tr>
      <w:tr w:rsidR="00B92327" w:rsidRPr="00801E49" w14:paraId="3D7FAD2D" w14:textId="77777777" w:rsidTr="00A544C8">
        <w:trPr>
          <w:trHeight w:val="165"/>
        </w:trPr>
        <w:tc>
          <w:tcPr>
            <w:tcW w:w="1975" w:type="dxa"/>
            <w:tcBorders>
              <w:top w:val="nil"/>
              <w:left w:val="nil"/>
              <w:bottom w:val="nil"/>
              <w:right w:val="nil"/>
            </w:tcBorders>
          </w:tcPr>
          <w:p w14:paraId="35EEC5C4" w14:textId="77777777" w:rsidR="00B92327" w:rsidRPr="00801E49" w:rsidRDefault="00B92327" w:rsidP="00A544C8">
            <w:pPr>
              <w:spacing w:after="0" w:line="259" w:lineRule="auto"/>
              <w:ind w:left="67" w:right="0" w:firstLine="0"/>
              <w:jc w:val="left"/>
              <w:rPr>
                <w:rFonts w:ascii="Open Sans" w:hAnsi="Open Sans" w:cs="Open Sans"/>
                <w:sz w:val="16"/>
                <w:szCs w:val="24"/>
                <w:rPrChange w:id="4400" w:author="Nicole Wu" w:date="2024-01-08T11:26:00Z">
                  <w:rPr>
                    <w:sz w:val="16"/>
                    <w:szCs w:val="24"/>
                  </w:rPr>
                </w:rPrChange>
              </w:rPr>
            </w:pPr>
          </w:p>
        </w:tc>
        <w:tc>
          <w:tcPr>
            <w:tcW w:w="820" w:type="dxa"/>
            <w:tcBorders>
              <w:top w:val="nil"/>
              <w:left w:val="nil"/>
              <w:bottom w:val="nil"/>
              <w:right w:val="nil"/>
            </w:tcBorders>
          </w:tcPr>
          <w:p w14:paraId="2425CDF1" w14:textId="77777777" w:rsidR="00B92327" w:rsidRPr="00801E49" w:rsidRDefault="00332621" w:rsidP="00A544C8">
            <w:pPr>
              <w:spacing w:after="0" w:line="259" w:lineRule="auto"/>
              <w:ind w:left="67" w:right="0" w:firstLine="0"/>
              <w:jc w:val="center"/>
              <w:rPr>
                <w:rFonts w:ascii="Open Sans" w:hAnsi="Open Sans" w:cs="Open Sans"/>
                <w:sz w:val="16"/>
                <w:szCs w:val="24"/>
                <w:rPrChange w:id="4401" w:author="Nicole Wu" w:date="2024-01-08T11:26:00Z">
                  <w:rPr>
                    <w:sz w:val="16"/>
                    <w:szCs w:val="24"/>
                  </w:rPr>
                </w:rPrChange>
              </w:rPr>
            </w:pPr>
            <w:r w:rsidRPr="00801E49">
              <w:rPr>
                <w:rFonts w:ascii="Open Sans" w:hAnsi="Open Sans" w:cs="Open Sans"/>
                <w:sz w:val="16"/>
                <w:szCs w:val="24"/>
                <w:rPrChange w:id="4402" w:author="Nicole Wu" w:date="2024-01-08T11:26:00Z">
                  <w:rPr>
                    <w:sz w:val="16"/>
                    <w:szCs w:val="24"/>
                  </w:rPr>
                </w:rPrChange>
              </w:rPr>
              <w:t>(0.00)</w:t>
            </w:r>
          </w:p>
        </w:tc>
        <w:tc>
          <w:tcPr>
            <w:tcW w:w="821" w:type="dxa"/>
            <w:tcBorders>
              <w:top w:val="nil"/>
              <w:left w:val="nil"/>
              <w:bottom w:val="nil"/>
              <w:right w:val="nil"/>
            </w:tcBorders>
          </w:tcPr>
          <w:p w14:paraId="595A52F1" w14:textId="77777777" w:rsidR="00B92327" w:rsidRPr="00801E49" w:rsidRDefault="00332621" w:rsidP="00A544C8">
            <w:pPr>
              <w:spacing w:after="0" w:line="259" w:lineRule="auto"/>
              <w:ind w:left="67" w:right="0" w:firstLine="0"/>
              <w:jc w:val="center"/>
              <w:rPr>
                <w:rFonts w:ascii="Open Sans" w:hAnsi="Open Sans" w:cs="Open Sans"/>
                <w:sz w:val="16"/>
                <w:szCs w:val="24"/>
                <w:rPrChange w:id="4403" w:author="Nicole Wu" w:date="2024-01-08T11:26:00Z">
                  <w:rPr>
                    <w:sz w:val="16"/>
                    <w:szCs w:val="24"/>
                  </w:rPr>
                </w:rPrChange>
              </w:rPr>
            </w:pPr>
            <w:r w:rsidRPr="00801E49">
              <w:rPr>
                <w:rFonts w:ascii="Open Sans" w:hAnsi="Open Sans" w:cs="Open Sans"/>
                <w:sz w:val="16"/>
                <w:szCs w:val="24"/>
                <w:rPrChange w:id="4404" w:author="Nicole Wu" w:date="2024-01-08T11:26:00Z">
                  <w:rPr>
                    <w:sz w:val="16"/>
                    <w:szCs w:val="24"/>
                  </w:rPr>
                </w:rPrChange>
              </w:rPr>
              <w:t>(0.01)</w:t>
            </w:r>
          </w:p>
        </w:tc>
        <w:tc>
          <w:tcPr>
            <w:tcW w:w="820" w:type="dxa"/>
            <w:tcBorders>
              <w:top w:val="nil"/>
              <w:left w:val="nil"/>
              <w:bottom w:val="nil"/>
              <w:right w:val="nil"/>
            </w:tcBorders>
          </w:tcPr>
          <w:p w14:paraId="792CD0D2" w14:textId="77777777" w:rsidR="00B92327" w:rsidRPr="00801E49" w:rsidRDefault="00332621" w:rsidP="00A544C8">
            <w:pPr>
              <w:spacing w:after="0" w:line="259" w:lineRule="auto"/>
              <w:ind w:left="67" w:right="0" w:firstLine="0"/>
              <w:jc w:val="center"/>
              <w:rPr>
                <w:rFonts w:ascii="Open Sans" w:hAnsi="Open Sans" w:cs="Open Sans"/>
                <w:sz w:val="16"/>
                <w:szCs w:val="24"/>
                <w:rPrChange w:id="4405" w:author="Nicole Wu" w:date="2024-01-08T11:26:00Z">
                  <w:rPr>
                    <w:sz w:val="16"/>
                    <w:szCs w:val="24"/>
                  </w:rPr>
                </w:rPrChange>
              </w:rPr>
            </w:pPr>
            <w:r w:rsidRPr="00801E49">
              <w:rPr>
                <w:rFonts w:ascii="Open Sans" w:hAnsi="Open Sans" w:cs="Open Sans"/>
                <w:sz w:val="16"/>
                <w:szCs w:val="24"/>
                <w:rPrChange w:id="4406" w:author="Nicole Wu" w:date="2024-01-08T11:26:00Z">
                  <w:rPr>
                    <w:sz w:val="16"/>
                    <w:szCs w:val="24"/>
                  </w:rPr>
                </w:rPrChange>
              </w:rPr>
              <w:t>(0.01)</w:t>
            </w:r>
          </w:p>
        </w:tc>
        <w:tc>
          <w:tcPr>
            <w:tcW w:w="821" w:type="dxa"/>
            <w:gridSpan w:val="2"/>
            <w:tcBorders>
              <w:top w:val="nil"/>
              <w:left w:val="nil"/>
              <w:bottom w:val="nil"/>
              <w:right w:val="nil"/>
            </w:tcBorders>
          </w:tcPr>
          <w:p w14:paraId="4754105C" w14:textId="77777777" w:rsidR="00B92327" w:rsidRPr="00801E49" w:rsidRDefault="00332621" w:rsidP="00A544C8">
            <w:pPr>
              <w:spacing w:after="0" w:line="259" w:lineRule="auto"/>
              <w:ind w:left="67" w:right="0" w:firstLine="0"/>
              <w:jc w:val="center"/>
              <w:rPr>
                <w:rFonts w:ascii="Open Sans" w:hAnsi="Open Sans" w:cs="Open Sans"/>
                <w:sz w:val="16"/>
                <w:szCs w:val="24"/>
                <w:rPrChange w:id="4407" w:author="Nicole Wu" w:date="2024-01-08T11:26:00Z">
                  <w:rPr>
                    <w:sz w:val="16"/>
                    <w:szCs w:val="24"/>
                  </w:rPr>
                </w:rPrChange>
              </w:rPr>
            </w:pPr>
            <w:r w:rsidRPr="00801E49">
              <w:rPr>
                <w:rFonts w:ascii="Open Sans" w:hAnsi="Open Sans" w:cs="Open Sans"/>
                <w:sz w:val="16"/>
                <w:szCs w:val="24"/>
                <w:rPrChange w:id="4408" w:author="Nicole Wu" w:date="2024-01-08T11:26:00Z">
                  <w:rPr>
                    <w:sz w:val="16"/>
                    <w:szCs w:val="24"/>
                  </w:rPr>
                </w:rPrChange>
              </w:rPr>
              <w:t>(0.00)</w:t>
            </w:r>
          </w:p>
        </w:tc>
        <w:tc>
          <w:tcPr>
            <w:tcW w:w="820" w:type="dxa"/>
            <w:tcBorders>
              <w:top w:val="nil"/>
              <w:left w:val="nil"/>
              <w:bottom w:val="nil"/>
              <w:right w:val="nil"/>
            </w:tcBorders>
          </w:tcPr>
          <w:p w14:paraId="7F046DDD" w14:textId="77777777" w:rsidR="00B92327" w:rsidRPr="00801E49" w:rsidRDefault="00332621" w:rsidP="00A544C8">
            <w:pPr>
              <w:spacing w:after="0" w:line="259" w:lineRule="auto"/>
              <w:ind w:left="67" w:right="0" w:firstLine="0"/>
              <w:jc w:val="center"/>
              <w:rPr>
                <w:rFonts w:ascii="Open Sans" w:hAnsi="Open Sans" w:cs="Open Sans"/>
                <w:sz w:val="16"/>
                <w:szCs w:val="24"/>
                <w:rPrChange w:id="4409" w:author="Nicole Wu" w:date="2024-01-08T11:26:00Z">
                  <w:rPr>
                    <w:sz w:val="16"/>
                    <w:szCs w:val="24"/>
                  </w:rPr>
                </w:rPrChange>
              </w:rPr>
            </w:pPr>
            <w:r w:rsidRPr="00801E49">
              <w:rPr>
                <w:rFonts w:ascii="Open Sans" w:hAnsi="Open Sans" w:cs="Open Sans"/>
                <w:sz w:val="16"/>
                <w:szCs w:val="24"/>
                <w:rPrChange w:id="4410" w:author="Nicole Wu" w:date="2024-01-08T11:26:00Z">
                  <w:rPr>
                    <w:sz w:val="16"/>
                    <w:szCs w:val="24"/>
                  </w:rPr>
                </w:rPrChange>
              </w:rPr>
              <w:t>(0.00)</w:t>
            </w:r>
          </w:p>
        </w:tc>
        <w:tc>
          <w:tcPr>
            <w:tcW w:w="821" w:type="dxa"/>
            <w:tcBorders>
              <w:top w:val="nil"/>
              <w:left w:val="nil"/>
              <w:bottom w:val="nil"/>
              <w:right w:val="nil"/>
            </w:tcBorders>
          </w:tcPr>
          <w:p w14:paraId="67F7AC52" w14:textId="77777777" w:rsidR="00B92327" w:rsidRPr="00801E49" w:rsidRDefault="00332621" w:rsidP="00A544C8">
            <w:pPr>
              <w:spacing w:after="0" w:line="259" w:lineRule="auto"/>
              <w:ind w:left="67" w:right="0" w:firstLine="0"/>
              <w:jc w:val="center"/>
              <w:rPr>
                <w:rFonts w:ascii="Open Sans" w:hAnsi="Open Sans" w:cs="Open Sans"/>
                <w:sz w:val="16"/>
                <w:szCs w:val="24"/>
                <w:rPrChange w:id="4411" w:author="Nicole Wu" w:date="2024-01-08T11:26:00Z">
                  <w:rPr>
                    <w:sz w:val="16"/>
                    <w:szCs w:val="24"/>
                  </w:rPr>
                </w:rPrChange>
              </w:rPr>
            </w:pPr>
            <w:r w:rsidRPr="00801E49">
              <w:rPr>
                <w:rFonts w:ascii="Open Sans" w:hAnsi="Open Sans" w:cs="Open Sans"/>
                <w:sz w:val="16"/>
                <w:szCs w:val="24"/>
                <w:rPrChange w:id="4412" w:author="Nicole Wu" w:date="2024-01-08T11:26:00Z">
                  <w:rPr>
                    <w:sz w:val="16"/>
                    <w:szCs w:val="24"/>
                  </w:rPr>
                </w:rPrChange>
              </w:rPr>
              <w:t>(0.00)</w:t>
            </w:r>
          </w:p>
        </w:tc>
        <w:tc>
          <w:tcPr>
            <w:tcW w:w="820" w:type="dxa"/>
            <w:gridSpan w:val="2"/>
            <w:tcBorders>
              <w:top w:val="nil"/>
              <w:left w:val="nil"/>
              <w:bottom w:val="nil"/>
              <w:right w:val="nil"/>
            </w:tcBorders>
          </w:tcPr>
          <w:p w14:paraId="239ABB81" w14:textId="77777777" w:rsidR="00B92327" w:rsidRPr="00801E49" w:rsidRDefault="00332621" w:rsidP="00A544C8">
            <w:pPr>
              <w:spacing w:after="0" w:line="259" w:lineRule="auto"/>
              <w:ind w:left="67" w:right="0" w:firstLine="0"/>
              <w:jc w:val="center"/>
              <w:rPr>
                <w:rFonts w:ascii="Open Sans" w:hAnsi="Open Sans" w:cs="Open Sans"/>
                <w:sz w:val="16"/>
                <w:szCs w:val="24"/>
                <w:rPrChange w:id="4413" w:author="Nicole Wu" w:date="2024-01-08T11:26:00Z">
                  <w:rPr>
                    <w:sz w:val="16"/>
                    <w:szCs w:val="24"/>
                  </w:rPr>
                </w:rPrChange>
              </w:rPr>
            </w:pPr>
            <w:r w:rsidRPr="00801E49">
              <w:rPr>
                <w:rFonts w:ascii="Open Sans" w:hAnsi="Open Sans" w:cs="Open Sans"/>
                <w:sz w:val="16"/>
                <w:szCs w:val="24"/>
                <w:rPrChange w:id="4414" w:author="Nicole Wu" w:date="2024-01-08T11:26:00Z">
                  <w:rPr>
                    <w:sz w:val="16"/>
                    <w:szCs w:val="24"/>
                  </w:rPr>
                </w:rPrChange>
              </w:rPr>
              <w:t>(0.00)</w:t>
            </w:r>
          </w:p>
        </w:tc>
        <w:tc>
          <w:tcPr>
            <w:tcW w:w="821" w:type="dxa"/>
            <w:tcBorders>
              <w:top w:val="nil"/>
              <w:left w:val="nil"/>
              <w:bottom w:val="nil"/>
              <w:right w:val="nil"/>
            </w:tcBorders>
          </w:tcPr>
          <w:p w14:paraId="0218050E" w14:textId="77777777" w:rsidR="00B92327" w:rsidRPr="00801E49" w:rsidRDefault="00332621" w:rsidP="00A544C8">
            <w:pPr>
              <w:spacing w:after="0" w:line="259" w:lineRule="auto"/>
              <w:ind w:left="67" w:right="0" w:firstLine="0"/>
              <w:jc w:val="center"/>
              <w:rPr>
                <w:rFonts w:ascii="Open Sans" w:hAnsi="Open Sans" w:cs="Open Sans"/>
                <w:sz w:val="16"/>
                <w:szCs w:val="24"/>
                <w:rPrChange w:id="4415" w:author="Nicole Wu" w:date="2024-01-08T11:26:00Z">
                  <w:rPr>
                    <w:sz w:val="16"/>
                    <w:szCs w:val="24"/>
                  </w:rPr>
                </w:rPrChange>
              </w:rPr>
            </w:pPr>
            <w:r w:rsidRPr="00801E49">
              <w:rPr>
                <w:rFonts w:ascii="Open Sans" w:hAnsi="Open Sans" w:cs="Open Sans"/>
                <w:sz w:val="16"/>
                <w:szCs w:val="24"/>
                <w:rPrChange w:id="4416" w:author="Nicole Wu" w:date="2024-01-08T11:26:00Z">
                  <w:rPr>
                    <w:sz w:val="16"/>
                    <w:szCs w:val="24"/>
                  </w:rPr>
                </w:rPrChange>
              </w:rPr>
              <w:t>(0.00)</w:t>
            </w:r>
          </w:p>
        </w:tc>
        <w:tc>
          <w:tcPr>
            <w:tcW w:w="821" w:type="dxa"/>
            <w:tcBorders>
              <w:top w:val="nil"/>
              <w:left w:val="nil"/>
              <w:bottom w:val="nil"/>
              <w:right w:val="nil"/>
            </w:tcBorders>
          </w:tcPr>
          <w:p w14:paraId="6E869E9C" w14:textId="77777777" w:rsidR="00B92327" w:rsidRPr="00801E49" w:rsidRDefault="00332621" w:rsidP="00A544C8">
            <w:pPr>
              <w:spacing w:after="0" w:line="259" w:lineRule="auto"/>
              <w:ind w:left="67" w:right="0" w:firstLine="0"/>
              <w:jc w:val="center"/>
              <w:rPr>
                <w:rFonts w:ascii="Open Sans" w:hAnsi="Open Sans" w:cs="Open Sans"/>
                <w:sz w:val="16"/>
                <w:szCs w:val="24"/>
                <w:rPrChange w:id="4417" w:author="Nicole Wu" w:date="2024-01-08T11:26:00Z">
                  <w:rPr>
                    <w:sz w:val="16"/>
                    <w:szCs w:val="24"/>
                  </w:rPr>
                </w:rPrChange>
              </w:rPr>
            </w:pPr>
            <w:r w:rsidRPr="00801E49">
              <w:rPr>
                <w:rFonts w:ascii="Open Sans" w:hAnsi="Open Sans" w:cs="Open Sans"/>
                <w:sz w:val="16"/>
                <w:szCs w:val="24"/>
                <w:rPrChange w:id="4418" w:author="Nicole Wu" w:date="2024-01-08T11:26:00Z">
                  <w:rPr>
                    <w:sz w:val="16"/>
                    <w:szCs w:val="24"/>
                  </w:rPr>
                </w:rPrChange>
              </w:rPr>
              <w:t>(0.00)</w:t>
            </w:r>
          </w:p>
        </w:tc>
      </w:tr>
      <w:tr w:rsidR="00B92327" w:rsidRPr="00801E49" w14:paraId="7898E11F" w14:textId="77777777" w:rsidTr="00A544C8">
        <w:trPr>
          <w:trHeight w:val="165"/>
        </w:trPr>
        <w:tc>
          <w:tcPr>
            <w:tcW w:w="1975" w:type="dxa"/>
            <w:tcBorders>
              <w:top w:val="nil"/>
              <w:left w:val="nil"/>
              <w:bottom w:val="nil"/>
              <w:right w:val="nil"/>
            </w:tcBorders>
          </w:tcPr>
          <w:p w14:paraId="6623747B" w14:textId="77777777" w:rsidR="00B92327" w:rsidRPr="00801E49" w:rsidRDefault="00332621" w:rsidP="00A544C8">
            <w:pPr>
              <w:spacing w:after="0" w:line="259" w:lineRule="auto"/>
              <w:ind w:left="67" w:right="0" w:firstLine="0"/>
              <w:jc w:val="left"/>
              <w:rPr>
                <w:rFonts w:ascii="Open Sans" w:hAnsi="Open Sans" w:cs="Open Sans"/>
                <w:sz w:val="16"/>
                <w:szCs w:val="24"/>
                <w:rPrChange w:id="4419" w:author="Nicole Wu" w:date="2024-01-08T11:26:00Z">
                  <w:rPr>
                    <w:sz w:val="16"/>
                    <w:szCs w:val="24"/>
                  </w:rPr>
                </w:rPrChange>
              </w:rPr>
            </w:pPr>
            <w:r w:rsidRPr="00801E49">
              <w:rPr>
                <w:rFonts w:ascii="Open Sans" w:hAnsi="Open Sans" w:cs="Open Sans"/>
                <w:sz w:val="16"/>
                <w:szCs w:val="24"/>
                <w:rPrChange w:id="4420" w:author="Nicole Wu" w:date="2024-01-08T11:26:00Z">
                  <w:rPr>
                    <w:sz w:val="16"/>
                    <w:szCs w:val="24"/>
                  </w:rPr>
                </w:rPrChange>
              </w:rPr>
              <w:t>Marginally Food Secure</w:t>
            </w:r>
          </w:p>
        </w:tc>
        <w:tc>
          <w:tcPr>
            <w:tcW w:w="820" w:type="dxa"/>
            <w:tcBorders>
              <w:top w:val="nil"/>
              <w:left w:val="nil"/>
              <w:bottom w:val="nil"/>
              <w:right w:val="nil"/>
            </w:tcBorders>
          </w:tcPr>
          <w:p w14:paraId="79388A6A" w14:textId="77777777" w:rsidR="00B92327" w:rsidRPr="00801E49" w:rsidRDefault="00332621" w:rsidP="00A544C8">
            <w:pPr>
              <w:spacing w:after="0" w:line="259" w:lineRule="auto"/>
              <w:ind w:left="67" w:right="0" w:firstLine="0"/>
              <w:jc w:val="center"/>
              <w:rPr>
                <w:rFonts w:ascii="Open Sans" w:hAnsi="Open Sans" w:cs="Open Sans"/>
                <w:sz w:val="16"/>
                <w:szCs w:val="24"/>
                <w:rPrChange w:id="4421" w:author="Nicole Wu" w:date="2024-01-08T11:26:00Z">
                  <w:rPr>
                    <w:sz w:val="16"/>
                    <w:szCs w:val="24"/>
                  </w:rPr>
                </w:rPrChange>
              </w:rPr>
            </w:pPr>
            <w:r w:rsidRPr="00801E49">
              <w:rPr>
                <w:rFonts w:ascii="Open Sans" w:hAnsi="Open Sans" w:cs="Open Sans"/>
                <w:sz w:val="16"/>
                <w:szCs w:val="24"/>
                <w:rPrChange w:id="4422" w:author="Nicole Wu" w:date="2024-01-08T11:26:00Z">
                  <w:rPr>
                    <w:sz w:val="16"/>
                    <w:szCs w:val="24"/>
                  </w:rPr>
                </w:rPrChange>
              </w:rPr>
              <w:t>0.31</w:t>
            </w:r>
          </w:p>
        </w:tc>
        <w:tc>
          <w:tcPr>
            <w:tcW w:w="821" w:type="dxa"/>
            <w:tcBorders>
              <w:top w:val="nil"/>
              <w:left w:val="nil"/>
              <w:bottom w:val="nil"/>
              <w:right w:val="nil"/>
            </w:tcBorders>
          </w:tcPr>
          <w:p w14:paraId="09230EC1" w14:textId="77777777" w:rsidR="00B92327" w:rsidRPr="00801E49" w:rsidRDefault="00332621" w:rsidP="00A544C8">
            <w:pPr>
              <w:spacing w:after="0" w:line="259" w:lineRule="auto"/>
              <w:ind w:left="67" w:right="0" w:firstLine="0"/>
              <w:jc w:val="center"/>
              <w:rPr>
                <w:rFonts w:ascii="Open Sans" w:hAnsi="Open Sans" w:cs="Open Sans"/>
                <w:sz w:val="16"/>
                <w:szCs w:val="24"/>
                <w:rPrChange w:id="4423" w:author="Nicole Wu" w:date="2024-01-08T11:26:00Z">
                  <w:rPr>
                    <w:sz w:val="16"/>
                    <w:szCs w:val="24"/>
                  </w:rPr>
                </w:rPrChange>
              </w:rPr>
            </w:pPr>
            <w:r w:rsidRPr="00801E49">
              <w:rPr>
                <w:rFonts w:ascii="Open Sans" w:hAnsi="Open Sans" w:cs="Open Sans"/>
                <w:sz w:val="16"/>
                <w:szCs w:val="24"/>
                <w:rPrChange w:id="4424" w:author="Nicole Wu" w:date="2024-01-08T11:26:00Z">
                  <w:rPr>
                    <w:sz w:val="16"/>
                    <w:szCs w:val="24"/>
                  </w:rPr>
                </w:rPrChange>
              </w:rPr>
              <w:t>0.51</w:t>
            </w:r>
          </w:p>
        </w:tc>
        <w:tc>
          <w:tcPr>
            <w:tcW w:w="820" w:type="dxa"/>
            <w:tcBorders>
              <w:top w:val="nil"/>
              <w:left w:val="nil"/>
              <w:bottom w:val="nil"/>
              <w:right w:val="nil"/>
            </w:tcBorders>
          </w:tcPr>
          <w:p w14:paraId="20F9BA89" w14:textId="77777777" w:rsidR="00B92327" w:rsidRPr="00801E49" w:rsidRDefault="00332621" w:rsidP="00A544C8">
            <w:pPr>
              <w:spacing w:after="0" w:line="259" w:lineRule="auto"/>
              <w:ind w:left="67" w:right="0" w:firstLine="0"/>
              <w:jc w:val="center"/>
              <w:rPr>
                <w:rFonts w:ascii="Open Sans" w:hAnsi="Open Sans" w:cs="Open Sans"/>
                <w:sz w:val="16"/>
                <w:szCs w:val="24"/>
                <w:rPrChange w:id="4425" w:author="Nicole Wu" w:date="2024-01-08T11:26:00Z">
                  <w:rPr>
                    <w:sz w:val="16"/>
                    <w:szCs w:val="24"/>
                  </w:rPr>
                </w:rPrChange>
              </w:rPr>
            </w:pPr>
            <w:r w:rsidRPr="00801E49">
              <w:rPr>
                <w:rFonts w:ascii="Open Sans" w:hAnsi="Open Sans" w:cs="Open Sans"/>
                <w:sz w:val="16"/>
                <w:szCs w:val="24"/>
                <w:rPrChange w:id="4426" w:author="Nicole Wu" w:date="2024-01-08T11:26:00Z">
                  <w:rPr>
                    <w:sz w:val="16"/>
                    <w:szCs w:val="24"/>
                  </w:rPr>
                </w:rPrChange>
              </w:rPr>
              <w:t>0.2***</w:t>
            </w:r>
          </w:p>
        </w:tc>
        <w:tc>
          <w:tcPr>
            <w:tcW w:w="821" w:type="dxa"/>
            <w:gridSpan w:val="2"/>
            <w:tcBorders>
              <w:top w:val="nil"/>
              <w:left w:val="nil"/>
              <w:bottom w:val="nil"/>
              <w:right w:val="nil"/>
            </w:tcBorders>
          </w:tcPr>
          <w:p w14:paraId="2775EAFE" w14:textId="77777777" w:rsidR="00B92327" w:rsidRPr="00801E49" w:rsidRDefault="00332621" w:rsidP="00A544C8">
            <w:pPr>
              <w:spacing w:after="0" w:line="259" w:lineRule="auto"/>
              <w:ind w:left="67" w:right="0" w:firstLine="0"/>
              <w:jc w:val="center"/>
              <w:rPr>
                <w:rFonts w:ascii="Open Sans" w:hAnsi="Open Sans" w:cs="Open Sans"/>
                <w:sz w:val="16"/>
                <w:szCs w:val="24"/>
                <w:rPrChange w:id="4427" w:author="Nicole Wu" w:date="2024-01-08T11:26:00Z">
                  <w:rPr>
                    <w:sz w:val="16"/>
                    <w:szCs w:val="24"/>
                  </w:rPr>
                </w:rPrChange>
              </w:rPr>
            </w:pPr>
            <w:r w:rsidRPr="00801E49">
              <w:rPr>
                <w:rFonts w:ascii="Open Sans" w:hAnsi="Open Sans" w:cs="Open Sans"/>
                <w:sz w:val="16"/>
                <w:szCs w:val="24"/>
                <w:rPrChange w:id="4428" w:author="Nicole Wu" w:date="2024-01-08T11:26:00Z">
                  <w:rPr>
                    <w:sz w:val="16"/>
                    <w:szCs w:val="24"/>
                  </w:rPr>
                </w:rPrChange>
              </w:rPr>
              <w:t>0.07</w:t>
            </w:r>
          </w:p>
        </w:tc>
        <w:tc>
          <w:tcPr>
            <w:tcW w:w="820" w:type="dxa"/>
            <w:tcBorders>
              <w:top w:val="nil"/>
              <w:left w:val="nil"/>
              <w:bottom w:val="nil"/>
              <w:right w:val="nil"/>
            </w:tcBorders>
          </w:tcPr>
          <w:p w14:paraId="71C4E837" w14:textId="77777777" w:rsidR="00B92327" w:rsidRPr="00801E49" w:rsidRDefault="00332621" w:rsidP="00A544C8">
            <w:pPr>
              <w:spacing w:after="0" w:line="259" w:lineRule="auto"/>
              <w:ind w:left="67" w:right="0" w:firstLine="0"/>
              <w:jc w:val="center"/>
              <w:rPr>
                <w:rFonts w:ascii="Open Sans" w:hAnsi="Open Sans" w:cs="Open Sans"/>
                <w:sz w:val="16"/>
                <w:szCs w:val="24"/>
                <w:rPrChange w:id="4429" w:author="Nicole Wu" w:date="2024-01-08T11:26:00Z">
                  <w:rPr>
                    <w:sz w:val="16"/>
                    <w:szCs w:val="24"/>
                  </w:rPr>
                </w:rPrChange>
              </w:rPr>
            </w:pPr>
            <w:r w:rsidRPr="00801E49">
              <w:rPr>
                <w:rFonts w:ascii="Open Sans" w:hAnsi="Open Sans" w:cs="Open Sans"/>
                <w:sz w:val="16"/>
                <w:szCs w:val="24"/>
                <w:rPrChange w:id="4430" w:author="Nicole Wu" w:date="2024-01-08T11:26:00Z">
                  <w:rPr>
                    <w:sz w:val="16"/>
                    <w:szCs w:val="24"/>
                  </w:rPr>
                </w:rPrChange>
              </w:rPr>
              <w:t>0.24</w:t>
            </w:r>
          </w:p>
        </w:tc>
        <w:tc>
          <w:tcPr>
            <w:tcW w:w="821" w:type="dxa"/>
            <w:tcBorders>
              <w:top w:val="nil"/>
              <w:left w:val="nil"/>
              <w:bottom w:val="nil"/>
              <w:right w:val="nil"/>
            </w:tcBorders>
          </w:tcPr>
          <w:p w14:paraId="2A0D6CEF" w14:textId="77777777" w:rsidR="00B92327" w:rsidRPr="00801E49" w:rsidRDefault="00332621" w:rsidP="00A544C8">
            <w:pPr>
              <w:spacing w:after="0" w:line="259" w:lineRule="auto"/>
              <w:ind w:left="67" w:right="0" w:firstLine="0"/>
              <w:jc w:val="center"/>
              <w:rPr>
                <w:rFonts w:ascii="Open Sans" w:hAnsi="Open Sans" w:cs="Open Sans"/>
                <w:sz w:val="16"/>
                <w:szCs w:val="24"/>
                <w:rPrChange w:id="4431" w:author="Nicole Wu" w:date="2024-01-08T11:26:00Z">
                  <w:rPr>
                    <w:sz w:val="16"/>
                    <w:szCs w:val="24"/>
                  </w:rPr>
                </w:rPrChange>
              </w:rPr>
            </w:pPr>
            <w:r w:rsidRPr="00801E49">
              <w:rPr>
                <w:rFonts w:ascii="Open Sans" w:hAnsi="Open Sans" w:cs="Open Sans"/>
                <w:sz w:val="16"/>
                <w:szCs w:val="24"/>
                <w:rPrChange w:id="4432" w:author="Nicole Wu" w:date="2024-01-08T11:26:00Z">
                  <w:rPr>
                    <w:sz w:val="16"/>
                    <w:szCs w:val="24"/>
                  </w:rPr>
                </w:rPrChange>
              </w:rPr>
              <w:t>0.17***</w:t>
            </w:r>
          </w:p>
        </w:tc>
        <w:tc>
          <w:tcPr>
            <w:tcW w:w="820" w:type="dxa"/>
            <w:gridSpan w:val="2"/>
            <w:tcBorders>
              <w:top w:val="nil"/>
              <w:left w:val="nil"/>
              <w:bottom w:val="nil"/>
              <w:right w:val="nil"/>
            </w:tcBorders>
          </w:tcPr>
          <w:p w14:paraId="6018D67A" w14:textId="77777777" w:rsidR="00B92327" w:rsidRPr="00801E49" w:rsidRDefault="00332621" w:rsidP="00A544C8">
            <w:pPr>
              <w:spacing w:after="0" w:line="259" w:lineRule="auto"/>
              <w:ind w:left="67" w:right="0" w:firstLine="0"/>
              <w:jc w:val="center"/>
              <w:rPr>
                <w:rFonts w:ascii="Open Sans" w:hAnsi="Open Sans" w:cs="Open Sans"/>
                <w:sz w:val="16"/>
                <w:szCs w:val="24"/>
                <w:rPrChange w:id="4433" w:author="Nicole Wu" w:date="2024-01-08T11:26:00Z">
                  <w:rPr>
                    <w:sz w:val="16"/>
                    <w:szCs w:val="24"/>
                  </w:rPr>
                </w:rPrChange>
              </w:rPr>
            </w:pPr>
            <w:r w:rsidRPr="00801E49">
              <w:rPr>
                <w:rFonts w:ascii="Open Sans" w:hAnsi="Open Sans" w:cs="Open Sans"/>
                <w:sz w:val="16"/>
                <w:szCs w:val="24"/>
                <w:rPrChange w:id="4434" w:author="Nicole Wu" w:date="2024-01-08T11:26:00Z">
                  <w:rPr>
                    <w:sz w:val="16"/>
                    <w:szCs w:val="24"/>
                  </w:rPr>
                </w:rPrChange>
              </w:rPr>
              <w:t>0.14</w:t>
            </w:r>
          </w:p>
        </w:tc>
        <w:tc>
          <w:tcPr>
            <w:tcW w:w="821" w:type="dxa"/>
            <w:tcBorders>
              <w:top w:val="nil"/>
              <w:left w:val="nil"/>
              <w:bottom w:val="nil"/>
              <w:right w:val="nil"/>
            </w:tcBorders>
          </w:tcPr>
          <w:p w14:paraId="33E8F55D" w14:textId="77777777" w:rsidR="00B92327" w:rsidRPr="00801E49" w:rsidRDefault="00332621" w:rsidP="00A544C8">
            <w:pPr>
              <w:spacing w:after="0" w:line="259" w:lineRule="auto"/>
              <w:ind w:left="67" w:right="0" w:firstLine="0"/>
              <w:jc w:val="center"/>
              <w:rPr>
                <w:rFonts w:ascii="Open Sans" w:hAnsi="Open Sans" w:cs="Open Sans"/>
                <w:sz w:val="16"/>
                <w:szCs w:val="24"/>
                <w:rPrChange w:id="4435" w:author="Nicole Wu" w:date="2024-01-08T11:26:00Z">
                  <w:rPr>
                    <w:sz w:val="16"/>
                    <w:szCs w:val="24"/>
                  </w:rPr>
                </w:rPrChange>
              </w:rPr>
            </w:pPr>
            <w:r w:rsidRPr="00801E49">
              <w:rPr>
                <w:rFonts w:ascii="Open Sans" w:hAnsi="Open Sans" w:cs="Open Sans"/>
                <w:sz w:val="16"/>
                <w:szCs w:val="24"/>
                <w:rPrChange w:id="4436" w:author="Nicole Wu" w:date="2024-01-08T11:26:00Z">
                  <w:rPr>
                    <w:sz w:val="16"/>
                    <w:szCs w:val="24"/>
                  </w:rPr>
                </w:rPrChange>
              </w:rPr>
              <w:t>0.32</w:t>
            </w:r>
          </w:p>
        </w:tc>
        <w:tc>
          <w:tcPr>
            <w:tcW w:w="821" w:type="dxa"/>
            <w:tcBorders>
              <w:top w:val="nil"/>
              <w:left w:val="nil"/>
              <w:bottom w:val="nil"/>
              <w:right w:val="nil"/>
            </w:tcBorders>
          </w:tcPr>
          <w:p w14:paraId="0B19D1F9" w14:textId="77777777" w:rsidR="00B92327" w:rsidRPr="00801E49" w:rsidRDefault="00332621" w:rsidP="00A544C8">
            <w:pPr>
              <w:spacing w:after="0" w:line="259" w:lineRule="auto"/>
              <w:ind w:left="67" w:right="0" w:firstLine="0"/>
              <w:jc w:val="center"/>
              <w:rPr>
                <w:rFonts w:ascii="Open Sans" w:hAnsi="Open Sans" w:cs="Open Sans"/>
                <w:sz w:val="16"/>
                <w:szCs w:val="24"/>
                <w:rPrChange w:id="4437" w:author="Nicole Wu" w:date="2024-01-08T11:26:00Z">
                  <w:rPr>
                    <w:sz w:val="16"/>
                    <w:szCs w:val="24"/>
                  </w:rPr>
                </w:rPrChange>
              </w:rPr>
            </w:pPr>
            <w:r w:rsidRPr="00801E49">
              <w:rPr>
                <w:rFonts w:ascii="Open Sans" w:hAnsi="Open Sans" w:cs="Open Sans"/>
                <w:sz w:val="16"/>
                <w:szCs w:val="24"/>
                <w:rPrChange w:id="4438" w:author="Nicole Wu" w:date="2024-01-08T11:26:00Z">
                  <w:rPr>
                    <w:sz w:val="16"/>
                    <w:szCs w:val="24"/>
                  </w:rPr>
                </w:rPrChange>
              </w:rPr>
              <w:t>0.18***</w:t>
            </w:r>
          </w:p>
        </w:tc>
      </w:tr>
      <w:tr w:rsidR="00B92327" w:rsidRPr="00801E49" w14:paraId="27F89317" w14:textId="77777777" w:rsidTr="00A544C8">
        <w:trPr>
          <w:trHeight w:val="165"/>
        </w:trPr>
        <w:tc>
          <w:tcPr>
            <w:tcW w:w="1975" w:type="dxa"/>
            <w:tcBorders>
              <w:top w:val="nil"/>
              <w:left w:val="nil"/>
              <w:bottom w:val="nil"/>
              <w:right w:val="nil"/>
            </w:tcBorders>
          </w:tcPr>
          <w:p w14:paraId="1C014DC9" w14:textId="77777777" w:rsidR="00B92327" w:rsidRPr="00801E49" w:rsidRDefault="00B92327" w:rsidP="00A544C8">
            <w:pPr>
              <w:spacing w:after="0" w:line="259" w:lineRule="auto"/>
              <w:ind w:left="67" w:right="0" w:firstLine="0"/>
              <w:jc w:val="left"/>
              <w:rPr>
                <w:rFonts w:ascii="Open Sans" w:hAnsi="Open Sans" w:cs="Open Sans"/>
                <w:sz w:val="16"/>
                <w:szCs w:val="24"/>
                <w:rPrChange w:id="4439" w:author="Nicole Wu" w:date="2024-01-08T11:26:00Z">
                  <w:rPr>
                    <w:sz w:val="16"/>
                    <w:szCs w:val="24"/>
                  </w:rPr>
                </w:rPrChange>
              </w:rPr>
            </w:pPr>
          </w:p>
        </w:tc>
        <w:tc>
          <w:tcPr>
            <w:tcW w:w="820" w:type="dxa"/>
            <w:tcBorders>
              <w:top w:val="nil"/>
              <w:left w:val="nil"/>
              <w:bottom w:val="nil"/>
              <w:right w:val="nil"/>
            </w:tcBorders>
          </w:tcPr>
          <w:p w14:paraId="7911E4AB" w14:textId="77777777" w:rsidR="00B92327" w:rsidRPr="00801E49" w:rsidRDefault="00332621" w:rsidP="00A544C8">
            <w:pPr>
              <w:spacing w:after="0" w:line="259" w:lineRule="auto"/>
              <w:ind w:left="67" w:right="0" w:firstLine="0"/>
              <w:jc w:val="center"/>
              <w:rPr>
                <w:rFonts w:ascii="Open Sans" w:hAnsi="Open Sans" w:cs="Open Sans"/>
                <w:sz w:val="16"/>
                <w:szCs w:val="24"/>
                <w:rPrChange w:id="4440" w:author="Nicole Wu" w:date="2024-01-08T11:26:00Z">
                  <w:rPr>
                    <w:sz w:val="16"/>
                    <w:szCs w:val="24"/>
                  </w:rPr>
                </w:rPrChange>
              </w:rPr>
            </w:pPr>
            <w:r w:rsidRPr="00801E49">
              <w:rPr>
                <w:rFonts w:ascii="Open Sans" w:hAnsi="Open Sans" w:cs="Open Sans"/>
                <w:sz w:val="16"/>
                <w:szCs w:val="24"/>
                <w:rPrChange w:id="4441" w:author="Nicole Wu" w:date="2024-01-08T11:26:00Z">
                  <w:rPr>
                    <w:sz w:val="16"/>
                    <w:szCs w:val="24"/>
                  </w:rPr>
                </w:rPrChange>
              </w:rPr>
              <w:t>(0.03)</w:t>
            </w:r>
          </w:p>
        </w:tc>
        <w:tc>
          <w:tcPr>
            <w:tcW w:w="821" w:type="dxa"/>
            <w:tcBorders>
              <w:top w:val="nil"/>
              <w:left w:val="nil"/>
              <w:bottom w:val="nil"/>
              <w:right w:val="nil"/>
            </w:tcBorders>
          </w:tcPr>
          <w:p w14:paraId="3E7E6D5B" w14:textId="77777777" w:rsidR="00B92327" w:rsidRPr="00801E49" w:rsidRDefault="00332621" w:rsidP="00A544C8">
            <w:pPr>
              <w:spacing w:after="0" w:line="259" w:lineRule="auto"/>
              <w:ind w:left="67" w:right="0" w:firstLine="0"/>
              <w:jc w:val="center"/>
              <w:rPr>
                <w:rFonts w:ascii="Open Sans" w:hAnsi="Open Sans" w:cs="Open Sans"/>
                <w:sz w:val="16"/>
                <w:szCs w:val="24"/>
                <w:rPrChange w:id="4442" w:author="Nicole Wu" w:date="2024-01-08T11:26:00Z">
                  <w:rPr>
                    <w:sz w:val="16"/>
                    <w:szCs w:val="24"/>
                  </w:rPr>
                </w:rPrChange>
              </w:rPr>
            </w:pPr>
            <w:r w:rsidRPr="00801E49">
              <w:rPr>
                <w:rFonts w:ascii="Open Sans" w:hAnsi="Open Sans" w:cs="Open Sans"/>
                <w:sz w:val="16"/>
                <w:szCs w:val="24"/>
                <w:rPrChange w:id="4443" w:author="Nicole Wu" w:date="2024-01-08T11:26:00Z">
                  <w:rPr>
                    <w:sz w:val="16"/>
                    <w:szCs w:val="24"/>
                  </w:rPr>
                </w:rPrChange>
              </w:rPr>
              <w:t>(0.03)</w:t>
            </w:r>
          </w:p>
        </w:tc>
        <w:tc>
          <w:tcPr>
            <w:tcW w:w="820" w:type="dxa"/>
            <w:tcBorders>
              <w:top w:val="nil"/>
              <w:left w:val="nil"/>
              <w:bottom w:val="nil"/>
              <w:right w:val="nil"/>
            </w:tcBorders>
          </w:tcPr>
          <w:p w14:paraId="13361201" w14:textId="77777777" w:rsidR="00B92327" w:rsidRPr="00801E49" w:rsidRDefault="00332621" w:rsidP="00A544C8">
            <w:pPr>
              <w:spacing w:after="0" w:line="259" w:lineRule="auto"/>
              <w:ind w:left="67" w:right="0" w:firstLine="0"/>
              <w:jc w:val="center"/>
              <w:rPr>
                <w:rFonts w:ascii="Open Sans" w:hAnsi="Open Sans" w:cs="Open Sans"/>
                <w:sz w:val="16"/>
                <w:szCs w:val="24"/>
                <w:rPrChange w:id="4444" w:author="Nicole Wu" w:date="2024-01-08T11:26:00Z">
                  <w:rPr>
                    <w:sz w:val="16"/>
                    <w:szCs w:val="24"/>
                  </w:rPr>
                </w:rPrChange>
              </w:rPr>
            </w:pPr>
            <w:r w:rsidRPr="00801E49">
              <w:rPr>
                <w:rFonts w:ascii="Open Sans" w:hAnsi="Open Sans" w:cs="Open Sans"/>
                <w:sz w:val="16"/>
                <w:szCs w:val="24"/>
                <w:rPrChange w:id="4445" w:author="Nicole Wu" w:date="2024-01-08T11:26:00Z">
                  <w:rPr>
                    <w:sz w:val="16"/>
                    <w:szCs w:val="24"/>
                  </w:rPr>
                </w:rPrChange>
              </w:rPr>
              <w:t>(0.03)</w:t>
            </w:r>
          </w:p>
        </w:tc>
        <w:tc>
          <w:tcPr>
            <w:tcW w:w="821" w:type="dxa"/>
            <w:gridSpan w:val="2"/>
            <w:tcBorders>
              <w:top w:val="nil"/>
              <w:left w:val="nil"/>
              <w:bottom w:val="nil"/>
              <w:right w:val="nil"/>
            </w:tcBorders>
          </w:tcPr>
          <w:p w14:paraId="1C5D70F4" w14:textId="77777777" w:rsidR="00B92327" w:rsidRPr="00801E49" w:rsidRDefault="00332621" w:rsidP="00A544C8">
            <w:pPr>
              <w:spacing w:after="0" w:line="259" w:lineRule="auto"/>
              <w:ind w:left="67" w:right="0" w:firstLine="0"/>
              <w:jc w:val="center"/>
              <w:rPr>
                <w:rFonts w:ascii="Open Sans" w:hAnsi="Open Sans" w:cs="Open Sans"/>
                <w:sz w:val="16"/>
                <w:szCs w:val="24"/>
                <w:rPrChange w:id="4446" w:author="Nicole Wu" w:date="2024-01-08T11:26:00Z">
                  <w:rPr>
                    <w:sz w:val="16"/>
                    <w:szCs w:val="24"/>
                  </w:rPr>
                </w:rPrChange>
              </w:rPr>
            </w:pPr>
            <w:r w:rsidRPr="00801E49">
              <w:rPr>
                <w:rFonts w:ascii="Open Sans" w:hAnsi="Open Sans" w:cs="Open Sans"/>
                <w:sz w:val="16"/>
                <w:szCs w:val="24"/>
                <w:rPrChange w:id="4447" w:author="Nicole Wu" w:date="2024-01-08T11:26:00Z">
                  <w:rPr>
                    <w:sz w:val="16"/>
                    <w:szCs w:val="24"/>
                  </w:rPr>
                </w:rPrChange>
              </w:rPr>
              <w:t>(0.01)</w:t>
            </w:r>
          </w:p>
        </w:tc>
        <w:tc>
          <w:tcPr>
            <w:tcW w:w="820" w:type="dxa"/>
            <w:tcBorders>
              <w:top w:val="nil"/>
              <w:left w:val="nil"/>
              <w:bottom w:val="nil"/>
              <w:right w:val="nil"/>
            </w:tcBorders>
          </w:tcPr>
          <w:p w14:paraId="47C30A25" w14:textId="77777777" w:rsidR="00B92327" w:rsidRPr="00801E49" w:rsidRDefault="00332621" w:rsidP="00A544C8">
            <w:pPr>
              <w:spacing w:after="0" w:line="259" w:lineRule="auto"/>
              <w:ind w:left="67" w:right="0" w:firstLine="0"/>
              <w:jc w:val="center"/>
              <w:rPr>
                <w:rFonts w:ascii="Open Sans" w:hAnsi="Open Sans" w:cs="Open Sans"/>
                <w:sz w:val="16"/>
                <w:szCs w:val="24"/>
                <w:rPrChange w:id="4448" w:author="Nicole Wu" w:date="2024-01-08T11:26:00Z">
                  <w:rPr>
                    <w:sz w:val="16"/>
                    <w:szCs w:val="24"/>
                  </w:rPr>
                </w:rPrChange>
              </w:rPr>
            </w:pPr>
            <w:r w:rsidRPr="00801E49">
              <w:rPr>
                <w:rFonts w:ascii="Open Sans" w:hAnsi="Open Sans" w:cs="Open Sans"/>
                <w:sz w:val="16"/>
                <w:szCs w:val="24"/>
                <w:rPrChange w:id="4449" w:author="Nicole Wu" w:date="2024-01-08T11:26:00Z">
                  <w:rPr>
                    <w:sz w:val="16"/>
                    <w:szCs w:val="24"/>
                  </w:rPr>
                </w:rPrChange>
              </w:rPr>
              <w:t>(0.02)</w:t>
            </w:r>
          </w:p>
        </w:tc>
        <w:tc>
          <w:tcPr>
            <w:tcW w:w="821" w:type="dxa"/>
            <w:tcBorders>
              <w:top w:val="nil"/>
              <w:left w:val="nil"/>
              <w:bottom w:val="nil"/>
              <w:right w:val="nil"/>
            </w:tcBorders>
          </w:tcPr>
          <w:p w14:paraId="20690E8D" w14:textId="77777777" w:rsidR="00B92327" w:rsidRPr="00801E49" w:rsidRDefault="00332621" w:rsidP="00A544C8">
            <w:pPr>
              <w:spacing w:after="0" w:line="259" w:lineRule="auto"/>
              <w:ind w:left="67" w:right="0" w:firstLine="0"/>
              <w:jc w:val="center"/>
              <w:rPr>
                <w:rFonts w:ascii="Open Sans" w:hAnsi="Open Sans" w:cs="Open Sans"/>
                <w:sz w:val="16"/>
                <w:szCs w:val="24"/>
                <w:rPrChange w:id="4450" w:author="Nicole Wu" w:date="2024-01-08T11:26:00Z">
                  <w:rPr>
                    <w:sz w:val="16"/>
                    <w:szCs w:val="24"/>
                  </w:rPr>
                </w:rPrChange>
              </w:rPr>
            </w:pPr>
            <w:r w:rsidRPr="00801E49">
              <w:rPr>
                <w:rFonts w:ascii="Open Sans" w:hAnsi="Open Sans" w:cs="Open Sans"/>
                <w:sz w:val="16"/>
                <w:szCs w:val="24"/>
                <w:rPrChange w:id="4451" w:author="Nicole Wu" w:date="2024-01-08T11:26:00Z">
                  <w:rPr>
                    <w:sz w:val="16"/>
                    <w:szCs w:val="24"/>
                  </w:rPr>
                </w:rPrChange>
              </w:rPr>
              <w:t>(0.01)</w:t>
            </w:r>
          </w:p>
        </w:tc>
        <w:tc>
          <w:tcPr>
            <w:tcW w:w="820" w:type="dxa"/>
            <w:gridSpan w:val="2"/>
            <w:tcBorders>
              <w:top w:val="nil"/>
              <w:left w:val="nil"/>
              <w:bottom w:val="nil"/>
              <w:right w:val="nil"/>
            </w:tcBorders>
          </w:tcPr>
          <w:p w14:paraId="795FFA48" w14:textId="77777777" w:rsidR="00B92327" w:rsidRPr="00801E49" w:rsidRDefault="00332621" w:rsidP="00A544C8">
            <w:pPr>
              <w:spacing w:after="0" w:line="259" w:lineRule="auto"/>
              <w:ind w:left="67" w:right="0" w:firstLine="0"/>
              <w:jc w:val="center"/>
              <w:rPr>
                <w:rFonts w:ascii="Open Sans" w:hAnsi="Open Sans" w:cs="Open Sans"/>
                <w:sz w:val="16"/>
                <w:szCs w:val="24"/>
                <w:rPrChange w:id="4452" w:author="Nicole Wu" w:date="2024-01-08T11:26:00Z">
                  <w:rPr>
                    <w:sz w:val="16"/>
                    <w:szCs w:val="24"/>
                  </w:rPr>
                </w:rPrChange>
              </w:rPr>
            </w:pPr>
            <w:r w:rsidRPr="00801E49">
              <w:rPr>
                <w:rFonts w:ascii="Open Sans" w:hAnsi="Open Sans" w:cs="Open Sans"/>
                <w:sz w:val="16"/>
                <w:szCs w:val="24"/>
                <w:rPrChange w:id="4453" w:author="Nicole Wu" w:date="2024-01-08T11:26:00Z">
                  <w:rPr>
                    <w:sz w:val="16"/>
                    <w:szCs w:val="24"/>
                  </w:rPr>
                </w:rPrChange>
              </w:rPr>
              <w:t>(0.01)</w:t>
            </w:r>
          </w:p>
        </w:tc>
        <w:tc>
          <w:tcPr>
            <w:tcW w:w="821" w:type="dxa"/>
            <w:tcBorders>
              <w:top w:val="nil"/>
              <w:left w:val="nil"/>
              <w:bottom w:val="nil"/>
              <w:right w:val="nil"/>
            </w:tcBorders>
          </w:tcPr>
          <w:p w14:paraId="72118BCC" w14:textId="77777777" w:rsidR="00B92327" w:rsidRPr="00801E49" w:rsidRDefault="00332621" w:rsidP="00A544C8">
            <w:pPr>
              <w:spacing w:after="0" w:line="259" w:lineRule="auto"/>
              <w:ind w:left="67" w:right="0" w:firstLine="0"/>
              <w:jc w:val="center"/>
              <w:rPr>
                <w:rFonts w:ascii="Open Sans" w:hAnsi="Open Sans" w:cs="Open Sans"/>
                <w:sz w:val="16"/>
                <w:szCs w:val="24"/>
                <w:rPrChange w:id="4454" w:author="Nicole Wu" w:date="2024-01-08T11:26:00Z">
                  <w:rPr>
                    <w:sz w:val="16"/>
                    <w:szCs w:val="24"/>
                  </w:rPr>
                </w:rPrChange>
              </w:rPr>
            </w:pPr>
            <w:r w:rsidRPr="00801E49">
              <w:rPr>
                <w:rFonts w:ascii="Open Sans" w:hAnsi="Open Sans" w:cs="Open Sans"/>
                <w:sz w:val="16"/>
                <w:szCs w:val="24"/>
                <w:rPrChange w:id="4455" w:author="Nicole Wu" w:date="2024-01-08T11:26:00Z">
                  <w:rPr>
                    <w:sz w:val="16"/>
                    <w:szCs w:val="24"/>
                  </w:rPr>
                </w:rPrChange>
              </w:rPr>
              <w:t>(0.02)</w:t>
            </w:r>
          </w:p>
        </w:tc>
        <w:tc>
          <w:tcPr>
            <w:tcW w:w="821" w:type="dxa"/>
            <w:tcBorders>
              <w:top w:val="nil"/>
              <w:left w:val="nil"/>
              <w:bottom w:val="nil"/>
              <w:right w:val="nil"/>
            </w:tcBorders>
          </w:tcPr>
          <w:p w14:paraId="262D03D4" w14:textId="77777777" w:rsidR="00B92327" w:rsidRPr="00801E49" w:rsidRDefault="00332621" w:rsidP="00A544C8">
            <w:pPr>
              <w:spacing w:after="0" w:line="259" w:lineRule="auto"/>
              <w:ind w:left="67" w:right="0" w:firstLine="0"/>
              <w:jc w:val="center"/>
              <w:rPr>
                <w:rFonts w:ascii="Open Sans" w:hAnsi="Open Sans" w:cs="Open Sans"/>
                <w:sz w:val="16"/>
                <w:szCs w:val="24"/>
                <w:rPrChange w:id="4456" w:author="Nicole Wu" w:date="2024-01-08T11:26:00Z">
                  <w:rPr>
                    <w:sz w:val="16"/>
                    <w:szCs w:val="24"/>
                  </w:rPr>
                </w:rPrChange>
              </w:rPr>
            </w:pPr>
            <w:r w:rsidRPr="00801E49">
              <w:rPr>
                <w:rFonts w:ascii="Open Sans" w:hAnsi="Open Sans" w:cs="Open Sans"/>
                <w:sz w:val="16"/>
                <w:szCs w:val="24"/>
                <w:rPrChange w:id="4457" w:author="Nicole Wu" w:date="2024-01-08T11:26:00Z">
                  <w:rPr>
                    <w:sz w:val="16"/>
                    <w:szCs w:val="24"/>
                  </w:rPr>
                </w:rPrChange>
              </w:rPr>
              <w:t>(0.01)</w:t>
            </w:r>
          </w:p>
        </w:tc>
      </w:tr>
      <w:tr w:rsidR="00B92327" w:rsidRPr="00801E49" w14:paraId="610720BD" w14:textId="77777777" w:rsidTr="00A544C8">
        <w:trPr>
          <w:trHeight w:val="165"/>
        </w:trPr>
        <w:tc>
          <w:tcPr>
            <w:tcW w:w="1975" w:type="dxa"/>
            <w:tcBorders>
              <w:top w:val="nil"/>
              <w:left w:val="nil"/>
              <w:bottom w:val="nil"/>
              <w:right w:val="nil"/>
            </w:tcBorders>
          </w:tcPr>
          <w:p w14:paraId="062FA03E" w14:textId="77777777" w:rsidR="00B92327" w:rsidRPr="00801E49" w:rsidRDefault="00332621" w:rsidP="00A544C8">
            <w:pPr>
              <w:spacing w:after="0" w:line="259" w:lineRule="auto"/>
              <w:ind w:left="67" w:right="0" w:firstLine="0"/>
              <w:jc w:val="left"/>
              <w:rPr>
                <w:rFonts w:ascii="Open Sans" w:hAnsi="Open Sans" w:cs="Open Sans"/>
                <w:sz w:val="16"/>
                <w:szCs w:val="24"/>
                <w:rPrChange w:id="4458" w:author="Nicole Wu" w:date="2024-01-08T11:26:00Z">
                  <w:rPr>
                    <w:sz w:val="16"/>
                    <w:szCs w:val="24"/>
                  </w:rPr>
                </w:rPrChange>
              </w:rPr>
            </w:pPr>
            <w:r w:rsidRPr="00801E49">
              <w:rPr>
                <w:rFonts w:ascii="Open Sans" w:hAnsi="Open Sans" w:cs="Open Sans"/>
                <w:sz w:val="16"/>
                <w:szCs w:val="24"/>
                <w:rPrChange w:id="4459" w:author="Nicole Wu" w:date="2024-01-08T11:26:00Z">
                  <w:rPr>
                    <w:sz w:val="16"/>
                    <w:szCs w:val="24"/>
                  </w:rPr>
                </w:rPrChange>
              </w:rPr>
              <w:t>Moderately Food Insecure</w:t>
            </w:r>
          </w:p>
        </w:tc>
        <w:tc>
          <w:tcPr>
            <w:tcW w:w="820" w:type="dxa"/>
            <w:tcBorders>
              <w:top w:val="nil"/>
              <w:left w:val="nil"/>
              <w:bottom w:val="nil"/>
              <w:right w:val="nil"/>
            </w:tcBorders>
          </w:tcPr>
          <w:p w14:paraId="6C23178E" w14:textId="77777777" w:rsidR="00B92327" w:rsidRPr="00801E49" w:rsidRDefault="00332621" w:rsidP="00A544C8">
            <w:pPr>
              <w:spacing w:after="0" w:line="259" w:lineRule="auto"/>
              <w:ind w:left="67" w:right="0" w:firstLine="0"/>
              <w:jc w:val="center"/>
              <w:rPr>
                <w:rFonts w:ascii="Open Sans" w:hAnsi="Open Sans" w:cs="Open Sans"/>
                <w:sz w:val="16"/>
                <w:szCs w:val="24"/>
                <w:rPrChange w:id="4460" w:author="Nicole Wu" w:date="2024-01-08T11:26:00Z">
                  <w:rPr>
                    <w:sz w:val="16"/>
                    <w:szCs w:val="24"/>
                  </w:rPr>
                </w:rPrChange>
              </w:rPr>
            </w:pPr>
            <w:r w:rsidRPr="00801E49">
              <w:rPr>
                <w:rFonts w:ascii="Open Sans" w:hAnsi="Open Sans" w:cs="Open Sans"/>
                <w:sz w:val="16"/>
                <w:szCs w:val="24"/>
                <w:rPrChange w:id="4461" w:author="Nicole Wu" w:date="2024-01-08T11:26:00Z">
                  <w:rPr>
                    <w:sz w:val="16"/>
                    <w:szCs w:val="24"/>
                  </w:rPr>
                </w:rPrChange>
              </w:rPr>
              <w:t>0.60</w:t>
            </w:r>
          </w:p>
        </w:tc>
        <w:tc>
          <w:tcPr>
            <w:tcW w:w="821" w:type="dxa"/>
            <w:tcBorders>
              <w:top w:val="nil"/>
              <w:left w:val="nil"/>
              <w:bottom w:val="nil"/>
              <w:right w:val="nil"/>
            </w:tcBorders>
          </w:tcPr>
          <w:p w14:paraId="194B82CC" w14:textId="77777777" w:rsidR="00B92327" w:rsidRPr="00801E49" w:rsidRDefault="00332621" w:rsidP="00A544C8">
            <w:pPr>
              <w:spacing w:after="0" w:line="259" w:lineRule="auto"/>
              <w:ind w:left="67" w:right="0" w:firstLine="0"/>
              <w:jc w:val="center"/>
              <w:rPr>
                <w:rFonts w:ascii="Open Sans" w:hAnsi="Open Sans" w:cs="Open Sans"/>
                <w:sz w:val="16"/>
                <w:szCs w:val="24"/>
                <w:rPrChange w:id="4462" w:author="Nicole Wu" w:date="2024-01-08T11:26:00Z">
                  <w:rPr>
                    <w:sz w:val="16"/>
                    <w:szCs w:val="24"/>
                  </w:rPr>
                </w:rPrChange>
              </w:rPr>
            </w:pPr>
            <w:r w:rsidRPr="00801E49">
              <w:rPr>
                <w:rFonts w:ascii="Open Sans" w:hAnsi="Open Sans" w:cs="Open Sans"/>
                <w:sz w:val="16"/>
                <w:szCs w:val="24"/>
                <w:rPrChange w:id="4463" w:author="Nicole Wu" w:date="2024-01-08T11:26:00Z">
                  <w:rPr>
                    <w:sz w:val="16"/>
                    <w:szCs w:val="24"/>
                  </w:rPr>
                </w:rPrChange>
              </w:rPr>
              <w:t>0.45</w:t>
            </w:r>
          </w:p>
        </w:tc>
        <w:tc>
          <w:tcPr>
            <w:tcW w:w="820" w:type="dxa"/>
            <w:tcBorders>
              <w:top w:val="nil"/>
              <w:left w:val="nil"/>
              <w:bottom w:val="nil"/>
              <w:right w:val="nil"/>
            </w:tcBorders>
          </w:tcPr>
          <w:p w14:paraId="00E58848" w14:textId="77777777" w:rsidR="00B92327" w:rsidRPr="00801E49" w:rsidRDefault="00332621" w:rsidP="00A544C8">
            <w:pPr>
              <w:spacing w:after="0" w:line="259" w:lineRule="auto"/>
              <w:ind w:left="67" w:right="0" w:firstLine="0"/>
              <w:jc w:val="center"/>
              <w:rPr>
                <w:rFonts w:ascii="Open Sans" w:hAnsi="Open Sans" w:cs="Open Sans"/>
                <w:sz w:val="16"/>
                <w:szCs w:val="24"/>
                <w:rPrChange w:id="4464" w:author="Nicole Wu" w:date="2024-01-08T11:26:00Z">
                  <w:rPr>
                    <w:sz w:val="16"/>
                    <w:szCs w:val="24"/>
                  </w:rPr>
                </w:rPrChange>
              </w:rPr>
            </w:pPr>
            <w:r w:rsidRPr="00801E49">
              <w:rPr>
                <w:rFonts w:ascii="Open Sans" w:hAnsi="Open Sans" w:cs="Open Sans"/>
                <w:sz w:val="16"/>
                <w:szCs w:val="24"/>
                <w:rPrChange w:id="4465" w:author="Nicole Wu" w:date="2024-01-08T11:26:00Z">
                  <w:rPr>
                    <w:sz w:val="16"/>
                    <w:szCs w:val="24"/>
                  </w:rPr>
                </w:rPrChange>
              </w:rPr>
              <w:t>-0.16***</w:t>
            </w:r>
          </w:p>
        </w:tc>
        <w:tc>
          <w:tcPr>
            <w:tcW w:w="821" w:type="dxa"/>
            <w:gridSpan w:val="2"/>
            <w:tcBorders>
              <w:top w:val="nil"/>
              <w:left w:val="nil"/>
              <w:bottom w:val="nil"/>
              <w:right w:val="nil"/>
            </w:tcBorders>
          </w:tcPr>
          <w:p w14:paraId="00A9E02B" w14:textId="77777777" w:rsidR="00B92327" w:rsidRPr="00801E49" w:rsidRDefault="00332621" w:rsidP="00A544C8">
            <w:pPr>
              <w:spacing w:after="0" w:line="259" w:lineRule="auto"/>
              <w:ind w:left="67" w:right="0" w:firstLine="0"/>
              <w:jc w:val="center"/>
              <w:rPr>
                <w:rFonts w:ascii="Open Sans" w:hAnsi="Open Sans" w:cs="Open Sans"/>
                <w:sz w:val="16"/>
                <w:szCs w:val="24"/>
                <w:rPrChange w:id="4466" w:author="Nicole Wu" w:date="2024-01-08T11:26:00Z">
                  <w:rPr>
                    <w:sz w:val="16"/>
                    <w:szCs w:val="24"/>
                  </w:rPr>
                </w:rPrChange>
              </w:rPr>
            </w:pPr>
            <w:r w:rsidRPr="00801E49">
              <w:rPr>
                <w:rFonts w:ascii="Open Sans" w:hAnsi="Open Sans" w:cs="Open Sans"/>
                <w:sz w:val="16"/>
                <w:szCs w:val="24"/>
                <w:rPrChange w:id="4467" w:author="Nicole Wu" w:date="2024-01-08T11:26:00Z">
                  <w:rPr>
                    <w:sz w:val="16"/>
                    <w:szCs w:val="24"/>
                  </w:rPr>
                </w:rPrChange>
              </w:rPr>
              <w:t>0.74</w:t>
            </w:r>
          </w:p>
        </w:tc>
        <w:tc>
          <w:tcPr>
            <w:tcW w:w="820" w:type="dxa"/>
            <w:tcBorders>
              <w:top w:val="nil"/>
              <w:left w:val="nil"/>
              <w:bottom w:val="nil"/>
              <w:right w:val="nil"/>
            </w:tcBorders>
          </w:tcPr>
          <w:p w14:paraId="100972F8" w14:textId="77777777" w:rsidR="00B92327" w:rsidRPr="00801E49" w:rsidRDefault="00332621" w:rsidP="00A544C8">
            <w:pPr>
              <w:spacing w:after="0" w:line="259" w:lineRule="auto"/>
              <w:ind w:left="67" w:right="0" w:firstLine="0"/>
              <w:jc w:val="center"/>
              <w:rPr>
                <w:rFonts w:ascii="Open Sans" w:hAnsi="Open Sans" w:cs="Open Sans"/>
                <w:sz w:val="16"/>
                <w:szCs w:val="24"/>
                <w:rPrChange w:id="4468" w:author="Nicole Wu" w:date="2024-01-08T11:26:00Z">
                  <w:rPr>
                    <w:sz w:val="16"/>
                    <w:szCs w:val="24"/>
                  </w:rPr>
                </w:rPrChange>
              </w:rPr>
            </w:pPr>
            <w:r w:rsidRPr="00801E49">
              <w:rPr>
                <w:rFonts w:ascii="Open Sans" w:hAnsi="Open Sans" w:cs="Open Sans"/>
                <w:sz w:val="16"/>
                <w:szCs w:val="24"/>
                <w:rPrChange w:id="4469" w:author="Nicole Wu" w:date="2024-01-08T11:26:00Z">
                  <w:rPr>
                    <w:sz w:val="16"/>
                    <w:szCs w:val="24"/>
                  </w:rPr>
                </w:rPrChange>
              </w:rPr>
              <w:t>0.72</w:t>
            </w:r>
          </w:p>
        </w:tc>
        <w:tc>
          <w:tcPr>
            <w:tcW w:w="821" w:type="dxa"/>
            <w:tcBorders>
              <w:top w:val="nil"/>
              <w:left w:val="nil"/>
              <w:bottom w:val="nil"/>
              <w:right w:val="nil"/>
            </w:tcBorders>
          </w:tcPr>
          <w:p w14:paraId="558C4C8D" w14:textId="77777777" w:rsidR="00B92327" w:rsidRPr="00801E49" w:rsidRDefault="00332621" w:rsidP="00A544C8">
            <w:pPr>
              <w:spacing w:after="0" w:line="259" w:lineRule="auto"/>
              <w:ind w:left="67" w:right="0" w:firstLine="0"/>
              <w:jc w:val="center"/>
              <w:rPr>
                <w:rFonts w:ascii="Open Sans" w:hAnsi="Open Sans" w:cs="Open Sans"/>
                <w:sz w:val="16"/>
                <w:szCs w:val="24"/>
                <w:rPrChange w:id="4470" w:author="Nicole Wu" w:date="2024-01-08T11:26:00Z">
                  <w:rPr>
                    <w:sz w:val="16"/>
                    <w:szCs w:val="24"/>
                  </w:rPr>
                </w:rPrChange>
              </w:rPr>
            </w:pPr>
            <w:r w:rsidRPr="00801E49">
              <w:rPr>
                <w:rFonts w:ascii="Open Sans" w:hAnsi="Open Sans" w:cs="Open Sans"/>
                <w:sz w:val="16"/>
                <w:szCs w:val="24"/>
                <w:rPrChange w:id="4471" w:author="Nicole Wu" w:date="2024-01-08T11:26:00Z">
                  <w:rPr>
                    <w:sz w:val="16"/>
                    <w:szCs w:val="24"/>
                  </w:rPr>
                </w:rPrChange>
              </w:rPr>
              <w:t>-0.01</w:t>
            </w:r>
          </w:p>
        </w:tc>
        <w:tc>
          <w:tcPr>
            <w:tcW w:w="820" w:type="dxa"/>
            <w:gridSpan w:val="2"/>
            <w:tcBorders>
              <w:top w:val="nil"/>
              <w:left w:val="nil"/>
              <w:bottom w:val="nil"/>
              <w:right w:val="nil"/>
            </w:tcBorders>
          </w:tcPr>
          <w:p w14:paraId="02618E1D" w14:textId="77777777" w:rsidR="00B92327" w:rsidRPr="00801E49" w:rsidRDefault="00332621" w:rsidP="00A544C8">
            <w:pPr>
              <w:spacing w:after="0" w:line="259" w:lineRule="auto"/>
              <w:ind w:left="67" w:right="0" w:firstLine="0"/>
              <w:jc w:val="center"/>
              <w:rPr>
                <w:rFonts w:ascii="Open Sans" w:hAnsi="Open Sans" w:cs="Open Sans"/>
                <w:sz w:val="16"/>
                <w:szCs w:val="24"/>
                <w:rPrChange w:id="4472" w:author="Nicole Wu" w:date="2024-01-08T11:26:00Z">
                  <w:rPr>
                    <w:sz w:val="16"/>
                    <w:szCs w:val="24"/>
                  </w:rPr>
                </w:rPrChange>
              </w:rPr>
            </w:pPr>
            <w:r w:rsidRPr="00801E49">
              <w:rPr>
                <w:rFonts w:ascii="Open Sans" w:hAnsi="Open Sans" w:cs="Open Sans"/>
                <w:sz w:val="16"/>
                <w:szCs w:val="24"/>
                <w:rPrChange w:id="4473" w:author="Nicole Wu" w:date="2024-01-08T11:26:00Z">
                  <w:rPr>
                    <w:sz w:val="16"/>
                    <w:szCs w:val="24"/>
                  </w:rPr>
                </w:rPrChange>
              </w:rPr>
              <w:t>0.70</w:t>
            </w:r>
          </w:p>
        </w:tc>
        <w:tc>
          <w:tcPr>
            <w:tcW w:w="821" w:type="dxa"/>
            <w:tcBorders>
              <w:top w:val="nil"/>
              <w:left w:val="nil"/>
              <w:bottom w:val="nil"/>
              <w:right w:val="nil"/>
            </w:tcBorders>
          </w:tcPr>
          <w:p w14:paraId="739591E6" w14:textId="77777777" w:rsidR="00B92327" w:rsidRPr="00801E49" w:rsidRDefault="00332621" w:rsidP="00A544C8">
            <w:pPr>
              <w:spacing w:after="0" w:line="259" w:lineRule="auto"/>
              <w:ind w:left="67" w:right="0" w:firstLine="0"/>
              <w:jc w:val="center"/>
              <w:rPr>
                <w:rFonts w:ascii="Open Sans" w:hAnsi="Open Sans" w:cs="Open Sans"/>
                <w:sz w:val="16"/>
                <w:szCs w:val="24"/>
                <w:rPrChange w:id="4474" w:author="Nicole Wu" w:date="2024-01-08T11:26:00Z">
                  <w:rPr>
                    <w:sz w:val="16"/>
                    <w:szCs w:val="24"/>
                  </w:rPr>
                </w:rPrChange>
              </w:rPr>
            </w:pPr>
            <w:r w:rsidRPr="00801E49">
              <w:rPr>
                <w:rFonts w:ascii="Open Sans" w:hAnsi="Open Sans" w:cs="Open Sans"/>
                <w:sz w:val="16"/>
                <w:szCs w:val="24"/>
                <w:rPrChange w:id="4475" w:author="Nicole Wu" w:date="2024-01-08T11:26:00Z">
                  <w:rPr>
                    <w:sz w:val="16"/>
                    <w:szCs w:val="24"/>
                  </w:rPr>
                </w:rPrChange>
              </w:rPr>
              <w:t>0.64</w:t>
            </w:r>
          </w:p>
        </w:tc>
        <w:tc>
          <w:tcPr>
            <w:tcW w:w="821" w:type="dxa"/>
            <w:tcBorders>
              <w:top w:val="nil"/>
              <w:left w:val="nil"/>
              <w:bottom w:val="nil"/>
              <w:right w:val="nil"/>
            </w:tcBorders>
          </w:tcPr>
          <w:p w14:paraId="4C0B1A92" w14:textId="77777777" w:rsidR="00B92327" w:rsidRPr="00801E49" w:rsidRDefault="00332621" w:rsidP="00A544C8">
            <w:pPr>
              <w:spacing w:after="0" w:line="259" w:lineRule="auto"/>
              <w:ind w:left="67" w:right="0" w:firstLine="0"/>
              <w:jc w:val="center"/>
              <w:rPr>
                <w:rFonts w:ascii="Open Sans" w:hAnsi="Open Sans" w:cs="Open Sans"/>
                <w:sz w:val="16"/>
                <w:szCs w:val="24"/>
                <w:rPrChange w:id="4476" w:author="Nicole Wu" w:date="2024-01-08T11:26:00Z">
                  <w:rPr>
                    <w:sz w:val="16"/>
                    <w:szCs w:val="24"/>
                  </w:rPr>
                </w:rPrChange>
              </w:rPr>
            </w:pPr>
            <w:r w:rsidRPr="00801E49">
              <w:rPr>
                <w:rFonts w:ascii="Open Sans" w:hAnsi="Open Sans" w:cs="Open Sans"/>
                <w:sz w:val="16"/>
                <w:szCs w:val="24"/>
                <w:rPrChange w:id="4477" w:author="Nicole Wu" w:date="2024-01-08T11:26:00Z">
                  <w:rPr>
                    <w:sz w:val="16"/>
                    <w:szCs w:val="24"/>
                  </w:rPr>
                </w:rPrChange>
              </w:rPr>
              <w:t>-0.06**</w:t>
            </w:r>
          </w:p>
        </w:tc>
      </w:tr>
      <w:tr w:rsidR="00B92327" w:rsidRPr="00801E49" w14:paraId="1F90473D" w14:textId="77777777" w:rsidTr="00A544C8">
        <w:trPr>
          <w:trHeight w:val="165"/>
        </w:trPr>
        <w:tc>
          <w:tcPr>
            <w:tcW w:w="1975" w:type="dxa"/>
            <w:tcBorders>
              <w:top w:val="nil"/>
              <w:left w:val="nil"/>
              <w:bottom w:val="nil"/>
              <w:right w:val="nil"/>
            </w:tcBorders>
          </w:tcPr>
          <w:p w14:paraId="697FDA5C" w14:textId="77777777" w:rsidR="00B92327" w:rsidRPr="00801E49" w:rsidRDefault="00B92327" w:rsidP="00A544C8">
            <w:pPr>
              <w:spacing w:after="0" w:line="259" w:lineRule="auto"/>
              <w:ind w:left="67" w:right="0" w:firstLine="0"/>
              <w:jc w:val="left"/>
              <w:rPr>
                <w:rFonts w:ascii="Open Sans" w:hAnsi="Open Sans" w:cs="Open Sans"/>
                <w:sz w:val="16"/>
                <w:szCs w:val="24"/>
                <w:rPrChange w:id="4478" w:author="Nicole Wu" w:date="2024-01-08T11:26:00Z">
                  <w:rPr>
                    <w:sz w:val="16"/>
                    <w:szCs w:val="24"/>
                  </w:rPr>
                </w:rPrChange>
              </w:rPr>
            </w:pPr>
          </w:p>
        </w:tc>
        <w:tc>
          <w:tcPr>
            <w:tcW w:w="820" w:type="dxa"/>
            <w:tcBorders>
              <w:top w:val="nil"/>
              <w:left w:val="nil"/>
              <w:bottom w:val="nil"/>
              <w:right w:val="nil"/>
            </w:tcBorders>
          </w:tcPr>
          <w:p w14:paraId="68E8E43F" w14:textId="77777777" w:rsidR="00B92327" w:rsidRPr="00801E49" w:rsidRDefault="00332621" w:rsidP="00A544C8">
            <w:pPr>
              <w:spacing w:after="0" w:line="259" w:lineRule="auto"/>
              <w:ind w:left="67" w:right="0" w:firstLine="0"/>
              <w:jc w:val="center"/>
              <w:rPr>
                <w:rFonts w:ascii="Open Sans" w:hAnsi="Open Sans" w:cs="Open Sans"/>
                <w:sz w:val="16"/>
                <w:szCs w:val="24"/>
                <w:rPrChange w:id="4479" w:author="Nicole Wu" w:date="2024-01-08T11:26:00Z">
                  <w:rPr>
                    <w:sz w:val="16"/>
                    <w:szCs w:val="24"/>
                  </w:rPr>
                </w:rPrChange>
              </w:rPr>
            </w:pPr>
            <w:r w:rsidRPr="00801E49">
              <w:rPr>
                <w:rFonts w:ascii="Open Sans" w:hAnsi="Open Sans" w:cs="Open Sans"/>
                <w:sz w:val="16"/>
                <w:szCs w:val="24"/>
                <w:rPrChange w:id="4480" w:author="Nicole Wu" w:date="2024-01-08T11:26:00Z">
                  <w:rPr>
                    <w:sz w:val="16"/>
                    <w:szCs w:val="24"/>
                  </w:rPr>
                </w:rPrChange>
              </w:rPr>
              <w:t>(0.03)</w:t>
            </w:r>
          </w:p>
        </w:tc>
        <w:tc>
          <w:tcPr>
            <w:tcW w:w="821" w:type="dxa"/>
            <w:tcBorders>
              <w:top w:val="nil"/>
              <w:left w:val="nil"/>
              <w:bottom w:val="nil"/>
              <w:right w:val="nil"/>
            </w:tcBorders>
          </w:tcPr>
          <w:p w14:paraId="49892325" w14:textId="77777777" w:rsidR="00B92327" w:rsidRPr="00801E49" w:rsidRDefault="00332621" w:rsidP="00A544C8">
            <w:pPr>
              <w:spacing w:after="0" w:line="259" w:lineRule="auto"/>
              <w:ind w:left="67" w:right="0" w:firstLine="0"/>
              <w:jc w:val="center"/>
              <w:rPr>
                <w:rFonts w:ascii="Open Sans" w:hAnsi="Open Sans" w:cs="Open Sans"/>
                <w:sz w:val="16"/>
                <w:szCs w:val="24"/>
                <w:rPrChange w:id="4481" w:author="Nicole Wu" w:date="2024-01-08T11:26:00Z">
                  <w:rPr>
                    <w:sz w:val="16"/>
                    <w:szCs w:val="24"/>
                  </w:rPr>
                </w:rPrChange>
              </w:rPr>
            </w:pPr>
            <w:r w:rsidRPr="00801E49">
              <w:rPr>
                <w:rFonts w:ascii="Open Sans" w:hAnsi="Open Sans" w:cs="Open Sans"/>
                <w:sz w:val="16"/>
                <w:szCs w:val="24"/>
                <w:rPrChange w:id="4482" w:author="Nicole Wu" w:date="2024-01-08T11:26:00Z">
                  <w:rPr>
                    <w:sz w:val="16"/>
                    <w:szCs w:val="24"/>
                  </w:rPr>
                </w:rPrChange>
              </w:rPr>
              <w:t>(0.03)</w:t>
            </w:r>
          </w:p>
        </w:tc>
        <w:tc>
          <w:tcPr>
            <w:tcW w:w="820" w:type="dxa"/>
            <w:tcBorders>
              <w:top w:val="nil"/>
              <w:left w:val="nil"/>
              <w:bottom w:val="nil"/>
              <w:right w:val="nil"/>
            </w:tcBorders>
          </w:tcPr>
          <w:p w14:paraId="2D162F9D" w14:textId="77777777" w:rsidR="00B92327" w:rsidRPr="00801E49" w:rsidRDefault="00332621" w:rsidP="00A544C8">
            <w:pPr>
              <w:spacing w:after="0" w:line="259" w:lineRule="auto"/>
              <w:ind w:left="67" w:right="0" w:firstLine="0"/>
              <w:jc w:val="center"/>
              <w:rPr>
                <w:rFonts w:ascii="Open Sans" w:hAnsi="Open Sans" w:cs="Open Sans"/>
                <w:sz w:val="16"/>
                <w:szCs w:val="24"/>
                <w:rPrChange w:id="4483" w:author="Nicole Wu" w:date="2024-01-08T11:26:00Z">
                  <w:rPr>
                    <w:sz w:val="16"/>
                    <w:szCs w:val="24"/>
                  </w:rPr>
                </w:rPrChange>
              </w:rPr>
            </w:pPr>
            <w:r w:rsidRPr="00801E49">
              <w:rPr>
                <w:rFonts w:ascii="Open Sans" w:hAnsi="Open Sans" w:cs="Open Sans"/>
                <w:sz w:val="16"/>
                <w:szCs w:val="24"/>
                <w:rPrChange w:id="4484" w:author="Nicole Wu" w:date="2024-01-08T11:26:00Z">
                  <w:rPr>
                    <w:sz w:val="16"/>
                    <w:szCs w:val="24"/>
                  </w:rPr>
                </w:rPrChange>
              </w:rPr>
              <w:t>(0.03)</w:t>
            </w:r>
          </w:p>
        </w:tc>
        <w:tc>
          <w:tcPr>
            <w:tcW w:w="821" w:type="dxa"/>
            <w:gridSpan w:val="2"/>
            <w:tcBorders>
              <w:top w:val="nil"/>
              <w:left w:val="nil"/>
              <w:bottom w:val="nil"/>
              <w:right w:val="nil"/>
            </w:tcBorders>
          </w:tcPr>
          <w:p w14:paraId="472D6676" w14:textId="77777777" w:rsidR="00B92327" w:rsidRPr="00801E49" w:rsidRDefault="00332621" w:rsidP="00A544C8">
            <w:pPr>
              <w:spacing w:after="0" w:line="259" w:lineRule="auto"/>
              <w:ind w:left="67" w:right="0" w:firstLine="0"/>
              <w:jc w:val="center"/>
              <w:rPr>
                <w:rFonts w:ascii="Open Sans" w:hAnsi="Open Sans" w:cs="Open Sans"/>
                <w:sz w:val="16"/>
                <w:szCs w:val="24"/>
                <w:rPrChange w:id="4485" w:author="Nicole Wu" w:date="2024-01-08T11:26:00Z">
                  <w:rPr>
                    <w:sz w:val="16"/>
                    <w:szCs w:val="24"/>
                  </w:rPr>
                </w:rPrChange>
              </w:rPr>
            </w:pPr>
            <w:r w:rsidRPr="00801E49">
              <w:rPr>
                <w:rFonts w:ascii="Open Sans" w:hAnsi="Open Sans" w:cs="Open Sans"/>
                <w:sz w:val="16"/>
                <w:szCs w:val="24"/>
                <w:rPrChange w:id="4486" w:author="Nicole Wu" w:date="2024-01-08T11:26:00Z">
                  <w:rPr>
                    <w:sz w:val="16"/>
                    <w:szCs w:val="24"/>
                  </w:rPr>
                </w:rPrChange>
              </w:rPr>
              <w:t>(0.02)</w:t>
            </w:r>
          </w:p>
        </w:tc>
        <w:tc>
          <w:tcPr>
            <w:tcW w:w="820" w:type="dxa"/>
            <w:tcBorders>
              <w:top w:val="nil"/>
              <w:left w:val="nil"/>
              <w:bottom w:val="nil"/>
              <w:right w:val="nil"/>
            </w:tcBorders>
          </w:tcPr>
          <w:p w14:paraId="33C0A132" w14:textId="77777777" w:rsidR="00B92327" w:rsidRPr="00801E49" w:rsidRDefault="00332621" w:rsidP="00A544C8">
            <w:pPr>
              <w:spacing w:after="0" w:line="259" w:lineRule="auto"/>
              <w:ind w:left="67" w:right="0" w:firstLine="0"/>
              <w:jc w:val="center"/>
              <w:rPr>
                <w:rFonts w:ascii="Open Sans" w:hAnsi="Open Sans" w:cs="Open Sans"/>
                <w:sz w:val="16"/>
                <w:szCs w:val="24"/>
                <w:rPrChange w:id="4487" w:author="Nicole Wu" w:date="2024-01-08T11:26:00Z">
                  <w:rPr>
                    <w:sz w:val="16"/>
                    <w:szCs w:val="24"/>
                  </w:rPr>
                </w:rPrChange>
              </w:rPr>
            </w:pPr>
            <w:r w:rsidRPr="00801E49">
              <w:rPr>
                <w:rFonts w:ascii="Open Sans" w:hAnsi="Open Sans" w:cs="Open Sans"/>
                <w:sz w:val="16"/>
                <w:szCs w:val="24"/>
                <w:rPrChange w:id="4488" w:author="Nicole Wu" w:date="2024-01-08T11:26:00Z">
                  <w:rPr>
                    <w:sz w:val="16"/>
                    <w:szCs w:val="24"/>
                  </w:rPr>
                </w:rPrChange>
              </w:rPr>
              <w:t>(0.02)</w:t>
            </w:r>
          </w:p>
        </w:tc>
        <w:tc>
          <w:tcPr>
            <w:tcW w:w="821" w:type="dxa"/>
            <w:tcBorders>
              <w:top w:val="nil"/>
              <w:left w:val="nil"/>
              <w:bottom w:val="nil"/>
              <w:right w:val="nil"/>
            </w:tcBorders>
          </w:tcPr>
          <w:p w14:paraId="7FF4DD51" w14:textId="77777777" w:rsidR="00B92327" w:rsidRPr="00801E49" w:rsidRDefault="00332621" w:rsidP="00A544C8">
            <w:pPr>
              <w:spacing w:after="0" w:line="259" w:lineRule="auto"/>
              <w:ind w:left="67" w:right="0" w:firstLine="0"/>
              <w:jc w:val="center"/>
              <w:rPr>
                <w:rFonts w:ascii="Open Sans" w:hAnsi="Open Sans" w:cs="Open Sans"/>
                <w:sz w:val="16"/>
                <w:szCs w:val="24"/>
                <w:rPrChange w:id="4489" w:author="Nicole Wu" w:date="2024-01-08T11:26:00Z">
                  <w:rPr>
                    <w:sz w:val="16"/>
                    <w:szCs w:val="24"/>
                  </w:rPr>
                </w:rPrChange>
              </w:rPr>
            </w:pPr>
            <w:r w:rsidRPr="00801E49">
              <w:rPr>
                <w:rFonts w:ascii="Open Sans" w:hAnsi="Open Sans" w:cs="Open Sans"/>
                <w:sz w:val="16"/>
                <w:szCs w:val="24"/>
                <w:rPrChange w:id="4490" w:author="Nicole Wu" w:date="2024-01-08T11:26:00Z">
                  <w:rPr>
                    <w:sz w:val="16"/>
                    <w:szCs w:val="24"/>
                  </w:rPr>
                </w:rPrChange>
              </w:rPr>
              <w:t>(0.02)</w:t>
            </w:r>
          </w:p>
        </w:tc>
        <w:tc>
          <w:tcPr>
            <w:tcW w:w="820" w:type="dxa"/>
            <w:gridSpan w:val="2"/>
            <w:tcBorders>
              <w:top w:val="nil"/>
              <w:left w:val="nil"/>
              <w:bottom w:val="nil"/>
              <w:right w:val="nil"/>
            </w:tcBorders>
          </w:tcPr>
          <w:p w14:paraId="6FDB6AAD" w14:textId="77777777" w:rsidR="00B92327" w:rsidRPr="00801E49" w:rsidRDefault="00332621" w:rsidP="00A544C8">
            <w:pPr>
              <w:spacing w:after="0" w:line="259" w:lineRule="auto"/>
              <w:ind w:left="67" w:right="0" w:firstLine="0"/>
              <w:jc w:val="center"/>
              <w:rPr>
                <w:rFonts w:ascii="Open Sans" w:hAnsi="Open Sans" w:cs="Open Sans"/>
                <w:sz w:val="16"/>
                <w:szCs w:val="24"/>
                <w:rPrChange w:id="4491" w:author="Nicole Wu" w:date="2024-01-08T11:26:00Z">
                  <w:rPr>
                    <w:sz w:val="16"/>
                    <w:szCs w:val="24"/>
                  </w:rPr>
                </w:rPrChange>
              </w:rPr>
            </w:pPr>
            <w:r w:rsidRPr="00801E49">
              <w:rPr>
                <w:rFonts w:ascii="Open Sans" w:hAnsi="Open Sans" w:cs="Open Sans"/>
                <w:sz w:val="16"/>
                <w:szCs w:val="24"/>
                <w:rPrChange w:id="4492" w:author="Nicole Wu" w:date="2024-01-08T11:26:00Z">
                  <w:rPr>
                    <w:sz w:val="16"/>
                    <w:szCs w:val="24"/>
                  </w:rPr>
                </w:rPrChange>
              </w:rPr>
              <w:t>(0.01)</w:t>
            </w:r>
          </w:p>
        </w:tc>
        <w:tc>
          <w:tcPr>
            <w:tcW w:w="821" w:type="dxa"/>
            <w:tcBorders>
              <w:top w:val="nil"/>
              <w:left w:val="nil"/>
              <w:bottom w:val="nil"/>
              <w:right w:val="nil"/>
            </w:tcBorders>
          </w:tcPr>
          <w:p w14:paraId="4F987199" w14:textId="77777777" w:rsidR="00B92327" w:rsidRPr="00801E49" w:rsidRDefault="00332621" w:rsidP="00A544C8">
            <w:pPr>
              <w:spacing w:after="0" w:line="259" w:lineRule="auto"/>
              <w:ind w:left="67" w:right="0" w:firstLine="0"/>
              <w:jc w:val="center"/>
              <w:rPr>
                <w:rFonts w:ascii="Open Sans" w:hAnsi="Open Sans" w:cs="Open Sans"/>
                <w:sz w:val="16"/>
                <w:szCs w:val="24"/>
                <w:rPrChange w:id="4493" w:author="Nicole Wu" w:date="2024-01-08T11:26:00Z">
                  <w:rPr>
                    <w:sz w:val="16"/>
                    <w:szCs w:val="24"/>
                  </w:rPr>
                </w:rPrChange>
              </w:rPr>
            </w:pPr>
            <w:r w:rsidRPr="00801E49">
              <w:rPr>
                <w:rFonts w:ascii="Open Sans" w:hAnsi="Open Sans" w:cs="Open Sans"/>
                <w:sz w:val="16"/>
                <w:szCs w:val="24"/>
                <w:rPrChange w:id="4494" w:author="Nicole Wu" w:date="2024-01-08T11:26:00Z">
                  <w:rPr>
                    <w:sz w:val="16"/>
                    <w:szCs w:val="24"/>
                  </w:rPr>
                </w:rPrChange>
              </w:rPr>
              <w:t>(0.02)</w:t>
            </w:r>
          </w:p>
        </w:tc>
        <w:tc>
          <w:tcPr>
            <w:tcW w:w="821" w:type="dxa"/>
            <w:tcBorders>
              <w:top w:val="nil"/>
              <w:left w:val="nil"/>
              <w:bottom w:val="nil"/>
              <w:right w:val="nil"/>
            </w:tcBorders>
          </w:tcPr>
          <w:p w14:paraId="264AD313" w14:textId="77777777" w:rsidR="00B92327" w:rsidRPr="00801E49" w:rsidRDefault="00332621" w:rsidP="00A544C8">
            <w:pPr>
              <w:spacing w:after="0" w:line="259" w:lineRule="auto"/>
              <w:ind w:left="67" w:right="0" w:firstLine="0"/>
              <w:jc w:val="center"/>
              <w:rPr>
                <w:rFonts w:ascii="Open Sans" w:hAnsi="Open Sans" w:cs="Open Sans"/>
                <w:sz w:val="16"/>
                <w:szCs w:val="24"/>
                <w:rPrChange w:id="4495" w:author="Nicole Wu" w:date="2024-01-08T11:26:00Z">
                  <w:rPr>
                    <w:sz w:val="16"/>
                    <w:szCs w:val="24"/>
                  </w:rPr>
                </w:rPrChange>
              </w:rPr>
            </w:pPr>
            <w:r w:rsidRPr="00801E49">
              <w:rPr>
                <w:rFonts w:ascii="Open Sans" w:hAnsi="Open Sans" w:cs="Open Sans"/>
                <w:sz w:val="16"/>
                <w:szCs w:val="24"/>
                <w:rPrChange w:id="4496" w:author="Nicole Wu" w:date="2024-01-08T11:26:00Z">
                  <w:rPr>
                    <w:sz w:val="16"/>
                    <w:szCs w:val="24"/>
                  </w:rPr>
                </w:rPrChange>
              </w:rPr>
              <w:t>(0.02)</w:t>
            </w:r>
          </w:p>
        </w:tc>
      </w:tr>
      <w:tr w:rsidR="00B92327" w:rsidRPr="00801E49" w14:paraId="7FFE4C19" w14:textId="77777777" w:rsidTr="00A544C8">
        <w:trPr>
          <w:trHeight w:val="165"/>
        </w:trPr>
        <w:tc>
          <w:tcPr>
            <w:tcW w:w="1975" w:type="dxa"/>
            <w:tcBorders>
              <w:top w:val="nil"/>
              <w:left w:val="nil"/>
              <w:bottom w:val="nil"/>
              <w:right w:val="nil"/>
            </w:tcBorders>
          </w:tcPr>
          <w:p w14:paraId="7D099FA3" w14:textId="77777777" w:rsidR="00B92327" w:rsidRPr="00801E49" w:rsidRDefault="00332621" w:rsidP="00A544C8">
            <w:pPr>
              <w:spacing w:after="0" w:line="259" w:lineRule="auto"/>
              <w:ind w:left="67" w:right="0" w:firstLine="0"/>
              <w:jc w:val="left"/>
              <w:rPr>
                <w:rFonts w:ascii="Open Sans" w:hAnsi="Open Sans" w:cs="Open Sans"/>
                <w:sz w:val="16"/>
                <w:szCs w:val="24"/>
                <w:rPrChange w:id="4497" w:author="Nicole Wu" w:date="2024-01-08T11:26:00Z">
                  <w:rPr>
                    <w:sz w:val="16"/>
                    <w:szCs w:val="24"/>
                  </w:rPr>
                </w:rPrChange>
              </w:rPr>
            </w:pPr>
            <w:r w:rsidRPr="00801E49">
              <w:rPr>
                <w:rFonts w:ascii="Open Sans" w:hAnsi="Open Sans" w:cs="Open Sans"/>
                <w:sz w:val="16"/>
                <w:szCs w:val="24"/>
                <w:rPrChange w:id="4498" w:author="Nicole Wu" w:date="2024-01-08T11:26:00Z">
                  <w:rPr>
                    <w:sz w:val="16"/>
                    <w:szCs w:val="24"/>
                  </w:rPr>
                </w:rPrChange>
              </w:rPr>
              <w:t>Severely Food Insecure</w:t>
            </w:r>
          </w:p>
        </w:tc>
        <w:tc>
          <w:tcPr>
            <w:tcW w:w="820" w:type="dxa"/>
            <w:tcBorders>
              <w:top w:val="nil"/>
              <w:left w:val="nil"/>
              <w:bottom w:val="nil"/>
              <w:right w:val="nil"/>
            </w:tcBorders>
          </w:tcPr>
          <w:p w14:paraId="753E1E0F" w14:textId="77777777" w:rsidR="00B92327" w:rsidRPr="00801E49" w:rsidRDefault="00332621" w:rsidP="00A544C8">
            <w:pPr>
              <w:spacing w:after="0" w:line="259" w:lineRule="auto"/>
              <w:ind w:left="67" w:right="0" w:firstLine="0"/>
              <w:jc w:val="center"/>
              <w:rPr>
                <w:rFonts w:ascii="Open Sans" w:hAnsi="Open Sans" w:cs="Open Sans"/>
                <w:sz w:val="16"/>
                <w:szCs w:val="24"/>
                <w:rPrChange w:id="4499" w:author="Nicole Wu" w:date="2024-01-08T11:26:00Z">
                  <w:rPr>
                    <w:sz w:val="16"/>
                    <w:szCs w:val="24"/>
                  </w:rPr>
                </w:rPrChange>
              </w:rPr>
            </w:pPr>
            <w:r w:rsidRPr="00801E49">
              <w:rPr>
                <w:rFonts w:ascii="Open Sans" w:hAnsi="Open Sans" w:cs="Open Sans"/>
                <w:sz w:val="16"/>
                <w:szCs w:val="24"/>
                <w:rPrChange w:id="4500" w:author="Nicole Wu" w:date="2024-01-08T11:26:00Z">
                  <w:rPr>
                    <w:sz w:val="16"/>
                    <w:szCs w:val="24"/>
                  </w:rPr>
                </w:rPrChange>
              </w:rPr>
              <w:t>0.08</w:t>
            </w:r>
          </w:p>
        </w:tc>
        <w:tc>
          <w:tcPr>
            <w:tcW w:w="821" w:type="dxa"/>
            <w:tcBorders>
              <w:top w:val="nil"/>
              <w:left w:val="nil"/>
              <w:bottom w:val="nil"/>
              <w:right w:val="nil"/>
            </w:tcBorders>
          </w:tcPr>
          <w:p w14:paraId="6B140A60" w14:textId="77777777" w:rsidR="00B92327" w:rsidRPr="00801E49" w:rsidRDefault="00332621" w:rsidP="00A544C8">
            <w:pPr>
              <w:spacing w:after="0" w:line="259" w:lineRule="auto"/>
              <w:ind w:left="67" w:right="0" w:firstLine="0"/>
              <w:jc w:val="center"/>
              <w:rPr>
                <w:rFonts w:ascii="Open Sans" w:hAnsi="Open Sans" w:cs="Open Sans"/>
                <w:sz w:val="16"/>
                <w:szCs w:val="24"/>
                <w:rPrChange w:id="4501" w:author="Nicole Wu" w:date="2024-01-08T11:26:00Z">
                  <w:rPr>
                    <w:sz w:val="16"/>
                    <w:szCs w:val="24"/>
                  </w:rPr>
                </w:rPrChange>
              </w:rPr>
            </w:pPr>
            <w:r w:rsidRPr="00801E49">
              <w:rPr>
                <w:rFonts w:ascii="Open Sans" w:hAnsi="Open Sans" w:cs="Open Sans"/>
                <w:sz w:val="16"/>
                <w:szCs w:val="24"/>
                <w:rPrChange w:id="4502" w:author="Nicole Wu" w:date="2024-01-08T11:26:00Z">
                  <w:rPr>
                    <w:sz w:val="16"/>
                    <w:szCs w:val="24"/>
                  </w:rPr>
                </w:rPrChange>
              </w:rPr>
              <w:t>0.02</w:t>
            </w:r>
          </w:p>
        </w:tc>
        <w:tc>
          <w:tcPr>
            <w:tcW w:w="820" w:type="dxa"/>
            <w:tcBorders>
              <w:top w:val="nil"/>
              <w:left w:val="nil"/>
              <w:bottom w:val="nil"/>
              <w:right w:val="nil"/>
            </w:tcBorders>
          </w:tcPr>
          <w:p w14:paraId="7ADEF87C" w14:textId="77777777" w:rsidR="00B92327" w:rsidRPr="00801E49" w:rsidRDefault="00332621" w:rsidP="00A544C8">
            <w:pPr>
              <w:spacing w:after="0" w:line="259" w:lineRule="auto"/>
              <w:ind w:left="67" w:right="0" w:firstLine="0"/>
              <w:jc w:val="center"/>
              <w:rPr>
                <w:rFonts w:ascii="Open Sans" w:hAnsi="Open Sans" w:cs="Open Sans"/>
                <w:sz w:val="16"/>
                <w:szCs w:val="24"/>
                <w:rPrChange w:id="4503" w:author="Nicole Wu" w:date="2024-01-08T11:26:00Z">
                  <w:rPr>
                    <w:sz w:val="16"/>
                    <w:szCs w:val="24"/>
                  </w:rPr>
                </w:rPrChange>
              </w:rPr>
            </w:pPr>
            <w:r w:rsidRPr="00801E49">
              <w:rPr>
                <w:rFonts w:ascii="Open Sans" w:hAnsi="Open Sans" w:cs="Open Sans"/>
                <w:sz w:val="16"/>
                <w:szCs w:val="24"/>
                <w:rPrChange w:id="4504" w:author="Nicole Wu" w:date="2024-01-08T11:26:00Z">
                  <w:rPr>
                    <w:sz w:val="16"/>
                    <w:szCs w:val="24"/>
                  </w:rPr>
                </w:rPrChange>
              </w:rPr>
              <w:t>-0.06***</w:t>
            </w:r>
          </w:p>
        </w:tc>
        <w:tc>
          <w:tcPr>
            <w:tcW w:w="821" w:type="dxa"/>
            <w:gridSpan w:val="2"/>
            <w:tcBorders>
              <w:top w:val="nil"/>
              <w:left w:val="nil"/>
              <w:bottom w:val="nil"/>
              <w:right w:val="nil"/>
            </w:tcBorders>
          </w:tcPr>
          <w:p w14:paraId="56EFB7BD" w14:textId="77777777" w:rsidR="00B92327" w:rsidRPr="00801E49" w:rsidRDefault="00332621" w:rsidP="00A544C8">
            <w:pPr>
              <w:spacing w:after="0" w:line="259" w:lineRule="auto"/>
              <w:ind w:left="67" w:right="0" w:firstLine="0"/>
              <w:jc w:val="center"/>
              <w:rPr>
                <w:rFonts w:ascii="Open Sans" w:hAnsi="Open Sans" w:cs="Open Sans"/>
                <w:sz w:val="16"/>
                <w:szCs w:val="24"/>
                <w:rPrChange w:id="4505" w:author="Nicole Wu" w:date="2024-01-08T11:26:00Z">
                  <w:rPr>
                    <w:sz w:val="16"/>
                    <w:szCs w:val="24"/>
                  </w:rPr>
                </w:rPrChange>
              </w:rPr>
            </w:pPr>
            <w:r w:rsidRPr="00801E49">
              <w:rPr>
                <w:rFonts w:ascii="Open Sans" w:hAnsi="Open Sans" w:cs="Open Sans"/>
                <w:sz w:val="16"/>
                <w:szCs w:val="24"/>
                <w:rPrChange w:id="4506" w:author="Nicole Wu" w:date="2024-01-08T11:26:00Z">
                  <w:rPr>
                    <w:sz w:val="16"/>
                    <w:szCs w:val="24"/>
                  </w:rPr>
                </w:rPrChange>
              </w:rPr>
              <w:t>0.20</w:t>
            </w:r>
          </w:p>
        </w:tc>
        <w:tc>
          <w:tcPr>
            <w:tcW w:w="820" w:type="dxa"/>
            <w:tcBorders>
              <w:top w:val="nil"/>
              <w:left w:val="nil"/>
              <w:bottom w:val="nil"/>
              <w:right w:val="nil"/>
            </w:tcBorders>
          </w:tcPr>
          <w:p w14:paraId="4568AFE4" w14:textId="77777777" w:rsidR="00B92327" w:rsidRPr="00801E49" w:rsidRDefault="00332621" w:rsidP="00A544C8">
            <w:pPr>
              <w:spacing w:after="0" w:line="259" w:lineRule="auto"/>
              <w:ind w:left="67" w:right="0" w:firstLine="0"/>
              <w:jc w:val="center"/>
              <w:rPr>
                <w:rFonts w:ascii="Open Sans" w:hAnsi="Open Sans" w:cs="Open Sans"/>
                <w:sz w:val="16"/>
                <w:szCs w:val="24"/>
                <w:rPrChange w:id="4507" w:author="Nicole Wu" w:date="2024-01-08T11:26:00Z">
                  <w:rPr>
                    <w:sz w:val="16"/>
                    <w:szCs w:val="24"/>
                  </w:rPr>
                </w:rPrChange>
              </w:rPr>
            </w:pPr>
            <w:r w:rsidRPr="00801E49">
              <w:rPr>
                <w:rFonts w:ascii="Open Sans" w:hAnsi="Open Sans" w:cs="Open Sans"/>
                <w:sz w:val="16"/>
                <w:szCs w:val="24"/>
                <w:rPrChange w:id="4508" w:author="Nicole Wu" w:date="2024-01-08T11:26:00Z">
                  <w:rPr>
                    <w:sz w:val="16"/>
                    <w:szCs w:val="24"/>
                  </w:rPr>
                </w:rPrChange>
              </w:rPr>
              <w:t>0.04</w:t>
            </w:r>
          </w:p>
        </w:tc>
        <w:tc>
          <w:tcPr>
            <w:tcW w:w="821" w:type="dxa"/>
            <w:tcBorders>
              <w:top w:val="nil"/>
              <w:left w:val="nil"/>
              <w:bottom w:val="nil"/>
              <w:right w:val="nil"/>
            </w:tcBorders>
          </w:tcPr>
          <w:p w14:paraId="5C309CB0" w14:textId="77777777" w:rsidR="00B92327" w:rsidRPr="00801E49" w:rsidRDefault="00332621" w:rsidP="00A544C8">
            <w:pPr>
              <w:spacing w:after="0" w:line="259" w:lineRule="auto"/>
              <w:ind w:left="67" w:right="0" w:firstLine="0"/>
              <w:jc w:val="center"/>
              <w:rPr>
                <w:rFonts w:ascii="Open Sans" w:hAnsi="Open Sans" w:cs="Open Sans"/>
                <w:sz w:val="16"/>
                <w:szCs w:val="24"/>
                <w:rPrChange w:id="4509" w:author="Nicole Wu" w:date="2024-01-08T11:26:00Z">
                  <w:rPr>
                    <w:sz w:val="16"/>
                    <w:szCs w:val="24"/>
                  </w:rPr>
                </w:rPrChange>
              </w:rPr>
            </w:pPr>
            <w:r w:rsidRPr="00801E49">
              <w:rPr>
                <w:rFonts w:ascii="Open Sans" w:hAnsi="Open Sans" w:cs="Open Sans"/>
                <w:sz w:val="16"/>
                <w:szCs w:val="24"/>
                <w:rPrChange w:id="4510" w:author="Nicole Wu" w:date="2024-01-08T11:26:00Z">
                  <w:rPr>
                    <w:sz w:val="16"/>
                    <w:szCs w:val="24"/>
                  </w:rPr>
                </w:rPrChange>
              </w:rPr>
              <w:t>-0.16***</w:t>
            </w:r>
          </w:p>
        </w:tc>
        <w:tc>
          <w:tcPr>
            <w:tcW w:w="820" w:type="dxa"/>
            <w:gridSpan w:val="2"/>
            <w:tcBorders>
              <w:top w:val="nil"/>
              <w:left w:val="nil"/>
              <w:bottom w:val="nil"/>
              <w:right w:val="nil"/>
            </w:tcBorders>
          </w:tcPr>
          <w:p w14:paraId="4FF7E421" w14:textId="77777777" w:rsidR="00B92327" w:rsidRPr="00801E49" w:rsidRDefault="00332621" w:rsidP="00A544C8">
            <w:pPr>
              <w:spacing w:after="0" w:line="259" w:lineRule="auto"/>
              <w:ind w:left="67" w:right="0" w:firstLine="0"/>
              <w:jc w:val="center"/>
              <w:rPr>
                <w:rFonts w:ascii="Open Sans" w:hAnsi="Open Sans" w:cs="Open Sans"/>
                <w:sz w:val="16"/>
                <w:szCs w:val="24"/>
                <w:rPrChange w:id="4511" w:author="Nicole Wu" w:date="2024-01-08T11:26:00Z">
                  <w:rPr>
                    <w:sz w:val="16"/>
                    <w:szCs w:val="24"/>
                  </w:rPr>
                </w:rPrChange>
              </w:rPr>
            </w:pPr>
            <w:r w:rsidRPr="00801E49">
              <w:rPr>
                <w:rFonts w:ascii="Open Sans" w:hAnsi="Open Sans" w:cs="Open Sans"/>
                <w:sz w:val="16"/>
                <w:szCs w:val="24"/>
                <w:rPrChange w:id="4512" w:author="Nicole Wu" w:date="2024-01-08T11:26:00Z">
                  <w:rPr>
                    <w:sz w:val="16"/>
                    <w:szCs w:val="24"/>
                  </w:rPr>
                </w:rPrChange>
              </w:rPr>
              <w:t>0.16</w:t>
            </w:r>
          </w:p>
        </w:tc>
        <w:tc>
          <w:tcPr>
            <w:tcW w:w="821" w:type="dxa"/>
            <w:tcBorders>
              <w:top w:val="nil"/>
              <w:left w:val="nil"/>
              <w:bottom w:val="nil"/>
              <w:right w:val="nil"/>
            </w:tcBorders>
          </w:tcPr>
          <w:p w14:paraId="73F797CF" w14:textId="77777777" w:rsidR="00B92327" w:rsidRPr="00801E49" w:rsidRDefault="00332621" w:rsidP="00A544C8">
            <w:pPr>
              <w:spacing w:after="0" w:line="259" w:lineRule="auto"/>
              <w:ind w:left="67" w:right="0" w:firstLine="0"/>
              <w:jc w:val="center"/>
              <w:rPr>
                <w:rFonts w:ascii="Open Sans" w:hAnsi="Open Sans" w:cs="Open Sans"/>
                <w:sz w:val="16"/>
                <w:szCs w:val="24"/>
                <w:rPrChange w:id="4513" w:author="Nicole Wu" w:date="2024-01-08T11:26:00Z">
                  <w:rPr>
                    <w:sz w:val="16"/>
                    <w:szCs w:val="24"/>
                  </w:rPr>
                </w:rPrChange>
              </w:rPr>
            </w:pPr>
            <w:r w:rsidRPr="00801E49">
              <w:rPr>
                <w:rFonts w:ascii="Open Sans" w:hAnsi="Open Sans" w:cs="Open Sans"/>
                <w:sz w:val="16"/>
                <w:szCs w:val="24"/>
                <w:rPrChange w:id="4514" w:author="Nicole Wu" w:date="2024-01-08T11:26:00Z">
                  <w:rPr>
                    <w:sz w:val="16"/>
                    <w:szCs w:val="24"/>
                  </w:rPr>
                </w:rPrChange>
              </w:rPr>
              <w:t>0.03</w:t>
            </w:r>
          </w:p>
        </w:tc>
        <w:tc>
          <w:tcPr>
            <w:tcW w:w="821" w:type="dxa"/>
            <w:tcBorders>
              <w:top w:val="nil"/>
              <w:left w:val="nil"/>
              <w:bottom w:val="nil"/>
              <w:right w:val="nil"/>
            </w:tcBorders>
          </w:tcPr>
          <w:p w14:paraId="7C87C786" w14:textId="77777777" w:rsidR="00B92327" w:rsidRPr="00801E49" w:rsidRDefault="00332621" w:rsidP="00A544C8">
            <w:pPr>
              <w:spacing w:after="0" w:line="259" w:lineRule="auto"/>
              <w:ind w:left="67" w:right="0" w:firstLine="0"/>
              <w:jc w:val="center"/>
              <w:rPr>
                <w:rFonts w:ascii="Open Sans" w:hAnsi="Open Sans" w:cs="Open Sans"/>
                <w:sz w:val="16"/>
                <w:szCs w:val="24"/>
                <w:rPrChange w:id="4515" w:author="Nicole Wu" w:date="2024-01-08T11:26:00Z">
                  <w:rPr>
                    <w:sz w:val="16"/>
                    <w:szCs w:val="24"/>
                  </w:rPr>
                </w:rPrChange>
              </w:rPr>
            </w:pPr>
            <w:r w:rsidRPr="00801E49">
              <w:rPr>
                <w:rFonts w:ascii="Open Sans" w:hAnsi="Open Sans" w:cs="Open Sans"/>
                <w:sz w:val="16"/>
                <w:szCs w:val="24"/>
                <w:rPrChange w:id="4516" w:author="Nicole Wu" w:date="2024-01-08T11:26:00Z">
                  <w:rPr>
                    <w:sz w:val="16"/>
                    <w:szCs w:val="24"/>
                  </w:rPr>
                </w:rPrChange>
              </w:rPr>
              <w:t>-0.13***</w:t>
            </w:r>
          </w:p>
        </w:tc>
      </w:tr>
      <w:tr w:rsidR="00B92327" w:rsidRPr="00801E49" w14:paraId="38139ED0" w14:textId="77777777" w:rsidTr="00A544C8">
        <w:trPr>
          <w:trHeight w:val="165"/>
        </w:trPr>
        <w:tc>
          <w:tcPr>
            <w:tcW w:w="1975" w:type="dxa"/>
            <w:tcBorders>
              <w:top w:val="nil"/>
              <w:left w:val="nil"/>
              <w:bottom w:val="nil"/>
              <w:right w:val="nil"/>
            </w:tcBorders>
          </w:tcPr>
          <w:p w14:paraId="59BA54FD" w14:textId="77777777" w:rsidR="00B92327" w:rsidRPr="00801E49" w:rsidRDefault="00B92327" w:rsidP="00A544C8">
            <w:pPr>
              <w:spacing w:after="0" w:line="259" w:lineRule="auto"/>
              <w:ind w:left="67" w:right="0" w:firstLine="0"/>
              <w:jc w:val="left"/>
              <w:rPr>
                <w:rFonts w:ascii="Open Sans" w:hAnsi="Open Sans" w:cs="Open Sans"/>
                <w:sz w:val="16"/>
                <w:szCs w:val="24"/>
                <w:rPrChange w:id="4517" w:author="Nicole Wu" w:date="2024-01-08T11:26:00Z">
                  <w:rPr>
                    <w:sz w:val="16"/>
                    <w:szCs w:val="24"/>
                  </w:rPr>
                </w:rPrChange>
              </w:rPr>
            </w:pPr>
          </w:p>
        </w:tc>
        <w:tc>
          <w:tcPr>
            <w:tcW w:w="820" w:type="dxa"/>
            <w:tcBorders>
              <w:top w:val="nil"/>
              <w:left w:val="nil"/>
              <w:bottom w:val="nil"/>
              <w:right w:val="nil"/>
            </w:tcBorders>
          </w:tcPr>
          <w:p w14:paraId="5C5B5C21" w14:textId="77777777" w:rsidR="00B92327" w:rsidRPr="00801E49" w:rsidRDefault="00332621" w:rsidP="00A544C8">
            <w:pPr>
              <w:spacing w:after="0" w:line="259" w:lineRule="auto"/>
              <w:ind w:left="67" w:right="0" w:firstLine="0"/>
              <w:jc w:val="center"/>
              <w:rPr>
                <w:rFonts w:ascii="Open Sans" w:hAnsi="Open Sans" w:cs="Open Sans"/>
                <w:sz w:val="16"/>
                <w:szCs w:val="24"/>
                <w:rPrChange w:id="4518" w:author="Nicole Wu" w:date="2024-01-08T11:26:00Z">
                  <w:rPr>
                    <w:sz w:val="16"/>
                    <w:szCs w:val="24"/>
                  </w:rPr>
                </w:rPrChange>
              </w:rPr>
            </w:pPr>
            <w:r w:rsidRPr="00801E49">
              <w:rPr>
                <w:rFonts w:ascii="Open Sans" w:hAnsi="Open Sans" w:cs="Open Sans"/>
                <w:sz w:val="16"/>
                <w:szCs w:val="24"/>
                <w:rPrChange w:id="4519" w:author="Nicole Wu" w:date="2024-01-08T11:26:00Z">
                  <w:rPr>
                    <w:sz w:val="16"/>
                    <w:szCs w:val="24"/>
                  </w:rPr>
                </w:rPrChange>
              </w:rPr>
              <w:t>(0.02)</w:t>
            </w:r>
          </w:p>
        </w:tc>
        <w:tc>
          <w:tcPr>
            <w:tcW w:w="821" w:type="dxa"/>
            <w:tcBorders>
              <w:top w:val="nil"/>
              <w:left w:val="nil"/>
              <w:bottom w:val="nil"/>
              <w:right w:val="nil"/>
            </w:tcBorders>
          </w:tcPr>
          <w:p w14:paraId="37EA3F3F" w14:textId="77777777" w:rsidR="00B92327" w:rsidRPr="00801E49" w:rsidRDefault="00332621" w:rsidP="00A544C8">
            <w:pPr>
              <w:spacing w:after="0" w:line="259" w:lineRule="auto"/>
              <w:ind w:left="67" w:right="0" w:firstLine="0"/>
              <w:jc w:val="center"/>
              <w:rPr>
                <w:rFonts w:ascii="Open Sans" w:hAnsi="Open Sans" w:cs="Open Sans"/>
                <w:sz w:val="16"/>
                <w:szCs w:val="24"/>
                <w:rPrChange w:id="4520" w:author="Nicole Wu" w:date="2024-01-08T11:26:00Z">
                  <w:rPr>
                    <w:sz w:val="16"/>
                    <w:szCs w:val="24"/>
                  </w:rPr>
                </w:rPrChange>
              </w:rPr>
            </w:pPr>
            <w:r w:rsidRPr="00801E49">
              <w:rPr>
                <w:rFonts w:ascii="Open Sans" w:hAnsi="Open Sans" w:cs="Open Sans"/>
                <w:sz w:val="16"/>
                <w:szCs w:val="24"/>
                <w:rPrChange w:id="4521" w:author="Nicole Wu" w:date="2024-01-08T11:26:00Z">
                  <w:rPr>
                    <w:sz w:val="16"/>
                    <w:szCs w:val="24"/>
                  </w:rPr>
                </w:rPrChange>
              </w:rPr>
              <w:t>(0.01)</w:t>
            </w:r>
          </w:p>
        </w:tc>
        <w:tc>
          <w:tcPr>
            <w:tcW w:w="820" w:type="dxa"/>
            <w:tcBorders>
              <w:top w:val="nil"/>
              <w:left w:val="nil"/>
              <w:bottom w:val="nil"/>
              <w:right w:val="nil"/>
            </w:tcBorders>
          </w:tcPr>
          <w:p w14:paraId="308924E3" w14:textId="77777777" w:rsidR="00B92327" w:rsidRPr="00801E49" w:rsidRDefault="00332621" w:rsidP="00A544C8">
            <w:pPr>
              <w:spacing w:after="0" w:line="259" w:lineRule="auto"/>
              <w:ind w:left="67" w:right="0" w:firstLine="0"/>
              <w:jc w:val="center"/>
              <w:rPr>
                <w:rFonts w:ascii="Open Sans" w:hAnsi="Open Sans" w:cs="Open Sans"/>
                <w:sz w:val="16"/>
                <w:szCs w:val="24"/>
                <w:rPrChange w:id="4522" w:author="Nicole Wu" w:date="2024-01-08T11:26:00Z">
                  <w:rPr>
                    <w:sz w:val="16"/>
                    <w:szCs w:val="24"/>
                  </w:rPr>
                </w:rPrChange>
              </w:rPr>
            </w:pPr>
            <w:r w:rsidRPr="00801E49">
              <w:rPr>
                <w:rFonts w:ascii="Open Sans" w:hAnsi="Open Sans" w:cs="Open Sans"/>
                <w:sz w:val="16"/>
                <w:szCs w:val="24"/>
                <w:rPrChange w:id="4523" w:author="Nicole Wu" w:date="2024-01-08T11:26:00Z">
                  <w:rPr>
                    <w:sz w:val="16"/>
                    <w:szCs w:val="24"/>
                  </w:rPr>
                </w:rPrChange>
              </w:rPr>
              <w:t>(0.02)</w:t>
            </w:r>
          </w:p>
        </w:tc>
        <w:tc>
          <w:tcPr>
            <w:tcW w:w="821" w:type="dxa"/>
            <w:gridSpan w:val="2"/>
            <w:tcBorders>
              <w:top w:val="nil"/>
              <w:left w:val="nil"/>
              <w:bottom w:val="nil"/>
              <w:right w:val="nil"/>
            </w:tcBorders>
          </w:tcPr>
          <w:p w14:paraId="1858D981" w14:textId="77777777" w:rsidR="00B92327" w:rsidRPr="00801E49" w:rsidRDefault="00332621" w:rsidP="00A544C8">
            <w:pPr>
              <w:spacing w:after="0" w:line="259" w:lineRule="auto"/>
              <w:ind w:left="67" w:right="0" w:firstLine="0"/>
              <w:jc w:val="center"/>
              <w:rPr>
                <w:rFonts w:ascii="Open Sans" w:hAnsi="Open Sans" w:cs="Open Sans"/>
                <w:sz w:val="16"/>
                <w:szCs w:val="24"/>
                <w:rPrChange w:id="4524" w:author="Nicole Wu" w:date="2024-01-08T11:26:00Z">
                  <w:rPr>
                    <w:sz w:val="16"/>
                    <w:szCs w:val="24"/>
                  </w:rPr>
                </w:rPrChange>
              </w:rPr>
            </w:pPr>
            <w:r w:rsidRPr="00801E49">
              <w:rPr>
                <w:rFonts w:ascii="Open Sans" w:hAnsi="Open Sans" w:cs="Open Sans"/>
                <w:sz w:val="16"/>
                <w:szCs w:val="24"/>
                <w:rPrChange w:id="4525" w:author="Nicole Wu" w:date="2024-01-08T11:26:00Z">
                  <w:rPr>
                    <w:sz w:val="16"/>
                    <w:szCs w:val="24"/>
                  </w:rPr>
                </w:rPrChange>
              </w:rPr>
              <w:t>(0.02)</w:t>
            </w:r>
          </w:p>
        </w:tc>
        <w:tc>
          <w:tcPr>
            <w:tcW w:w="820" w:type="dxa"/>
            <w:tcBorders>
              <w:top w:val="nil"/>
              <w:left w:val="nil"/>
              <w:bottom w:val="nil"/>
              <w:right w:val="nil"/>
            </w:tcBorders>
          </w:tcPr>
          <w:p w14:paraId="239CF6D1" w14:textId="77777777" w:rsidR="00B92327" w:rsidRPr="00801E49" w:rsidRDefault="00332621" w:rsidP="00A544C8">
            <w:pPr>
              <w:spacing w:after="0" w:line="259" w:lineRule="auto"/>
              <w:ind w:left="67" w:right="0" w:firstLine="0"/>
              <w:jc w:val="center"/>
              <w:rPr>
                <w:rFonts w:ascii="Open Sans" w:hAnsi="Open Sans" w:cs="Open Sans"/>
                <w:sz w:val="16"/>
                <w:szCs w:val="24"/>
                <w:rPrChange w:id="4526" w:author="Nicole Wu" w:date="2024-01-08T11:26:00Z">
                  <w:rPr>
                    <w:sz w:val="16"/>
                    <w:szCs w:val="24"/>
                  </w:rPr>
                </w:rPrChange>
              </w:rPr>
            </w:pPr>
            <w:r w:rsidRPr="00801E49">
              <w:rPr>
                <w:rFonts w:ascii="Open Sans" w:hAnsi="Open Sans" w:cs="Open Sans"/>
                <w:sz w:val="16"/>
                <w:szCs w:val="24"/>
                <w:rPrChange w:id="4527" w:author="Nicole Wu" w:date="2024-01-08T11:26:00Z">
                  <w:rPr>
                    <w:sz w:val="16"/>
                    <w:szCs w:val="24"/>
                  </w:rPr>
                </w:rPrChange>
              </w:rPr>
              <w:t>(0.01)</w:t>
            </w:r>
          </w:p>
        </w:tc>
        <w:tc>
          <w:tcPr>
            <w:tcW w:w="821" w:type="dxa"/>
            <w:tcBorders>
              <w:top w:val="nil"/>
              <w:left w:val="nil"/>
              <w:bottom w:val="nil"/>
              <w:right w:val="nil"/>
            </w:tcBorders>
          </w:tcPr>
          <w:p w14:paraId="57B5784E" w14:textId="77777777" w:rsidR="00B92327" w:rsidRPr="00801E49" w:rsidRDefault="00332621" w:rsidP="00A544C8">
            <w:pPr>
              <w:spacing w:after="0" w:line="259" w:lineRule="auto"/>
              <w:ind w:left="67" w:right="0" w:firstLine="0"/>
              <w:jc w:val="center"/>
              <w:rPr>
                <w:rFonts w:ascii="Open Sans" w:hAnsi="Open Sans" w:cs="Open Sans"/>
                <w:sz w:val="16"/>
                <w:szCs w:val="24"/>
                <w:rPrChange w:id="4528" w:author="Nicole Wu" w:date="2024-01-08T11:26:00Z">
                  <w:rPr>
                    <w:sz w:val="16"/>
                    <w:szCs w:val="24"/>
                  </w:rPr>
                </w:rPrChange>
              </w:rPr>
            </w:pPr>
            <w:r w:rsidRPr="00801E49">
              <w:rPr>
                <w:rFonts w:ascii="Open Sans" w:hAnsi="Open Sans" w:cs="Open Sans"/>
                <w:sz w:val="16"/>
                <w:szCs w:val="24"/>
                <w:rPrChange w:id="4529" w:author="Nicole Wu" w:date="2024-01-08T11:26:00Z">
                  <w:rPr>
                    <w:sz w:val="16"/>
                    <w:szCs w:val="24"/>
                  </w:rPr>
                </w:rPrChange>
              </w:rPr>
              <w:t>(0.02)</w:t>
            </w:r>
          </w:p>
        </w:tc>
        <w:tc>
          <w:tcPr>
            <w:tcW w:w="820" w:type="dxa"/>
            <w:gridSpan w:val="2"/>
            <w:tcBorders>
              <w:top w:val="nil"/>
              <w:left w:val="nil"/>
              <w:bottom w:val="nil"/>
              <w:right w:val="nil"/>
            </w:tcBorders>
          </w:tcPr>
          <w:p w14:paraId="67D53401" w14:textId="77777777" w:rsidR="00B92327" w:rsidRPr="00801E49" w:rsidRDefault="00332621" w:rsidP="00A544C8">
            <w:pPr>
              <w:spacing w:after="0" w:line="259" w:lineRule="auto"/>
              <w:ind w:left="67" w:right="0" w:firstLine="0"/>
              <w:jc w:val="center"/>
              <w:rPr>
                <w:rFonts w:ascii="Open Sans" w:hAnsi="Open Sans" w:cs="Open Sans"/>
                <w:sz w:val="16"/>
                <w:szCs w:val="24"/>
                <w:rPrChange w:id="4530" w:author="Nicole Wu" w:date="2024-01-08T11:26:00Z">
                  <w:rPr>
                    <w:sz w:val="16"/>
                    <w:szCs w:val="24"/>
                  </w:rPr>
                </w:rPrChange>
              </w:rPr>
            </w:pPr>
            <w:r w:rsidRPr="00801E49">
              <w:rPr>
                <w:rFonts w:ascii="Open Sans" w:hAnsi="Open Sans" w:cs="Open Sans"/>
                <w:sz w:val="16"/>
                <w:szCs w:val="24"/>
                <w:rPrChange w:id="4531" w:author="Nicole Wu" w:date="2024-01-08T11:26:00Z">
                  <w:rPr>
                    <w:sz w:val="16"/>
                    <w:szCs w:val="24"/>
                  </w:rPr>
                </w:rPrChange>
              </w:rPr>
              <w:t>(0.01)</w:t>
            </w:r>
          </w:p>
        </w:tc>
        <w:tc>
          <w:tcPr>
            <w:tcW w:w="821" w:type="dxa"/>
            <w:tcBorders>
              <w:top w:val="nil"/>
              <w:left w:val="nil"/>
              <w:bottom w:val="nil"/>
              <w:right w:val="nil"/>
            </w:tcBorders>
          </w:tcPr>
          <w:p w14:paraId="79390B3D" w14:textId="77777777" w:rsidR="00B92327" w:rsidRPr="00801E49" w:rsidRDefault="00332621" w:rsidP="00A544C8">
            <w:pPr>
              <w:spacing w:after="0" w:line="259" w:lineRule="auto"/>
              <w:ind w:left="67" w:right="0" w:firstLine="0"/>
              <w:jc w:val="center"/>
              <w:rPr>
                <w:rFonts w:ascii="Open Sans" w:hAnsi="Open Sans" w:cs="Open Sans"/>
                <w:sz w:val="16"/>
                <w:szCs w:val="24"/>
                <w:rPrChange w:id="4532" w:author="Nicole Wu" w:date="2024-01-08T11:26:00Z">
                  <w:rPr>
                    <w:sz w:val="16"/>
                    <w:szCs w:val="24"/>
                  </w:rPr>
                </w:rPrChange>
              </w:rPr>
            </w:pPr>
            <w:r w:rsidRPr="00801E49">
              <w:rPr>
                <w:rFonts w:ascii="Open Sans" w:hAnsi="Open Sans" w:cs="Open Sans"/>
                <w:sz w:val="16"/>
                <w:szCs w:val="24"/>
                <w:rPrChange w:id="4533" w:author="Nicole Wu" w:date="2024-01-08T11:26:00Z">
                  <w:rPr>
                    <w:sz w:val="16"/>
                    <w:szCs w:val="24"/>
                  </w:rPr>
                </w:rPrChange>
              </w:rPr>
              <w:t>(0.01)</w:t>
            </w:r>
          </w:p>
        </w:tc>
        <w:tc>
          <w:tcPr>
            <w:tcW w:w="821" w:type="dxa"/>
            <w:tcBorders>
              <w:top w:val="nil"/>
              <w:left w:val="nil"/>
              <w:bottom w:val="nil"/>
              <w:right w:val="nil"/>
            </w:tcBorders>
          </w:tcPr>
          <w:p w14:paraId="1C710D30" w14:textId="77777777" w:rsidR="00B92327" w:rsidRPr="00801E49" w:rsidRDefault="00332621" w:rsidP="00A544C8">
            <w:pPr>
              <w:spacing w:after="0" w:line="259" w:lineRule="auto"/>
              <w:ind w:left="67" w:right="0" w:firstLine="0"/>
              <w:jc w:val="center"/>
              <w:rPr>
                <w:rFonts w:ascii="Open Sans" w:hAnsi="Open Sans" w:cs="Open Sans"/>
                <w:sz w:val="16"/>
                <w:szCs w:val="24"/>
                <w:rPrChange w:id="4534" w:author="Nicole Wu" w:date="2024-01-08T11:26:00Z">
                  <w:rPr>
                    <w:sz w:val="16"/>
                    <w:szCs w:val="24"/>
                  </w:rPr>
                </w:rPrChange>
              </w:rPr>
            </w:pPr>
            <w:r w:rsidRPr="00801E49">
              <w:rPr>
                <w:rFonts w:ascii="Open Sans" w:hAnsi="Open Sans" w:cs="Open Sans"/>
                <w:sz w:val="16"/>
                <w:szCs w:val="24"/>
                <w:rPrChange w:id="4535" w:author="Nicole Wu" w:date="2024-01-08T11:26:00Z">
                  <w:rPr>
                    <w:sz w:val="16"/>
                    <w:szCs w:val="24"/>
                  </w:rPr>
                </w:rPrChange>
              </w:rPr>
              <w:t>(0.01)</w:t>
            </w:r>
          </w:p>
        </w:tc>
      </w:tr>
      <w:tr w:rsidR="00B92327" w:rsidRPr="00801E49" w14:paraId="26879DDF" w14:textId="77777777" w:rsidTr="00A544C8">
        <w:trPr>
          <w:trHeight w:val="165"/>
        </w:trPr>
        <w:tc>
          <w:tcPr>
            <w:tcW w:w="1975" w:type="dxa"/>
            <w:tcBorders>
              <w:top w:val="nil"/>
              <w:left w:val="nil"/>
              <w:bottom w:val="nil"/>
              <w:right w:val="nil"/>
            </w:tcBorders>
          </w:tcPr>
          <w:p w14:paraId="63C06A20" w14:textId="77777777" w:rsidR="00B92327" w:rsidRPr="00801E49" w:rsidRDefault="00332621" w:rsidP="00A544C8">
            <w:pPr>
              <w:spacing w:after="0" w:line="259" w:lineRule="auto"/>
              <w:ind w:left="67" w:right="0" w:firstLine="0"/>
              <w:jc w:val="left"/>
              <w:rPr>
                <w:rFonts w:ascii="Open Sans" w:hAnsi="Open Sans" w:cs="Open Sans"/>
                <w:sz w:val="16"/>
                <w:szCs w:val="24"/>
                <w:rPrChange w:id="4536" w:author="Nicole Wu" w:date="2024-01-08T11:26:00Z">
                  <w:rPr>
                    <w:sz w:val="16"/>
                    <w:szCs w:val="24"/>
                  </w:rPr>
                </w:rPrChange>
              </w:rPr>
            </w:pPr>
            <w:r w:rsidRPr="00801E49">
              <w:rPr>
                <w:rFonts w:ascii="Open Sans" w:hAnsi="Open Sans" w:cs="Open Sans"/>
                <w:sz w:val="16"/>
                <w:szCs w:val="24"/>
                <w:rPrChange w:id="4537" w:author="Nicole Wu" w:date="2024-01-08T11:26:00Z">
                  <w:rPr>
                    <w:sz w:val="16"/>
                    <w:szCs w:val="24"/>
                  </w:rPr>
                </w:rPrChange>
              </w:rPr>
              <w:t>Food Insecure Group</w:t>
            </w:r>
          </w:p>
        </w:tc>
        <w:tc>
          <w:tcPr>
            <w:tcW w:w="820" w:type="dxa"/>
            <w:tcBorders>
              <w:top w:val="nil"/>
              <w:left w:val="nil"/>
              <w:bottom w:val="nil"/>
              <w:right w:val="nil"/>
            </w:tcBorders>
          </w:tcPr>
          <w:p w14:paraId="67B44249" w14:textId="77777777" w:rsidR="00B92327" w:rsidRPr="00801E49" w:rsidRDefault="00332621" w:rsidP="00A544C8">
            <w:pPr>
              <w:spacing w:after="0" w:line="259" w:lineRule="auto"/>
              <w:ind w:left="67" w:right="0" w:firstLine="0"/>
              <w:jc w:val="center"/>
              <w:rPr>
                <w:rFonts w:ascii="Open Sans" w:hAnsi="Open Sans" w:cs="Open Sans"/>
                <w:sz w:val="16"/>
                <w:szCs w:val="24"/>
                <w:rPrChange w:id="4538" w:author="Nicole Wu" w:date="2024-01-08T11:26:00Z">
                  <w:rPr>
                    <w:sz w:val="16"/>
                    <w:szCs w:val="24"/>
                  </w:rPr>
                </w:rPrChange>
              </w:rPr>
            </w:pPr>
            <w:r w:rsidRPr="00801E49">
              <w:rPr>
                <w:rFonts w:ascii="Open Sans" w:hAnsi="Open Sans" w:cs="Open Sans"/>
                <w:sz w:val="16"/>
                <w:szCs w:val="24"/>
                <w:rPrChange w:id="4539" w:author="Nicole Wu" w:date="2024-01-08T11:26:00Z">
                  <w:rPr>
                    <w:sz w:val="16"/>
                    <w:szCs w:val="24"/>
                  </w:rPr>
                </w:rPrChange>
              </w:rPr>
              <w:t>0.68</w:t>
            </w:r>
          </w:p>
        </w:tc>
        <w:tc>
          <w:tcPr>
            <w:tcW w:w="821" w:type="dxa"/>
            <w:tcBorders>
              <w:top w:val="nil"/>
              <w:left w:val="nil"/>
              <w:bottom w:val="nil"/>
              <w:right w:val="nil"/>
            </w:tcBorders>
          </w:tcPr>
          <w:p w14:paraId="095FE39B" w14:textId="77777777" w:rsidR="00B92327" w:rsidRPr="00801E49" w:rsidRDefault="00332621" w:rsidP="00A544C8">
            <w:pPr>
              <w:spacing w:after="0" w:line="259" w:lineRule="auto"/>
              <w:ind w:left="67" w:right="0" w:firstLine="0"/>
              <w:jc w:val="center"/>
              <w:rPr>
                <w:rFonts w:ascii="Open Sans" w:hAnsi="Open Sans" w:cs="Open Sans"/>
                <w:sz w:val="16"/>
                <w:szCs w:val="24"/>
                <w:rPrChange w:id="4540" w:author="Nicole Wu" w:date="2024-01-08T11:26:00Z">
                  <w:rPr>
                    <w:sz w:val="16"/>
                    <w:szCs w:val="24"/>
                  </w:rPr>
                </w:rPrChange>
              </w:rPr>
            </w:pPr>
            <w:r w:rsidRPr="00801E49">
              <w:rPr>
                <w:rFonts w:ascii="Open Sans" w:hAnsi="Open Sans" w:cs="Open Sans"/>
                <w:sz w:val="16"/>
                <w:szCs w:val="24"/>
                <w:rPrChange w:id="4541" w:author="Nicole Wu" w:date="2024-01-08T11:26:00Z">
                  <w:rPr>
                    <w:sz w:val="16"/>
                    <w:szCs w:val="24"/>
                  </w:rPr>
                </w:rPrChange>
              </w:rPr>
              <w:t>0.47</w:t>
            </w:r>
          </w:p>
        </w:tc>
        <w:tc>
          <w:tcPr>
            <w:tcW w:w="820" w:type="dxa"/>
            <w:tcBorders>
              <w:top w:val="nil"/>
              <w:left w:val="nil"/>
              <w:bottom w:val="nil"/>
              <w:right w:val="nil"/>
            </w:tcBorders>
          </w:tcPr>
          <w:p w14:paraId="3EAB792A" w14:textId="77777777" w:rsidR="00B92327" w:rsidRPr="00801E49" w:rsidRDefault="00332621" w:rsidP="00A544C8">
            <w:pPr>
              <w:spacing w:after="0" w:line="259" w:lineRule="auto"/>
              <w:ind w:left="67" w:right="0" w:firstLine="0"/>
              <w:jc w:val="center"/>
              <w:rPr>
                <w:rFonts w:ascii="Open Sans" w:hAnsi="Open Sans" w:cs="Open Sans"/>
                <w:sz w:val="16"/>
                <w:szCs w:val="24"/>
                <w:rPrChange w:id="4542" w:author="Nicole Wu" w:date="2024-01-08T11:26:00Z">
                  <w:rPr>
                    <w:sz w:val="16"/>
                    <w:szCs w:val="24"/>
                  </w:rPr>
                </w:rPrChange>
              </w:rPr>
            </w:pPr>
            <w:r w:rsidRPr="00801E49">
              <w:rPr>
                <w:rFonts w:ascii="Open Sans" w:hAnsi="Open Sans" w:cs="Open Sans"/>
                <w:sz w:val="16"/>
                <w:szCs w:val="24"/>
                <w:rPrChange w:id="4543" w:author="Nicole Wu" w:date="2024-01-08T11:26:00Z">
                  <w:rPr>
                    <w:sz w:val="16"/>
                    <w:szCs w:val="24"/>
                  </w:rPr>
                </w:rPrChange>
              </w:rPr>
              <w:t>-0.22***</w:t>
            </w:r>
          </w:p>
        </w:tc>
        <w:tc>
          <w:tcPr>
            <w:tcW w:w="821" w:type="dxa"/>
            <w:gridSpan w:val="2"/>
            <w:tcBorders>
              <w:top w:val="nil"/>
              <w:left w:val="nil"/>
              <w:bottom w:val="nil"/>
              <w:right w:val="nil"/>
            </w:tcBorders>
          </w:tcPr>
          <w:p w14:paraId="53542184" w14:textId="77777777" w:rsidR="00B92327" w:rsidRPr="00801E49" w:rsidRDefault="00332621" w:rsidP="00A544C8">
            <w:pPr>
              <w:spacing w:after="0" w:line="259" w:lineRule="auto"/>
              <w:ind w:left="67" w:right="0" w:firstLine="0"/>
              <w:jc w:val="center"/>
              <w:rPr>
                <w:rFonts w:ascii="Open Sans" w:hAnsi="Open Sans" w:cs="Open Sans"/>
                <w:sz w:val="16"/>
                <w:szCs w:val="24"/>
                <w:rPrChange w:id="4544" w:author="Nicole Wu" w:date="2024-01-08T11:26:00Z">
                  <w:rPr>
                    <w:sz w:val="16"/>
                    <w:szCs w:val="24"/>
                  </w:rPr>
                </w:rPrChange>
              </w:rPr>
            </w:pPr>
            <w:r w:rsidRPr="00801E49">
              <w:rPr>
                <w:rFonts w:ascii="Open Sans" w:hAnsi="Open Sans" w:cs="Open Sans"/>
                <w:sz w:val="16"/>
                <w:szCs w:val="24"/>
                <w:rPrChange w:id="4545" w:author="Nicole Wu" w:date="2024-01-08T11:26:00Z">
                  <w:rPr>
                    <w:sz w:val="16"/>
                    <w:szCs w:val="24"/>
                  </w:rPr>
                </w:rPrChange>
              </w:rPr>
              <w:t>0.93</w:t>
            </w:r>
          </w:p>
        </w:tc>
        <w:tc>
          <w:tcPr>
            <w:tcW w:w="820" w:type="dxa"/>
            <w:tcBorders>
              <w:top w:val="nil"/>
              <w:left w:val="nil"/>
              <w:bottom w:val="nil"/>
              <w:right w:val="nil"/>
            </w:tcBorders>
          </w:tcPr>
          <w:p w14:paraId="5D9695F3" w14:textId="77777777" w:rsidR="00B92327" w:rsidRPr="00801E49" w:rsidRDefault="00332621" w:rsidP="00A544C8">
            <w:pPr>
              <w:spacing w:after="0" w:line="259" w:lineRule="auto"/>
              <w:ind w:left="67" w:right="0" w:firstLine="0"/>
              <w:jc w:val="center"/>
              <w:rPr>
                <w:rFonts w:ascii="Open Sans" w:hAnsi="Open Sans" w:cs="Open Sans"/>
                <w:sz w:val="16"/>
                <w:szCs w:val="24"/>
                <w:rPrChange w:id="4546" w:author="Nicole Wu" w:date="2024-01-08T11:26:00Z">
                  <w:rPr>
                    <w:sz w:val="16"/>
                    <w:szCs w:val="24"/>
                  </w:rPr>
                </w:rPrChange>
              </w:rPr>
            </w:pPr>
            <w:r w:rsidRPr="00801E49">
              <w:rPr>
                <w:rFonts w:ascii="Open Sans" w:hAnsi="Open Sans" w:cs="Open Sans"/>
                <w:sz w:val="16"/>
                <w:szCs w:val="24"/>
                <w:rPrChange w:id="4547" w:author="Nicole Wu" w:date="2024-01-08T11:26:00Z">
                  <w:rPr>
                    <w:sz w:val="16"/>
                    <w:szCs w:val="24"/>
                  </w:rPr>
                </w:rPrChange>
              </w:rPr>
              <w:t>0.76</w:t>
            </w:r>
          </w:p>
        </w:tc>
        <w:tc>
          <w:tcPr>
            <w:tcW w:w="821" w:type="dxa"/>
            <w:tcBorders>
              <w:top w:val="nil"/>
              <w:left w:val="nil"/>
              <w:bottom w:val="nil"/>
              <w:right w:val="nil"/>
            </w:tcBorders>
          </w:tcPr>
          <w:p w14:paraId="750372AD" w14:textId="77777777" w:rsidR="00B92327" w:rsidRPr="00801E49" w:rsidRDefault="00332621" w:rsidP="00A544C8">
            <w:pPr>
              <w:spacing w:after="0" w:line="259" w:lineRule="auto"/>
              <w:ind w:left="67" w:right="0" w:firstLine="0"/>
              <w:jc w:val="center"/>
              <w:rPr>
                <w:rFonts w:ascii="Open Sans" w:hAnsi="Open Sans" w:cs="Open Sans"/>
                <w:sz w:val="16"/>
                <w:szCs w:val="24"/>
                <w:rPrChange w:id="4548" w:author="Nicole Wu" w:date="2024-01-08T11:26:00Z">
                  <w:rPr>
                    <w:sz w:val="16"/>
                    <w:szCs w:val="24"/>
                  </w:rPr>
                </w:rPrChange>
              </w:rPr>
            </w:pPr>
            <w:r w:rsidRPr="00801E49">
              <w:rPr>
                <w:rFonts w:ascii="Open Sans" w:hAnsi="Open Sans" w:cs="Open Sans"/>
                <w:sz w:val="16"/>
                <w:szCs w:val="24"/>
                <w:rPrChange w:id="4549" w:author="Nicole Wu" w:date="2024-01-08T11:26:00Z">
                  <w:rPr>
                    <w:sz w:val="16"/>
                    <w:szCs w:val="24"/>
                  </w:rPr>
                </w:rPrChange>
              </w:rPr>
              <w:t>-0.17***</w:t>
            </w:r>
          </w:p>
        </w:tc>
        <w:tc>
          <w:tcPr>
            <w:tcW w:w="820" w:type="dxa"/>
            <w:gridSpan w:val="2"/>
            <w:tcBorders>
              <w:top w:val="nil"/>
              <w:left w:val="nil"/>
              <w:bottom w:val="nil"/>
              <w:right w:val="nil"/>
            </w:tcBorders>
          </w:tcPr>
          <w:p w14:paraId="20534A2A" w14:textId="77777777" w:rsidR="00B92327" w:rsidRPr="00801E49" w:rsidRDefault="00332621" w:rsidP="00A544C8">
            <w:pPr>
              <w:spacing w:after="0" w:line="259" w:lineRule="auto"/>
              <w:ind w:left="67" w:right="0" w:firstLine="0"/>
              <w:jc w:val="center"/>
              <w:rPr>
                <w:rFonts w:ascii="Open Sans" w:hAnsi="Open Sans" w:cs="Open Sans"/>
                <w:sz w:val="16"/>
                <w:szCs w:val="24"/>
                <w:rPrChange w:id="4550" w:author="Nicole Wu" w:date="2024-01-08T11:26:00Z">
                  <w:rPr>
                    <w:sz w:val="16"/>
                    <w:szCs w:val="24"/>
                  </w:rPr>
                </w:rPrChange>
              </w:rPr>
            </w:pPr>
            <w:r w:rsidRPr="00801E49">
              <w:rPr>
                <w:rFonts w:ascii="Open Sans" w:hAnsi="Open Sans" w:cs="Open Sans"/>
                <w:sz w:val="16"/>
                <w:szCs w:val="24"/>
                <w:rPrChange w:id="4551" w:author="Nicole Wu" w:date="2024-01-08T11:26:00Z">
                  <w:rPr>
                    <w:sz w:val="16"/>
                    <w:szCs w:val="24"/>
                  </w:rPr>
                </w:rPrChange>
              </w:rPr>
              <w:t>0.86</w:t>
            </w:r>
          </w:p>
        </w:tc>
        <w:tc>
          <w:tcPr>
            <w:tcW w:w="821" w:type="dxa"/>
            <w:tcBorders>
              <w:top w:val="nil"/>
              <w:left w:val="nil"/>
              <w:bottom w:val="nil"/>
              <w:right w:val="nil"/>
            </w:tcBorders>
          </w:tcPr>
          <w:p w14:paraId="3650F5B7" w14:textId="77777777" w:rsidR="00B92327" w:rsidRPr="00801E49" w:rsidRDefault="00332621" w:rsidP="00A544C8">
            <w:pPr>
              <w:spacing w:after="0" w:line="259" w:lineRule="auto"/>
              <w:ind w:left="67" w:right="0" w:firstLine="0"/>
              <w:jc w:val="center"/>
              <w:rPr>
                <w:rFonts w:ascii="Open Sans" w:hAnsi="Open Sans" w:cs="Open Sans"/>
                <w:sz w:val="16"/>
                <w:szCs w:val="24"/>
                <w:rPrChange w:id="4552" w:author="Nicole Wu" w:date="2024-01-08T11:26:00Z">
                  <w:rPr>
                    <w:sz w:val="16"/>
                    <w:szCs w:val="24"/>
                  </w:rPr>
                </w:rPrChange>
              </w:rPr>
            </w:pPr>
            <w:r w:rsidRPr="00801E49">
              <w:rPr>
                <w:rFonts w:ascii="Open Sans" w:hAnsi="Open Sans" w:cs="Open Sans"/>
                <w:sz w:val="16"/>
                <w:szCs w:val="24"/>
                <w:rPrChange w:id="4553" w:author="Nicole Wu" w:date="2024-01-08T11:26:00Z">
                  <w:rPr>
                    <w:sz w:val="16"/>
                    <w:szCs w:val="24"/>
                  </w:rPr>
                </w:rPrChange>
              </w:rPr>
              <w:t>0.67</w:t>
            </w:r>
          </w:p>
        </w:tc>
        <w:tc>
          <w:tcPr>
            <w:tcW w:w="821" w:type="dxa"/>
            <w:tcBorders>
              <w:top w:val="nil"/>
              <w:left w:val="nil"/>
              <w:bottom w:val="nil"/>
              <w:right w:val="nil"/>
            </w:tcBorders>
          </w:tcPr>
          <w:p w14:paraId="5AEF39C2" w14:textId="77777777" w:rsidR="00B92327" w:rsidRPr="00801E49" w:rsidRDefault="00332621" w:rsidP="00A544C8">
            <w:pPr>
              <w:spacing w:after="0" w:line="259" w:lineRule="auto"/>
              <w:ind w:left="67" w:right="0" w:firstLine="0"/>
              <w:jc w:val="center"/>
              <w:rPr>
                <w:rFonts w:ascii="Open Sans" w:hAnsi="Open Sans" w:cs="Open Sans"/>
                <w:sz w:val="16"/>
                <w:szCs w:val="24"/>
                <w:rPrChange w:id="4554" w:author="Nicole Wu" w:date="2024-01-08T11:26:00Z">
                  <w:rPr>
                    <w:sz w:val="16"/>
                    <w:szCs w:val="24"/>
                  </w:rPr>
                </w:rPrChange>
              </w:rPr>
            </w:pPr>
            <w:r w:rsidRPr="00801E49">
              <w:rPr>
                <w:rFonts w:ascii="Open Sans" w:hAnsi="Open Sans" w:cs="Open Sans"/>
                <w:sz w:val="16"/>
                <w:szCs w:val="24"/>
                <w:rPrChange w:id="4555" w:author="Nicole Wu" w:date="2024-01-08T11:26:00Z">
                  <w:rPr>
                    <w:sz w:val="16"/>
                    <w:szCs w:val="24"/>
                  </w:rPr>
                </w:rPrChange>
              </w:rPr>
              <w:t>-0.18***</w:t>
            </w:r>
          </w:p>
        </w:tc>
      </w:tr>
      <w:tr w:rsidR="00B92327" w:rsidRPr="00801E49" w14:paraId="6BED72C2" w14:textId="77777777" w:rsidTr="00A544C8">
        <w:trPr>
          <w:trHeight w:val="170"/>
        </w:trPr>
        <w:tc>
          <w:tcPr>
            <w:tcW w:w="1975" w:type="dxa"/>
            <w:tcBorders>
              <w:top w:val="nil"/>
              <w:left w:val="nil"/>
              <w:bottom w:val="single" w:sz="3" w:space="0" w:color="000000"/>
              <w:right w:val="nil"/>
            </w:tcBorders>
          </w:tcPr>
          <w:p w14:paraId="3BC0380C" w14:textId="77777777" w:rsidR="00B92327" w:rsidRPr="00801E49" w:rsidRDefault="00B92327" w:rsidP="00A544C8">
            <w:pPr>
              <w:spacing w:after="0" w:line="259" w:lineRule="auto"/>
              <w:ind w:left="67" w:right="0" w:firstLine="0"/>
              <w:jc w:val="center"/>
              <w:rPr>
                <w:rFonts w:ascii="Open Sans" w:hAnsi="Open Sans" w:cs="Open Sans"/>
                <w:sz w:val="16"/>
                <w:szCs w:val="24"/>
                <w:rPrChange w:id="4556" w:author="Nicole Wu" w:date="2024-01-08T11:26:00Z">
                  <w:rPr>
                    <w:sz w:val="16"/>
                    <w:szCs w:val="24"/>
                  </w:rPr>
                </w:rPrChange>
              </w:rPr>
            </w:pPr>
          </w:p>
        </w:tc>
        <w:tc>
          <w:tcPr>
            <w:tcW w:w="820" w:type="dxa"/>
            <w:tcBorders>
              <w:top w:val="nil"/>
              <w:left w:val="nil"/>
              <w:bottom w:val="single" w:sz="3" w:space="0" w:color="000000"/>
              <w:right w:val="nil"/>
            </w:tcBorders>
          </w:tcPr>
          <w:p w14:paraId="5832FB80" w14:textId="77777777" w:rsidR="00B92327" w:rsidRPr="00801E49" w:rsidRDefault="00332621" w:rsidP="00A544C8">
            <w:pPr>
              <w:spacing w:after="0" w:line="259" w:lineRule="auto"/>
              <w:ind w:left="67" w:right="0" w:firstLine="0"/>
              <w:jc w:val="center"/>
              <w:rPr>
                <w:rFonts w:ascii="Open Sans" w:hAnsi="Open Sans" w:cs="Open Sans"/>
                <w:sz w:val="16"/>
                <w:szCs w:val="24"/>
                <w:rPrChange w:id="4557" w:author="Nicole Wu" w:date="2024-01-08T11:26:00Z">
                  <w:rPr>
                    <w:sz w:val="16"/>
                    <w:szCs w:val="24"/>
                  </w:rPr>
                </w:rPrChange>
              </w:rPr>
            </w:pPr>
            <w:r w:rsidRPr="00801E49">
              <w:rPr>
                <w:rFonts w:ascii="Open Sans" w:hAnsi="Open Sans" w:cs="Open Sans"/>
                <w:sz w:val="16"/>
                <w:szCs w:val="24"/>
                <w:rPrChange w:id="4558" w:author="Nicole Wu" w:date="2024-01-08T11:26:00Z">
                  <w:rPr>
                    <w:sz w:val="16"/>
                    <w:szCs w:val="24"/>
                  </w:rPr>
                </w:rPrChange>
              </w:rPr>
              <w:t>(0.03)</w:t>
            </w:r>
          </w:p>
        </w:tc>
        <w:tc>
          <w:tcPr>
            <w:tcW w:w="821" w:type="dxa"/>
            <w:tcBorders>
              <w:top w:val="nil"/>
              <w:left w:val="nil"/>
              <w:bottom w:val="single" w:sz="3" w:space="0" w:color="000000"/>
              <w:right w:val="nil"/>
            </w:tcBorders>
          </w:tcPr>
          <w:p w14:paraId="36E740DB" w14:textId="77777777" w:rsidR="00B92327" w:rsidRPr="00801E49" w:rsidRDefault="00332621" w:rsidP="00A544C8">
            <w:pPr>
              <w:spacing w:after="0" w:line="259" w:lineRule="auto"/>
              <w:ind w:left="67" w:right="0" w:firstLine="0"/>
              <w:jc w:val="center"/>
              <w:rPr>
                <w:rFonts w:ascii="Open Sans" w:hAnsi="Open Sans" w:cs="Open Sans"/>
                <w:sz w:val="16"/>
                <w:szCs w:val="24"/>
                <w:rPrChange w:id="4559" w:author="Nicole Wu" w:date="2024-01-08T11:26:00Z">
                  <w:rPr>
                    <w:sz w:val="16"/>
                    <w:szCs w:val="24"/>
                  </w:rPr>
                </w:rPrChange>
              </w:rPr>
            </w:pPr>
            <w:r w:rsidRPr="00801E49">
              <w:rPr>
                <w:rFonts w:ascii="Open Sans" w:hAnsi="Open Sans" w:cs="Open Sans"/>
                <w:sz w:val="16"/>
                <w:szCs w:val="24"/>
                <w:rPrChange w:id="4560" w:author="Nicole Wu" w:date="2024-01-08T11:26:00Z">
                  <w:rPr>
                    <w:sz w:val="16"/>
                    <w:szCs w:val="24"/>
                  </w:rPr>
                </w:rPrChange>
              </w:rPr>
              <w:t>(0.03)</w:t>
            </w:r>
          </w:p>
        </w:tc>
        <w:tc>
          <w:tcPr>
            <w:tcW w:w="820" w:type="dxa"/>
            <w:tcBorders>
              <w:top w:val="nil"/>
              <w:left w:val="nil"/>
              <w:bottom w:val="single" w:sz="3" w:space="0" w:color="000000"/>
              <w:right w:val="nil"/>
            </w:tcBorders>
          </w:tcPr>
          <w:p w14:paraId="60AFE5DA" w14:textId="77777777" w:rsidR="00B92327" w:rsidRPr="00801E49" w:rsidRDefault="00332621" w:rsidP="00A544C8">
            <w:pPr>
              <w:spacing w:after="0" w:line="259" w:lineRule="auto"/>
              <w:ind w:left="67" w:right="0" w:firstLine="0"/>
              <w:jc w:val="center"/>
              <w:rPr>
                <w:rFonts w:ascii="Open Sans" w:hAnsi="Open Sans" w:cs="Open Sans"/>
                <w:sz w:val="16"/>
                <w:szCs w:val="24"/>
                <w:rPrChange w:id="4561" w:author="Nicole Wu" w:date="2024-01-08T11:26:00Z">
                  <w:rPr>
                    <w:sz w:val="16"/>
                    <w:szCs w:val="24"/>
                  </w:rPr>
                </w:rPrChange>
              </w:rPr>
            </w:pPr>
            <w:r w:rsidRPr="00801E49">
              <w:rPr>
                <w:rFonts w:ascii="Open Sans" w:hAnsi="Open Sans" w:cs="Open Sans"/>
                <w:sz w:val="16"/>
                <w:szCs w:val="24"/>
                <w:rPrChange w:id="4562" w:author="Nicole Wu" w:date="2024-01-08T11:26:00Z">
                  <w:rPr>
                    <w:sz w:val="16"/>
                    <w:szCs w:val="24"/>
                  </w:rPr>
                </w:rPrChange>
              </w:rPr>
              <w:t>(0.03)</w:t>
            </w:r>
          </w:p>
        </w:tc>
        <w:tc>
          <w:tcPr>
            <w:tcW w:w="821" w:type="dxa"/>
            <w:gridSpan w:val="2"/>
            <w:tcBorders>
              <w:top w:val="nil"/>
              <w:left w:val="nil"/>
              <w:bottom w:val="single" w:sz="3" w:space="0" w:color="000000"/>
              <w:right w:val="nil"/>
            </w:tcBorders>
          </w:tcPr>
          <w:p w14:paraId="5711C34C" w14:textId="77777777" w:rsidR="00B92327" w:rsidRPr="00801E49" w:rsidRDefault="00332621" w:rsidP="00A544C8">
            <w:pPr>
              <w:spacing w:after="0" w:line="259" w:lineRule="auto"/>
              <w:ind w:left="67" w:right="0" w:firstLine="0"/>
              <w:jc w:val="center"/>
              <w:rPr>
                <w:rFonts w:ascii="Open Sans" w:hAnsi="Open Sans" w:cs="Open Sans"/>
                <w:sz w:val="16"/>
                <w:szCs w:val="24"/>
                <w:rPrChange w:id="4563" w:author="Nicole Wu" w:date="2024-01-08T11:26:00Z">
                  <w:rPr>
                    <w:sz w:val="16"/>
                    <w:szCs w:val="24"/>
                  </w:rPr>
                </w:rPrChange>
              </w:rPr>
            </w:pPr>
            <w:r w:rsidRPr="00801E49">
              <w:rPr>
                <w:rFonts w:ascii="Open Sans" w:hAnsi="Open Sans" w:cs="Open Sans"/>
                <w:sz w:val="16"/>
                <w:szCs w:val="24"/>
                <w:rPrChange w:id="4564" w:author="Nicole Wu" w:date="2024-01-08T11:26:00Z">
                  <w:rPr>
                    <w:sz w:val="16"/>
                    <w:szCs w:val="24"/>
                  </w:rPr>
                </w:rPrChange>
              </w:rPr>
              <w:t>(0.01)</w:t>
            </w:r>
          </w:p>
        </w:tc>
        <w:tc>
          <w:tcPr>
            <w:tcW w:w="820" w:type="dxa"/>
            <w:tcBorders>
              <w:top w:val="nil"/>
              <w:left w:val="nil"/>
              <w:bottom w:val="single" w:sz="3" w:space="0" w:color="000000"/>
              <w:right w:val="nil"/>
            </w:tcBorders>
          </w:tcPr>
          <w:p w14:paraId="5F7E120D" w14:textId="77777777" w:rsidR="00B92327" w:rsidRPr="00801E49" w:rsidRDefault="00332621" w:rsidP="00A544C8">
            <w:pPr>
              <w:spacing w:after="0" w:line="259" w:lineRule="auto"/>
              <w:ind w:left="67" w:right="0" w:firstLine="0"/>
              <w:jc w:val="center"/>
              <w:rPr>
                <w:rFonts w:ascii="Open Sans" w:hAnsi="Open Sans" w:cs="Open Sans"/>
                <w:sz w:val="16"/>
                <w:szCs w:val="24"/>
                <w:rPrChange w:id="4565" w:author="Nicole Wu" w:date="2024-01-08T11:26:00Z">
                  <w:rPr>
                    <w:sz w:val="16"/>
                    <w:szCs w:val="24"/>
                  </w:rPr>
                </w:rPrChange>
              </w:rPr>
            </w:pPr>
            <w:r w:rsidRPr="00801E49">
              <w:rPr>
                <w:rFonts w:ascii="Open Sans" w:hAnsi="Open Sans" w:cs="Open Sans"/>
                <w:sz w:val="16"/>
                <w:szCs w:val="24"/>
                <w:rPrChange w:id="4566" w:author="Nicole Wu" w:date="2024-01-08T11:26:00Z">
                  <w:rPr>
                    <w:sz w:val="16"/>
                    <w:szCs w:val="24"/>
                  </w:rPr>
                </w:rPrChange>
              </w:rPr>
              <w:t>(0.02)</w:t>
            </w:r>
          </w:p>
        </w:tc>
        <w:tc>
          <w:tcPr>
            <w:tcW w:w="821" w:type="dxa"/>
            <w:tcBorders>
              <w:top w:val="nil"/>
              <w:left w:val="nil"/>
              <w:bottom w:val="single" w:sz="3" w:space="0" w:color="000000"/>
              <w:right w:val="nil"/>
            </w:tcBorders>
          </w:tcPr>
          <w:p w14:paraId="02875597" w14:textId="77777777" w:rsidR="00B92327" w:rsidRPr="00801E49" w:rsidRDefault="00332621" w:rsidP="00A544C8">
            <w:pPr>
              <w:spacing w:after="0" w:line="259" w:lineRule="auto"/>
              <w:ind w:left="67" w:right="0" w:firstLine="0"/>
              <w:jc w:val="center"/>
              <w:rPr>
                <w:rFonts w:ascii="Open Sans" w:hAnsi="Open Sans" w:cs="Open Sans"/>
                <w:sz w:val="16"/>
                <w:szCs w:val="24"/>
                <w:rPrChange w:id="4567" w:author="Nicole Wu" w:date="2024-01-08T11:26:00Z">
                  <w:rPr>
                    <w:sz w:val="16"/>
                    <w:szCs w:val="24"/>
                  </w:rPr>
                </w:rPrChange>
              </w:rPr>
            </w:pPr>
            <w:r w:rsidRPr="00801E49">
              <w:rPr>
                <w:rFonts w:ascii="Open Sans" w:hAnsi="Open Sans" w:cs="Open Sans"/>
                <w:sz w:val="16"/>
                <w:szCs w:val="24"/>
                <w:rPrChange w:id="4568" w:author="Nicole Wu" w:date="2024-01-08T11:26:00Z">
                  <w:rPr>
                    <w:sz w:val="16"/>
                    <w:szCs w:val="24"/>
                  </w:rPr>
                </w:rPrChange>
              </w:rPr>
              <w:t>(0.01)</w:t>
            </w:r>
          </w:p>
        </w:tc>
        <w:tc>
          <w:tcPr>
            <w:tcW w:w="820" w:type="dxa"/>
            <w:gridSpan w:val="2"/>
            <w:tcBorders>
              <w:top w:val="nil"/>
              <w:left w:val="nil"/>
              <w:bottom w:val="single" w:sz="3" w:space="0" w:color="000000"/>
              <w:right w:val="nil"/>
            </w:tcBorders>
          </w:tcPr>
          <w:p w14:paraId="1CEB45AB" w14:textId="77777777" w:rsidR="00B92327" w:rsidRPr="00801E49" w:rsidRDefault="00332621" w:rsidP="00A544C8">
            <w:pPr>
              <w:spacing w:after="0" w:line="259" w:lineRule="auto"/>
              <w:ind w:left="67" w:right="0" w:firstLine="0"/>
              <w:jc w:val="center"/>
              <w:rPr>
                <w:rFonts w:ascii="Open Sans" w:hAnsi="Open Sans" w:cs="Open Sans"/>
                <w:sz w:val="16"/>
                <w:szCs w:val="24"/>
                <w:rPrChange w:id="4569" w:author="Nicole Wu" w:date="2024-01-08T11:26:00Z">
                  <w:rPr>
                    <w:sz w:val="16"/>
                    <w:szCs w:val="24"/>
                  </w:rPr>
                </w:rPrChange>
              </w:rPr>
            </w:pPr>
            <w:r w:rsidRPr="00801E49">
              <w:rPr>
                <w:rFonts w:ascii="Open Sans" w:hAnsi="Open Sans" w:cs="Open Sans"/>
                <w:sz w:val="16"/>
                <w:szCs w:val="24"/>
                <w:rPrChange w:id="4570" w:author="Nicole Wu" w:date="2024-01-08T11:26:00Z">
                  <w:rPr>
                    <w:sz w:val="16"/>
                    <w:szCs w:val="24"/>
                  </w:rPr>
                </w:rPrChange>
              </w:rPr>
              <w:t>(0.01)</w:t>
            </w:r>
          </w:p>
        </w:tc>
        <w:tc>
          <w:tcPr>
            <w:tcW w:w="821" w:type="dxa"/>
            <w:tcBorders>
              <w:top w:val="nil"/>
              <w:left w:val="nil"/>
              <w:bottom w:val="single" w:sz="3" w:space="0" w:color="000000"/>
              <w:right w:val="nil"/>
            </w:tcBorders>
          </w:tcPr>
          <w:p w14:paraId="08DC735D" w14:textId="77777777" w:rsidR="00B92327" w:rsidRPr="00801E49" w:rsidRDefault="00332621" w:rsidP="00A544C8">
            <w:pPr>
              <w:spacing w:after="0" w:line="259" w:lineRule="auto"/>
              <w:ind w:left="67" w:right="0" w:firstLine="0"/>
              <w:jc w:val="center"/>
              <w:rPr>
                <w:rFonts w:ascii="Open Sans" w:hAnsi="Open Sans" w:cs="Open Sans"/>
                <w:sz w:val="16"/>
                <w:szCs w:val="24"/>
                <w:rPrChange w:id="4571" w:author="Nicole Wu" w:date="2024-01-08T11:26:00Z">
                  <w:rPr>
                    <w:sz w:val="16"/>
                    <w:szCs w:val="24"/>
                  </w:rPr>
                </w:rPrChange>
              </w:rPr>
            </w:pPr>
            <w:r w:rsidRPr="00801E49">
              <w:rPr>
                <w:rFonts w:ascii="Open Sans" w:hAnsi="Open Sans" w:cs="Open Sans"/>
                <w:sz w:val="16"/>
                <w:szCs w:val="24"/>
                <w:rPrChange w:id="4572" w:author="Nicole Wu" w:date="2024-01-08T11:26:00Z">
                  <w:rPr>
                    <w:sz w:val="16"/>
                    <w:szCs w:val="24"/>
                  </w:rPr>
                </w:rPrChange>
              </w:rPr>
              <w:t>(0.02)</w:t>
            </w:r>
          </w:p>
        </w:tc>
        <w:tc>
          <w:tcPr>
            <w:tcW w:w="821" w:type="dxa"/>
            <w:tcBorders>
              <w:top w:val="nil"/>
              <w:left w:val="nil"/>
              <w:bottom w:val="single" w:sz="3" w:space="0" w:color="000000"/>
              <w:right w:val="nil"/>
            </w:tcBorders>
          </w:tcPr>
          <w:p w14:paraId="0C4270C8" w14:textId="77777777" w:rsidR="00B92327" w:rsidRPr="00801E49" w:rsidRDefault="00332621" w:rsidP="00A544C8">
            <w:pPr>
              <w:spacing w:after="0" w:line="259" w:lineRule="auto"/>
              <w:ind w:left="67" w:right="0" w:firstLine="0"/>
              <w:jc w:val="center"/>
              <w:rPr>
                <w:rFonts w:ascii="Open Sans" w:hAnsi="Open Sans" w:cs="Open Sans"/>
                <w:sz w:val="16"/>
                <w:szCs w:val="24"/>
                <w:rPrChange w:id="4573" w:author="Nicole Wu" w:date="2024-01-08T11:26:00Z">
                  <w:rPr>
                    <w:sz w:val="16"/>
                    <w:szCs w:val="24"/>
                  </w:rPr>
                </w:rPrChange>
              </w:rPr>
            </w:pPr>
            <w:r w:rsidRPr="00801E49">
              <w:rPr>
                <w:rFonts w:ascii="Open Sans" w:hAnsi="Open Sans" w:cs="Open Sans"/>
                <w:sz w:val="16"/>
                <w:szCs w:val="24"/>
                <w:rPrChange w:id="4574" w:author="Nicole Wu" w:date="2024-01-08T11:26:00Z">
                  <w:rPr>
                    <w:sz w:val="16"/>
                    <w:szCs w:val="24"/>
                  </w:rPr>
                </w:rPrChange>
              </w:rPr>
              <w:t>(0.01)</w:t>
            </w:r>
          </w:p>
        </w:tc>
      </w:tr>
      <w:tr w:rsidR="00B92327" w:rsidRPr="00801E49" w14:paraId="0D585040" w14:textId="77777777" w:rsidTr="00A544C8">
        <w:trPr>
          <w:trHeight w:val="192"/>
        </w:trPr>
        <w:tc>
          <w:tcPr>
            <w:tcW w:w="1975" w:type="dxa"/>
            <w:tcBorders>
              <w:top w:val="single" w:sz="3" w:space="0" w:color="000000"/>
              <w:left w:val="nil"/>
              <w:bottom w:val="double" w:sz="3" w:space="0" w:color="000000"/>
              <w:right w:val="nil"/>
            </w:tcBorders>
          </w:tcPr>
          <w:p w14:paraId="0F586EF8"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75" w:author="Nicole Wu" w:date="2024-01-08T11:26:00Z">
                  <w:rPr>
                    <w:b/>
                    <w:bCs/>
                    <w:sz w:val="16"/>
                    <w:szCs w:val="24"/>
                  </w:rPr>
                </w:rPrChange>
              </w:rPr>
            </w:pPr>
            <w:r w:rsidRPr="00801E49">
              <w:rPr>
                <w:rFonts w:ascii="Open Sans" w:hAnsi="Open Sans" w:cs="Open Sans"/>
                <w:b/>
                <w:sz w:val="16"/>
                <w:szCs w:val="24"/>
                <w:rPrChange w:id="4576" w:author="Nicole Wu" w:date="2024-01-08T11:26:00Z">
                  <w:rPr>
                    <w:b/>
                    <w:bCs/>
                    <w:sz w:val="16"/>
                    <w:szCs w:val="24"/>
                  </w:rPr>
                </w:rPrChange>
              </w:rPr>
              <w:t>Observations</w:t>
            </w:r>
          </w:p>
        </w:tc>
        <w:tc>
          <w:tcPr>
            <w:tcW w:w="820" w:type="dxa"/>
            <w:tcBorders>
              <w:top w:val="single" w:sz="3" w:space="0" w:color="000000"/>
              <w:left w:val="nil"/>
              <w:bottom w:val="double" w:sz="3" w:space="0" w:color="000000"/>
              <w:right w:val="nil"/>
            </w:tcBorders>
          </w:tcPr>
          <w:p w14:paraId="4EA5E88D"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77" w:author="Nicole Wu" w:date="2024-01-08T11:26:00Z">
                  <w:rPr>
                    <w:b/>
                    <w:bCs/>
                    <w:sz w:val="16"/>
                    <w:szCs w:val="24"/>
                  </w:rPr>
                </w:rPrChange>
              </w:rPr>
            </w:pPr>
            <w:r w:rsidRPr="00801E49">
              <w:rPr>
                <w:rFonts w:ascii="Open Sans" w:hAnsi="Open Sans" w:cs="Open Sans"/>
                <w:b/>
                <w:sz w:val="16"/>
                <w:szCs w:val="24"/>
                <w:rPrChange w:id="4578" w:author="Nicole Wu" w:date="2024-01-08T11:26:00Z">
                  <w:rPr>
                    <w:b/>
                    <w:bCs/>
                    <w:sz w:val="16"/>
                    <w:szCs w:val="24"/>
                  </w:rPr>
                </w:rPrChange>
              </w:rPr>
              <w:t>294</w:t>
            </w:r>
          </w:p>
        </w:tc>
        <w:tc>
          <w:tcPr>
            <w:tcW w:w="821" w:type="dxa"/>
            <w:tcBorders>
              <w:top w:val="single" w:sz="3" w:space="0" w:color="000000"/>
              <w:left w:val="nil"/>
              <w:bottom w:val="double" w:sz="3" w:space="0" w:color="000000"/>
              <w:right w:val="nil"/>
            </w:tcBorders>
          </w:tcPr>
          <w:p w14:paraId="4DD73580"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79" w:author="Nicole Wu" w:date="2024-01-08T11:26:00Z">
                  <w:rPr>
                    <w:b/>
                    <w:bCs/>
                    <w:sz w:val="16"/>
                    <w:szCs w:val="24"/>
                  </w:rPr>
                </w:rPrChange>
              </w:rPr>
            </w:pPr>
            <w:r w:rsidRPr="00801E49">
              <w:rPr>
                <w:rFonts w:ascii="Open Sans" w:hAnsi="Open Sans" w:cs="Open Sans"/>
                <w:b/>
                <w:sz w:val="16"/>
                <w:szCs w:val="24"/>
                <w:rPrChange w:id="4580" w:author="Nicole Wu" w:date="2024-01-08T11:26:00Z">
                  <w:rPr>
                    <w:b/>
                    <w:bCs/>
                    <w:sz w:val="16"/>
                    <w:szCs w:val="24"/>
                  </w:rPr>
                </w:rPrChange>
              </w:rPr>
              <w:t>294</w:t>
            </w:r>
          </w:p>
        </w:tc>
        <w:tc>
          <w:tcPr>
            <w:tcW w:w="820" w:type="dxa"/>
            <w:tcBorders>
              <w:top w:val="single" w:sz="3" w:space="0" w:color="000000"/>
              <w:left w:val="nil"/>
              <w:bottom w:val="double" w:sz="3" w:space="0" w:color="000000"/>
              <w:right w:val="nil"/>
            </w:tcBorders>
          </w:tcPr>
          <w:p w14:paraId="542C45E4"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81" w:author="Nicole Wu" w:date="2024-01-08T11:26:00Z">
                  <w:rPr>
                    <w:b/>
                    <w:bCs/>
                    <w:sz w:val="16"/>
                    <w:szCs w:val="24"/>
                  </w:rPr>
                </w:rPrChange>
              </w:rPr>
            </w:pPr>
            <w:r w:rsidRPr="00801E49">
              <w:rPr>
                <w:rFonts w:ascii="Open Sans" w:hAnsi="Open Sans" w:cs="Open Sans"/>
                <w:b/>
                <w:sz w:val="16"/>
                <w:szCs w:val="24"/>
                <w:rPrChange w:id="4582" w:author="Nicole Wu" w:date="2024-01-08T11:26:00Z">
                  <w:rPr>
                    <w:b/>
                    <w:bCs/>
                    <w:sz w:val="16"/>
                    <w:szCs w:val="24"/>
                  </w:rPr>
                </w:rPrChange>
              </w:rPr>
              <w:t>294</w:t>
            </w:r>
          </w:p>
        </w:tc>
        <w:tc>
          <w:tcPr>
            <w:tcW w:w="821" w:type="dxa"/>
            <w:gridSpan w:val="2"/>
            <w:tcBorders>
              <w:top w:val="single" w:sz="3" w:space="0" w:color="000000"/>
              <w:left w:val="nil"/>
              <w:bottom w:val="double" w:sz="3" w:space="0" w:color="000000"/>
              <w:right w:val="nil"/>
            </w:tcBorders>
          </w:tcPr>
          <w:p w14:paraId="4182263A"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83" w:author="Nicole Wu" w:date="2024-01-08T11:26:00Z">
                  <w:rPr>
                    <w:b/>
                    <w:bCs/>
                    <w:sz w:val="16"/>
                    <w:szCs w:val="24"/>
                  </w:rPr>
                </w:rPrChange>
              </w:rPr>
            </w:pPr>
            <w:r w:rsidRPr="00801E49">
              <w:rPr>
                <w:rFonts w:ascii="Open Sans" w:hAnsi="Open Sans" w:cs="Open Sans"/>
                <w:b/>
                <w:sz w:val="16"/>
                <w:szCs w:val="24"/>
                <w:rPrChange w:id="4584" w:author="Nicole Wu" w:date="2024-01-08T11:26:00Z">
                  <w:rPr>
                    <w:b/>
                    <w:bCs/>
                    <w:sz w:val="16"/>
                    <w:szCs w:val="24"/>
                  </w:rPr>
                </w:rPrChange>
              </w:rPr>
              <w:t>675</w:t>
            </w:r>
          </w:p>
        </w:tc>
        <w:tc>
          <w:tcPr>
            <w:tcW w:w="820" w:type="dxa"/>
            <w:tcBorders>
              <w:top w:val="single" w:sz="3" w:space="0" w:color="000000"/>
              <w:left w:val="nil"/>
              <w:bottom w:val="double" w:sz="3" w:space="0" w:color="000000"/>
              <w:right w:val="nil"/>
            </w:tcBorders>
          </w:tcPr>
          <w:p w14:paraId="39015636"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85" w:author="Nicole Wu" w:date="2024-01-08T11:26:00Z">
                  <w:rPr>
                    <w:b/>
                    <w:bCs/>
                    <w:sz w:val="16"/>
                    <w:szCs w:val="24"/>
                  </w:rPr>
                </w:rPrChange>
              </w:rPr>
            </w:pPr>
            <w:r w:rsidRPr="00801E49">
              <w:rPr>
                <w:rFonts w:ascii="Open Sans" w:hAnsi="Open Sans" w:cs="Open Sans"/>
                <w:b/>
                <w:sz w:val="16"/>
                <w:szCs w:val="24"/>
                <w:rPrChange w:id="4586" w:author="Nicole Wu" w:date="2024-01-08T11:26:00Z">
                  <w:rPr>
                    <w:b/>
                    <w:bCs/>
                    <w:sz w:val="16"/>
                    <w:szCs w:val="24"/>
                  </w:rPr>
                </w:rPrChange>
              </w:rPr>
              <w:t>675</w:t>
            </w:r>
          </w:p>
        </w:tc>
        <w:tc>
          <w:tcPr>
            <w:tcW w:w="821" w:type="dxa"/>
            <w:tcBorders>
              <w:top w:val="single" w:sz="3" w:space="0" w:color="000000"/>
              <w:left w:val="nil"/>
              <w:bottom w:val="double" w:sz="3" w:space="0" w:color="000000"/>
              <w:right w:val="nil"/>
            </w:tcBorders>
          </w:tcPr>
          <w:p w14:paraId="035538FA"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87" w:author="Nicole Wu" w:date="2024-01-08T11:26:00Z">
                  <w:rPr>
                    <w:b/>
                    <w:bCs/>
                    <w:sz w:val="16"/>
                    <w:szCs w:val="24"/>
                  </w:rPr>
                </w:rPrChange>
              </w:rPr>
            </w:pPr>
            <w:r w:rsidRPr="00801E49">
              <w:rPr>
                <w:rFonts w:ascii="Open Sans" w:hAnsi="Open Sans" w:cs="Open Sans"/>
                <w:b/>
                <w:sz w:val="16"/>
                <w:szCs w:val="24"/>
                <w:rPrChange w:id="4588" w:author="Nicole Wu" w:date="2024-01-08T11:26:00Z">
                  <w:rPr>
                    <w:b/>
                    <w:bCs/>
                    <w:sz w:val="16"/>
                    <w:szCs w:val="24"/>
                  </w:rPr>
                </w:rPrChange>
              </w:rPr>
              <w:t>675</w:t>
            </w:r>
          </w:p>
        </w:tc>
        <w:tc>
          <w:tcPr>
            <w:tcW w:w="820" w:type="dxa"/>
            <w:gridSpan w:val="2"/>
            <w:tcBorders>
              <w:top w:val="single" w:sz="3" w:space="0" w:color="000000"/>
              <w:left w:val="nil"/>
              <w:bottom w:val="double" w:sz="3" w:space="0" w:color="000000"/>
              <w:right w:val="nil"/>
            </w:tcBorders>
          </w:tcPr>
          <w:p w14:paraId="77777CC0"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89" w:author="Nicole Wu" w:date="2024-01-08T11:26:00Z">
                  <w:rPr>
                    <w:b/>
                    <w:bCs/>
                    <w:sz w:val="16"/>
                    <w:szCs w:val="24"/>
                  </w:rPr>
                </w:rPrChange>
              </w:rPr>
            </w:pPr>
            <w:r w:rsidRPr="00801E49">
              <w:rPr>
                <w:rFonts w:ascii="Open Sans" w:hAnsi="Open Sans" w:cs="Open Sans"/>
                <w:b/>
                <w:sz w:val="16"/>
                <w:szCs w:val="24"/>
                <w:rPrChange w:id="4590" w:author="Nicole Wu" w:date="2024-01-08T11:26:00Z">
                  <w:rPr>
                    <w:b/>
                    <w:bCs/>
                    <w:sz w:val="16"/>
                    <w:szCs w:val="24"/>
                  </w:rPr>
                </w:rPrChange>
              </w:rPr>
              <w:t>969</w:t>
            </w:r>
          </w:p>
        </w:tc>
        <w:tc>
          <w:tcPr>
            <w:tcW w:w="821" w:type="dxa"/>
            <w:tcBorders>
              <w:top w:val="single" w:sz="3" w:space="0" w:color="000000"/>
              <w:left w:val="nil"/>
              <w:bottom w:val="double" w:sz="3" w:space="0" w:color="000000"/>
              <w:right w:val="nil"/>
            </w:tcBorders>
          </w:tcPr>
          <w:p w14:paraId="3DF9B8DB"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91" w:author="Nicole Wu" w:date="2024-01-08T11:26:00Z">
                  <w:rPr>
                    <w:b/>
                    <w:bCs/>
                    <w:sz w:val="16"/>
                    <w:szCs w:val="24"/>
                  </w:rPr>
                </w:rPrChange>
              </w:rPr>
            </w:pPr>
            <w:r w:rsidRPr="00801E49">
              <w:rPr>
                <w:rFonts w:ascii="Open Sans" w:hAnsi="Open Sans" w:cs="Open Sans"/>
                <w:b/>
                <w:sz w:val="16"/>
                <w:szCs w:val="24"/>
                <w:rPrChange w:id="4592" w:author="Nicole Wu" w:date="2024-01-08T11:26:00Z">
                  <w:rPr>
                    <w:b/>
                    <w:bCs/>
                    <w:sz w:val="16"/>
                    <w:szCs w:val="24"/>
                  </w:rPr>
                </w:rPrChange>
              </w:rPr>
              <w:t>969</w:t>
            </w:r>
          </w:p>
        </w:tc>
        <w:tc>
          <w:tcPr>
            <w:tcW w:w="821" w:type="dxa"/>
            <w:tcBorders>
              <w:top w:val="single" w:sz="3" w:space="0" w:color="000000"/>
              <w:left w:val="nil"/>
              <w:bottom w:val="double" w:sz="3" w:space="0" w:color="000000"/>
              <w:right w:val="nil"/>
            </w:tcBorders>
          </w:tcPr>
          <w:p w14:paraId="303571B7"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593" w:author="Nicole Wu" w:date="2024-01-08T11:26:00Z">
                  <w:rPr>
                    <w:b/>
                    <w:bCs/>
                    <w:sz w:val="16"/>
                    <w:szCs w:val="24"/>
                  </w:rPr>
                </w:rPrChange>
              </w:rPr>
            </w:pPr>
            <w:r w:rsidRPr="00801E49">
              <w:rPr>
                <w:rFonts w:ascii="Open Sans" w:hAnsi="Open Sans" w:cs="Open Sans"/>
                <w:b/>
                <w:sz w:val="16"/>
                <w:szCs w:val="24"/>
                <w:rPrChange w:id="4594" w:author="Nicole Wu" w:date="2024-01-08T11:26:00Z">
                  <w:rPr>
                    <w:b/>
                    <w:bCs/>
                    <w:sz w:val="16"/>
                    <w:szCs w:val="24"/>
                  </w:rPr>
                </w:rPrChange>
              </w:rPr>
              <w:t>969</w:t>
            </w:r>
          </w:p>
        </w:tc>
      </w:tr>
    </w:tbl>
    <w:p w14:paraId="100B67C4" w14:textId="0459443E" w:rsidR="00B92327" w:rsidRPr="00801E49" w:rsidRDefault="00332621">
      <w:pPr>
        <w:spacing w:after="240" w:line="265" w:lineRule="auto"/>
        <w:ind w:left="28" w:right="0"/>
        <w:jc w:val="left"/>
        <w:rPr>
          <w:rFonts w:ascii="Open Sans" w:hAnsi="Open Sans" w:cs="Open Sans"/>
          <w:sz w:val="18"/>
          <w:szCs w:val="28"/>
          <w:rPrChange w:id="4595" w:author="Nicole Wu" w:date="2024-01-08T11:26:00Z">
            <w:rPr>
              <w:sz w:val="18"/>
              <w:szCs w:val="28"/>
            </w:rPr>
          </w:rPrChange>
        </w:rPr>
      </w:pPr>
      <w:r w:rsidRPr="00801E49">
        <w:rPr>
          <w:rFonts w:ascii="Open Sans" w:hAnsi="Open Sans" w:cs="Open Sans"/>
          <w:sz w:val="18"/>
          <w:szCs w:val="28"/>
          <w:rPrChange w:id="4596" w:author="Nicole Wu" w:date="2024-01-08T11:26:00Z">
            <w:rPr>
              <w:sz w:val="18"/>
              <w:szCs w:val="28"/>
            </w:rPr>
          </w:rPrChange>
        </w:rPr>
        <w:t>Note: Robust standard errors in parentheses; * p</w:t>
      </w:r>
      <w:r w:rsidRPr="00801E49">
        <w:rPr>
          <w:rFonts w:ascii="Open Sans" w:hAnsi="Open Sans" w:cs="Open Sans"/>
          <w:i/>
          <w:sz w:val="18"/>
          <w:szCs w:val="28"/>
          <w:rPrChange w:id="4597" w:author="Nicole Wu" w:date="2024-01-08T11:26:00Z">
            <w:rPr>
              <w:i/>
              <w:sz w:val="18"/>
              <w:szCs w:val="28"/>
            </w:rPr>
          </w:rPrChange>
        </w:rPr>
        <w:t>&lt;</w:t>
      </w:r>
      <w:r w:rsidRPr="00801E49">
        <w:rPr>
          <w:rFonts w:ascii="Open Sans" w:hAnsi="Open Sans" w:cs="Open Sans"/>
          <w:sz w:val="18"/>
          <w:szCs w:val="28"/>
          <w:rPrChange w:id="4598" w:author="Nicole Wu" w:date="2024-01-08T11:26:00Z">
            <w:rPr>
              <w:sz w:val="18"/>
              <w:szCs w:val="28"/>
            </w:rPr>
          </w:rPrChange>
        </w:rPr>
        <w:t>0.05, ** p</w:t>
      </w:r>
      <w:r w:rsidRPr="00801E49">
        <w:rPr>
          <w:rFonts w:ascii="Open Sans" w:hAnsi="Open Sans" w:cs="Open Sans"/>
          <w:i/>
          <w:sz w:val="18"/>
          <w:szCs w:val="28"/>
          <w:rPrChange w:id="4599" w:author="Nicole Wu" w:date="2024-01-08T11:26:00Z">
            <w:rPr>
              <w:i/>
              <w:sz w:val="18"/>
              <w:szCs w:val="28"/>
            </w:rPr>
          </w:rPrChange>
        </w:rPr>
        <w:t>&lt;</w:t>
      </w:r>
      <w:r w:rsidRPr="00801E49">
        <w:rPr>
          <w:rFonts w:ascii="Open Sans" w:hAnsi="Open Sans" w:cs="Open Sans"/>
          <w:sz w:val="18"/>
          <w:szCs w:val="28"/>
          <w:rPrChange w:id="4600" w:author="Nicole Wu" w:date="2024-01-08T11:26:00Z">
            <w:rPr>
              <w:sz w:val="18"/>
              <w:szCs w:val="28"/>
            </w:rPr>
          </w:rPrChange>
        </w:rPr>
        <w:t>0.01, *** p</w:t>
      </w:r>
      <w:r w:rsidRPr="00801E49">
        <w:rPr>
          <w:rFonts w:ascii="Open Sans" w:hAnsi="Open Sans" w:cs="Open Sans"/>
          <w:i/>
          <w:sz w:val="18"/>
          <w:szCs w:val="28"/>
          <w:rPrChange w:id="4601" w:author="Nicole Wu" w:date="2024-01-08T11:26:00Z">
            <w:rPr>
              <w:i/>
              <w:sz w:val="18"/>
              <w:szCs w:val="28"/>
            </w:rPr>
          </w:rPrChange>
        </w:rPr>
        <w:t>&lt;</w:t>
      </w:r>
      <w:r w:rsidRPr="00801E49">
        <w:rPr>
          <w:rFonts w:ascii="Open Sans" w:hAnsi="Open Sans" w:cs="Open Sans"/>
          <w:sz w:val="18"/>
          <w:szCs w:val="28"/>
          <w:rPrChange w:id="4602" w:author="Nicole Wu" w:date="2024-01-08T11:26:00Z">
            <w:rPr>
              <w:sz w:val="18"/>
              <w:szCs w:val="28"/>
            </w:rPr>
          </w:rPrChange>
        </w:rPr>
        <w:t>0.001.</w:t>
      </w:r>
    </w:p>
    <w:p w14:paraId="20988CBE" w14:textId="77777777" w:rsidR="00B92327" w:rsidRPr="00801E49" w:rsidRDefault="00332621">
      <w:pPr>
        <w:spacing w:after="0" w:line="259" w:lineRule="auto"/>
        <w:jc w:val="center"/>
        <w:rPr>
          <w:rFonts w:ascii="Open Sans" w:hAnsi="Open Sans" w:cs="Open Sans"/>
          <w:rPrChange w:id="4603" w:author="Nicole Wu" w:date="2024-01-08T11:26:00Z">
            <w:rPr/>
          </w:rPrChange>
        </w:rPr>
      </w:pPr>
      <w:r w:rsidRPr="00801E49">
        <w:rPr>
          <w:rFonts w:ascii="Open Sans" w:hAnsi="Open Sans" w:cs="Open Sans"/>
          <w:sz w:val="18"/>
          <w:rPrChange w:id="4604" w:author="Nicole Wu" w:date="2024-01-08T11:26:00Z">
            <w:rPr>
              <w:sz w:val="18"/>
            </w:rPr>
          </w:rPrChange>
        </w:rPr>
        <w:t>Table 11: Impact of Indicator Composition: Paired CARI-FES vs. CARI-Inc in Remote Surveys</w:t>
      </w:r>
    </w:p>
    <w:tbl>
      <w:tblPr>
        <w:tblW w:w="9360" w:type="dxa"/>
        <w:tblCellMar>
          <w:top w:w="21" w:type="dxa"/>
          <w:right w:w="101" w:type="dxa"/>
        </w:tblCellMar>
        <w:tblLook w:val="04A0" w:firstRow="1" w:lastRow="0" w:firstColumn="1" w:lastColumn="0" w:noHBand="0" w:noVBand="1"/>
      </w:tblPr>
      <w:tblGrid>
        <w:gridCol w:w="1921"/>
        <w:gridCol w:w="826"/>
        <w:gridCol w:w="827"/>
        <w:gridCol w:w="826"/>
        <w:gridCol w:w="827"/>
        <w:gridCol w:w="826"/>
        <w:gridCol w:w="827"/>
        <w:gridCol w:w="826"/>
        <w:gridCol w:w="827"/>
        <w:gridCol w:w="827"/>
      </w:tblGrid>
      <w:tr w:rsidR="00A544C8" w:rsidRPr="00801E49" w14:paraId="0E4D61FB" w14:textId="77777777" w:rsidTr="00A544C8">
        <w:trPr>
          <w:trHeight w:val="182"/>
        </w:trPr>
        <w:tc>
          <w:tcPr>
            <w:tcW w:w="1921" w:type="dxa"/>
            <w:tcBorders>
              <w:top w:val="double" w:sz="3" w:space="0" w:color="000000"/>
              <w:left w:val="nil"/>
              <w:bottom w:val="nil"/>
              <w:right w:val="nil"/>
            </w:tcBorders>
          </w:tcPr>
          <w:p w14:paraId="175C13E4" w14:textId="77777777" w:rsidR="00A544C8" w:rsidRPr="00801E49" w:rsidRDefault="00A544C8" w:rsidP="00A544C8">
            <w:pPr>
              <w:spacing w:after="0" w:line="259" w:lineRule="auto"/>
              <w:ind w:left="67" w:right="0" w:firstLine="0"/>
              <w:jc w:val="left"/>
              <w:rPr>
                <w:rFonts w:ascii="Open Sans" w:hAnsi="Open Sans" w:cs="Open Sans"/>
                <w:b/>
                <w:sz w:val="16"/>
                <w:szCs w:val="24"/>
                <w:rPrChange w:id="4605" w:author="Nicole Wu" w:date="2024-01-08T11:26:00Z">
                  <w:rPr>
                    <w:b/>
                    <w:bCs/>
                    <w:sz w:val="16"/>
                    <w:szCs w:val="24"/>
                  </w:rPr>
                </w:rPrChange>
              </w:rPr>
            </w:pPr>
          </w:p>
        </w:tc>
        <w:tc>
          <w:tcPr>
            <w:tcW w:w="2479" w:type="dxa"/>
            <w:gridSpan w:val="3"/>
            <w:tcBorders>
              <w:top w:val="double" w:sz="3" w:space="0" w:color="000000"/>
              <w:left w:val="nil"/>
              <w:bottom w:val="nil"/>
              <w:right w:val="nil"/>
            </w:tcBorders>
          </w:tcPr>
          <w:p w14:paraId="70AC98C1" w14:textId="7658C256" w:rsidR="00A544C8" w:rsidRPr="00801E49" w:rsidRDefault="00A544C8" w:rsidP="00A544C8">
            <w:pPr>
              <w:spacing w:after="0" w:line="259" w:lineRule="auto"/>
              <w:ind w:left="67" w:right="0" w:firstLine="0"/>
              <w:jc w:val="center"/>
              <w:rPr>
                <w:rFonts w:ascii="Open Sans" w:hAnsi="Open Sans" w:cs="Open Sans"/>
                <w:b/>
                <w:sz w:val="16"/>
                <w:szCs w:val="24"/>
                <w:rPrChange w:id="4606" w:author="Nicole Wu" w:date="2024-01-08T11:26:00Z">
                  <w:rPr>
                    <w:b/>
                    <w:bCs/>
                    <w:sz w:val="16"/>
                    <w:szCs w:val="24"/>
                  </w:rPr>
                </w:rPrChange>
              </w:rPr>
            </w:pPr>
            <w:r w:rsidRPr="00801E49">
              <w:rPr>
                <w:rFonts w:ascii="Open Sans" w:hAnsi="Open Sans" w:cs="Open Sans"/>
                <w:b/>
                <w:sz w:val="16"/>
                <w:szCs w:val="24"/>
                <w:rPrChange w:id="4607" w:author="Nicole Wu" w:date="2024-01-08T11:26:00Z">
                  <w:rPr>
                    <w:b/>
                    <w:bCs/>
                    <w:sz w:val="16"/>
                    <w:szCs w:val="24"/>
                  </w:rPr>
                </w:rPrChange>
              </w:rPr>
              <w:t>Own Phone</w:t>
            </w:r>
          </w:p>
        </w:tc>
        <w:tc>
          <w:tcPr>
            <w:tcW w:w="2480" w:type="dxa"/>
            <w:gridSpan w:val="3"/>
            <w:tcBorders>
              <w:top w:val="double" w:sz="3" w:space="0" w:color="000000"/>
              <w:left w:val="nil"/>
              <w:bottom w:val="nil"/>
              <w:right w:val="nil"/>
            </w:tcBorders>
          </w:tcPr>
          <w:p w14:paraId="79629F48" w14:textId="370D65FC" w:rsidR="00A544C8" w:rsidRPr="00801E49" w:rsidRDefault="00A544C8" w:rsidP="00A544C8">
            <w:pPr>
              <w:spacing w:after="0" w:line="259" w:lineRule="auto"/>
              <w:ind w:left="67" w:right="0" w:firstLine="0"/>
              <w:jc w:val="center"/>
              <w:rPr>
                <w:rFonts w:ascii="Open Sans" w:hAnsi="Open Sans" w:cs="Open Sans"/>
                <w:b/>
                <w:sz w:val="16"/>
                <w:szCs w:val="24"/>
                <w:rPrChange w:id="4608" w:author="Nicole Wu" w:date="2024-01-08T11:26:00Z">
                  <w:rPr>
                    <w:b/>
                    <w:bCs/>
                    <w:sz w:val="16"/>
                    <w:szCs w:val="24"/>
                  </w:rPr>
                </w:rPrChange>
              </w:rPr>
            </w:pPr>
            <w:r w:rsidRPr="00801E49">
              <w:rPr>
                <w:rFonts w:ascii="Open Sans" w:hAnsi="Open Sans" w:cs="Open Sans"/>
                <w:b/>
                <w:sz w:val="16"/>
                <w:szCs w:val="24"/>
                <w:rPrChange w:id="4609" w:author="Nicole Wu" w:date="2024-01-08T11:26:00Z">
                  <w:rPr>
                    <w:b/>
                    <w:bCs/>
                    <w:sz w:val="16"/>
                    <w:szCs w:val="24"/>
                  </w:rPr>
                </w:rPrChange>
              </w:rPr>
              <w:t>No Phone</w:t>
            </w:r>
          </w:p>
        </w:tc>
        <w:tc>
          <w:tcPr>
            <w:tcW w:w="2480" w:type="dxa"/>
            <w:gridSpan w:val="3"/>
            <w:tcBorders>
              <w:top w:val="double" w:sz="3" w:space="0" w:color="000000"/>
              <w:left w:val="nil"/>
              <w:bottom w:val="nil"/>
              <w:right w:val="nil"/>
            </w:tcBorders>
          </w:tcPr>
          <w:p w14:paraId="7C70CBF5" w14:textId="1F744F6E" w:rsidR="00A544C8" w:rsidRPr="00801E49" w:rsidRDefault="00A544C8" w:rsidP="00A544C8">
            <w:pPr>
              <w:spacing w:after="0" w:line="259" w:lineRule="auto"/>
              <w:ind w:left="67" w:right="0" w:firstLine="0"/>
              <w:jc w:val="center"/>
              <w:rPr>
                <w:rFonts w:ascii="Open Sans" w:hAnsi="Open Sans" w:cs="Open Sans"/>
                <w:b/>
                <w:sz w:val="16"/>
                <w:szCs w:val="24"/>
                <w:rPrChange w:id="4610" w:author="Nicole Wu" w:date="2024-01-08T11:26:00Z">
                  <w:rPr>
                    <w:b/>
                    <w:bCs/>
                    <w:sz w:val="16"/>
                    <w:szCs w:val="24"/>
                  </w:rPr>
                </w:rPrChange>
              </w:rPr>
            </w:pPr>
            <w:r w:rsidRPr="00801E49">
              <w:rPr>
                <w:rFonts w:ascii="Open Sans" w:hAnsi="Open Sans" w:cs="Open Sans"/>
                <w:b/>
                <w:sz w:val="16"/>
                <w:szCs w:val="24"/>
                <w:rPrChange w:id="4611" w:author="Nicole Wu" w:date="2024-01-08T11:26:00Z">
                  <w:rPr>
                    <w:b/>
                    <w:bCs/>
                    <w:sz w:val="16"/>
                    <w:szCs w:val="24"/>
                  </w:rPr>
                </w:rPrChange>
              </w:rPr>
              <w:t>Full Sample</w:t>
            </w:r>
          </w:p>
        </w:tc>
      </w:tr>
      <w:tr w:rsidR="00B92327" w:rsidRPr="00801E49" w14:paraId="00DBAC47" w14:textId="77777777" w:rsidTr="00A544C8">
        <w:trPr>
          <w:trHeight w:val="165"/>
        </w:trPr>
        <w:tc>
          <w:tcPr>
            <w:tcW w:w="1921" w:type="dxa"/>
            <w:tcBorders>
              <w:top w:val="nil"/>
              <w:left w:val="nil"/>
              <w:bottom w:val="single" w:sz="3" w:space="0" w:color="000000"/>
              <w:right w:val="nil"/>
            </w:tcBorders>
          </w:tcPr>
          <w:p w14:paraId="49B483EB"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12" w:author="Nicole Wu" w:date="2024-01-08T11:26:00Z">
                  <w:rPr>
                    <w:b/>
                    <w:bCs/>
                    <w:sz w:val="16"/>
                    <w:szCs w:val="24"/>
                  </w:rPr>
                </w:rPrChange>
              </w:rPr>
            </w:pPr>
            <w:r w:rsidRPr="00801E49">
              <w:rPr>
                <w:rFonts w:ascii="Open Sans" w:hAnsi="Open Sans" w:cs="Open Sans"/>
                <w:b/>
                <w:sz w:val="16"/>
                <w:szCs w:val="24"/>
                <w:rPrChange w:id="4613" w:author="Nicole Wu" w:date="2024-01-08T11:26:00Z">
                  <w:rPr>
                    <w:b/>
                    <w:bCs/>
                    <w:sz w:val="16"/>
                    <w:szCs w:val="24"/>
                  </w:rPr>
                </w:rPrChange>
              </w:rPr>
              <w:t>Food Security Category</w:t>
            </w:r>
          </w:p>
        </w:tc>
        <w:tc>
          <w:tcPr>
            <w:tcW w:w="826" w:type="dxa"/>
            <w:tcBorders>
              <w:top w:val="nil"/>
              <w:left w:val="nil"/>
              <w:bottom w:val="single" w:sz="3" w:space="0" w:color="000000"/>
              <w:right w:val="nil"/>
            </w:tcBorders>
          </w:tcPr>
          <w:p w14:paraId="2D35AEE1"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14" w:author="Nicole Wu" w:date="2024-01-08T11:26:00Z">
                  <w:rPr>
                    <w:b/>
                    <w:bCs/>
                    <w:sz w:val="16"/>
                    <w:szCs w:val="24"/>
                  </w:rPr>
                </w:rPrChange>
              </w:rPr>
            </w:pPr>
            <w:r w:rsidRPr="00801E49">
              <w:rPr>
                <w:rFonts w:ascii="Open Sans" w:hAnsi="Open Sans" w:cs="Open Sans"/>
                <w:b/>
                <w:sz w:val="16"/>
                <w:szCs w:val="24"/>
                <w:rPrChange w:id="4615" w:author="Nicole Wu" w:date="2024-01-08T11:26:00Z">
                  <w:rPr>
                    <w:b/>
                    <w:bCs/>
                    <w:sz w:val="16"/>
                    <w:szCs w:val="24"/>
                  </w:rPr>
                </w:rPrChange>
              </w:rPr>
              <w:t>rCARI-FES</w:t>
            </w:r>
          </w:p>
        </w:tc>
        <w:tc>
          <w:tcPr>
            <w:tcW w:w="827" w:type="dxa"/>
            <w:tcBorders>
              <w:top w:val="nil"/>
              <w:left w:val="nil"/>
              <w:bottom w:val="single" w:sz="3" w:space="0" w:color="000000"/>
              <w:right w:val="nil"/>
            </w:tcBorders>
          </w:tcPr>
          <w:p w14:paraId="7F82C5C7"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16" w:author="Nicole Wu" w:date="2024-01-08T11:26:00Z">
                  <w:rPr>
                    <w:b/>
                    <w:bCs/>
                    <w:sz w:val="16"/>
                    <w:szCs w:val="24"/>
                  </w:rPr>
                </w:rPrChange>
              </w:rPr>
            </w:pPr>
            <w:r w:rsidRPr="00801E49">
              <w:rPr>
                <w:rFonts w:ascii="Open Sans" w:hAnsi="Open Sans" w:cs="Open Sans"/>
                <w:b/>
                <w:sz w:val="16"/>
                <w:szCs w:val="24"/>
                <w:rPrChange w:id="4617" w:author="Nicole Wu" w:date="2024-01-08T11:26:00Z">
                  <w:rPr>
                    <w:b/>
                    <w:bCs/>
                    <w:sz w:val="16"/>
                    <w:szCs w:val="24"/>
                  </w:rPr>
                </w:rPrChange>
              </w:rPr>
              <w:t>rCARI-Inc</w:t>
            </w:r>
          </w:p>
        </w:tc>
        <w:tc>
          <w:tcPr>
            <w:tcW w:w="826" w:type="dxa"/>
            <w:tcBorders>
              <w:top w:val="nil"/>
              <w:left w:val="nil"/>
              <w:bottom w:val="single" w:sz="3" w:space="0" w:color="000000"/>
              <w:right w:val="nil"/>
            </w:tcBorders>
          </w:tcPr>
          <w:p w14:paraId="56EA4D8A"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18" w:author="Nicole Wu" w:date="2024-01-08T11:26:00Z">
                  <w:rPr>
                    <w:b/>
                    <w:bCs/>
                    <w:sz w:val="16"/>
                    <w:szCs w:val="24"/>
                  </w:rPr>
                </w:rPrChange>
              </w:rPr>
            </w:pPr>
            <w:r w:rsidRPr="00801E49">
              <w:rPr>
                <w:rFonts w:ascii="Open Sans" w:hAnsi="Open Sans" w:cs="Open Sans"/>
                <w:b/>
                <w:sz w:val="16"/>
                <w:szCs w:val="24"/>
                <w:rPrChange w:id="4619" w:author="Nicole Wu" w:date="2024-01-08T11:26:00Z">
                  <w:rPr>
                    <w:b/>
                    <w:bCs/>
                    <w:sz w:val="16"/>
                    <w:szCs w:val="24"/>
                  </w:rPr>
                </w:rPrChange>
              </w:rPr>
              <w:t>Diff</w:t>
            </w:r>
          </w:p>
        </w:tc>
        <w:tc>
          <w:tcPr>
            <w:tcW w:w="827" w:type="dxa"/>
            <w:tcBorders>
              <w:top w:val="nil"/>
              <w:left w:val="nil"/>
              <w:bottom w:val="single" w:sz="3" w:space="0" w:color="000000"/>
              <w:right w:val="nil"/>
            </w:tcBorders>
          </w:tcPr>
          <w:p w14:paraId="75AD96D9"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20" w:author="Nicole Wu" w:date="2024-01-08T11:26:00Z">
                  <w:rPr>
                    <w:b/>
                    <w:bCs/>
                    <w:sz w:val="16"/>
                    <w:szCs w:val="24"/>
                  </w:rPr>
                </w:rPrChange>
              </w:rPr>
            </w:pPr>
            <w:r w:rsidRPr="00801E49">
              <w:rPr>
                <w:rFonts w:ascii="Open Sans" w:hAnsi="Open Sans" w:cs="Open Sans"/>
                <w:b/>
                <w:sz w:val="16"/>
                <w:szCs w:val="24"/>
                <w:rPrChange w:id="4621" w:author="Nicole Wu" w:date="2024-01-08T11:26:00Z">
                  <w:rPr>
                    <w:b/>
                    <w:bCs/>
                    <w:sz w:val="16"/>
                    <w:szCs w:val="24"/>
                  </w:rPr>
                </w:rPrChange>
              </w:rPr>
              <w:t>rCARI-FES</w:t>
            </w:r>
          </w:p>
        </w:tc>
        <w:tc>
          <w:tcPr>
            <w:tcW w:w="826" w:type="dxa"/>
            <w:tcBorders>
              <w:top w:val="nil"/>
              <w:left w:val="nil"/>
              <w:bottom w:val="single" w:sz="3" w:space="0" w:color="000000"/>
              <w:right w:val="nil"/>
            </w:tcBorders>
          </w:tcPr>
          <w:p w14:paraId="1F80FC5E"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22" w:author="Nicole Wu" w:date="2024-01-08T11:26:00Z">
                  <w:rPr>
                    <w:b/>
                    <w:bCs/>
                    <w:sz w:val="16"/>
                    <w:szCs w:val="24"/>
                  </w:rPr>
                </w:rPrChange>
              </w:rPr>
            </w:pPr>
            <w:r w:rsidRPr="00801E49">
              <w:rPr>
                <w:rFonts w:ascii="Open Sans" w:hAnsi="Open Sans" w:cs="Open Sans"/>
                <w:b/>
                <w:sz w:val="16"/>
                <w:szCs w:val="24"/>
                <w:rPrChange w:id="4623" w:author="Nicole Wu" w:date="2024-01-08T11:26:00Z">
                  <w:rPr>
                    <w:b/>
                    <w:bCs/>
                    <w:sz w:val="16"/>
                    <w:szCs w:val="24"/>
                  </w:rPr>
                </w:rPrChange>
              </w:rPr>
              <w:t>rCARI-Inc</w:t>
            </w:r>
          </w:p>
        </w:tc>
        <w:tc>
          <w:tcPr>
            <w:tcW w:w="827" w:type="dxa"/>
            <w:tcBorders>
              <w:top w:val="nil"/>
              <w:left w:val="nil"/>
              <w:bottom w:val="single" w:sz="3" w:space="0" w:color="000000"/>
              <w:right w:val="nil"/>
            </w:tcBorders>
          </w:tcPr>
          <w:p w14:paraId="325E6D9A"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24" w:author="Nicole Wu" w:date="2024-01-08T11:26:00Z">
                  <w:rPr>
                    <w:b/>
                    <w:bCs/>
                    <w:sz w:val="16"/>
                    <w:szCs w:val="24"/>
                  </w:rPr>
                </w:rPrChange>
              </w:rPr>
            </w:pPr>
            <w:r w:rsidRPr="00801E49">
              <w:rPr>
                <w:rFonts w:ascii="Open Sans" w:hAnsi="Open Sans" w:cs="Open Sans"/>
                <w:b/>
                <w:sz w:val="16"/>
                <w:szCs w:val="24"/>
                <w:rPrChange w:id="4625" w:author="Nicole Wu" w:date="2024-01-08T11:26:00Z">
                  <w:rPr>
                    <w:b/>
                    <w:bCs/>
                    <w:sz w:val="16"/>
                    <w:szCs w:val="24"/>
                  </w:rPr>
                </w:rPrChange>
              </w:rPr>
              <w:t>Diff</w:t>
            </w:r>
          </w:p>
        </w:tc>
        <w:tc>
          <w:tcPr>
            <w:tcW w:w="826" w:type="dxa"/>
            <w:tcBorders>
              <w:top w:val="nil"/>
              <w:left w:val="nil"/>
              <w:bottom w:val="single" w:sz="3" w:space="0" w:color="000000"/>
              <w:right w:val="nil"/>
            </w:tcBorders>
          </w:tcPr>
          <w:p w14:paraId="6B9F8369"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26" w:author="Nicole Wu" w:date="2024-01-08T11:26:00Z">
                  <w:rPr>
                    <w:b/>
                    <w:bCs/>
                    <w:sz w:val="16"/>
                    <w:szCs w:val="24"/>
                  </w:rPr>
                </w:rPrChange>
              </w:rPr>
            </w:pPr>
            <w:r w:rsidRPr="00801E49">
              <w:rPr>
                <w:rFonts w:ascii="Open Sans" w:hAnsi="Open Sans" w:cs="Open Sans"/>
                <w:b/>
                <w:sz w:val="16"/>
                <w:szCs w:val="24"/>
                <w:rPrChange w:id="4627" w:author="Nicole Wu" w:date="2024-01-08T11:26:00Z">
                  <w:rPr>
                    <w:b/>
                    <w:bCs/>
                    <w:sz w:val="16"/>
                    <w:szCs w:val="24"/>
                  </w:rPr>
                </w:rPrChange>
              </w:rPr>
              <w:t>rCARI-FES</w:t>
            </w:r>
          </w:p>
        </w:tc>
        <w:tc>
          <w:tcPr>
            <w:tcW w:w="827" w:type="dxa"/>
            <w:tcBorders>
              <w:top w:val="nil"/>
              <w:left w:val="nil"/>
              <w:bottom w:val="single" w:sz="3" w:space="0" w:color="000000"/>
              <w:right w:val="nil"/>
            </w:tcBorders>
          </w:tcPr>
          <w:p w14:paraId="61814482"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28" w:author="Nicole Wu" w:date="2024-01-08T11:26:00Z">
                  <w:rPr>
                    <w:b/>
                    <w:bCs/>
                    <w:sz w:val="16"/>
                    <w:szCs w:val="24"/>
                  </w:rPr>
                </w:rPrChange>
              </w:rPr>
            </w:pPr>
            <w:r w:rsidRPr="00801E49">
              <w:rPr>
                <w:rFonts w:ascii="Open Sans" w:hAnsi="Open Sans" w:cs="Open Sans"/>
                <w:b/>
                <w:sz w:val="16"/>
                <w:szCs w:val="24"/>
                <w:rPrChange w:id="4629" w:author="Nicole Wu" w:date="2024-01-08T11:26:00Z">
                  <w:rPr>
                    <w:b/>
                    <w:bCs/>
                    <w:sz w:val="16"/>
                    <w:szCs w:val="24"/>
                  </w:rPr>
                </w:rPrChange>
              </w:rPr>
              <w:t>rCARI-Inc</w:t>
            </w:r>
          </w:p>
        </w:tc>
        <w:tc>
          <w:tcPr>
            <w:tcW w:w="827" w:type="dxa"/>
            <w:tcBorders>
              <w:top w:val="nil"/>
              <w:left w:val="nil"/>
              <w:bottom w:val="single" w:sz="3" w:space="0" w:color="000000"/>
              <w:right w:val="nil"/>
            </w:tcBorders>
          </w:tcPr>
          <w:p w14:paraId="372E28B0" w14:textId="77777777" w:rsidR="00B92327" w:rsidRPr="00801E49" w:rsidRDefault="00332621" w:rsidP="00A544C8">
            <w:pPr>
              <w:spacing w:after="0" w:line="259" w:lineRule="auto"/>
              <w:ind w:left="67" w:right="0" w:firstLine="0"/>
              <w:jc w:val="left"/>
              <w:rPr>
                <w:rFonts w:ascii="Open Sans" w:hAnsi="Open Sans" w:cs="Open Sans"/>
                <w:b/>
                <w:sz w:val="16"/>
                <w:szCs w:val="24"/>
                <w:rPrChange w:id="4630" w:author="Nicole Wu" w:date="2024-01-08T11:26:00Z">
                  <w:rPr>
                    <w:b/>
                    <w:bCs/>
                    <w:sz w:val="16"/>
                    <w:szCs w:val="24"/>
                  </w:rPr>
                </w:rPrChange>
              </w:rPr>
            </w:pPr>
            <w:r w:rsidRPr="00801E49">
              <w:rPr>
                <w:rFonts w:ascii="Open Sans" w:hAnsi="Open Sans" w:cs="Open Sans"/>
                <w:b/>
                <w:sz w:val="16"/>
                <w:szCs w:val="24"/>
                <w:rPrChange w:id="4631" w:author="Nicole Wu" w:date="2024-01-08T11:26:00Z">
                  <w:rPr>
                    <w:b/>
                    <w:bCs/>
                    <w:sz w:val="16"/>
                    <w:szCs w:val="24"/>
                  </w:rPr>
                </w:rPrChange>
              </w:rPr>
              <w:t>Diff</w:t>
            </w:r>
          </w:p>
        </w:tc>
      </w:tr>
      <w:tr w:rsidR="00B92327" w:rsidRPr="00801E49" w14:paraId="42252640" w14:textId="77777777" w:rsidTr="00A544C8">
        <w:trPr>
          <w:trHeight w:val="162"/>
        </w:trPr>
        <w:tc>
          <w:tcPr>
            <w:tcW w:w="1921" w:type="dxa"/>
            <w:tcBorders>
              <w:top w:val="single" w:sz="3" w:space="0" w:color="000000"/>
              <w:left w:val="nil"/>
              <w:bottom w:val="nil"/>
              <w:right w:val="nil"/>
            </w:tcBorders>
          </w:tcPr>
          <w:p w14:paraId="066CC616" w14:textId="77777777" w:rsidR="00B92327" w:rsidRPr="00801E49" w:rsidRDefault="00332621" w:rsidP="00A544C8">
            <w:pPr>
              <w:spacing w:after="0" w:line="259" w:lineRule="auto"/>
              <w:ind w:left="67" w:right="0" w:firstLine="0"/>
              <w:jc w:val="left"/>
              <w:rPr>
                <w:rFonts w:ascii="Open Sans" w:hAnsi="Open Sans" w:cs="Open Sans"/>
                <w:sz w:val="16"/>
                <w:szCs w:val="24"/>
                <w:rPrChange w:id="4632" w:author="Nicole Wu" w:date="2024-01-08T11:26:00Z">
                  <w:rPr>
                    <w:sz w:val="16"/>
                    <w:szCs w:val="24"/>
                  </w:rPr>
                </w:rPrChange>
              </w:rPr>
            </w:pPr>
            <w:r w:rsidRPr="00801E49">
              <w:rPr>
                <w:rFonts w:ascii="Open Sans" w:hAnsi="Open Sans" w:cs="Open Sans"/>
                <w:sz w:val="16"/>
                <w:szCs w:val="24"/>
                <w:rPrChange w:id="4633" w:author="Nicole Wu" w:date="2024-01-08T11:26:00Z">
                  <w:rPr>
                    <w:sz w:val="16"/>
                    <w:szCs w:val="24"/>
                  </w:rPr>
                </w:rPrChange>
              </w:rPr>
              <w:t>Food Secure</w:t>
            </w:r>
          </w:p>
        </w:tc>
        <w:tc>
          <w:tcPr>
            <w:tcW w:w="826" w:type="dxa"/>
            <w:tcBorders>
              <w:top w:val="single" w:sz="3" w:space="0" w:color="000000"/>
              <w:left w:val="nil"/>
              <w:bottom w:val="nil"/>
              <w:right w:val="nil"/>
            </w:tcBorders>
          </w:tcPr>
          <w:p w14:paraId="15F7E681" w14:textId="77777777" w:rsidR="00B92327" w:rsidRPr="00801E49" w:rsidRDefault="00332621" w:rsidP="00A544C8">
            <w:pPr>
              <w:spacing w:after="0" w:line="259" w:lineRule="auto"/>
              <w:ind w:left="67" w:right="0" w:firstLine="0"/>
              <w:jc w:val="center"/>
              <w:rPr>
                <w:rFonts w:ascii="Open Sans" w:hAnsi="Open Sans" w:cs="Open Sans"/>
                <w:sz w:val="16"/>
                <w:szCs w:val="24"/>
                <w:rPrChange w:id="4634" w:author="Nicole Wu" w:date="2024-01-08T11:26:00Z">
                  <w:rPr>
                    <w:sz w:val="16"/>
                    <w:szCs w:val="24"/>
                  </w:rPr>
                </w:rPrChange>
              </w:rPr>
            </w:pPr>
            <w:r w:rsidRPr="00801E49">
              <w:rPr>
                <w:rFonts w:ascii="Open Sans" w:hAnsi="Open Sans" w:cs="Open Sans"/>
                <w:sz w:val="16"/>
                <w:szCs w:val="24"/>
                <w:rPrChange w:id="4635" w:author="Nicole Wu" w:date="2024-01-08T11:26:00Z">
                  <w:rPr>
                    <w:sz w:val="16"/>
                    <w:szCs w:val="24"/>
                  </w:rPr>
                </w:rPrChange>
              </w:rPr>
              <w:t>0.01</w:t>
            </w:r>
          </w:p>
        </w:tc>
        <w:tc>
          <w:tcPr>
            <w:tcW w:w="827" w:type="dxa"/>
            <w:tcBorders>
              <w:top w:val="single" w:sz="3" w:space="0" w:color="000000"/>
              <w:left w:val="nil"/>
              <w:bottom w:val="nil"/>
              <w:right w:val="nil"/>
            </w:tcBorders>
          </w:tcPr>
          <w:p w14:paraId="62529DCA" w14:textId="77777777" w:rsidR="00B92327" w:rsidRPr="00801E49" w:rsidRDefault="00332621" w:rsidP="00A544C8">
            <w:pPr>
              <w:spacing w:after="0" w:line="259" w:lineRule="auto"/>
              <w:ind w:left="67" w:right="0" w:firstLine="0"/>
              <w:jc w:val="center"/>
              <w:rPr>
                <w:rFonts w:ascii="Open Sans" w:hAnsi="Open Sans" w:cs="Open Sans"/>
                <w:sz w:val="16"/>
                <w:szCs w:val="24"/>
                <w:rPrChange w:id="4636" w:author="Nicole Wu" w:date="2024-01-08T11:26:00Z">
                  <w:rPr>
                    <w:sz w:val="16"/>
                    <w:szCs w:val="24"/>
                  </w:rPr>
                </w:rPrChange>
              </w:rPr>
            </w:pPr>
            <w:r w:rsidRPr="00801E49">
              <w:rPr>
                <w:rFonts w:ascii="Open Sans" w:hAnsi="Open Sans" w:cs="Open Sans"/>
                <w:sz w:val="16"/>
                <w:szCs w:val="24"/>
                <w:rPrChange w:id="4637" w:author="Nicole Wu" w:date="2024-01-08T11:26:00Z">
                  <w:rPr>
                    <w:sz w:val="16"/>
                    <w:szCs w:val="24"/>
                  </w:rPr>
                </w:rPrChange>
              </w:rPr>
              <w:t>0.01</w:t>
            </w:r>
          </w:p>
        </w:tc>
        <w:tc>
          <w:tcPr>
            <w:tcW w:w="826" w:type="dxa"/>
            <w:tcBorders>
              <w:top w:val="single" w:sz="3" w:space="0" w:color="000000"/>
              <w:left w:val="nil"/>
              <w:bottom w:val="nil"/>
              <w:right w:val="nil"/>
            </w:tcBorders>
          </w:tcPr>
          <w:p w14:paraId="167C2E6D" w14:textId="77777777" w:rsidR="00B92327" w:rsidRPr="00801E49" w:rsidRDefault="00332621" w:rsidP="00A544C8">
            <w:pPr>
              <w:spacing w:after="0" w:line="259" w:lineRule="auto"/>
              <w:ind w:left="67" w:right="0" w:firstLine="0"/>
              <w:jc w:val="center"/>
              <w:rPr>
                <w:rFonts w:ascii="Open Sans" w:hAnsi="Open Sans" w:cs="Open Sans"/>
                <w:sz w:val="16"/>
                <w:szCs w:val="24"/>
                <w:rPrChange w:id="4638" w:author="Nicole Wu" w:date="2024-01-08T11:26:00Z">
                  <w:rPr>
                    <w:sz w:val="16"/>
                    <w:szCs w:val="24"/>
                  </w:rPr>
                </w:rPrChange>
              </w:rPr>
            </w:pPr>
            <w:r w:rsidRPr="00801E49">
              <w:rPr>
                <w:rFonts w:ascii="Open Sans" w:hAnsi="Open Sans" w:cs="Open Sans"/>
                <w:sz w:val="16"/>
                <w:szCs w:val="24"/>
                <w:rPrChange w:id="4639" w:author="Nicole Wu" w:date="2024-01-08T11:26:00Z">
                  <w:rPr>
                    <w:sz w:val="16"/>
                    <w:szCs w:val="24"/>
                  </w:rPr>
                </w:rPrChange>
              </w:rPr>
              <w:t>0.00</w:t>
            </w:r>
          </w:p>
        </w:tc>
        <w:tc>
          <w:tcPr>
            <w:tcW w:w="827" w:type="dxa"/>
            <w:tcBorders>
              <w:top w:val="single" w:sz="3" w:space="0" w:color="000000"/>
              <w:left w:val="nil"/>
              <w:bottom w:val="nil"/>
              <w:right w:val="nil"/>
            </w:tcBorders>
          </w:tcPr>
          <w:p w14:paraId="350DC1B2" w14:textId="77777777" w:rsidR="00B92327" w:rsidRPr="00801E49" w:rsidRDefault="00332621" w:rsidP="00A544C8">
            <w:pPr>
              <w:spacing w:after="0" w:line="259" w:lineRule="auto"/>
              <w:ind w:left="67" w:right="0" w:firstLine="0"/>
              <w:jc w:val="center"/>
              <w:rPr>
                <w:rFonts w:ascii="Open Sans" w:hAnsi="Open Sans" w:cs="Open Sans"/>
                <w:sz w:val="16"/>
                <w:szCs w:val="24"/>
                <w:rPrChange w:id="4640" w:author="Nicole Wu" w:date="2024-01-08T11:26:00Z">
                  <w:rPr>
                    <w:sz w:val="16"/>
                    <w:szCs w:val="24"/>
                  </w:rPr>
                </w:rPrChange>
              </w:rPr>
            </w:pPr>
            <w:r w:rsidRPr="00801E49">
              <w:rPr>
                <w:rFonts w:ascii="Open Sans" w:hAnsi="Open Sans" w:cs="Open Sans"/>
                <w:sz w:val="16"/>
                <w:szCs w:val="24"/>
                <w:rPrChange w:id="4641" w:author="Nicole Wu" w:date="2024-01-08T11:26:00Z">
                  <w:rPr>
                    <w:sz w:val="16"/>
                    <w:szCs w:val="24"/>
                  </w:rPr>
                </w:rPrChange>
              </w:rPr>
              <w:t>0.01</w:t>
            </w:r>
          </w:p>
        </w:tc>
        <w:tc>
          <w:tcPr>
            <w:tcW w:w="826" w:type="dxa"/>
            <w:tcBorders>
              <w:top w:val="single" w:sz="3" w:space="0" w:color="000000"/>
              <w:left w:val="nil"/>
              <w:bottom w:val="nil"/>
              <w:right w:val="nil"/>
            </w:tcBorders>
          </w:tcPr>
          <w:p w14:paraId="6BCCA90C" w14:textId="77777777" w:rsidR="00B92327" w:rsidRPr="00801E49" w:rsidRDefault="00332621" w:rsidP="00A544C8">
            <w:pPr>
              <w:spacing w:after="0" w:line="259" w:lineRule="auto"/>
              <w:ind w:left="67" w:right="0" w:firstLine="0"/>
              <w:jc w:val="center"/>
              <w:rPr>
                <w:rFonts w:ascii="Open Sans" w:hAnsi="Open Sans" w:cs="Open Sans"/>
                <w:sz w:val="16"/>
                <w:szCs w:val="24"/>
                <w:rPrChange w:id="4642" w:author="Nicole Wu" w:date="2024-01-08T11:26:00Z">
                  <w:rPr>
                    <w:sz w:val="16"/>
                    <w:szCs w:val="24"/>
                  </w:rPr>
                </w:rPrChange>
              </w:rPr>
            </w:pPr>
            <w:r w:rsidRPr="00801E49">
              <w:rPr>
                <w:rFonts w:ascii="Open Sans" w:hAnsi="Open Sans" w:cs="Open Sans"/>
                <w:sz w:val="16"/>
                <w:szCs w:val="24"/>
                <w:rPrChange w:id="4643" w:author="Nicole Wu" w:date="2024-01-08T11:26:00Z">
                  <w:rPr>
                    <w:sz w:val="16"/>
                    <w:szCs w:val="24"/>
                  </w:rPr>
                </w:rPrChange>
              </w:rPr>
              <w:t>0.02</w:t>
            </w:r>
          </w:p>
        </w:tc>
        <w:tc>
          <w:tcPr>
            <w:tcW w:w="827" w:type="dxa"/>
            <w:tcBorders>
              <w:top w:val="single" w:sz="3" w:space="0" w:color="000000"/>
              <w:left w:val="nil"/>
              <w:bottom w:val="nil"/>
              <w:right w:val="nil"/>
            </w:tcBorders>
          </w:tcPr>
          <w:p w14:paraId="257E13F8" w14:textId="77777777" w:rsidR="00B92327" w:rsidRPr="00801E49" w:rsidRDefault="00332621" w:rsidP="00A544C8">
            <w:pPr>
              <w:spacing w:after="0" w:line="259" w:lineRule="auto"/>
              <w:ind w:left="67" w:right="0" w:firstLine="0"/>
              <w:jc w:val="center"/>
              <w:rPr>
                <w:rFonts w:ascii="Open Sans" w:hAnsi="Open Sans" w:cs="Open Sans"/>
                <w:sz w:val="16"/>
                <w:szCs w:val="24"/>
                <w:rPrChange w:id="4644" w:author="Nicole Wu" w:date="2024-01-08T11:26:00Z">
                  <w:rPr>
                    <w:sz w:val="16"/>
                    <w:szCs w:val="24"/>
                  </w:rPr>
                </w:rPrChange>
              </w:rPr>
            </w:pPr>
            <w:r w:rsidRPr="00801E49">
              <w:rPr>
                <w:rFonts w:ascii="Open Sans" w:hAnsi="Open Sans" w:cs="Open Sans"/>
                <w:sz w:val="16"/>
                <w:szCs w:val="24"/>
                <w:rPrChange w:id="4645" w:author="Nicole Wu" w:date="2024-01-08T11:26:00Z">
                  <w:rPr>
                    <w:sz w:val="16"/>
                    <w:szCs w:val="24"/>
                  </w:rPr>
                </w:rPrChange>
              </w:rPr>
              <w:t>0.01</w:t>
            </w:r>
          </w:p>
        </w:tc>
        <w:tc>
          <w:tcPr>
            <w:tcW w:w="826" w:type="dxa"/>
            <w:tcBorders>
              <w:top w:val="single" w:sz="3" w:space="0" w:color="000000"/>
              <w:left w:val="nil"/>
              <w:bottom w:val="nil"/>
              <w:right w:val="nil"/>
            </w:tcBorders>
          </w:tcPr>
          <w:p w14:paraId="70D0C611" w14:textId="77777777" w:rsidR="00B92327" w:rsidRPr="00801E49" w:rsidRDefault="00332621" w:rsidP="00A544C8">
            <w:pPr>
              <w:spacing w:after="0" w:line="259" w:lineRule="auto"/>
              <w:ind w:left="67" w:right="0" w:firstLine="0"/>
              <w:jc w:val="center"/>
              <w:rPr>
                <w:rFonts w:ascii="Open Sans" w:hAnsi="Open Sans" w:cs="Open Sans"/>
                <w:sz w:val="16"/>
                <w:szCs w:val="24"/>
                <w:rPrChange w:id="4646" w:author="Nicole Wu" w:date="2024-01-08T11:26:00Z">
                  <w:rPr>
                    <w:sz w:val="16"/>
                    <w:szCs w:val="24"/>
                  </w:rPr>
                </w:rPrChange>
              </w:rPr>
            </w:pPr>
            <w:r w:rsidRPr="00801E49">
              <w:rPr>
                <w:rFonts w:ascii="Open Sans" w:hAnsi="Open Sans" w:cs="Open Sans"/>
                <w:sz w:val="16"/>
                <w:szCs w:val="24"/>
                <w:rPrChange w:id="4647" w:author="Nicole Wu" w:date="2024-01-08T11:26:00Z">
                  <w:rPr>
                    <w:sz w:val="16"/>
                    <w:szCs w:val="24"/>
                  </w:rPr>
                </w:rPrChange>
              </w:rPr>
              <w:t>0.01</w:t>
            </w:r>
          </w:p>
        </w:tc>
        <w:tc>
          <w:tcPr>
            <w:tcW w:w="827" w:type="dxa"/>
            <w:tcBorders>
              <w:top w:val="single" w:sz="3" w:space="0" w:color="000000"/>
              <w:left w:val="nil"/>
              <w:bottom w:val="nil"/>
              <w:right w:val="nil"/>
            </w:tcBorders>
          </w:tcPr>
          <w:p w14:paraId="144B6421" w14:textId="77777777" w:rsidR="00B92327" w:rsidRPr="00801E49" w:rsidRDefault="00332621" w:rsidP="00A544C8">
            <w:pPr>
              <w:spacing w:after="0" w:line="259" w:lineRule="auto"/>
              <w:ind w:left="67" w:right="0" w:firstLine="0"/>
              <w:jc w:val="center"/>
              <w:rPr>
                <w:rFonts w:ascii="Open Sans" w:hAnsi="Open Sans" w:cs="Open Sans"/>
                <w:sz w:val="16"/>
                <w:szCs w:val="24"/>
                <w:rPrChange w:id="4648" w:author="Nicole Wu" w:date="2024-01-08T11:26:00Z">
                  <w:rPr>
                    <w:sz w:val="16"/>
                    <w:szCs w:val="24"/>
                  </w:rPr>
                </w:rPrChange>
              </w:rPr>
            </w:pPr>
            <w:r w:rsidRPr="00801E49">
              <w:rPr>
                <w:rFonts w:ascii="Open Sans" w:hAnsi="Open Sans" w:cs="Open Sans"/>
                <w:sz w:val="16"/>
                <w:szCs w:val="24"/>
                <w:rPrChange w:id="4649" w:author="Nicole Wu" w:date="2024-01-08T11:26:00Z">
                  <w:rPr>
                    <w:sz w:val="16"/>
                    <w:szCs w:val="24"/>
                  </w:rPr>
                </w:rPrChange>
              </w:rPr>
              <w:t>0.01</w:t>
            </w:r>
          </w:p>
        </w:tc>
        <w:tc>
          <w:tcPr>
            <w:tcW w:w="827" w:type="dxa"/>
            <w:tcBorders>
              <w:top w:val="single" w:sz="3" w:space="0" w:color="000000"/>
              <w:left w:val="nil"/>
              <w:bottom w:val="nil"/>
              <w:right w:val="nil"/>
            </w:tcBorders>
          </w:tcPr>
          <w:p w14:paraId="2B4CF379" w14:textId="77777777" w:rsidR="00B92327" w:rsidRPr="00801E49" w:rsidRDefault="00332621" w:rsidP="00A544C8">
            <w:pPr>
              <w:spacing w:after="0" w:line="259" w:lineRule="auto"/>
              <w:ind w:left="67" w:right="0" w:firstLine="0"/>
              <w:jc w:val="center"/>
              <w:rPr>
                <w:rFonts w:ascii="Open Sans" w:hAnsi="Open Sans" w:cs="Open Sans"/>
                <w:sz w:val="16"/>
                <w:szCs w:val="24"/>
                <w:rPrChange w:id="4650" w:author="Nicole Wu" w:date="2024-01-08T11:26:00Z">
                  <w:rPr>
                    <w:sz w:val="16"/>
                    <w:szCs w:val="24"/>
                  </w:rPr>
                </w:rPrChange>
              </w:rPr>
            </w:pPr>
            <w:r w:rsidRPr="00801E49">
              <w:rPr>
                <w:rFonts w:ascii="Open Sans" w:hAnsi="Open Sans" w:cs="Open Sans"/>
                <w:sz w:val="16"/>
                <w:szCs w:val="24"/>
                <w:rPrChange w:id="4651" w:author="Nicole Wu" w:date="2024-01-08T11:26:00Z">
                  <w:rPr>
                    <w:sz w:val="16"/>
                    <w:szCs w:val="24"/>
                  </w:rPr>
                </w:rPrChange>
              </w:rPr>
              <w:t>0.00</w:t>
            </w:r>
          </w:p>
        </w:tc>
      </w:tr>
      <w:tr w:rsidR="00B92327" w:rsidRPr="00801E49" w14:paraId="4C2D5650" w14:textId="77777777" w:rsidTr="00A544C8">
        <w:trPr>
          <w:trHeight w:val="160"/>
        </w:trPr>
        <w:tc>
          <w:tcPr>
            <w:tcW w:w="1921" w:type="dxa"/>
            <w:tcBorders>
              <w:top w:val="nil"/>
              <w:left w:val="nil"/>
              <w:bottom w:val="nil"/>
              <w:right w:val="nil"/>
            </w:tcBorders>
          </w:tcPr>
          <w:p w14:paraId="26392F0E" w14:textId="77777777" w:rsidR="00B92327" w:rsidRPr="00801E49" w:rsidRDefault="00B92327" w:rsidP="00A544C8">
            <w:pPr>
              <w:spacing w:after="0" w:line="259" w:lineRule="auto"/>
              <w:ind w:left="67" w:right="0" w:firstLine="0"/>
              <w:jc w:val="left"/>
              <w:rPr>
                <w:rFonts w:ascii="Open Sans" w:hAnsi="Open Sans" w:cs="Open Sans"/>
                <w:sz w:val="16"/>
                <w:szCs w:val="24"/>
                <w:rPrChange w:id="4652" w:author="Nicole Wu" w:date="2024-01-08T11:26:00Z">
                  <w:rPr>
                    <w:sz w:val="16"/>
                    <w:szCs w:val="24"/>
                  </w:rPr>
                </w:rPrChange>
              </w:rPr>
            </w:pPr>
          </w:p>
        </w:tc>
        <w:tc>
          <w:tcPr>
            <w:tcW w:w="826" w:type="dxa"/>
            <w:tcBorders>
              <w:top w:val="nil"/>
              <w:left w:val="nil"/>
              <w:bottom w:val="nil"/>
              <w:right w:val="nil"/>
            </w:tcBorders>
          </w:tcPr>
          <w:p w14:paraId="7ACF02B3" w14:textId="77777777" w:rsidR="00B92327" w:rsidRPr="00801E49" w:rsidRDefault="00332621" w:rsidP="00A544C8">
            <w:pPr>
              <w:spacing w:after="0" w:line="259" w:lineRule="auto"/>
              <w:ind w:left="67" w:right="0" w:firstLine="0"/>
              <w:jc w:val="center"/>
              <w:rPr>
                <w:rFonts w:ascii="Open Sans" w:hAnsi="Open Sans" w:cs="Open Sans"/>
                <w:sz w:val="16"/>
                <w:szCs w:val="24"/>
                <w:rPrChange w:id="4653" w:author="Nicole Wu" w:date="2024-01-08T11:26:00Z">
                  <w:rPr>
                    <w:sz w:val="16"/>
                    <w:szCs w:val="24"/>
                  </w:rPr>
                </w:rPrChange>
              </w:rPr>
            </w:pPr>
            <w:r w:rsidRPr="00801E49">
              <w:rPr>
                <w:rFonts w:ascii="Open Sans" w:hAnsi="Open Sans" w:cs="Open Sans"/>
                <w:sz w:val="16"/>
                <w:szCs w:val="24"/>
                <w:rPrChange w:id="4654" w:author="Nicole Wu" w:date="2024-01-08T11:26:00Z">
                  <w:rPr>
                    <w:sz w:val="16"/>
                    <w:szCs w:val="24"/>
                  </w:rPr>
                </w:rPrChange>
              </w:rPr>
              <w:t>(0.01)</w:t>
            </w:r>
          </w:p>
        </w:tc>
        <w:tc>
          <w:tcPr>
            <w:tcW w:w="827" w:type="dxa"/>
            <w:tcBorders>
              <w:top w:val="nil"/>
              <w:left w:val="nil"/>
              <w:bottom w:val="nil"/>
              <w:right w:val="nil"/>
            </w:tcBorders>
          </w:tcPr>
          <w:p w14:paraId="72A78C54" w14:textId="77777777" w:rsidR="00B92327" w:rsidRPr="00801E49" w:rsidRDefault="00332621" w:rsidP="00A544C8">
            <w:pPr>
              <w:spacing w:after="0" w:line="259" w:lineRule="auto"/>
              <w:ind w:left="67" w:right="0" w:firstLine="0"/>
              <w:jc w:val="center"/>
              <w:rPr>
                <w:rFonts w:ascii="Open Sans" w:hAnsi="Open Sans" w:cs="Open Sans"/>
                <w:sz w:val="16"/>
                <w:szCs w:val="24"/>
                <w:rPrChange w:id="4655" w:author="Nicole Wu" w:date="2024-01-08T11:26:00Z">
                  <w:rPr>
                    <w:sz w:val="16"/>
                    <w:szCs w:val="24"/>
                  </w:rPr>
                </w:rPrChange>
              </w:rPr>
            </w:pPr>
            <w:r w:rsidRPr="00801E49">
              <w:rPr>
                <w:rFonts w:ascii="Open Sans" w:hAnsi="Open Sans" w:cs="Open Sans"/>
                <w:sz w:val="16"/>
                <w:szCs w:val="24"/>
                <w:rPrChange w:id="4656" w:author="Nicole Wu" w:date="2024-01-08T11:26:00Z">
                  <w:rPr>
                    <w:sz w:val="16"/>
                    <w:szCs w:val="24"/>
                  </w:rPr>
                </w:rPrChange>
              </w:rPr>
              <w:t>(0.01)</w:t>
            </w:r>
          </w:p>
        </w:tc>
        <w:tc>
          <w:tcPr>
            <w:tcW w:w="826" w:type="dxa"/>
            <w:tcBorders>
              <w:top w:val="nil"/>
              <w:left w:val="nil"/>
              <w:bottom w:val="nil"/>
              <w:right w:val="nil"/>
            </w:tcBorders>
          </w:tcPr>
          <w:p w14:paraId="20BF63BC" w14:textId="77777777" w:rsidR="00B92327" w:rsidRPr="00801E49" w:rsidRDefault="00332621" w:rsidP="00A544C8">
            <w:pPr>
              <w:spacing w:after="0" w:line="259" w:lineRule="auto"/>
              <w:ind w:left="67" w:right="0" w:firstLine="0"/>
              <w:jc w:val="center"/>
              <w:rPr>
                <w:rFonts w:ascii="Open Sans" w:hAnsi="Open Sans" w:cs="Open Sans"/>
                <w:sz w:val="16"/>
                <w:szCs w:val="24"/>
                <w:rPrChange w:id="4657" w:author="Nicole Wu" w:date="2024-01-08T11:26:00Z">
                  <w:rPr>
                    <w:sz w:val="16"/>
                    <w:szCs w:val="24"/>
                  </w:rPr>
                </w:rPrChange>
              </w:rPr>
            </w:pPr>
            <w:r w:rsidRPr="00801E49">
              <w:rPr>
                <w:rFonts w:ascii="Open Sans" w:hAnsi="Open Sans" w:cs="Open Sans"/>
                <w:sz w:val="16"/>
                <w:szCs w:val="24"/>
                <w:rPrChange w:id="4658" w:author="Nicole Wu" w:date="2024-01-08T11:26:00Z">
                  <w:rPr>
                    <w:sz w:val="16"/>
                    <w:szCs w:val="24"/>
                  </w:rPr>
                </w:rPrChange>
              </w:rPr>
              <w:t>(0.00)</w:t>
            </w:r>
          </w:p>
        </w:tc>
        <w:tc>
          <w:tcPr>
            <w:tcW w:w="827" w:type="dxa"/>
            <w:tcBorders>
              <w:top w:val="nil"/>
              <w:left w:val="nil"/>
              <w:bottom w:val="nil"/>
              <w:right w:val="nil"/>
            </w:tcBorders>
          </w:tcPr>
          <w:p w14:paraId="6961E874" w14:textId="77777777" w:rsidR="00B92327" w:rsidRPr="00801E49" w:rsidRDefault="00332621" w:rsidP="00A544C8">
            <w:pPr>
              <w:spacing w:after="0" w:line="259" w:lineRule="auto"/>
              <w:ind w:left="67" w:right="0" w:firstLine="0"/>
              <w:jc w:val="center"/>
              <w:rPr>
                <w:rFonts w:ascii="Open Sans" w:hAnsi="Open Sans" w:cs="Open Sans"/>
                <w:sz w:val="16"/>
                <w:szCs w:val="24"/>
                <w:rPrChange w:id="4659" w:author="Nicole Wu" w:date="2024-01-08T11:26:00Z">
                  <w:rPr>
                    <w:sz w:val="16"/>
                    <w:szCs w:val="24"/>
                  </w:rPr>
                </w:rPrChange>
              </w:rPr>
            </w:pPr>
            <w:r w:rsidRPr="00801E49">
              <w:rPr>
                <w:rFonts w:ascii="Open Sans" w:hAnsi="Open Sans" w:cs="Open Sans"/>
                <w:sz w:val="16"/>
                <w:szCs w:val="24"/>
                <w:rPrChange w:id="4660" w:author="Nicole Wu" w:date="2024-01-08T11:26:00Z">
                  <w:rPr>
                    <w:sz w:val="16"/>
                    <w:szCs w:val="24"/>
                  </w:rPr>
                </w:rPrChange>
              </w:rPr>
              <w:t>(0.01)</w:t>
            </w:r>
          </w:p>
        </w:tc>
        <w:tc>
          <w:tcPr>
            <w:tcW w:w="826" w:type="dxa"/>
            <w:tcBorders>
              <w:top w:val="nil"/>
              <w:left w:val="nil"/>
              <w:bottom w:val="nil"/>
              <w:right w:val="nil"/>
            </w:tcBorders>
          </w:tcPr>
          <w:p w14:paraId="6C1F9D14" w14:textId="77777777" w:rsidR="00B92327" w:rsidRPr="00801E49" w:rsidRDefault="00332621" w:rsidP="00A544C8">
            <w:pPr>
              <w:spacing w:after="0" w:line="259" w:lineRule="auto"/>
              <w:ind w:left="67" w:right="0" w:firstLine="0"/>
              <w:jc w:val="center"/>
              <w:rPr>
                <w:rFonts w:ascii="Open Sans" w:hAnsi="Open Sans" w:cs="Open Sans"/>
                <w:sz w:val="16"/>
                <w:szCs w:val="24"/>
                <w:rPrChange w:id="4661" w:author="Nicole Wu" w:date="2024-01-08T11:26:00Z">
                  <w:rPr>
                    <w:sz w:val="16"/>
                    <w:szCs w:val="24"/>
                  </w:rPr>
                </w:rPrChange>
              </w:rPr>
            </w:pPr>
            <w:r w:rsidRPr="00801E49">
              <w:rPr>
                <w:rFonts w:ascii="Open Sans" w:hAnsi="Open Sans" w:cs="Open Sans"/>
                <w:sz w:val="16"/>
                <w:szCs w:val="24"/>
                <w:rPrChange w:id="4662" w:author="Nicole Wu" w:date="2024-01-08T11:26:00Z">
                  <w:rPr>
                    <w:sz w:val="16"/>
                    <w:szCs w:val="24"/>
                  </w:rPr>
                </w:rPrChange>
              </w:rPr>
              <w:t>(0.01)</w:t>
            </w:r>
          </w:p>
        </w:tc>
        <w:tc>
          <w:tcPr>
            <w:tcW w:w="827" w:type="dxa"/>
            <w:tcBorders>
              <w:top w:val="nil"/>
              <w:left w:val="nil"/>
              <w:bottom w:val="nil"/>
              <w:right w:val="nil"/>
            </w:tcBorders>
          </w:tcPr>
          <w:p w14:paraId="13D9FA89" w14:textId="77777777" w:rsidR="00B92327" w:rsidRPr="00801E49" w:rsidRDefault="00332621" w:rsidP="00A544C8">
            <w:pPr>
              <w:spacing w:after="0" w:line="259" w:lineRule="auto"/>
              <w:ind w:left="67" w:right="0" w:firstLine="0"/>
              <w:jc w:val="center"/>
              <w:rPr>
                <w:rFonts w:ascii="Open Sans" w:hAnsi="Open Sans" w:cs="Open Sans"/>
                <w:sz w:val="16"/>
                <w:szCs w:val="24"/>
                <w:rPrChange w:id="4663" w:author="Nicole Wu" w:date="2024-01-08T11:26:00Z">
                  <w:rPr>
                    <w:sz w:val="16"/>
                    <w:szCs w:val="24"/>
                  </w:rPr>
                </w:rPrChange>
              </w:rPr>
            </w:pPr>
            <w:r w:rsidRPr="00801E49">
              <w:rPr>
                <w:rFonts w:ascii="Open Sans" w:hAnsi="Open Sans" w:cs="Open Sans"/>
                <w:sz w:val="16"/>
                <w:szCs w:val="24"/>
                <w:rPrChange w:id="4664" w:author="Nicole Wu" w:date="2024-01-08T11:26:00Z">
                  <w:rPr>
                    <w:sz w:val="16"/>
                    <w:szCs w:val="24"/>
                  </w:rPr>
                </w:rPrChange>
              </w:rPr>
              <w:t>(0.01)</w:t>
            </w:r>
          </w:p>
        </w:tc>
        <w:tc>
          <w:tcPr>
            <w:tcW w:w="826" w:type="dxa"/>
            <w:tcBorders>
              <w:top w:val="nil"/>
              <w:left w:val="nil"/>
              <w:bottom w:val="nil"/>
              <w:right w:val="nil"/>
            </w:tcBorders>
          </w:tcPr>
          <w:p w14:paraId="2C6D0D66" w14:textId="77777777" w:rsidR="00B92327" w:rsidRPr="00801E49" w:rsidRDefault="00332621" w:rsidP="00A544C8">
            <w:pPr>
              <w:spacing w:after="0" w:line="259" w:lineRule="auto"/>
              <w:ind w:left="67" w:right="0" w:firstLine="0"/>
              <w:jc w:val="center"/>
              <w:rPr>
                <w:rFonts w:ascii="Open Sans" w:hAnsi="Open Sans" w:cs="Open Sans"/>
                <w:sz w:val="16"/>
                <w:szCs w:val="24"/>
                <w:rPrChange w:id="4665" w:author="Nicole Wu" w:date="2024-01-08T11:26:00Z">
                  <w:rPr>
                    <w:sz w:val="16"/>
                    <w:szCs w:val="24"/>
                  </w:rPr>
                </w:rPrChange>
              </w:rPr>
            </w:pPr>
            <w:r w:rsidRPr="00801E49">
              <w:rPr>
                <w:rFonts w:ascii="Open Sans" w:hAnsi="Open Sans" w:cs="Open Sans"/>
                <w:sz w:val="16"/>
                <w:szCs w:val="24"/>
                <w:rPrChange w:id="4666" w:author="Nicole Wu" w:date="2024-01-08T11:26:00Z">
                  <w:rPr>
                    <w:sz w:val="16"/>
                    <w:szCs w:val="24"/>
                  </w:rPr>
                </w:rPrChange>
              </w:rPr>
              <w:t>(0.01)</w:t>
            </w:r>
          </w:p>
        </w:tc>
        <w:tc>
          <w:tcPr>
            <w:tcW w:w="827" w:type="dxa"/>
            <w:tcBorders>
              <w:top w:val="nil"/>
              <w:left w:val="nil"/>
              <w:bottom w:val="nil"/>
              <w:right w:val="nil"/>
            </w:tcBorders>
          </w:tcPr>
          <w:p w14:paraId="6EA7BB4C" w14:textId="77777777" w:rsidR="00B92327" w:rsidRPr="00801E49" w:rsidRDefault="00332621" w:rsidP="00A544C8">
            <w:pPr>
              <w:spacing w:after="0" w:line="259" w:lineRule="auto"/>
              <w:ind w:left="67" w:right="0" w:firstLine="0"/>
              <w:jc w:val="center"/>
              <w:rPr>
                <w:rFonts w:ascii="Open Sans" w:hAnsi="Open Sans" w:cs="Open Sans"/>
                <w:sz w:val="16"/>
                <w:szCs w:val="24"/>
                <w:rPrChange w:id="4667" w:author="Nicole Wu" w:date="2024-01-08T11:26:00Z">
                  <w:rPr>
                    <w:sz w:val="16"/>
                    <w:szCs w:val="24"/>
                  </w:rPr>
                </w:rPrChange>
              </w:rPr>
            </w:pPr>
            <w:r w:rsidRPr="00801E49">
              <w:rPr>
                <w:rFonts w:ascii="Open Sans" w:hAnsi="Open Sans" w:cs="Open Sans"/>
                <w:sz w:val="16"/>
                <w:szCs w:val="24"/>
                <w:rPrChange w:id="4668" w:author="Nicole Wu" w:date="2024-01-08T11:26:00Z">
                  <w:rPr>
                    <w:sz w:val="16"/>
                    <w:szCs w:val="24"/>
                  </w:rPr>
                </w:rPrChange>
              </w:rPr>
              <w:t>(0.01)</w:t>
            </w:r>
          </w:p>
        </w:tc>
        <w:tc>
          <w:tcPr>
            <w:tcW w:w="827" w:type="dxa"/>
            <w:tcBorders>
              <w:top w:val="nil"/>
              <w:left w:val="nil"/>
              <w:bottom w:val="nil"/>
              <w:right w:val="nil"/>
            </w:tcBorders>
          </w:tcPr>
          <w:p w14:paraId="33C94A1F" w14:textId="77777777" w:rsidR="00B92327" w:rsidRPr="00801E49" w:rsidRDefault="00332621" w:rsidP="00A544C8">
            <w:pPr>
              <w:spacing w:after="0" w:line="259" w:lineRule="auto"/>
              <w:ind w:left="67" w:right="0" w:firstLine="0"/>
              <w:jc w:val="center"/>
              <w:rPr>
                <w:rFonts w:ascii="Open Sans" w:hAnsi="Open Sans" w:cs="Open Sans"/>
                <w:sz w:val="16"/>
                <w:szCs w:val="24"/>
                <w:rPrChange w:id="4669" w:author="Nicole Wu" w:date="2024-01-08T11:26:00Z">
                  <w:rPr>
                    <w:sz w:val="16"/>
                    <w:szCs w:val="24"/>
                  </w:rPr>
                </w:rPrChange>
              </w:rPr>
            </w:pPr>
            <w:r w:rsidRPr="00801E49">
              <w:rPr>
                <w:rFonts w:ascii="Open Sans" w:hAnsi="Open Sans" w:cs="Open Sans"/>
                <w:sz w:val="16"/>
                <w:szCs w:val="24"/>
                <w:rPrChange w:id="4670" w:author="Nicole Wu" w:date="2024-01-08T11:26:00Z">
                  <w:rPr>
                    <w:sz w:val="16"/>
                    <w:szCs w:val="24"/>
                  </w:rPr>
                </w:rPrChange>
              </w:rPr>
              <w:t>(0.00)</w:t>
            </w:r>
          </w:p>
        </w:tc>
      </w:tr>
      <w:tr w:rsidR="00B92327" w:rsidRPr="00801E49" w14:paraId="79D20EB8" w14:textId="77777777" w:rsidTr="00A544C8">
        <w:trPr>
          <w:trHeight w:val="160"/>
        </w:trPr>
        <w:tc>
          <w:tcPr>
            <w:tcW w:w="1921" w:type="dxa"/>
            <w:tcBorders>
              <w:top w:val="nil"/>
              <w:left w:val="nil"/>
              <w:bottom w:val="nil"/>
              <w:right w:val="nil"/>
            </w:tcBorders>
          </w:tcPr>
          <w:p w14:paraId="025506BF" w14:textId="77777777" w:rsidR="00B92327" w:rsidRPr="00801E49" w:rsidRDefault="00332621" w:rsidP="00A544C8">
            <w:pPr>
              <w:spacing w:after="0" w:line="259" w:lineRule="auto"/>
              <w:ind w:left="67" w:right="0" w:firstLine="0"/>
              <w:jc w:val="left"/>
              <w:rPr>
                <w:rFonts w:ascii="Open Sans" w:hAnsi="Open Sans" w:cs="Open Sans"/>
                <w:sz w:val="16"/>
                <w:szCs w:val="24"/>
                <w:rPrChange w:id="4671" w:author="Nicole Wu" w:date="2024-01-08T11:26:00Z">
                  <w:rPr>
                    <w:sz w:val="16"/>
                    <w:szCs w:val="24"/>
                  </w:rPr>
                </w:rPrChange>
              </w:rPr>
            </w:pPr>
            <w:r w:rsidRPr="00801E49">
              <w:rPr>
                <w:rFonts w:ascii="Open Sans" w:hAnsi="Open Sans" w:cs="Open Sans"/>
                <w:sz w:val="16"/>
                <w:szCs w:val="24"/>
                <w:rPrChange w:id="4672" w:author="Nicole Wu" w:date="2024-01-08T11:26:00Z">
                  <w:rPr>
                    <w:sz w:val="16"/>
                    <w:szCs w:val="24"/>
                  </w:rPr>
                </w:rPrChange>
              </w:rPr>
              <w:t>Marginally Food Secure</w:t>
            </w:r>
          </w:p>
        </w:tc>
        <w:tc>
          <w:tcPr>
            <w:tcW w:w="826" w:type="dxa"/>
            <w:tcBorders>
              <w:top w:val="nil"/>
              <w:left w:val="nil"/>
              <w:bottom w:val="nil"/>
              <w:right w:val="nil"/>
            </w:tcBorders>
          </w:tcPr>
          <w:p w14:paraId="12F06C09" w14:textId="77777777" w:rsidR="00B92327" w:rsidRPr="00801E49" w:rsidRDefault="00332621" w:rsidP="00A544C8">
            <w:pPr>
              <w:spacing w:after="0" w:line="259" w:lineRule="auto"/>
              <w:ind w:left="67" w:right="0" w:firstLine="0"/>
              <w:jc w:val="center"/>
              <w:rPr>
                <w:rFonts w:ascii="Open Sans" w:hAnsi="Open Sans" w:cs="Open Sans"/>
                <w:sz w:val="16"/>
                <w:szCs w:val="24"/>
                <w:rPrChange w:id="4673" w:author="Nicole Wu" w:date="2024-01-08T11:26:00Z">
                  <w:rPr>
                    <w:sz w:val="16"/>
                    <w:szCs w:val="24"/>
                  </w:rPr>
                </w:rPrChange>
              </w:rPr>
            </w:pPr>
            <w:r w:rsidRPr="00801E49">
              <w:rPr>
                <w:rFonts w:ascii="Open Sans" w:hAnsi="Open Sans" w:cs="Open Sans"/>
                <w:sz w:val="16"/>
                <w:szCs w:val="24"/>
                <w:rPrChange w:id="4674" w:author="Nicole Wu" w:date="2024-01-08T11:26:00Z">
                  <w:rPr>
                    <w:sz w:val="16"/>
                    <w:szCs w:val="24"/>
                  </w:rPr>
                </w:rPrChange>
              </w:rPr>
              <w:t>0.29</w:t>
            </w:r>
          </w:p>
        </w:tc>
        <w:tc>
          <w:tcPr>
            <w:tcW w:w="827" w:type="dxa"/>
            <w:tcBorders>
              <w:top w:val="nil"/>
              <w:left w:val="nil"/>
              <w:bottom w:val="nil"/>
              <w:right w:val="nil"/>
            </w:tcBorders>
          </w:tcPr>
          <w:p w14:paraId="2C6D53EA" w14:textId="77777777" w:rsidR="00B92327" w:rsidRPr="00801E49" w:rsidRDefault="00332621" w:rsidP="00A544C8">
            <w:pPr>
              <w:spacing w:after="0" w:line="259" w:lineRule="auto"/>
              <w:ind w:left="67" w:right="0" w:firstLine="0"/>
              <w:jc w:val="center"/>
              <w:rPr>
                <w:rFonts w:ascii="Open Sans" w:hAnsi="Open Sans" w:cs="Open Sans"/>
                <w:sz w:val="16"/>
                <w:szCs w:val="24"/>
                <w:rPrChange w:id="4675" w:author="Nicole Wu" w:date="2024-01-08T11:26:00Z">
                  <w:rPr>
                    <w:sz w:val="16"/>
                    <w:szCs w:val="24"/>
                  </w:rPr>
                </w:rPrChange>
              </w:rPr>
            </w:pPr>
            <w:r w:rsidRPr="00801E49">
              <w:rPr>
                <w:rFonts w:ascii="Open Sans" w:hAnsi="Open Sans" w:cs="Open Sans"/>
                <w:sz w:val="16"/>
                <w:szCs w:val="24"/>
                <w:rPrChange w:id="4676" w:author="Nicole Wu" w:date="2024-01-08T11:26:00Z">
                  <w:rPr>
                    <w:sz w:val="16"/>
                    <w:szCs w:val="24"/>
                  </w:rPr>
                </w:rPrChange>
              </w:rPr>
              <w:t>0.52</w:t>
            </w:r>
          </w:p>
        </w:tc>
        <w:tc>
          <w:tcPr>
            <w:tcW w:w="826" w:type="dxa"/>
            <w:tcBorders>
              <w:top w:val="nil"/>
              <w:left w:val="nil"/>
              <w:bottom w:val="nil"/>
              <w:right w:val="nil"/>
            </w:tcBorders>
          </w:tcPr>
          <w:p w14:paraId="7938FCCA" w14:textId="77777777" w:rsidR="00B92327" w:rsidRPr="00801E49" w:rsidRDefault="00332621" w:rsidP="00A544C8">
            <w:pPr>
              <w:spacing w:after="0" w:line="259" w:lineRule="auto"/>
              <w:ind w:left="67" w:right="0" w:firstLine="0"/>
              <w:jc w:val="center"/>
              <w:rPr>
                <w:rFonts w:ascii="Open Sans" w:hAnsi="Open Sans" w:cs="Open Sans"/>
                <w:sz w:val="16"/>
                <w:szCs w:val="24"/>
                <w:rPrChange w:id="4677" w:author="Nicole Wu" w:date="2024-01-08T11:26:00Z">
                  <w:rPr>
                    <w:sz w:val="16"/>
                    <w:szCs w:val="24"/>
                  </w:rPr>
                </w:rPrChange>
              </w:rPr>
            </w:pPr>
            <w:r w:rsidRPr="00801E49">
              <w:rPr>
                <w:rFonts w:ascii="Open Sans" w:hAnsi="Open Sans" w:cs="Open Sans"/>
                <w:sz w:val="16"/>
                <w:szCs w:val="24"/>
                <w:rPrChange w:id="4678" w:author="Nicole Wu" w:date="2024-01-08T11:26:00Z">
                  <w:rPr>
                    <w:sz w:val="16"/>
                    <w:szCs w:val="24"/>
                  </w:rPr>
                </w:rPrChange>
              </w:rPr>
              <w:t>0.24***</w:t>
            </w:r>
          </w:p>
        </w:tc>
        <w:tc>
          <w:tcPr>
            <w:tcW w:w="827" w:type="dxa"/>
            <w:tcBorders>
              <w:top w:val="nil"/>
              <w:left w:val="nil"/>
              <w:bottom w:val="nil"/>
              <w:right w:val="nil"/>
            </w:tcBorders>
          </w:tcPr>
          <w:p w14:paraId="1A46C7D9" w14:textId="77777777" w:rsidR="00B92327" w:rsidRPr="00801E49" w:rsidRDefault="00332621" w:rsidP="00A544C8">
            <w:pPr>
              <w:spacing w:after="0" w:line="259" w:lineRule="auto"/>
              <w:ind w:left="67" w:right="0" w:firstLine="0"/>
              <w:jc w:val="center"/>
              <w:rPr>
                <w:rFonts w:ascii="Open Sans" w:hAnsi="Open Sans" w:cs="Open Sans"/>
                <w:sz w:val="16"/>
                <w:szCs w:val="24"/>
                <w:rPrChange w:id="4679" w:author="Nicole Wu" w:date="2024-01-08T11:26:00Z">
                  <w:rPr>
                    <w:sz w:val="16"/>
                    <w:szCs w:val="24"/>
                  </w:rPr>
                </w:rPrChange>
              </w:rPr>
            </w:pPr>
            <w:r w:rsidRPr="00801E49">
              <w:rPr>
                <w:rFonts w:ascii="Open Sans" w:hAnsi="Open Sans" w:cs="Open Sans"/>
                <w:sz w:val="16"/>
                <w:szCs w:val="24"/>
                <w:rPrChange w:id="4680" w:author="Nicole Wu" w:date="2024-01-08T11:26:00Z">
                  <w:rPr>
                    <w:sz w:val="16"/>
                    <w:szCs w:val="24"/>
                  </w:rPr>
                </w:rPrChange>
              </w:rPr>
              <w:t>0.13</w:t>
            </w:r>
          </w:p>
        </w:tc>
        <w:tc>
          <w:tcPr>
            <w:tcW w:w="826" w:type="dxa"/>
            <w:tcBorders>
              <w:top w:val="nil"/>
              <w:left w:val="nil"/>
              <w:bottom w:val="nil"/>
              <w:right w:val="nil"/>
            </w:tcBorders>
          </w:tcPr>
          <w:p w14:paraId="286D8A0E" w14:textId="77777777" w:rsidR="00B92327" w:rsidRPr="00801E49" w:rsidRDefault="00332621" w:rsidP="00A544C8">
            <w:pPr>
              <w:spacing w:after="0" w:line="259" w:lineRule="auto"/>
              <w:ind w:left="67" w:right="0" w:firstLine="0"/>
              <w:jc w:val="center"/>
              <w:rPr>
                <w:rFonts w:ascii="Open Sans" w:hAnsi="Open Sans" w:cs="Open Sans"/>
                <w:sz w:val="16"/>
                <w:szCs w:val="24"/>
                <w:rPrChange w:id="4681" w:author="Nicole Wu" w:date="2024-01-08T11:26:00Z">
                  <w:rPr>
                    <w:sz w:val="16"/>
                    <w:szCs w:val="24"/>
                  </w:rPr>
                </w:rPrChange>
              </w:rPr>
            </w:pPr>
            <w:r w:rsidRPr="00801E49">
              <w:rPr>
                <w:rFonts w:ascii="Open Sans" w:hAnsi="Open Sans" w:cs="Open Sans"/>
                <w:sz w:val="16"/>
                <w:szCs w:val="24"/>
                <w:rPrChange w:id="4682" w:author="Nicole Wu" w:date="2024-01-08T11:26:00Z">
                  <w:rPr>
                    <w:sz w:val="16"/>
                    <w:szCs w:val="24"/>
                  </w:rPr>
                </w:rPrChange>
              </w:rPr>
              <w:t>0.14</w:t>
            </w:r>
          </w:p>
        </w:tc>
        <w:tc>
          <w:tcPr>
            <w:tcW w:w="827" w:type="dxa"/>
            <w:tcBorders>
              <w:top w:val="nil"/>
              <w:left w:val="nil"/>
              <w:bottom w:val="nil"/>
              <w:right w:val="nil"/>
            </w:tcBorders>
          </w:tcPr>
          <w:p w14:paraId="0D55F3BC" w14:textId="77777777" w:rsidR="00B92327" w:rsidRPr="00801E49" w:rsidRDefault="00332621" w:rsidP="00A544C8">
            <w:pPr>
              <w:spacing w:after="0" w:line="259" w:lineRule="auto"/>
              <w:ind w:left="67" w:right="0" w:firstLine="0"/>
              <w:jc w:val="center"/>
              <w:rPr>
                <w:rFonts w:ascii="Open Sans" w:hAnsi="Open Sans" w:cs="Open Sans"/>
                <w:sz w:val="16"/>
                <w:szCs w:val="24"/>
                <w:rPrChange w:id="4683" w:author="Nicole Wu" w:date="2024-01-08T11:26:00Z">
                  <w:rPr>
                    <w:sz w:val="16"/>
                    <w:szCs w:val="24"/>
                  </w:rPr>
                </w:rPrChange>
              </w:rPr>
            </w:pPr>
            <w:r w:rsidRPr="00801E49">
              <w:rPr>
                <w:rFonts w:ascii="Open Sans" w:hAnsi="Open Sans" w:cs="Open Sans"/>
                <w:sz w:val="16"/>
                <w:szCs w:val="24"/>
                <w:rPrChange w:id="4684" w:author="Nicole Wu" w:date="2024-01-08T11:26:00Z">
                  <w:rPr>
                    <w:sz w:val="16"/>
                    <w:szCs w:val="24"/>
                  </w:rPr>
                </w:rPrChange>
              </w:rPr>
              <w:t>0.02</w:t>
            </w:r>
          </w:p>
        </w:tc>
        <w:tc>
          <w:tcPr>
            <w:tcW w:w="826" w:type="dxa"/>
            <w:tcBorders>
              <w:top w:val="nil"/>
              <w:left w:val="nil"/>
              <w:bottom w:val="nil"/>
              <w:right w:val="nil"/>
            </w:tcBorders>
          </w:tcPr>
          <w:p w14:paraId="35743310" w14:textId="77777777" w:rsidR="00B92327" w:rsidRPr="00801E49" w:rsidRDefault="00332621" w:rsidP="00A544C8">
            <w:pPr>
              <w:spacing w:after="0" w:line="259" w:lineRule="auto"/>
              <w:ind w:left="67" w:right="0" w:firstLine="0"/>
              <w:jc w:val="center"/>
              <w:rPr>
                <w:rFonts w:ascii="Open Sans" w:hAnsi="Open Sans" w:cs="Open Sans"/>
                <w:sz w:val="16"/>
                <w:szCs w:val="24"/>
                <w:rPrChange w:id="4685" w:author="Nicole Wu" w:date="2024-01-08T11:26:00Z">
                  <w:rPr>
                    <w:sz w:val="16"/>
                    <w:szCs w:val="24"/>
                  </w:rPr>
                </w:rPrChange>
              </w:rPr>
            </w:pPr>
            <w:r w:rsidRPr="00801E49">
              <w:rPr>
                <w:rFonts w:ascii="Open Sans" w:hAnsi="Open Sans" w:cs="Open Sans"/>
                <w:sz w:val="16"/>
                <w:szCs w:val="24"/>
                <w:rPrChange w:id="4686" w:author="Nicole Wu" w:date="2024-01-08T11:26:00Z">
                  <w:rPr>
                    <w:sz w:val="16"/>
                    <w:szCs w:val="24"/>
                  </w:rPr>
                </w:rPrChange>
              </w:rPr>
              <w:t>0.22</w:t>
            </w:r>
          </w:p>
        </w:tc>
        <w:tc>
          <w:tcPr>
            <w:tcW w:w="827" w:type="dxa"/>
            <w:tcBorders>
              <w:top w:val="nil"/>
              <w:left w:val="nil"/>
              <w:bottom w:val="nil"/>
              <w:right w:val="nil"/>
            </w:tcBorders>
          </w:tcPr>
          <w:p w14:paraId="45D7B664" w14:textId="77777777" w:rsidR="00B92327" w:rsidRPr="00801E49" w:rsidRDefault="00332621" w:rsidP="00A544C8">
            <w:pPr>
              <w:spacing w:after="0" w:line="259" w:lineRule="auto"/>
              <w:ind w:left="67" w:right="0" w:firstLine="0"/>
              <w:jc w:val="center"/>
              <w:rPr>
                <w:rFonts w:ascii="Open Sans" w:hAnsi="Open Sans" w:cs="Open Sans"/>
                <w:sz w:val="16"/>
                <w:szCs w:val="24"/>
                <w:rPrChange w:id="4687" w:author="Nicole Wu" w:date="2024-01-08T11:26:00Z">
                  <w:rPr>
                    <w:sz w:val="16"/>
                    <w:szCs w:val="24"/>
                  </w:rPr>
                </w:rPrChange>
              </w:rPr>
            </w:pPr>
            <w:r w:rsidRPr="00801E49">
              <w:rPr>
                <w:rFonts w:ascii="Open Sans" w:hAnsi="Open Sans" w:cs="Open Sans"/>
                <w:sz w:val="16"/>
                <w:szCs w:val="24"/>
                <w:rPrChange w:id="4688" w:author="Nicole Wu" w:date="2024-01-08T11:26:00Z">
                  <w:rPr>
                    <w:sz w:val="16"/>
                    <w:szCs w:val="24"/>
                  </w:rPr>
                </w:rPrChange>
              </w:rPr>
              <w:t>0.36</w:t>
            </w:r>
          </w:p>
        </w:tc>
        <w:tc>
          <w:tcPr>
            <w:tcW w:w="827" w:type="dxa"/>
            <w:tcBorders>
              <w:top w:val="nil"/>
              <w:left w:val="nil"/>
              <w:bottom w:val="nil"/>
              <w:right w:val="nil"/>
            </w:tcBorders>
          </w:tcPr>
          <w:p w14:paraId="7F7D0266" w14:textId="77777777" w:rsidR="00B92327" w:rsidRPr="00801E49" w:rsidRDefault="00332621" w:rsidP="00A544C8">
            <w:pPr>
              <w:spacing w:after="0" w:line="259" w:lineRule="auto"/>
              <w:ind w:left="67" w:right="0" w:firstLine="0"/>
              <w:jc w:val="center"/>
              <w:rPr>
                <w:rFonts w:ascii="Open Sans" w:hAnsi="Open Sans" w:cs="Open Sans"/>
                <w:sz w:val="16"/>
                <w:szCs w:val="24"/>
                <w:rPrChange w:id="4689" w:author="Nicole Wu" w:date="2024-01-08T11:26:00Z">
                  <w:rPr>
                    <w:sz w:val="16"/>
                    <w:szCs w:val="24"/>
                  </w:rPr>
                </w:rPrChange>
              </w:rPr>
            </w:pPr>
            <w:r w:rsidRPr="00801E49">
              <w:rPr>
                <w:rFonts w:ascii="Open Sans" w:hAnsi="Open Sans" w:cs="Open Sans"/>
                <w:sz w:val="16"/>
                <w:szCs w:val="24"/>
                <w:rPrChange w:id="4690" w:author="Nicole Wu" w:date="2024-01-08T11:26:00Z">
                  <w:rPr>
                    <w:sz w:val="16"/>
                    <w:szCs w:val="24"/>
                  </w:rPr>
                </w:rPrChange>
              </w:rPr>
              <w:t>0.14***</w:t>
            </w:r>
          </w:p>
        </w:tc>
      </w:tr>
      <w:tr w:rsidR="00B92327" w:rsidRPr="00801E49" w14:paraId="335121CD" w14:textId="77777777" w:rsidTr="00A544C8">
        <w:trPr>
          <w:trHeight w:val="160"/>
        </w:trPr>
        <w:tc>
          <w:tcPr>
            <w:tcW w:w="1921" w:type="dxa"/>
            <w:tcBorders>
              <w:top w:val="nil"/>
              <w:left w:val="nil"/>
              <w:bottom w:val="nil"/>
              <w:right w:val="nil"/>
            </w:tcBorders>
          </w:tcPr>
          <w:p w14:paraId="0A8B98DD" w14:textId="77777777" w:rsidR="00B92327" w:rsidRPr="00801E49" w:rsidRDefault="00B92327" w:rsidP="00A544C8">
            <w:pPr>
              <w:spacing w:after="0" w:line="259" w:lineRule="auto"/>
              <w:ind w:left="67" w:right="0" w:firstLine="0"/>
              <w:jc w:val="left"/>
              <w:rPr>
                <w:rFonts w:ascii="Open Sans" w:hAnsi="Open Sans" w:cs="Open Sans"/>
                <w:sz w:val="16"/>
                <w:szCs w:val="24"/>
                <w:rPrChange w:id="4691" w:author="Nicole Wu" w:date="2024-01-08T11:26:00Z">
                  <w:rPr>
                    <w:sz w:val="16"/>
                    <w:szCs w:val="24"/>
                  </w:rPr>
                </w:rPrChange>
              </w:rPr>
            </w:pPr>
          </w:p>
        </w:tc>
        <w:tc>
          <w:tcPr>
            <w:tcW w:w="826" w:type="dxa"/>
            <w:tcBorders>
              <w:top w:val="nil"/>
              <w:left w:val="nil"/>
              <w:bottom w:val="nil"/>
              <w:right w:val="nil"/>
            </w:tcBorders>
          </w:tcPr>
          <w:p w14:paraId="28741F0B" w14:textId="77777777" w:rsidR="00B92327" w:rsidRPr="00801E49" w:rsidRDefault="00332621" w:rsidP="00A544C8">
            <w:pPr>
              <w:spacing w:after="0" w:line="259" w:lineRule="auto"/>
              <w:ind w:left="67" w:right="0" w:firstLine="0"/>
              <w:jc w:val="center"/>
              <w:rPr>
                <w:rFonts w:ascii="Open Sans" w:hAnsi="Open Sans" w:cs="Open Sans"/>
                <w:sz w:val="16"/>
                <w:szCs w:val="24"/>
                <w:rPrChange w:id="4692" w:author="Nicole Wu" w:date="2024-01-08T11:26:00Z">
                  <w:rPr>
                    <w:sz w:val="16"/>
                    <w:szCs w:val="24"/>
                  </w:rPr>
                </w:rPrChange>
              </w:rPr>
            </w:pPr>
            <w:r w:rsidRPr="00801E49">
              <w:rPr>
                <w:rFonts w:ascii="Open Sans" w:hAnsi="Open Sans" w:cs="Open Sans"/>
                <w:sz w:val="16"/>
                <w:szCs w:val="24"/>
                <w:rPrChange w:id="4693" w:author="Nicole Wu" w:date="2024-01-08T11:26:00Z">
                  <w:rPr>
                    <w:sz w:val="16"/>
                    <w:szCs w:val="24"/>
                  </w:rPr>
                </w:rPrChange>
              </w:rPr>
              <w:t>(0.04)</w:t>
            </w:r>
          </w:p>
        </w:tc>
        <w:tc>
          <w:tcPr>
            <w:tcW w:w="827" w:type="dxa"/>
            <w:tcBorders>
              <w:top w:val="nil"/>
              <w:left w:val="nil"/>
              <w:bottom w:val="nil"/>
              <w:right w:val="nil"/>
            </w:tcBorders>
          </w:tcPr>
          <w:p w14:paraId="09D7AAC9" w14:textId="77777777" w:rsidR="00B92327" w:rsidRPr="00801E49" w:rsidRDefault="00332621" w:rsidP="00A544C8">
            <w:pPr>
              <w:spacing w:after="0" w:line="259" w:lineRule="auto"/>
              <w:ind w:left="67" w:right="0" w:firstLine="0"/>
              <w:jc w:val="center"/>
              <w:rPr>
                <w:rFonts w:ascii="Open Sans" w:hAnsi="Open Sans" w:cs="Open Sans"/>
                <w:sz w:val="16"/>
                <w:szCs w:val="24"/>
                <w:rPrChange w:id="4694" w:author="Nicole Wu" w:date="2024-01-08T11:26:00Z">
                  <w:rPr>
                    <w:sz w:val="16"/>
                    <w:szCs w:val="24"/>
                  </w:rPr>
                </w:rPrChange>
              </w:rPr>
            </w:pPr>
            <w:r w:rsidRPr="00801E49">
              <w:rPr>
                <w:rFonts w:ascii="Open Sans" w:hAnsi="Open Sans" w:cs="Open Sans"/>
                <w:sz w:val="16"/>
                <w:szCs w:val="24"/>
                <w:rPrChange w:id="4695" w:author="Nicole Wu" w:date="2024-01-08T11:26:00Z">
                  <w:rPr>
                    <w:sz w:val="16"/>
                    <w:szCs w:val="24"/>
                  </w:rPr>
                </w:rPrChange>
              </w:rPr>
              <w:t>(0.04)</w:t>
            </w:r>
          </w:p>
        </w:tc>
        <w:tc>
          <w:tcPr>
            <w:tcW w:w="826" w:type="dxa"/>
            <w:tcBorders>
              <w:top w:val="nil"/>
              <w:left w:val="nil"/>
              <w:bottom w:val="nil"/>
              <w:right w:val="nil"/>
            </w:tcBorders>
          </w:tcPr>
          <w:p w14:paraId="31BFA6EE" w14:textId="77777777" w:rsidR="00B92327" w:rsidRPr="00801E49" w:rsidRDefault="00332621" w:rsidP="00A544C8">
            <w:pPr>
              <w:spacing w:after="0" w:line="259" w:lineRule="auto"/>
              <w:ind w:left="67" w:right="0" w:firstLine="0"/>
              <w:jc w:val="center"/>
              <w:rPr>
                <w:rFonts w:ascii="Open Sans" w:hAnsi="Open Sans" w:cs="Open Sans"/>
                <w:sz w:val="16"/>
                <w:szCs w:val="24"/>
                <w:rPrChange w:id="4696" w:author="Nicole Wu" w:date="2024-01-08T11:26:00Z">
                  <w:rPr>
                    <w:sz w:val="16"/>
                    <w:szCs w:val="24"/>
                  </w:rPr>
                </w:rPrChange>
              </w:rPr>
            </w:pPr>
            <w:r w:rsidRPr="00801E49">
              <w:rPr>
                <w:rFonts w:ascii="Open Sans" w:hAnsi="Open Sans" w:cs="Open Sans"/>
                <w:sz w:val="16"/>
                <w:szCs w:val="24"/>
                <w:rPrChange w:id="4697" w:author="Nicole Wu" w:date="2024-01-08T11:26:00Z">
                  <w:rPr>
                    <w:sz w:val="16"/>
                    <w:szCs w:val="24"/>
                  </w:rPr>
                </w:rPrChange>
              </w:rPr>
              <w:t>(0.04)</w:t>
            </w:r>
          </w:p>
        </w:tc>
        <w:tc>
          <w:tcPr>
            <w:tcW w:w="827" w:type="dxa"/>
            <w:tcBorders>
              <w:top w:val="nil"/>
              <w:left w:val="nil"/>
              <w:bottom w:val="nil"/>
              <w:right w:val="nil"/>
            </w:tcBorders>
          </w:tcPr>
          <w:p w14:paraId="2073BDFF" w14:textId="77777777" w:rsidR="00B92327" w:rsidRPr="00801E49" w:rsidRDefault="00332621" w:rsidP="00A544C8">
            <w:pPr>
              <w:spacing w:after="0" w:line="259" w:lineRule="auto"/>
              <w:ind w:left="67" w:right="0" w:firstLine="0"/>
              <w:jc w:val="center"/>
              <w:rPr>
                <w:rFonts w:ascii="Open Sans" w:hAnsi="Open Sans" w:cs="Open Sans"/>
                <w:sz w:val="16"/>
                <w:szCs w:val="24"/>
                <w:rPrChange w:id="4698" w:author="Nicole Wu" w:date="2024-01-08T11:26:00Z">
                  <w:rPr>
                    <w:sz w:val="16"/>
                    <w:szCs w:val="24"/>
                  </w:rPr>
                </w:rPrChange>
              </w:rPr>
            </w:pPr>
            <w:r w:rsidRPr="00801E49">
              <w:rPr>
                <w:rFonts w:ascii="Open Sans" w:hAnsi="Open Sans" w:cs="Open Sans"/>
                <w:sz w:val="16"/>
                <w:szCs w:val="24"/>
                <w:rPrChange w:id="4699" w:author="Nicole Wu" w:date="2024-01-08T11:26:00Z">
                  <w:rPr>
                    <w:sz w:val="16"/>
                    <w:szCs w:val="24"/>
                  </w:rPr>
                </w:rPrChange>
              </w:rPr>
              <w:t>(0.03)</w:t>
            </w:r>
          </w:p>
        </w:tc>
        <w:tc>
          <w:tcPr>
            <w:tcW w:w="826" w:type="dxa"/>
            <w:tcBorders>
              <w:top w:val="nil"/>
              <w:left w:val="nil"/>
              <w:bottom w:val="nil"/>
              <w:right w:val="nil"/>
            </w:tcBorders>
          </w:tcPr>
          <w:p w14:paraId="134CA8B2" w14:textId="77777777" w:rsidR="00B92327" w:rsidRPr="00801E49" w:rsidRDefault="00332621" w:rsidP="00A544C8">
            <w:pPr>
              <w:spacing w:after="0" w:line="259" w:lineRule="auto"/>
              <w:ind w:left="67" w:right="0" w:firstLine="0"/>
              <w:jc w:val="center"/>
              <w:rPr>
                <w:rFonts w:ascii="Open Sans" w:hAnsi="Open Sans" w:cs="Open Sans"/>
                <w:sz w:val="16"/>
                <w:szCs w:val="24"/>
                <w:rPrChange w:id="4700" w:author="Nicole Wu" w:date="2024-01-08T11:26:00Z">
                  <w:rPr>
                    <w:sz w:val="16"/>
                    <w:szCs w:val="24"/>
                  </w:rPr>
                </w:rPrChange>
              </w:rPr>
            </w:pPr>
            <w:r w:rsidRPr="00801E49">
              <w:rPr>
                <w:rFonts w:ascii="Open Sans" w:hAnsi="Open Sans" w:cs="Open Sans"/>
                <w:sz w:val="16"/>
                <w:szCs w:val="24"/>
                <w:rPrChange w:id="4701" w:author="Nicole Wu" w:date="2024-01-08T11:26:00Z">
                  <w:rPr>
                    <w:sz w:val="16"/>
                    <w:szCs w:val="24"/>
                  </w:rPr>
                </w:rPrChange>
              </w:rPr>
              <w:t>(0.03)</w:t>
            </w:r>
          </w:p>
        </w:tc>
        <w:tc>
          <w:tcPr>
            <w:tcW w:w="827" w:type="dxa"/>
            <w:tcBorders>
              <w:top w:val="nil"/>
              <w:left w:val="nil"/>
              <w:bottom w:val="nil"/>
              <w:right w:val="nil"/>
            </w:tcBorders>
          </w:tcPr>
          <w:p w14:paraId="7EF06BF5" w14:textId="77777777" w:rsidR="00B92327" w:rsidRPr="00801E49" w:rsidRDefault="00332621" w:rsidP="00A544C8">
            <w:pPr>
              <w:spacing w:after="0" w:line="259" w:lineRule="auto"/>
              <w:ind w:left="67" w:right="0" w:firstLine="0"/>
              <w:jc w:val="center"/>
              <w:rPr>
                <w:rFonts w:ascii="Open Sans" w:hAnsi="Open Sans" w:cs="Open Sans"/>
                <w:sz w:val="16"/>
                <w:szCs w:val="24"/>
                <w:rPrChange w:id="4702" w:author="Nicole Wu" w:date="2024-01-08T11:26:00Z">
                  <w:rPr>
                    <w:sz w:val="16"/>
                    <w:szCs w:val="24"/>
                  </w:rPr>
                </w:rPrChange>
              </w:rPr>
            </w:pPr>
            <w:r w:rsidRPr="00801E49">
              <w:rPr>
                <w:rFonts w:ascii="Open Sans" w:hAnsi="Open Sans" w:cs="Open Sans"/>
                <w:sz w:val="16"/>
                <w:szCs w:val="24"/>
                <w:rPrChange w:id="4703" w:author="Nicole Wu" w:date="2024-01-08T11:26:00Z">
                  <w:rPr>
                    <w:sz w:val="16"/>
                    <w:szCs w:val="24"/>
                  </w:rPr>
                </w:rPrChange>
              </w:rPr>
              <w:t>(0.03)</w:t>
            </w:r>
          </w:p>
        </w:tc>
        <w:tc>
          <w:tcPr>
            <w:tcW w:w="826" w:type="dxa"/>
            <w:tcBorders>
              <w:top w:val="nil"/>
              <w:left w:val="nil"/>
              <w:bottom w:val="nil"/>
              <w:right w:val="nil"/>
            </w:tcBorders>
          </w:tcPr>
          <w:p w14:paraId="686A9827" w14:textId="77777777" w:rsidR="00B92327" w:rsidRPr="00801E49" w:rsidRDefault="00332621" w:rsidP="00A544C8">
            <w:pPr>
              <w:spacing w:after="0" w:line="259" w:lineRule="auto"/>
              <w:ind w:left="67" w:right="0" w:firstLine="0"/>
              <w:jc w:val="center"/>
              <w:rPr>
                <w:rFonts w:ascii="Open Sans" w:hAnsi="Open Sans" w:cs="Open Sans"/>
                <w:sz w:val="16"/>
                <w:szCs w:val="24"/>
                <w:rPrChange w:id="4704" w:author="Nicole Wu" w:date="2024-01-08T11:26:00Z">
                  <w:rPr>
                    <w:sz w:val="16"/>
                    <w:szCs w:val="24"/>
                  </w:rPr>
                </w:rPrChange>
              </w:rPr>
            </w:pPr>
            <w:r w:rsidRPr="00801E49">
              <w:rPr>
                <w:rFonts w:ascii="Open Sans" w:hAnsi="Open Sans" w:cs="Open Sans"/>
                <w:sz w:val="16"/>
                <w:szCs w:val="24"/>
                <w:rPrChange w:id="4705" w:author="Nicole Wu" w:date="2024-01-08T11:26:00Z">
                  <w:rPr>
                    <w:sz w:val="16"/>
                    <w:szCs w:val="24"/>
                  </w:rPr>
                </w:rPrChange>
              </w:rPr>
              <w:t>(0.02)</w:t>
            </w:r>
          </w:p>
        </w:tc>
        <w:tc>
          <w:tcPr>
            <w:tcW w:w="827" w:type="dxa"/>
            <w:tcBorders>
              <w:top w:val="nil"/>
              <w:left w:val="nil"/>
              <w:bottom w:val="nil"/>
              <w:right w:val="nil"/>
            </w:tcBorders>
          </w:tcPr>
          <w:p w14:paraId="5C5BFDA3" w14:textId="77777777" w:rsidR="00B92327" w:rsidRPr="00801E49" w:rsidRDefault="00332621" w:rsidP="00A544C8">
            <w:pPr>
              <w:spacing w:after="0" w:line="259" w:lineRule="auto"/>
              <w:ind w:left="67" w:right="0" w:firstLine="0"/>
              <w:jc w:val="center"/>
              <w:rPr>
                <w:rFonts w:ascii="Open Sans" w:hAnsi="Open Sans" w:cs="Open Sans"/>
                <w:sz w:val="16"/>
                <w:szCs w:val="24"/>
                <w:rPrChange w:id="4706" w:author="Nicole Wu" w:date="2024-01-08T11:26:00Z">
                  <w:rPr>
                    <w:sz w:val="16"/>
                    <w:szCs w:val="24"/>
                  </w:rPr>
                </w:rPrChange>
              </w:rPr>
            </w:pPr>
            <w:r w:rsidRPr="00801E49">
              <w:rPr>
                <w:rFonts w:ascii="Open Sans" w:hAnsi="Open Sans" w:cs="Open Sans"/>
                <w:sz w:val="16"/>
                <w:szCs w:val="24"/>
                <w:rPrChange w:id="4707" w:author="Nicole Wu" w:date="2024-01-08T11:26:00Z">
                  <w:rPr>
                    <w:sz w:val="16"/>
                    <w:szCs w:val="24"/>
                  </w:rPr>
                </w:rPrChange>
              </w:rPr>
              <w:t>(0.03)</w:t>
            </w:r>
          </w:p>
        </w:tc>
        <w:tc>
          <w:tcPr>
            <w:tcW w:w="827" w:type="dxa"/>
            <w:tcBorders>
              <w:top w:val="nil"/>
              <w:left w:val="nil"/>
              <w:bottom w:val="nil"/>
              <w:right w:val="nil"/>
            </w:tcBorders>
          </w:tcPr>
          <w:p w14:paraId="501E3E84" w14:textId="77777777" w:rsidR="00B92327" w:rsidRPr="00801E49" w:rsidRDefault="00332621" w:rsidP="00A544C8">
            <w:pPr>
              <w:spacing w:after="0" w:line="259" w:lineRule="auto"/>
              <w:ind w:left="67" w:right="0" w:firstLine="0"/>
              <w:jc w:val="center"/>
              <w:rPr>
                <w:rFonts w:ascii="Open Sans" w:hAnsi="Open Sans" w:cs="Open Sans"/>
                <w:sz w:val="16"/>
                <w:szCs w:val="24"/>
                <w:rPrChange w:id="4708" w:author="Nicole Wu" w:date="2024-01-08T11:26:00Z">
                  <w:rPr>
                    <w:sz w:val="16"/>
                    <w:szCs w:val="24"/>
                  </w:rPr>
                </w:rPrChange>
              </w:rPr>
            </w:pPr>
            <w:r w:rsidRPr="00801E49">
              <w:rPr>
                <w:rFonts w:ascii="Open Sans" w:hAnsi="Open Sans" w:cs="Open Sans"/>
                <w:sz w:val="16"/>
                <w:szCs w:val="24"/>
                <w:rPrChange w:id="4709" w:author="Nicole Wu" w:date="2024-01-08T11:26:00Z">
                  <w:rPr>
                    <w:sz w:val="16"/>
                    <w:szCs w:val="24"/>
                  </w:rPr>
                </w:rPrChange>
              </w:rPr>
              <w:t>(0.03)</w:t>
            </w:r>
          </w:p>
        </w:tc>
      </w:tr>
      <w:tr w:rsidR="00B92327" w:rsidRPr="00801E49" w14:paraId="68FAD15F" w14:textId="77777777" w:rsidTr="00A544C8">
        <w:trPr>
          <w:trHeight w:val="160"/>
        </w:trPr>
        <w:tc>
          <w:tcPr>
            <w:tcW w:w="1921" w:type="dxa"/>
            <w:tcBorders>
              <w:top w:val="nil"/>
              <w:left w:val="nil"/>
              <w:bottom w:val="nil"/>
              <w:right w:val="nil"/>
            </w:tcBorders>
          </w:tcPr>
          <w:p w14:paraId="4A8A72C4" w14:textId="77777777" w:rsidR="00B92327" w:rsidRPr="00801E49" w:rsidRDefault="00332621" w:rsidP="00A544C8">
            <w:pPr>
              <w:spacing w:after="0" w:line="259" w:lineRule="auto"/>
              <w:ind w:left="67" w:right="0" w:firstLine="0"/>
              <w:jc w:val="left"/>
              <w:rPr>
                <w:rFonts w:ascii="Open Sans" w:hAnsi="Open Sans" w:cs="Open Sans"/>
                <w:sz w:val="16"/>
                <w:szCs w:val="24"/>
                <w:rPrChange w:id="4710" w:author="Nicole Wu" w:date="2024-01-08T11:26:00Z">
                  <w:rPr>
                    <w:sz w:val="16"/>
                    <w:szCs w:val="24"/>
                  </w:rPr>
                </w:rPrChange>
              </w:rPr>
            </w:pPr>
            <w:r w:rsidRPr="00801E49">
              <w:rPr>
                <w:rFonts w:ascii="Open Sans" w:hAnsi="Open Sans" w:cs="Open Sans"/>
                <w:sz w:val="16"/>
                <w:szCs w:val="24"/>
                <w:rPrChange w:id="4711" w:author="Nicole Wu" w:date="2024-01-08T11:26:00Z">
                  <w:rPr>
                    <w:sz w:val="16"/>
                    <w:szCs w:val="24"/>
                  </w:rPr>
                </w:rPrChange>
              </w:rPr>
              <w:t>Moderately Food Insecure</w:t>
            </w:r>
          </w:p>
        </w:tc>
        <w:tc>
          <w:tcPr>
            <w:tcW w:w="826" w:type="dxa"/>
            <w:tcBorders>
              <w:top w:val="nil"/>
              <w:left w:val="nil"/>
              <w:bottom w:val="nil"/>
              <w:right w:val="nil"/>
            </w:tcBorders>
          </w:tcPr>
          <w:p w14:paraId="3C619302" w14:textId="77777777" w:rsidR="00B92327" w:rsidRPr="00801E49" w:rsidRDefault="00332621" w:rsidP="00A544C8">
            <w:pPr>
              <w:spacing w:after="0" w:line="259" w:lineRule="auto"/>
              <w:ind w:left="67" w:right="0" w:firstLine="0"/>
              <w:jc w:val="center"/>
              <w:rPr>
                <w:rFonts w:ascii="Open Sans" w:hAnsi="Open Sans" w:cs="Open Sans"/>
                <w:sz w:val="16"/>
                <w:szCs w:val="24"/>
                <w:rPrChange w:id="4712" w:author="Nicole Wu" w:date="2024-01-08T11:26:00Z">
                  <w:rPr>
                    <w:sz w:val="16"/>
                    <w:szCs w:val="24"/>
                  </w:rPr>
                </w:rPrChange>
              </w:rPr>
            </w:pPr>
            <w:r w:rsidRPr="00801E49">
              <w:rPr>
                <w:rFonts w:ascii="Open Sans" w:hAnsi="Open Sans" w:cs="Open Sans"/>
                <w:sz w:val="16"/>
                <w:szCs w:val="24"/>
                <w:rPrChange w:id="4713" w:author="Nicole Wu" w:date="2024-01-08T11:26:00Z">
                  <w:rPr>
                    <w:sz w:val="16"/>
                    <w:szCs w:val="24"/>
                  </w:rPr>
                </w:rPrChange>
              </w:rPr>
              <w:t>0.58</w:t>
            </w:r>
          </w:p>
        </w:tc>
        <w:tc>
          <w:tcPr>
            <w:tcW w:w="827" w:type="dxa"/>
            <w:tcBorders>
              <w:top w:val="nil"/>
              <w:left w:val="nil"/>
              <w:bottom w:val="nil"/>
              <w:right w:val="nil"/>
            </w:tcBorders>
          </w:tcPr>
          <w:p w14:paraId="06518A59" w14:textId="77777777" w:rsidR="00B92327" w:rsidRPr="00801E49" w:rsidRDefault="00332621" w:rsidP="00A544C8">
            <w:pPr>
              <w:spacing w:after="0" w:line="259" w:lineRule="auto"/>
              <w:ind w:left="67" w:right="0" w:firstLine="0"/>
              <w:jc w:val="center"/>
              <w:rPr>
                <w:rFonts w:ascii="Open Sans" w:hAnsi="Open Sans" w:cs="Open Sans"/>
                <w:sz w:val="16"/>
                <w:szCs w:val="24"/>
                <w:rPrChange w:id="4714" w:author="Nicole Wu" w:date="2024-01-08T11:26:00Z">
                  <w:rPr>
                    <w:sz w:val="16"/>
                    <w:szCs w:val="24"/>
                  </w:rPr>
                </w:rPrChange>
              </w:rPr>
            </w:pPr>
            <w:r w:rsidRPr="00801E49">
              <w:rPr>
                <w:rFonts w:ascii="Open Sans" w:hAnsi="Open Sans" w:cs="Open Sans"/>
                <w:sz w:val="16"/>
                <w:szCs w:val="24"/>
                <w:rPrChange w:id="4715" w:author="Nicole Wu" w:date="2024-01-08T11:26:00Z">
                  <w:rPr>
                    <w:sz w:val="16"/>
                    <w:szCs w:val="24"/>
                  </w:rPr>
                </w:rPrChange>
              </w:rPr>
              <w:t>0.45</w:t>
            </w:r>
          </w:p>
        </w:tc>
        <w:tc>
          <w:tcPr>
            <w:tcW w:w="826" w:type="dxa"/>
            <w:tcBorders>
              <w:top w:val="nil"/>
              <w:left w:val="nil"/>
              <w:bottom w:val="nil"/>
              <w:right w:val="nil"/>
            </w:tcBorders>
          </w:tcPr>
          <w:p w14:paraId="01352AEA" w14:textId="77777777" w:rsidR="00B92327" w:rsidRPr="00801E49" w:rsidRDefault="00332621" w:rsidP="00A544C8">
            <w:pPr>
              <w:spacing w:after="0" w:line="259" w:lineRule="auto"/>
              <w:ind w:left="67" w:right="0" w:firstLine="0"/>
              <w:jc w:val="center"/>
              <w:rPr>
                <w:rFonts w:ascii="Open Sans" w:hAnsi="Open Sans" w:cs="Open Sans"/>
                <w:sz w:val="16"/>
                <w:szCs w:val="24"/>
                <w:rPrChange w:id="4716" w:author="Nicole Wu" w:date="2024-01-08T11:26:00Z">
                  <w:rPr>
                    <w:sz w:val="16"/>
                    <w:szCs w:val="24"/>
                  </w:rPr>
                </w:rPrChange>
              </w:rPr>
            </w:pPr>
            <w:r w:rsidRPr="00801E49">
              <w:rPr>
                <w:rFonts w:ascii="Open Sans" w:hAnsi="Open Sans" w:cs="Open Sans"/>
                <w:sz w:val="16"/>
                <w:szCs w:val="24"/>
                <w:rPrChange w:id="4717" w:author="Nicole Wu" w:date="2024-01-08T11:26:00Z">
                  <w:rPr>
                    <w:sz w:val="16"/>
                    <w:szCs w:val="24"/>
                  </w:rPr>
                </w:rPrChange>
              </w:rPr>
              <w:t>-0.13*</w:t>
            </w:r>
          </w:p>
        </w:tc>
        <w:tc>
          <w:tcPr>
            <w:tcW w:w="827" w:type="dxa"/>
            <w:tcBorders>
              <w:top w:val="nil"/>
              <w:left w:val="nil"/>
              <w:bottom w:val="nil"/>
              <w:right w:val="nil"/>
            </w:tcBorders>
          </w:tcPr>
          <w:p w14:paraId="6FBBF76C" w14:textId="77777777" w:rsidR="00B92327" w:rsidRPr="00801E49" w:rsidRDefault="00332621" w:rsidP="00A544C8">
            <w:pPr>
              <w:spacing w:after="0" w:line="259" w:lineRule="auto"/>
              <w:ind w:left="67" w:right="0" w:firstLine="0"/>
              <w:jc w:val="center"/>
              <w:rPr>
                <w:rFonts w:ascii="Open Sans" w:hAnsi="Open Sans" w:cs="Open Sans"/>
                <w:sz w:val="16"/>
                <w:szCs w:val="24"/>
                <w:rPrChange w:id="4718" w:author="Nicole Wu" w:date="2024-01-08T11:26:00Z">
                  <w:rPr>
                    <w:sz w:val="16"/>
                    <w:szCs w:val="24"/>
                  </w:rPr>
                </w:rPrChange>
              </w:rPr>
            </w:pPr>
            <w:r w:rsidRPr="00801E49">
              <w:rPr>
                <w:rFonts w:ascii="Open Sans" w:hAnsi="Open Sans" w:cs="Open Sans"/>
                <w:sz w:val="16"/>
                <w:szCs w:val="24"/>
                <w:rPrChange w:id="4719" w:author="Nicole Wu" w:date="2024-01-08T11:26:00Z">
                  <w:rPr>
                    <w:sz w:val="16"/>
                    <w:szCs w:val="24"/>
                  </w:rPr>
                </w:rPrChange>
              </w:rPr>
              <w:t>0.59</w:t>
            </w:r>
          </w:p>
        </w:tc>
        <w:tc>
          <w:tcPr>
            <w:tcW w:w="826" w:type="dxa"/>
            <w:tcBorders>
              <w:top w:val="nil"/>
              <w:left w:val="nil"/>
              <w:bottom w:val="nil"/>
              <w:right w:val="nil"/>
            </w:tcBorders>
          </w:tcPr>
          <w:p w14:paraId="190FCEB8" w14:textId="77777777" w:rsidR="00B92327" w:rsidRPr="00801E49" w:rsidRDefault="00332621" w:rsidP="00A544C8">
            <w:pPr>
              <w:spacing w:after="0" w:line="259" w:lineRule="auto"/>
              <w:ind w:left="67" w:right="0" w:firstLine="0"/>
              <w:jc w:val="center"/>
              <w:rPr>
                <w:rFonts w:ascii="Open Sans" w:hAnsi="Open Sans" w:cs="Open Sans"/>
                <w:sz w:val="16"/>
                <w:szCs w:val="24"/>
                <w:rPrChange w:id="4720" w:author="Nicole Wu" w:date="2024-01-08T11:26:00Z">
                  <w:rPr>
                    <w:sz w:val="16"/>
                    <w:szCs w:val="24"/>
                  </w:rPr>
                </w:rPrChange>
              </w:rPr>
            </w:pPr>
            <w:r w:rsidRPr="00801E49">
              <w:rPr>
                <w:rFonts w:ascii="Open Sans" w:hAnsi="Open Sans" w:cs="Open Sans"/>
                <w:sz w:val="16"/>
                <w:szCs w:val="24"/>
                <w:rPrChange w:id="4721" w:author="Nicole Wu" w:date="2024-01-08T11:26:00Z">
                  <w:rPr>
                    <w:sz w:val="16"/>
                    <w:szCs w:val="24"/>
                  </w:rPr>
                </w:rPrChange>
              </w:rPr>
              <w:t>0.70</w:t>
            </w:r>
          </w:p>
        </w:tc>
        <w:tc>
          <w:tcPr>
            <w:tcW w:w="827" w:type="dxa"/>
            <w:tcBorders>
              <w:top w:val="nil"/>
              <w:left w:val="nil"/>
              <w:bottom w:val="nil"/>
              <w:right w:val="nil"/>
            </w:tcBorders>
          </w:tcPr>
          <w:p w14:paraId="0E7A17D4" w14:textId="77777777" w:rsidR="00B92327" w:rsidRPr="00801E49" w:rsidRDefault="00332621" w:rsidP="00A544C8">
            <w:pPr>
              <w:spacing w:after="0" w:line="259" w:lineRule="auto"/>
              <w:ind w:left="67" w:right="0" w:firstLine="0"/>
              <w:jc w:val="center"/>
              <w:rPr>
                <w:rFonts w:ascii="Open Sans" w:hAnsi="Open Sans" w:cs="Open Sans"/>
                <w:sz w:val="16"/>
                <w:szCs w:val="24"/>
                <w:rPrChange w:id="4722" w:author="Nicole Wu" w:date="2024-01-08T11:26:00Z">
                  <w:rPr>
                    <w:sz w:val="16"/>
                    <w:szCs w:val="24"/>
                  </w:rPr>
                </w:rPrChange>
              </w:rPr>
            </w:pPr>
            <w:r w:rsidRPr="00801E49">
              <w:rPr>
                <w:rFonts w:ascii="Open Sans" w:hAnsi="Open Sans" w:cs="Open Sans"/>
                <w:sz w:val="16"/>
                <w:szCs w:val="24"/>
                <w:rPrChange w:id="4723" w:author="Nicole Wu" w:date="2024-01-08T11:26:00Z">
                  <w:rPr>
                    <w:sz w:val="16"/>
                    <w:szCs w:val="24"/>
                  </w:rPr>
                </w:rPrChange>
              </w:rPr>
              <w:t>0.11*</w:t>
            </w:r>
          </w:p>
        </w:tc>
        <w:tc>
          <w:tcPr>
            <w:tcW w:w="826" w:type="dxa"/>
            <w:tcBorders>
              <w:top w:val="nil"/>
              <w:left w:val="nil"/>
              <w:bottom w:val="nil"/>
              <w:right w:val="nil"/>
            </w:tcBorders>
          </w:tcPr>
          <w:p w14:paraId="7CF0CF38" w14:textId="77777777" w:rsidR="00B92327" w:rsidRPr="00801E49" w:rsidRDefault="00332621" w:rsidP="00A544C8">
            <w:pPr>
              <w:spacing w:after="0" w:line="259" w:lineRule="auto"/>
              <w:ind w:left="67" w:right="0" w:firstLine="0"/>
              <w:jc w:val="center"/>
              <w:rPr>
                <w:rFonts w:ascii="Open Sans" w:hAnsi="Open Sans" w:cs="Open Sans"/>
                <w:sz w:val="16"/>
                <w:szCs w:val="24"/>
                <w:rPrChange w:id="4724" w:author="Nicole Wu" w:date="2024-01-08T11:26:00Z">
                  <w:rPr>
                    <w:sz w:val="16"/>
                    <w:szCs w:val="24"/>
                  </w:rPr>
                </w:rPrChange>
              </w:rPr>
            </w:pPr>
            <w:r w:rsidRPr="00801E49">
              <w:rPr>
                <w:rFonts w:ascii="Open Sans" w:hAnsi="Open Sans" w:cs="Open Sans"/>
                <w:sz w:val="16"/>
                <w:szCs w:val="24"/>
                <w:rPrChange w:id="4725" w:author="Nicole Wu" w:date="2024-01-08T11:26:00Z">
                  <w:rPr>
                    <w:sz w:val="16"/>
                    <w:szCs w:val="24"/>
                  </w:rPr>
                </w:rPrChange>
              </w:rPr>
              <w:t>0.58</w:t>
            </w:r>
          </w:p>
        </w:tc>
        <w:tc>
          <w:tcPr>
            <w:tcW w:w="827" w:type="dxa"/>
            <w:tcBorders>
              <w:top w:val="nil"/>
              <w:left w:val="nil"/>
              <w:bottom w:val="nil"/>
              <w:right w:val="nil"/>
            </w:tcBorders>
          </w:tcPr>
          <w:p w14:paraId="3D4A81D1" w14:textId="77777777" w:rsidR="00B92327" w:rsidRPr="00801E49" w:rsidRDefault="00332621" w:rsidP="00A544C8">
            <w:pPr>
              <w:spacing w:after="0" w:line="259" w:lineRule="auto"/>
              <w:ind w:left="67" w:right="0" w:firstLine="0"/>
              <w:jc w:val="center"/>
              <w:rPr>
                <w:rFonts w:ascii="Open Sans" w:hAnsi="Open Sans" w:cs="Open Sans"/>
                <w:sz w:val="16"/>
                <w:szCs w:val="24"/>
                <w:rPrChange w:id="4726" w:author="Nicole Wu" w:date="2024-01-08T11:26:00Z">
                  <w:rPr>
                    <w:sz w:val="16"/>
                    <w:szCs w:val="24"/>
                  </w:rPr>
                </w:rPrChange>
              </w:rPr>
            </w:pPr>
            <w:r w:rsidRPr="00801E49">
              <w:rPr>
                <w:rFonts w:ascii="Open Sans" w:hAnsi="Open Sans" w:cs="Open Sans"/>
                <w:sz w:val="16"/>
                <w:szCs w:val="24"/>
                <w:rPrChange w:id="4727" w:author="Nicole Wu" w:date="2024-01-08T11:26:00Z">
                  <w:rPr>
                    <w:sz w:val="16"/>
                    <w:szCs w:val="24"/>
                  </w:rPr>
                </w:rPrChange>
              </w:rPr>
              <w:t>0.56</w:t>
            </w:r>
          </w:p>
        </w:tc>
        <w:tc>
          <w:tcPr>
            <w:tcW w:w="827" w:type="dxa"/>
            <w:tcBorders>
              <w:top w:val="nil"/>
              <w:left w:val="nil"/>
              <w:bottom w:val="nil"/>
              <w:right w:val="nil"/>
            </w:tcBorders>
          </w:tcPr>
          <w:p w14:paraId="6E630D1C" w14:textId="77777777" w:rsidR="00B92327" w:rsidRPr="00801E49" w:rsidRDefault="00332621" w:rsidP="00A544C8">
            <w:pPr>
              <w:spacing w:after="0" w:line="259" w:lineRule="auto"/>
              <w:ind w:left="67" w:right="0" w:firstLine="0"/>
              <w:jc w:val="center"/>
              <w:rPr>
                <w:rFonts w:ascii="Open Sans" w:hAnsi="Open Sans" w:cs="Open Sans"/>
                <w:sz w:val="16"/>
                <w:szCs w:val="24"/>
                <w:rPrChange w:id="4728" w:author="Nicole Wu" w:date="2024-01-08T11:26:00Z">
                  <w:rPr>
                    <w:sz w:val="16"/>
                    <w:szCs w:val="24"/>
                  </w:rPr>
                </w:rPrChange>
              </w:rPr>
            </w:pPr>
            <w:r w:rsidRPr="00801E49">
              <w:rPr>
                <w:rFonts w:ascii="Open Sans" w:hAnsi="Open Sans" w:cs="Open Sans"/>
                <w:sz w:val="16"/>
                <w:szCs w:val="24"/>
                <w:rPrChange w:id="4729" w:author="Nicole Wu" w:date="2024-01-08T11:26:00Z">
                  <w:rPr>
                    <w:sz w:val="16"/>
                    <w:szCs w:val="24"/>
                  </w:rPr>
                </w:rPrChange>
              </w:rPr>
              <w:t>-0.03</w:t>
            </w:r>
          </w:p>
        </w:tc>
      </w:tr>
      <w:tr w:rsidR="00B92327" w:rsidRPr="00801E49" w14:paraId="4BD04B0A" w14:textId="77777777" w:rsidTr="00A544C8">
        <w:trPr>
          <w:trHeight w:val="160"/>
        </w:trPr>
        <w:tc>
          <w:tcPr>
            <w:tcW w:w="1921" w:type="dxa"/>
            <w:tcBorders>
              <w:top w:val="nil"/>
              <w:left w:val="nil"/>
              <w:bottom w:val="nil"/>
              <w:right w:val="nil"/>
            </w:tcBorders>
          </w:tcPr>
          <w:p w14:paraId="793F206B" w14:textId="77777777" w:rsidR="00B92327" w:rsidRPr="00801E49" w:rsidRDefault="00B92327" w:rsidP="00A544C8">
            <w:pPr>
              <w:spacing w:after="0" w:line="259" w:lineRule="auto"/>
              <w:ind w:left="67" w:right="0" w:firstLine="0"/>
              <w:jc w:val="left"/>
              <w:rPr>
                <w:rFonts w:ascii="Open Sans" w:hAnsi="Open Sans" w:cs="Open Sans"/>
                <w:sz w:val="16"/>
                <w:szCs w:val="24"/>
                <w:rPrChange w:id="4730" w:author="Nicole Wu" w:date="2024-01-08T11:26:00Z">
                  <w:rPr>
                    <w:sz w:val="16"/>
                    <w:szCs w:val="24"/>
                  </w:rPr>
                </w:rPrChange>
              </w:rPr>
            </w:pPr>
          </w:p>
        </w:tc>
        <w:tc>
          <w:tcPr>
            <w:tcW w:w="826" w:type="dxa"/>
            <w:tcBorders>
              <w:top w:val="nil"/>
              <w:left w:val="nil"/>
              <w:bottom w:val="nil"/>
              <w:right w:val="nil"/>
            </w:tcBorders>
          </w:tcPr>
          <w:p w14:paraId="05CBB331" w14:textId="77777777" w:rsidR="00B92327" w:rsidRPr="00801E49" w:rsidRDefault="00332621" w:rsidP="00A544C8">
            <w:pPr>
              <w:spacing w:after="0" w:line="259" w:lineRule="auto"/>
              <w:ind w:left="67" w:right="0" w:firstLine="0"/>
              <w:jc w:val="center"/>
              <w:rPr>
                <w:rFonts w:ascii="Open Sans" w:hAnsi="Open Sans" w:cs="Open Sans"/>
                <w:sz w:val="16"/>
                <w:szCs w:val="24"/>
                <w:rPrChange w:id="4731" w:author="Nicole Wu" w:date="2024-01-08T11:26:00Z">
                  <w:rPr>
                    <w:sz w:val="16"/>
                    <w:szCs w:val="24"/>
                  </w:rPr>
                </w:rPrChange>
              </w:rPr>
            </w:pPr>
            <w:r w:rsidRPr="00801E49">
              <w:rPr>
                <w:rFonts w:ascii="Open Sans" w:hAnsi="Open Sans" w:cs="Open Sans"/>
                <w:sz w:val="16"/>
                <w:szCs w:val="24"/>
                <w:rPrChange w:id="4732" w:author="Nicole Wu" w:date="2024-01-08T11:26:00Z">
                  <w:rPr>
                    <w:sz w:val="16"/>
                    <w:szCs w:val="24"/>
                  </w:rPr>
                </w:rPrChange>
              </w:rPr>
              <w:t>(0.04)</w:t>
            </w:r>
          </w:p>
        </w:tc>
        <w:tc>
          <w:tcPr>
            <w:tcW w:w="827" w:type="dxa"/>
            <w:tcBorders>
              <w:top w:val="nil"/>
              <w:left w:val="nil"/>
              <w:bottom w:val="nil"/>
              <w:right w:val="nil"/>
            </w:tcBorders>
          </w:tcPr>
          <w:p w14:paraId="72A61E43" w14:textId="77777777" w:rsidR="00B92327" w:rsidRPr="00801E49" w:rsidRDefault="00332621" w:rsidP="00A544C8">
            <w:pPr>
              <w:spacing w:after="0" w:line="259" w:lineRule="auto"/>
              <w:ind w:left="67" w:right="0" w:firstLine="0"/>
              <w:jc w:val="center"/>
              <w:rPr>
                <w:rFonts w:ascii="Open Sans" w:hAnsi="Open Sans" w:cs="Open Sans"/>
                <w:sz w:val="16"/>
                <w:szCs w:val="24"/>
                <w:rPrChange w:id="4733" w:author="Nicole Wu" w:date="2024-01-08T11:26:00Z">
                  <w:rPr>
                    <w:sz w:val="16"/>
                    <w:szCs w:val="24"/>
                  </w:rPr>
                </w:rPrChange>
              </w:rPr>
            </w:pPr>
            <w:r w:rsidRPr="00801E49">
              <w:rPr>
                <w:rFonts w:ascii="Open Sans" w:hAnsi="Open Sans" w:cs="Open Sans"/>
                <w:sz w:val="16"/>
                <w:szCs w:val="24"/>
                <w:rPrChange w:id="4734" w:author="Nicole Wu" w:date="2024-01-08T11:26:00Z">
                  <w:rPr>
                    <w:sz w:val="16"/>
                    <w:szCs w:val="24"/>
                  </w:rPr>
                </w:rPrChange>
              </w:rPr>
              <w:t>(0.04)</w:t>
            </w:r>
          </w:p>
        </w:tc>
        <w:tc>
          <w:tcPr>
            <w:tcW w:w="826" w:type="dxa"/>
            <w:tcBorders>
              <w:top w:val="nil"/>
              <w:left w:val="nil"/>
              <w:bottom w:val="nil"/>
              <w:right w:val="nil"/>
            </w:tcBorders>
          </w:tcPr>
          <w:p w14:paraId="69E3EAC5" w14:textId="77777777" w:rsidR="00B92327" w:rsidRPr="00801E49" w:rsidRDefault="00332621" w:rsidP="00A544C8">
            <w:pPr>
              <w:spacing w:after="0" w:line="259" w:lineRule="auto"/>
              <w:ind w:left="67" w:right="0" w:firstLine="0"/>
              <w:jc w:val="center"/>
              <w:rPr>
                <w:rFonts w:ascii="Open Sans" w:hAnsi="Open Sans" w:cs="Open Sans"/>
                <w:sz w:val="16"/>
                <w:szCs w:val="24"/>
                <w:rPrChange w:id="4735" w:author="Nicole Wu" w:date="2024-01-08T11:26:00Z">
                  <w:rPr>
                    <w:sz w:val="16"/>
                    <w:szCs w:val="24"/>
                  </w:rPr>
                </w:rPrChange>
              </w:rPr>
            </w:pPr>
            <w:r w:rsidRPr="00801E49">
              <w:rPr>
                <w:rFonts w:ascii="Open Sans" w:hAnsi="Open Sans" w:cs="Open Sans"/>
                <w:sz w:val="16"/>
                <w:szCs w:val="24"/>
                <w:rPrChange w:id="4736" w:author="Nicole Wu" w:date="2024-01-08T11:26:00Z">
                  <w:rPr>
                    <w:sz w:val="16"/>
                    <w:szCs w:val="24"/>
                  </w:rPr>
                </w:rPrChange>
              </w:rPr>
              <w:t>(0.05)</w:t>
            </w:r>
          </w:p>
        </w:tc>
        <w:tc>
          <w:tcPr>
            <w:tcW w:w="827" w:type="dxa"/>
            <w:tcBorders>
              <w:top w:val="nil"/>
              <w:left w:val="nil"/>
              <w:bottom w:val="nil"/>
              <w:right w:val="nil"/>
            </w:tcBorders>
          </w:tcPr>
          <w:p w14:paraId="67B28046" w14:textId="77777777" w:rsidR="00B92327" w:rsidRPr="00801E49" w:rsidRDefault="00332621" w:rsidP="00A544C8">
            <w:pPr>
              <w:spacing w:after="0" w:line="259" w:lineRule="auto"/>
              <w:ind w:left="67" w:right="0" w:firstLine="0"/>
              <w:jc w:val="center"/>
              <w:rPr>
                <w:rFonts w:ascii="Open Sans" w:hAnsi="Open Sans" w:cs="Open Sans"/>
                <w:sz w:val="16"/>
                <w:szCs w:val="24"/>
                <w:rPrChange w:id="4737" w:author="Nicole Wu" w:date="2024-01-08T11:26:00Z">
                  <w:rPr>
                    <w:sz w:val="16"/>
                    <w:szCs w:val="24"/>
                  </w:rPr>
                </w:rPrChange>
              </w:rPr>
            </w:pPr>
            <w:r w:rsidRPr="00801E49">
              <w:rPr>
                <w:rFonts w:ascii="Open Sans" w:hAnsi="Open Sans" w:cs="Open Sans"/>
                <w:sz w:val="16"/>
                <w:szCs w:val="24"/>
                <w:rPrChange w:id="4738" w:author="Nicole Wu" w:date="2024-01-08T11:26:00Z">
                  <w:rPr>
                    <w:sz w:val="16"/>
                    <w:szCs w:val="24"/>
                  </w:rPr>
                </w:rPrChange>
              </w:rPr>
              <w:t>(0.05)</w:t>
            </w:r>
          </w:p>
        </w:tc>
        <w:tc>
          <w:tcPr>
            <w:tcW w:w="826" w:type="dxa"/>
            <w:tcBorders>
              <w:top w:val="nil"/>
              <w:left w:val="nil"/>
              <w:bottom w:val="nil"/>
              <w:right w:val="nil"/>
            </w:tcBorders>
          </w:tcPr>
          <w:p w14:paraId="45EFEF2C" w14:textId="77777777" w:rsidR="00B92327" w:rsidRPr="00801E49" w:rsidRDefault="00332621" w:rsidP="00A544C8">
            <w:pPr>
              <w:spacing w:after="0" w:line="259" w:lineRule="auto"/>
              <w:ind w:left="67" w:right="0" w:firstLine="0"/>
              <w:jc w:val="center"/>
              <w:rPr>
                <w:rFonts w:ascii="Open Sans" w:hAnsi="Open Sans" w:cs="Open Sans"/>
                <w:sz w:val="16"/>
                <w:szCs w:val="24"/>
                <w:rPrChange w:id="4739" w:author="Nicole Wu" w:date="2024-01-08T11:26:00Z">
                  <w:rPr>
                    <w:sz w:val="16"/>
                    <w:szCs w:val="24"/>
                  </w:rPr>
                </w:rPrChange>
              </w:rPr>
            </w:pPr>
            <w:r w:rsidRPr="00801E49">
              <w:rPr>
                <w:rFonts w:ascii="Open Sans" w:hAnsi="Open Sans" w:cs="Open Sans"/>
                <w:sz w:val="16"/>
                <w:szCs w:val="24"/>
                <w:rPrChange w:id="4740" w:author="Nicole Wu" w:date="2024-01-08T11:26:00Z">
                  <w:rPr>
                    <w:sz w:val="16"/>
                    <w:szCs w:val="24"/>
                  </w:rPr>
                </w:rPrChange>
              </w:rPr>
              <w:t>(0.04)</w:t>
            </w:r>
          </w:p>
        </w:tc>
        <w:tc>
          <w:tcPr>
            <w:tcW w:w="827" w:type="dxa"/>
            <w:tcBorders>
              <w:top w:val="nil"/>
              <w:left w:val="nil"/>
              <w:bottom w:val="nil"/>
              <w:right w:val="nil"/>
            </w:tcBorders>
          </w:tcPr>
          <w:p w14:paraId="20B73A7C" w14:textId="77777777" w:rsidR="00B92327" w:rsidRPr="00801E49" w:rsidRDefault="00332621" w:rsidP="00A544C8">
            <w:pPr>
              <w:spacing w:after="0" w:line="259" w:lineRule="auto"/>
              <w:ind w:left="67" w:right="0" w:firstLine="0"/>
              <w:jc w:val="center"/>
              <w:rPr>
                <w:rFonts w:ascii="Open Sans" w:hAnsi="Open Sans" w:cs="Open Sans"/>
                <w:sz w:val="16"/>
                <w:szCs w:val="24"/>
                <w:rPrChange w:id="4741" w:author="Nicole Wu" w:date="2024-01-08T11:26:00Z">
                  <w:rPr>
                    <w:sz w:val="16"/>
                    <w:szCs w:val="24"/>
                  </w:rPr>
                </w:rPrChange>
              </w:rPr>
            </w:pPr>
            <w:r w:rsidRPr="00801E49">
              <w:rPr>
                <w:rFonts w:ascii="Open Sans" w:hAnsi="Open Sans" w:cs="Open Sans"/>
                <w:sz w:val="16"/>
                <w:szCs w:val="24"/>
                <w:rPrChange w:id="4742" w:author="Nicole Wu" w:date="2024-01-08T11:26:00Z">
                  <w:rPr>
                    <w:sz w:val="16"/>
                    <w:szCs w:val="24"/>
                  </w:rPr>
                </w:rPrChange>
              </w:rPr>
              <w:t>(0.05)</w:t>
            </w:r>
          </w:p>
        </w:tc>
        <w:tc>
          <w:tcPr>
            <w:tcW w:w="826" w:type="dxa"/>
            <w:tcBorders>
              <w:top w:val="nil"/>
              <w:left w:val="nil"/>
              <w:bottom w:val="nil"/>
              <w:right w:val="nil"/>
            </w:tcBorders>
          </w:tcPr>
          <w:p w14:paraId="304B762C" w14:textId="77777777" w:rsidR="00B92327" w:rsidRPr="00801E49" w:rsidRDefault="00332621" w:rsidP="00A544C8">
            <w:pPr>
              <w:spacing w:after="0" w:line="259" w:lineRule="auto"/>
              <w:ind w:left="67" w:right="0" w:firstLine="0"/>
              <w:jc w:val="center"/>
              <w:rPr>
                <w:rFonts w:ascii="Open Sans" w:hAnsi="Open Sans" w:cs="Open Sans"/>
                <w:sz w:val="16"/>
                <w:szCs w:val="24"/>
                <w:rPrChange w:id="4743" w:author="Nicole Wu" w:date="2024-01-08T11:26:00Z">
                  <w:rPr>
                    <w:sz w:val="16"/>
                    <w:szCs w:val="24"/>
                  </w:rPr>
                </w:rPrChange>
              </w:rPr>
            </w:pPr>
            <w:r w:rsidRPr="00801E49">
              <w:rPr>
                <w:rFonts w:ascii="Open Sans" w:hAnsi="Open Sans" w:cs="Open Sans"/>
                <w:sz w:val="16"/>
                <w:szCs w:val="24"/>
                <w:rPrChange w:id="4744" w:author="Nicole Wu" w:date="2024-01-08T11:26:00Z">
                  <w:rPr>
                    <w:sz w:val="16"/>
                    <w:szCs w:val="24"/>
                  </w:rPr>
                </w:rPrChange>
              </w:rPr>
              <w:t>(0.03)</w:t>
            </w:r>
          </w:p>
        </w:tc>
        <w:tc>
          <w:tcPr>
            <w:tcW w:w="827" w:type="dxa"/>
            <w:tcBorders>
              <w:top w:val="nil"/>
              <w:left w:val="nil"/>
              <w:bottom w:val="nil"/>
              <w:right w:val="nil"/>
            </w:tcBorders>
          </w:tcPr>
          <w:p w14:paraId="5A0148A1" w14:textId="77777777" w:rsidR="00B92327" w:rsidRPr="00801E49" w:rsidRDefault="00332621" w:rsidP="00A544C8">
            <w:pPr>
              <w:spacing w:after="0" w:line="259" w:lineRule="auto"/>
              <w:ind w:left="67" w:right="0" w:firstLine="0"/>
              <w:jc w:val="center"/>
              <w:rPr>
                <w:rFonts w:ascii="Open Sans" w:hAnsi="Open Sans" w:cs="Open Sans"/>
                <w:sz w:val="16"/>
                <w:szCs w:val="24"/>
                <w:rPrChange w:id="4745" w:author="Nicole Wu" w:date="2024-01-08T11:26:00Z">
                  <w:rPr>
                    <w:sz w:val="16"/>
                    <w:szCs w:val="24"/>
                  </w:rPr>
                </w:rPrChange>
              </w:rPr>
            </w:pPr>
            <w:r w:rsidRPr="00801E49">
              <w:rPr>
                <w:rFonts w:ascii="Open Sans" w:hAnsi="Open Sans" w:cs="Open Sans"/>
                <w:sz w:val="16"/>
                <w:szCs w:val="24"/>
                <w:rPrChange w:id="4746" w:author="Nicole Wu" w:date="2024-01-08T11:26:00Z">
                  <w:rPr>
                    <w:sz w:val="16"/>
                    <w:szCs w:val="24"/>
                  </w:rPr>
                </w:rPrChange>
              </w:rPr>
              <w:t>(0.03)</w:t>
            </w:r>
          </w:p>
        </w:tc>
        <w:tc>
          <w:tcPr>
            <w:tcW w:w="827" w:type="dxa"/>
            <w:tcBorders>
              <w:top w:val="nil"/>
              <w:left w:val="nil"/>
              <w:bottom w:val="nil"/>
              <w:right w:val="nil"/>
            </w:tcBorders>
          </w:tcPr>
          <w:p w14:paraId="7E4C2FBC" w14:textId="77777777" w:rsidR="00B92327" w:rsidRPr="00801E49" w:rsidRDefault="00332621" w:rsidP="00A544C8">
            <w:pPr>
              <w:spacing w:after="0" w:line="259" w:lineRule="auto"/>
              <w:ind w:left="67" w:right="0" w:firstLine="0"/>
              <w:jc w:val="center"/>
              <w:rPr>
                <w:rFonts w:ascii="Open Sans" w:hAnsi="Open Sans" w:cs="Open Sans"/>
                <w:sz w:val="16"/>
                <w:szCs w:val="24"/>
                <w:rPrChange w:id="4747" w:author="Nicole Wu" w:date="2024-01-08T11:26:00Z">
                  <w:rPr>
                    <w:sz w:val="16"/>
                    <w:szCs w:val="24"/>
                  </w:rPr>
                </w:rPrChange>
              </w:rPr>
            </w:pPr>
            <w:r w:rsidRPr="00801E49">
              <w:rPr>
                <w:rFonts w:ascii="Open Sans" w:hAnsi="Open Sans" w:cs="Open Sans"/>
                <w:sz w:val="16"/>
                <w:szCs w:val="24"/>
                <w:rPrChange w:id="4748" w:author="Nicole Wu" w:date="2024-01-08T11:26:00Z">
                  <w:rPr>
                    <w:sz w:val="16"/>
                    <w:szCs w:val="24"/>
                  </w:rPr>
                </w:rPrChange>
              </w:rPr>
              <w:t>(0.04)</w:t>
            </w:r>
          </w:p>
        </w:tc>
      </w:tr>
      <w:tr w:rsidR="00B92327" w:rsidRPr="00801E49" w14:paraId="5935879F" w14:textId="77777777" w:rsidTr="00A544C8">
        <w:trPr>
          <w:trHeight w:val="160"/>
        </w:trPr>
        <w:tc>
          <w:tcPr>
            <w:tcW w:w="1921" w:type="dxa"/>
            <w:tcBorders>
              <w:top w:val="nil"/>
              <w:left w:val="nil"/>
              <w:bottom w:val="nil"/>
              <w:right w:val="nil"/>
            </w:tcBorders>
          </w:tcPr>
          <w:p w14:paraId="10DB8F55" w14:textId="77777777" w:rsidR="00B92327" w:rsidRPr="00801E49" w:rsidRDefault="00332621" w:rsidP="00A544C8">
            <w:pPr>
              <w:spacing w:after="0" w:line="259" w:lineRule="auto"/>
              <w:ind w:left="67" w:right="0" w:firstLine="0"/>
              <w:jc w:val="left"/>
              <w:rPr>
                <w:rFonts w:ascii="Open Sans" w:hAnsi="Open Sans" w:cs="Open Sans"/>
                <w:sz w:val="16"/>
                <w:szCs w:val="24"/>
                <w:rPrChange w:id="4749" w:author="Nicole Wu" w:date="2024-01-08T11:26:00Z">
                  <w:rPr>
                    <w:sz w:val="16"/>
                    <w:szCs w:val="24"/>
                  </w:rPr>
                </w:rPrChange>
              </w:rPr>
            </w:pPr>
            <w:r w:rsidRPr="00801E49">
              <w:rPr>
                <w:rFonts w:ascii="Open Sans" w:hAnsi="Open Sans" w:cs="Open Sans"/>
                <w:sz w:val="16"/>
                <w:szCs w:val="24"/>
                <w:rPrChange w:id="4750" w:author="Nicole Wu" w:date="2024-01-08T11:26:00Z">
                  <w:rPr>
                    <w:sz w:val="16"/>
                    <w:szCs w:val="24"/>
                  </w:rPr>
                </w:rPrChange>
              </w:rPr>
              <w:t>Severely Food Insecure</w:t>
            </w:r>
          </w:p>
        </w:tc>
        <w:tc>
          <w:tcPr>
            <w:tcW w:w="826" w:type="dxa"/>
            <w:tcBorders>
              <w:top w:val="nil"/>
              <w:left w:val="nil"/>
              <w:bottom w:val="nil"/>
              <w:right w:val="nil"/>
            </w:tcBorders>
          </w:tcPr>
          <w:p w14:paraId="52167B68" w14:textId="77777777" w:rsidR="00B92327" w:rsidRPr="00801E49" w:rsidRDefault="00332621" w:rsidP="00A544C8">
            <w:pPr>
              <w:spacing w:after="0" w:line="259" w:lineRule="auto"/>
              <w:ind w:left="67" w:right="0" w:firstLine="0"/>
              <w:jc w:val="center"/>
              <w:rPr>
                <w:rFonts w:ascii="Open Sans" w:hAnsi="Open Sans" w:cs="Open Sans"/>
                <w:sz w:val="16"/>
                <w:szCs w:val="24"/>
                <w:rPrChange w:id="4751" w:author="Nicole Wu" w:date="2024-01-08T11:26:00Z">
                  <w:rPr>
                    <w:sz w:val="16"/>
                    <w:szCs w:val="24"/>
                  </w:rPr>
                </w:rPrChange>
              </w:rPr>
            </w:pPr>
            <w:r w:rsidRPr="00801E49">
              <w:rPr>
                <w:rFonts w:ascii="Open Sans" w:hAnsi="Open Sans" w:cs="Open Sans"/>
                <w:sz w:val="16"/>
                <w:szCs w:val="24"/>
                <w:rPrChange w:id="4752" w:author="Nicole Wu" w:date="2024-01-08T11:26:00Z">
                  <w:rPr>
                    <w:sz w:val="16"/>
                    <w:szCs w:val="24"/>
                  </w:rPr>
                </w:rPrChange>
              </w:rPr>
              <w:t>0.13</w:t>
            </w:r>
          </w:p>
        </w:tc>
        <w:tc>
          <w:tcPr>
            <w:tcW w:w="827" w:type="dxa"/>
            <w:tcBorders>
              <w:top w:val="nil"/>
              <w:left w:val="nil"/>
              <w:bottom w:val="nil"/>
              <w:right w:val="nil"/>
            </w:tcBorders>
          </w:tcPr>
          <w:p w14:paraId="43892238" w14:textId="77777777" w:rsidR="00B92327" w:rsidRPr="00801E49" w:rsidRDefault="00332621" w:rsidP="00A544C8">
            <w:pPr>
              <w:spacing w:after="0" w:line="259" w:lineRule="auto"/>
              <w:ind w:left="67" w:right="0" w:firstLine="0"/>
              <w:jc w:val="center"/>
              <w:rPr>
                <w:rFonts w:ascii="Open Sans" w:hAnsi="Open Sans" w:cs="Open Sans"/>
                <w:sz w:val="16"/>
                <w:szCs w:val="24"/>
                <w:rPrChange w:id="4753" w:author="Nicole Wu" w:date="2024-01-08T11:26:00Z">
                  <w:rPr>
                    <w:sz w:val="16"/>
                    <w:szCs w:val="24"/>
                  </w:rPr>
                </w:rPrChange>
              </w:rPr>
            </w:pPr>
            <w:r w:rsidRPr="00801E49">
              <w:rPr>
                <w:rFonts w:ascii="Open Sans" w:hAnsi="Open Sans" w:cs="Open Sans"/>
                <w:sz w:val="16"/>
                <w:szCs w:val="24"/>
                <w:rPrChange w:id="4754" w:author="Nicole Wu" w:date="2024-01-08T11:26:00Z">
                  <w:rPr>
                    <w:sz w:val="16"/>
                    <w:szCs w:val="24"/>
                  </w:rPr>
                </w:rPrChange>
              </w:rPr>
              <w:t>0.02</w:t>
            </w:r>
          </w:p>
        </w:tc>
        <w:tc>
          <w:tcPr>
            <w:tcW w:w="826" w:type="dxa"/>
            <w:tcBorders>
              <w:top w:val="nil"/>
              <w:left w:val="nil"/>
              <w:bottom w:val="nil"/>
              <w:right w:val="nil"/>
            </w:tcBorders>
          </w:tcPr>
          <w:p w14:paraId="7EF28539" w14:textId="77777777" w:rsidR="00B92327" w:rsidRPr="00801E49" w:rsidRDefault="00332621" w:rsidP="00A544C8">
            <w:pPr>
              <w:spacing w:after="0" w:line="259" w:lineRule="auto"/>
              <w:ind w:left="67" w:right="0" w:firstLine="0"/>
              <w:jc w:val="center"/>
              <w:rPr>
                <w:rFonts w:ascii="Open Sans" w:hAnsi="Open Sans" w:cs="Open Sans"/>
                <w:sz w:val="16"/>
                <w:szCs w:val="24"/>
                <w:rPrChange w:id="4755" w:author="Nicole Wu" w:date="2024-01-08T11:26:00Z">
                  <w:rPr>
                    <w:sz w:val="16"/>
                    <w:szCs w:val="24"/>
                  </w:rPr>
                </w:rPrChange>
              </w:rPr>
            </w:pPr>
            <w:r w:rsidRPr="00801E49">
              <w:rPr>
                <w:rFonts w:ascii="Open Sans" w:hAnsi="Open Sans" w:cs="Open Sans"/>
                <w:sz w:val="16"/>
                <w:szCs w:val="24"/>
                <w:rPrChange w:id="4756" w:author="Nicole Wu" w:date="2024-01-08T11:26:00Z">
                  <w:rPr>
                    <w:sz w:val="16"/>
                    <w:szCs w:val="24"/>
                  </w:rPr>
                </w:rPrChange>
              </w:rPr>
              <w:t>-0.11***</w:t>
            </w:r>
          </w:p>
        </w:tc>
        <w:tc>
          <w:tcPr>
            <w:tcW w:w="827" w:type="dxa"/>
            <w:tcBorders>
              <w:top w:val="nil"/>
              <w:left w:val="nil"/>
              <w:bottom w:val="nil"/>
              <w:right w:val="nil"/>
            </w:tcBorders>
          </w:tcPr>
          <w:p w14:paraId="38EDD577" w14:textId="77777777" w:rsidR="00B92327" w:rsidRPr="00801E49" w:rsidRDefault="00332621" w:rsidP="00A544C8">
            <w:pPr>
              <w:spacing w:after="0" w:line="259" w:lineRule="auto"/>
              <w:ind w:left="67" w:right="0" w:firstLine="0"/>
              <w:jc w:val="center"/>
              <w:rPr>
                <w:rFonts w:ascii="Open Sans" w:hAnsi="Open Sans" w:cs="Open Sans"/>
                <w:sz w:val="16"/>
                <w:szCs w:val="24"/>
                <w:rPrChange w:id="4757" w:author="Nicole Wu" w:date="2024-01-08T11:26:00Z">
                  <w:rPr>
                    <w:sz w:val="16"/>
                    <w:szCs w:val="24"/>
                  </w:rPr>
                </w:rPrChange>
              </w:rPr>
            </w:pPr>
            <w:r w:rsidRPr="00801E49">
              <w:rPr>
                <w:rFonts w:ascii="Open Sans" w:hAnsi="Open Sans" w:cs="Open Sans"/>
                <w:sz w:val="16"/>
                <w:szCs w:val="24"/>
                <w:rPrChange w:id="4758" w:author="Nicole Wu" w:date="2024-01-08T11:26:00Z">
                  <w:rPr>
                    <w:sz w:val="16"/>
                    <w:szCs w:val="24"/>
                  </w:rPr>
                </w:rPrChange>
              </w:rPr>
              <w:t>0.28</w:t>
            </w:r>
          </w:p>
        </w:tc>
        <w:tc>
          <w:tcPr>
            <w:tcW w:w="826" w:type="dxa"/>
            <w:tcBorders>
              <w:top w:val="nil"/>
              <w:left w:val="nil"/>
              <w:bottom w:val="nil"/>
              <w:right w:val="nil"/>
            </w:tcBorders>
          </w:tcPr>
          <w:p w14:paraId="17231684" w14:textId="77777777" w:rsidR="00B92327" w:rsidRPr="00801E49" w:rsidRDefault="00332621" w:rsidP="00A544C8">
            <w:pPr>
              <w:spacing w:after="0" w:line="259" w:lineRule="auto"/>
              <w:ind w:left="67" w:right="0" w:firstLine="0"/>
              <w:jc w:val="center"/>
              <w:rPr>
                <w:rFonts w:ascii="Open Sans" w:hAnsi="Open Sans" w:cs="Open Sans"/>
                <w:sz w:val="16"/>
                <w:szCs w:val="24"/>
                <w:rPrChange w:id="4759" w:author="Nicole Wu" w:date="2024-01-08T11:26:00Z">
                  <w:rPr>
                    <w:sz w:val="16"/>
                    <w:szCs w:val="24"/>
                  </w:rPr>
                </w:rPrChange>
              </w:rPr>
            </w:pPr>
            <w:r w:rsidRPr="00801E49">
              <w:rPr>
                <w:rFonts w:ascii="Open Sans" w:hAnsi="Open Sans" w:cs="Open Sans"/>
                <w:sz w:val="16"/>
                <w:szCs w:val="24"/>
                <w:rPrChange w:id="4760" w:author="Nicole Wu" w:date="2024-01-08T11:26:00Z">
                  <w:rPr>
                    <w:sz w:val="16"/>
                    <w:szCs w:val="24"/>
                  </w:rPr>
                </w:rPrChange>
              </w:rPr>
              <w:t>0.14</w:t>
            </w:r>
          </w:p>
        </w:tc>
        <w:tc>
          <w:tcPr>
            <w:tcW w:w="827" w:type="dxa"/>
            <w:tcBorders>
              <w:top w:val="nil"/>
              <w:left w:val="nil"/>
              <w:bottom w:val="nil"/>
              <w:right w:val="nil"/>
            </w:tcBorders>
          </w:tcPr>
          <w:p w14:paraId="38238917" w14:textId="77777777" w:rsidR="00B92327" w:rsidRPr="00801E49" w:rsidRDefault="00332621" w:rsidP="00A544C8">
            <w:pPr>
              <w:spacing w:after="0" w:line="259" w:lineRule="auto"/>
              <w:ind w:left="67" w:right="0" w:firstLine="0"/>
              <w:jc w:val="center"/>
              <w:rPr>
                <w:rFonts w:ascii="Open Sans" w:hAnsi="Open Sans" w:cs="Open Sans"/>
                <w:sz w:val="16"/>
                <w:szCs w:val="24"/>
                <w:rPrChange w:id="4761" w:author="Nicole Wu" w:date="2024-01-08T11:26:00Z">
                  <w:rPr>
                    <w:sz w:val="16"/>
                    <w:szCs w:val="24"/>
                  </w:rPr>
                </w:rPrChange>
              </w:rPr>
            </w:pPr>
            <w:r w:rsidRPr="00801E49">
              <w:rPr>
                <w:rFonts w:ascii="Open Sans" w:hAnsi="Open Sans" w:cs="Open Sans"/>
                <w:sz w:val="16"/>
                <w:szCs w:val="24"/>
                <w:rPrChange w:id="4762" w:author="Nicole Wu" w:date="2024-01-08T11:26:00Z">
                  <w:rPr>
                    <w:sz w:val="16"/>
                    <w:szCs w:val="24"/>
                  </w:rPr>
                </w:rPrChange>
              </w:rPr>
              <w:t>-0.13**</w:t>
            </w:r>
          </w:p>
        </w:tc>
        <w:tc>
          <w:tcPr>
            <w:tcW w:w="826" w:type="dxa"/>
            <w:tcBorders>
              <w:top w:val="nil"/>
              <w:left w:val="nil"/>
              <w:bottom w:val="nil"/>
              <w:right w:val="nil"/>
            </w:tcBorders>
          </w:tcPr>
          <w:p w14:paraId="464F079B" w14:textId="77777777" w:rsidR="00B92327" w:rsidRPr="00801E49" w:rsidRDefault="00332621" w:rsidP="00A544C8">
            <w:pPr>
              <w:spacing w:after="0" w:line="259" w:lineRule="auto"/>
              <w:ind w:left="67" w:right="0" w:firstLine="0"/>
              <w:jc w:val="center"/>
              <w:rPr>
                <w:rFonts w:ascii="Open Sans" w:hAnsi="Open Sans" w:cs="Open Sans"/>
                <w:sz w:val="16"/>
                <w:szCs w:val="24"/>
                <w:rPrChange w:id="4763" w:author="Nicole Wu" w:date="2024-01-08T11:26:00Z">
                  <w:rPr>
                    <w:sz w:val="16"/>
                    <w:szCs w:val="24"/>
                  </w:rPr>
                </w:rPrChange>
              </w:rPr>
            </w:pPr>
            <w:r w:rsidRPr="00801E49">
              <w:rPr>
                <w:rFonts w:ascii="Open Sans" w:hAnsi="Open Sans" w:cs="Open Sans"/>
                <w:sz w:val="16"/>
                <w:szCs w:val="24"/>
                <w:rPrChange w:id="4764" w:author="Nicole Wu" w:date="2024-01-08T11:26:00Z">
                  <w:rPr>
                    <w:sz w:val="16"/>
                    <w:szCs w:val="24"/>
                  </w:rPr>
                </w:rPrChange>
              </w:rPr>
              <w:t>0.19</w:t>
            </w:r>
          </w:p>
        </w:tc>
        <w:tc>
          <w:tcPr>
            <w:tcW w:w="827" w:type="dxa"/>
            <w:tcBorders>
              <w:top w:val="nil"/>
              <w:left w:val="nil"/>
              <w:bottom w:val="nil"/>
              <w:right w:val="nil"/>
            </w:tcBorders>
          </w:tcPr>
          <w:p w14:paraId="60E38D63" w14:textId="77777777" w:rsidR="00B92327" w:rsidRPr="00801E49" w:rsidRDefault="00332621" w:rsidP="00A544C8">
            <w:pPr>
              <w:spacing w:after="0" w:line="259" w:lineRule="auto"/>
              <w:ind w:left="67" w:right="0" w:firstLine="0"/>
              <w:jc w:val="center"/>
              <w:rPr>
                <w:rFonts w:ascii="Open Sans" w:hAnsi="Open Sans" w:cs="Open Sans"/>
                <w:sz w:val="16"/>
                <w:szCs w:val="24"/>
                <w:rPrChange w:id="4765" w:author="Nicole Wu" w:date="2024-01-08T11:26:00Z">
                  <w:rPr>
                    <w:sz w:val="16"/>
                    <w:szCs w:val="24"/>
                  </w:rPr>
                </w:rPrChange>
              </w:rPr>
            </w:pPr>
            <w:r w:rsidRPr="00801E49">
              <w:rPr>
                <w:rFonts w:ascii="Open Sans" w:hAnsi="Open Sans" w:cs="Open Sans"/>
                <w:sz w:val="16"/>
                <w:szCs w:val="24"/>
                <w:rPrChange w:id="4766" w:author="Nicole Wu" w:date="2024-01-08T11:26:00Z">
                  <w:rPr>
                    <w:sz w:val="16"/>
                    <w:szCs w:val="24"/>
                  </w:rPr>
                </w:rPrChange>
              </w:rPr>
              <w:t>0.07</w:t>
            </w:r>
          </w:p>
        </w:tc>
        <w:tc>
          <w:tcPr>
            <w:tcW w:w="827" w:type="dxa"/>
            <w:tcBorders>
              <w:top w:val="nil"/>
              <w:left w:val="nil"/>
              <w:bottom w:val="nil"/>
              <w:right w:val="nil"/>
            </w:tcBorders>
          </w:tcPr>
          <w:p w14:paraId="14B40521" w14:textId="77777777" w:rsidR="00B92327" w:rsidRPr="00801E49" w:rsidRDefault="00332621" w:rsidP="00A544C8">
            <w:pPr>
              <w:spacing w:after="0" w:line="259" w:lineRule="auto"/>
              <w:ind w:left="67" w:right="0" w:firstLine="0"/>
              <w:jc w:val="center"/>
              <w:rPr>
                <w:rFonts w:ascii="Open Sans" w:hAnsi="Open Sans" w:cs="Open Sans"/>
                <w:sz w:val="16"/>
                <w:szCs w:val="24"/>
                <w:rPrChange w:id="4767" w:author="Nicole Wu" w:date="2024-01-08T11:26:00Z">
                  <w:rPr>
                    <w:sz w:val="16"/>
                    <w:szCs w:val="24"/>
                  </w:rPr>
                </w:rPrChange>
              </w:rPr>
            </w:pPr>
            <w:r w:rsidRPr="00801E49">
              <w:rPr>
                <w:rFonts w:ascii="Open Sans" w:hAnsi="Open Sans" w:cs="Open Sans"/>
                <w:sz w:val="16"/>
                <w:szCs w:val="24"/>
                <w:rPrChange w:id="4768" w:author="Nicole Wu" w:date="2024-01-08T11:26:00Z">
                  <w:rPr>
                    <w:sz w:val="16"/>
                    <w:szCs w:val="24"/>
                  </w:rPr>
                </w:rPrChange>
              </w:rPr>
              <w:t>-0.12***</w:t>
            </w:r>
          </w:p>
        </w:tc>
      </w:tr>
      <w:tr w:rsidR="00B92327" w:rsidRPr="00801E49" w14:paraId="104320CE" w14:textId="77777777" w:rsidTr="00A544C8">
        <w:trPr>
          <w:trHeight w:val="160"/>
        </w:trPr>
        <w:tc>
          <w:tcPr>
            <w:tcW w:w="1921" w:type="dxa"/>
            <w:tcBorders>
              <w:top w:val="nil"/>
              <w:left w:val="nil"/>
              <w:bottom w:val="nil"/>
              <w:right w:val="nil"/>
            </w:tcBorders>
          </w:tcPr>
          <w:p w14:paraId="75A0C749" w14:textId="77777777" w:rsidR="00B92327" w:rsidRPr="00801E49" w:rsidRDefault="00B92327" w:rsidP="00A544C8">
            <w:pPr>
              <w:spacing w:after="0" w:line="259" w:lineRule="auto"/>
              <w:ind w:left="67" w:right="0" w:firstLine="0"/>
              <w:jc w:val="left"/>
              <w:rPr>
                <w:rFonts w:ascii="Open Sans" w:hAnsi="Open Sans" w:cs="Open Sans"/>
                <w:sz w:val="16"/>
                <w:szCs w:val="24"/>
                <w:rPrChange w:id="4769" w:author="Nicole Wu" w:date="2024-01-08T11:26:00Z">
                  <w:rPr>
                    <w:sz w:val="16"/>
                    <w:szCs w:val="24"/>
                  </w:rPr>
                </w:rPrChange>
              </w:rPr>
            </w:pPr>
          </w:p>
        </w:tc>
        <w:tc>
          <w:tcPr>
            <w:tcW w:w="826" w:type="dxa"/>
            <w:tcBorders>
              <w:top w:val="nil"/>
              <w:left w:val="nil"/>
              <w:bottom w:val="nil"/>
              <w:right w:val="nil"/>
            </w:tcBorders>
          </w:tcPr>
          <w:p w14:paraId="340A2445" w14:textId="77777777" w:rsidR="00B92327" w:rsidRPr="00801E49" w:rsidRDefault="00332621" w:rsidP="00A544C8">
            <w:pPr>
              <w:spacing w:after="0" w:line="259" w:lineRule="auto"/>
              <w:ind w:left="67" w:right="0" w:firstLine="0"/>
              <w:jc w:val="center"/>
              <w:rPr>
                <w:rFonts w:ascii="Open Sans" w:hAnsi="Open Sans" w:cs="Open Sans"/>
                <w:sz w:val="16"/>
                <w:szCs w:val="24"/>
                <w:rPrChange w:id="4770" w:author="Nicole Wu" w:date="2024-01-08T11:26:00Z">
                  <w:rPr>
                    <w:sz w:val="16"/>
                    <w:szCs w:val="24"/>
                  </w:rPr>
                </w:rPrChange>
              </w:rPr>
            </w:pPr>
            <w:r w:rsidRPr="00801E49">
              <w:rPr>
                <w:rFonts w:ascii="Open Sans" w:hAnsi="Open Sans" w:cs="Open Sans"/>
                <w:sz w:val="16"/>
                <w:szCs w:val="24"/>
                <w:rPrChange w:id="4771" w:author="Nicole Wu" w:date="2024-01-08T11:26:00Z">
                  <w:rPr>
                    <w:sz w:val="16"/>
                    <w:szCs w:val="24"/>
                  </w:rPr>
                </w:rPrChange>
              </w:rPr>
              <w:t>(0.03)</w:t>
            </w:r>
          </w:p>
        </w:tc>
        <w:tc>
          <w:tcPr>
            <w:tcW w:w="827" w:type="dxa"/>
            <w:tcBorders>
              <w:top w:val="nil"/>
              <w:left w:val="nil"/>
              <w:bottom w:val="nil"/>
              <w:right w:val="nil"/>
            </w:tcBorders>
          </w:tcPr>
          <w:p w14:paraId="041E4283" w14:textId="77777777" w:rsidR="00B92327" w:rsidRPr="00801E49" w:rsidRDefault="00332621" w:rsidP="00A544C8">
            <w:pPr>
              <w:spacing w:after="0" w:line="259" w:lineRule="auto"/>
              <w:ind w:left="67" w:right="0" w:firstLine="0"/>
              <w:jc w:val="center"/>
              <w:rPr>
                <w:rFonts w:ascii="Open Sans" w:hAnsi="Open Sans" w:cs="Open Sans"/>
                <w:sz w:val="16"/>
                <w:szCs w:val="24"/>
                <w:rPrChange w:id="4772" w:author="Nicole Wu" w:date="2024-01-08T11:26:00Z">
                  <w:rPr>
                    <w:sz w:val="16"/>
                    <w:szCs w:val="24"/>
                  </w:rPr>
                </w:rPrChange>
              </w:rPr>
            </w:pPr>
            <w:r w:rsidRPr="00801E49">
              <w:rPr>
                <w:rFonts w:ascii="Open Sans" w:hAnsi="Open Sans" w:cs="Open Sans"/>
                <w:sz w:val="16"/>
                <w:szCs w:val="24"/>
                <w:rPrChange w:id="4773" w:author="Nicole Wu" w:date="2024-01-08T11:26:00Z">
                  <w:rPr>
                    <w:sz w:val="16"/>
                    <w:szCs w:val="24"/>
                  </w:rPr>
                </w:rPrChange>
              </w:rPr>
              <w:t>(0.01)</w:t>
            </w:r>
          </w:p>
        </w:tc>
        <w:tc>
          <w:tcPr>
            <w:tcW w:w="826" w:type="dxa"/>
            <w:tcBorders>
              <w:top w:val="nil"/>
              <w:left w:val="nil"/>
              <w:bottom w:val="nil"/>
              <w:right w:val="nil"/>
            </w:tcBorders>
          </w:tcPr>
          <w:p w14:paraId="17EA4E18" w14:textId="77777777" w:rsidR="00B92327" w:rsidRPr="00801E49" w:rsidRDefault="00332621" w:rsidP="00A544C8">
            <w:pPr>
              <w:spacing w:after="0" w:line="259" w:lineRule="auto"/>
              <w:ind w:left="67" w:right="0" w:firstLine="0"/>
              <w:jc w:val="center"/>
              <w:rPr>
                <w:rFonts w:ascii="Open Sans" w:hAnsi="Open Sans" w:cs="Open Sans"/>
                <w:sz w:val="16"/>
                <w:szCs w:val="24"/>
                <w:rPrChange w:id="4774" w:author="Nicole Wu" w:date="2024-01-08T11:26:00Z">
                  <w:rPr>
                    <w:sz w:val="16"/>
                    <w:szCs w:val="24"/>
                  </w:rPr>
                </w:rPrChange>
              </w:rPr>
            </w:pPr>
            <w:r w:rsidRPr="00801E49">
              <w:rPr>
                <w:rFonts w:ascii="Open Sans" w:hAnsi="Open Sans" w:cs="Open Sans"/>
                <w:sz w:val="16"/>
                <w:szCs w:val="24"/>
                <w:rPrChange w:id="4775" w:author="Nicole Wu" w:date="2024-01-08T11:26:00Z">
                  <w:rPr>
                    <w:sz w:val="16"/>
                    <w:szCs w:val="24"/>
                  </w:rPr>
                </w:rPrChange>
              </w:rPr>
              <w:t>(0.03)</w:t>
            </w:r>
          </w:p>
        </w:tc>
        <w:tc>
          <w:tcPr>
            <w:tcW w:w="827" w:type="dxa"/>
            <w:tcBorders>
              <w:top w:val="nil"/>
              <w:left w:val="nil"/>
              <w:bottom w:val="nil"/>
              <w:right w:val="nil"/>
            </w:tcBorders>
          </w:tcPr>
          <w:p w14:paraId="12C2B288" w14:textId="77777777" w:rsidR="00B92327" w:rsidRPr="00801E49" w:rsidRDefault="00332621" w:rsidP="00A544C8">
            <w:pPr>
              <w:spacing w:after="0" w:line="259" w:lineRule="auto"/>
              <w:ind w:left="67" w:right="0" w:firstLine="0"/>
              <w:jc w:val="center"/>
              <w:rPr>
                <w:rFonts w:ascii="Open Sans" w:hAnsi="Open Sans" w:cs="Open Sans"/>
                <w:sz w:val="16"/>
                <w:szCs w:val="24"/>
                <w:rPrChange w:id="4776" w:author="Nicole Wu" w:date="2024-01-08T11:26:00Z">
                  <w:rPr>
                    <w:sz w:val="16"/>
                    <w:szCs w:val="24"/>
                  </w:rPr>
                </w:rPrChange>
              </w:rPr>
            </w:pPr>
            <w:r w:rsidRPr="00801E49">
              <w:rPr>
                <w:rFonts w:ascii="Open Sans" w:hAnsi="Open Sans" w:cs="Open Sans"/>
                <w:sz w:val="16"/>
                <w:szCs w:val="24"/>
                <w:rPrChange w:id="4777" w:author="Nicole Wu" w:date="2024-01-08T11:26:00Z">
                  <w:rPr>
                    <w:sz w:val="16"/>
                    <w:szCs w:val="24"/>
                  </w:rPr>
                </w:rPrChange>
              </w:rPr>
              <w:t>(0.04)</w:t>
            </w:r>
          </w:p>
        </w:tc>
        <w:tc>
          <w:tcPr>
            <w:tcW w:w="826" w:type="dxa"/>
            <w:tcBorders>
              <w:top w:val="nil"/>
              <w:left w:val="nil"/>
              <w:bottom w:val="nil"/>
              <w:right w:val="nil"/>
            </w:tcBorders>
          </w:tcPr>
          <w:p w14:paraId="5247CDA4" w14:textId="77777777" w:rsidR="00B92327" w:rsidRPr="00801E49" w:rsidRDefault="00332621" w:rsidP="00A544C8">
            <w:pPr>
              <w:spacing w:after="0" w:line="259" w:lineRule="auto"/>
              <w:ind w:left="67" w:right="0" w:firstLine="0"/>
              <w:jc w:val="center"/>
              <w:rPr>
                <w:rFonts w:ascii="Open Sans" w:hAnsi="Open Sans" w:cs="Open Sans"/>
                <w:sz w:val="16"/>
                <w:szCs w:val="24"/>
                <w:rPrChange w:id="4778" w:author="Nicole Wu" w:date="2024-01-08T11:26:00Z">
                  <w:rPr>
                    <w:sz w:val="16"/>
                    <w:szCs w:val="24"/>
                  </w:rPr>
                </w:rPrChange>
              </w:rPr>
            </w:pPr>
            <w:r w:rsidRPr="00801E49">
              <w:rPr>
                <w:rFonts w:ascii="Open Sans" w:hAnsi="Open Sans" w:cs="Open Sans"/>
                <w:sz w:val="16"/>
                <w:szCs w:val="24"/>
                <w:rPrChange w:id="4779" w:author="Nicole Wu" w:date="2024-01-08T11:26:00Z">
                  <w:rPr>
                    <w:sz w:val="16"/>
                    <w:szCs w:val="24"/>
                  </w:rPr>
                </w:rPrChange>
              </w:rPr>
              <w:t>(0.03)</w:t>
            </w:r>
          </w:p>
        </w:tc>
        <w:tc>
          <w:tcPr>
            <w:tcW w:w="827" w:type="dxa"/>
            <w:tcBorders>
              <w:top w:val="nil"/>
              <w:left w:val="nil"/>
              <w:bottom w:val="nil"/>
              <w:right w:val="nil"/>
            </w:tcBorders>
          </w:tcPr>
          <w:p w14:paraId="27A8FC4C" w14:textId="77777777" w:rsidR="00B92327" w:rsidRPr="00801E49" w:rsidRDefault="00332621" w:rsidP="00A544C8">
            <w:pPr>
              <w:spacing w:after="0" w:line="259" w:lineRule="auto"/>
              <w:ind w:left="67" w:right="0" w:firstLine="0"/>
              <w:jc w:val="center"/>
              <w:rPr>
                <w:rFonts w:ascii="Open Sans" w:hAnsi="Open Sans" w:cs="Open Sans"/>
                <w:sz w:val="16"/>
                <w:szCs w:val="24"/>
                <w:rPrChange w:id="4780" w:author="Nicole Wu" w:date="2024-01-08T11:26:00Z">
                  <w:rPr>
                    <w:sz w:val="16"/>
                    <w:szCs w:val="24"/>
                  </w:rPr>
                </w:rPrChange>
              </w:rPr>
            </w:pPr>
            <w:r w:rsidRPr="00801E49">
              <w:rPr>
                <w:rFonts w:ascii="Open Sans" w:hAnsi="Open Sans" w:cs="Open Sans"/>
                <w:sz w:val="16"/>
                <w:szCs w:val="24"/>
                <w:rPrChange w:id="4781" w:author="Nicole Wu" w:date="2024-01-08T11:26:00Z">
                  <w:rPr>
                    <w:sz w:val="16"/>
                    <w:szCs w:val="24"/>
                  </w:rPr>
                </w:rPrChange>
              </w:rPr>
              <w:t>(0.04)</w:t>
            </w:r>
          </w:p>
        </w:tc>
        <w:tc>
          <w:tcPr>
            <w:tcW w:w="826" w:type="dxa"/>
            <w:tcBorders>
              <w:top w:val="nil"/>
              <w:left w:val="nil"/>
              <w:bottom w:val="nil"/>
              <w:right w:val="nil"/>
            </w:tcBorders>
          </w:tcPr>
          <w:p w14:paraId="18E3C2C8" w14:textId="77777777" w:rsidR="00B92327" w:rsidRPr="00801E49" w:rsidRDefault="00332621" w:rsidP="00A544C8">
            <w:pPr>
              <w:spacing w:after="0" w:line="259" w:lineRule="auto"/>
              <w:ind w:left="67" w:right="0" w:firstLine="0"/>
              <w:jc w:val="center"/>
              <w:rPr>
                <w:rFonts w:ascii="Open Sans" w:hAnsi="Open Sans" w:cs="Open Sans"/>
                <w:sz w:val="16"/>
                <w:szCs w:val="24"/>
                <w:rPrChange w:id="4782" w:author="Nicole Wu" w:date="2024-01-08T11:26:00Z">
                  <w:rPr>
                    <w:sz w:val="16"/>
                    <w:szCs w:val="24"/>
                  </w:rPr>
                </w:rPrChange>
              </w:rPr>
            </w:pPr>
            <w:r w:rsidRPr="00801E49">
              <w:rPr>
                <w:rFonts w:ascii="Open Sans" w:hAnsi="Open Sans" w:cs="Open Sans"/>
                <w:sz w:val="16"/>
                <w:szCs w:val="24"/>
                <w:rPrChange w:id="4783" w:author="Nicole Wu" w:date="2024-01-08T11:26:00Z">
                  <w:rPr>
                    <w:sz w:val="16"/>
                    <w:szCs w:val="24"/>
                  </w:rPr>
                </w:rPrChange>
              </w:rPr>
              <w:t>(0.02)</w:t>
            </w:r>
          </w:p>
        </w:tc>
        <w:tc>
          <w:tcPr>
            <w:tcW w:w="827" w:type="dxa"/>
            <w:tcBorders>
              <w:top w:val="nil"/>
              <w:left w:val="nil"/>
              <w:bottom w:val="nil"/>
              <w:right w:val="nil"/>
            </w:tcBorders>
          </w:tcPr>
          <w:p w14:paraId="74B43DF5" w14:textId="77777777" w:rsidR="00B92327" w:rsidRPr="00801E49" w:rsidRDefault="00332621" w:rsidP="00A544C8">
            <w:pPr>
              <w:spacing w:after="0" w:line="259" w:lineRule="auto"/>
              <w:ind w:left="67" w:right="0" w:firstLine="0"/>
              <w:jc w:val="center"/>
              <w:rPr>
                <w:rFonts w:ascii="Open Sans" w:hAnsi="Open Sans" w:cs="Open Sans"/>
                <w:sz w:val="16"/>
                <w:szCs w:val="24"/>
                <w:rPrChange w:id="4784" w:author="Nicole Wu" w:date="2024-01-08T11:26:00Z">
                  <w:rPr>
                    <w:sz w:val="16"/>
                    <w:szCs w:val="24"/>
                  </w:rPr>
                </w:rPrChange>
              </w:rPr>
            </w:pPr>
            <w:r w:rsidRPr="00801E49">
              <w:rPr>
                <w:rFonts w:ascii="Open Sans" w:hAnsi="Open Sans" w:cs="Open Sans"/>
                <w:sz w:val="16"/>
                <w:szCs w:val="24"/>
                <w:rPrChange w:id="4785" w:author="Nicole Wu" w:date="2024-01-08T11:26:00Z">
                  <w:rPr>
                    <w:sz w:val="16"/>
                    <w:szCs w:val="24"/>
                  </w:rPr>
                </w:rPrChange>
              </w:rPr>
              <w:t>(0.02)</w:t>
            </w:r>
          </w:p>
        </w:tc>
        <w:tc>
          <w:tcPr>
            <w:tcW w:w="827" w:type="dxa"/>
            <w:tcBorders>
              <w:top w:val="nil"/>
              <w:left w:val="nil"/>
              <w:bottom w:val="nil"/>
              <w:right w:val="nil"/>
            </w:tcBorders>
          </w:tcPr>
          <w:p w14:paraId="41B9CEE6" w14:textId="77777777" w:rsidR="00B92327" w:rsidRPr="00801E49" w:rsidRDefault="00332621" w:rsidP="00A544C8">
            <w:pPr>
              <w:spacing w:after="0" w:line="259" w:lineRule="auto"/>
              <w:ind w:left="67" w:right="0" w:firstLine="0"/>
              <w:jc w:val="center"/>
              <w:rPr>
                <w:rFonts w:ascii="Open Sans" w:hAnsi="Open Sans" w:cs="Open Sans"/>
                <w:sz w:val="16"/>
                <w:szCs w:val="24"/>
                <w:rPrChange w:id="4786" w:author="Nicole Wu" w:date="2024-01-08T11:26:00Z">
                  <w:rPr>
                    <w:sz w:val="16"/>
                    <w:szCs w:val="24"/>
                  </w:rPr>
                </w:rPrChange>
              </w:rPr>
            </w:pPr>
            <w:r w:rsidRPr="00801E49">
              <w:rPr>
                <w:rFonts w:ascii="Open Sans" w:hAnsi="Open Sans" w:cs="Open Sans"/>
                <w:sz w:val="16"/>
                <w:szCs w:val="24"/>
                <w:rPrChange w:id="4787" w:author="Nicole Wu" w:date="2024-01-08T11:26:00Z">
                  <w:rPr>
                    <w:sz w:val="16"/>
                    <w:szCs w:val="24"/>
                  </w:rPr>
                </w:rPrChange>
              </w:rPr>
              <w:t>(0.02)</w:t>
            </w:r>
          </w:p>
        </w:tc>
      </w:tr>
      <w:tr w:rsidR="00B92327" w:rsidRPr="00801E49" w14:paraId="76183236" w14:textId="77777777" w:rsidTr="00A544C8">
        <w:trPr>
          <w:trHeight w:val="160"/>
        </w:trPr>
        <w:tc>
          <w:tcPr>
            <w:tcW w:w="1921" w:type="dxa"/>
            <w:tcBorders>
              <w:top w:val="nil"/>
              <w:left w:val="nil"/>
              <w:bottom w:val="nil"/>
              <w:right w:val="nil"/>
            </w:tcBorders>
          </w:tcPr>
          <w:p w14:paraId="7A4E2ABE" w14:textId="77777777" w:rsidR="00B92327" w:rsidRPr="00801E49" w:rsidRDefault="00332621" w:rsidP="00A544C8">
            <w:pPr>
              <w:spacing w:after="0" w:line="259" w:lineRule="auto"/>
              <w:ind w:left="67" w:right="0" w:firstLine="0"/>
              <w:jc w:val="left"/>
              <w:rPr>
                <w:rFonts w:ascii="Open Sans" w:hAnsi="Open Sans" w:cs="Open Sans"/>
                <w:sz w:val="16"/>
                <w:szCs w:val="24"/>
                <w:rPrChange w:id="4788" w:author="Nicole Wu" w:date="2024-01-08T11:26:00Z">
                  <w:rPr>
                    <w:sz w:val="16"/>
                    <w:szCs w:val="24"/>
                  </w:rPr>
                </w:rPrChange>
              </w:rPr>
            </w:pPr>
            <w:r w:rsidRPr="00801E49">
              <w:rPr>
                <w:rFonts w:ascii="Open Sans" w:hAnsi="Open Sans" w:cs="Open Sans"/>
                <w:sz w:val="16"/>
                <w:szCs w:val="24"/>
                <w:rPrChange w:id="4789" w:author="Nicole Wu" w:date="2024-01-08T11:26:00Z">
                  <w:rPr>
                    <w:sz w:val="16"/>
                    <w:szCs w:val="24"/>
                  </w:rPr>
                </w:rPrChange>
              </w:rPr>
              <w:t>Food Insecure Group</w:t>
            </w:r>
          </w:p>
        </w:tc>
        <w:tc>
          <w:tcPr>
            <w:tcW w:w="826" w:type="dxa"/>
            <w:tcBorders>
              <w:top w:val="nil"/>
              <w:left w:val="nil"/>
              <w:bottom w:val="nil"/>
              <w:right w:val="nil"/>
            </w:tcBorders>
          </w:tcPr>
          <w:p w14:paraId="23CAA5CC" w14:textId="77777777" w:rsidR="00B92327" w:rsidRPr="00801E49" w:rsidRDefault="00332621" w:rsidP="00A544C8">
            <w:pPr>
              <w:spacing w:after="0" w:line="259" w:lineRule="auto"/>
              <w:ind w:left="67" w:right="0" w:firstLine="0"/>
              <w:jc w:val="center"/>
              <w:rPr>
                <w:rFonts w:ascii="Open Sans" w:hAnsi="Open Sans" w:cs="Open Sans"/>
                <w:sz w:val="16"/>
                <w:szCs w:val="24"/>
                <w:rPrChange w:id="4790" w:author="Nicole Wu" w:date="2024-01-08T11:26:00Z">
                  <w:rPr>
                    <w:sz w:val="16"/>
                    <w:szCs w:val="24"/>
                  </w:rPr>
                </w:rPrChange>
              </w:rPr>
            </w:pPr>
            <w:r w:rsidRPr="00801E49">
              <w:rPr>
                <w:rFonts w:ascii="Open Sans" w:hAnsi="Open Sans" w:cs="Open Sans"/>
                <w:sz w:val="16"/>
                <w:szCs w:val="24"/>
                <w:rPrChange w:id="4791" w:author="Nicole Wu" w:date="2024-01-08T11:26:00Z">
                  <w:rPr>
                    <w:sz w:val="16"/>
                    <w:szCs w:val="24"/>
                  </w:rPr>
                </w:rPrChange>
              </w:rPr>
              <w:t>0.71</w:t>
            </w:r>
          </w:p>
        </w:tc>
        <w:tc>
          <w:tcPr>
            <w:tcW w:w="827" w:type="dxa"/>
            <w:tcBorders>
              <w:top w:val="nil"/>
              <w:left w:val="nil"/>
              <w:bottom w:val="nil"/>
              <w:right w:val="nil"/>
            </w:tcBorders>
          </w:tcPr>
          <w:p w14:paraId="304756CE" w14:textId="77777777" w:rsidR="00B92327" w:rsidRPr="00801E49" w:rsidRDefault="00332621" w:rsidP="00A544C8">
            <w:pPr>
              <w:spacing w:after="0" w:line="259" w:lineRule="auto"/>
              <w:ind w:left="67" w:right="0" w:firstLine="0"/>
              <w:jc w:val="center"/>
              <w:rPr>
                <w:rFonts w:ascii="Open Sans" w:hAnsi="Open Sans" w:cs="Open Sans"/>
                <w:sz w:val="16"/>
                <w:szCs w:val="24"/>
                <w:rPrChange w:id="4792" w:author="Nicole Wu" w:date="2024-01-08T11:26:00Z">
                  <w:rPr>
                    <w:sz w:val="16"/>
                    <w:szCs w:val="24"/>
                  </w:rPr>
                </w:rPrChange>
              </w:rPr>
            </w:pPr>
            <w:r w:rsidRPr="00801E49">
              <w:rPr>
                <w:rFonts w:ascii="Open Sans" w:hAnsi="Open Sans" w:cs="Open Sans"/>
                <w:sz w:val="16"/>
                <w:szCs w:val="24"/>
                <w:rPrChange w:id="4793" w:author="Nicole Wu" w:date="2024-01-08T11:26:00Z">
                  <w:rPr>
                    <w:sz w:val="16"/>
                    <w:szCs w:val="24"/>
                  </w:rPr>
                </w:rPrChange>
              </w:rPr>
              <w:t>0.47</w:t>
            </w:r>
          </w:p>
        </w:tc>
        <w:tc>
          <w:tcPr>
            <w:tcW w:w="826" w:type="dxa"/>
            <w:tcBorders>
              <w:top w:val="nil"/>
              <w:left w:val="nil"/>
              <w:bottom w:val="nil"/>
              <w:right w:val="nil"/>
            </w:tcBorders>
          </w:tcPr>
          <w:p w14:paraId="3BD9F28E" w14:textId="77777777" w:rsidR="00B92327" w:rsidRPr="00801E49" w:rsidRDefault="00332621" w:rsidP="00A544C8">
            <w:pPr>
              <w:spacing w:after="0" w:line="259" w:lineRule="auto"/>
              <w:ind w:left="67" w:right="0" w:firstLine="0"/>
              <w:jc w:val="center"/>
              <w:rPr>
                <w:rFonts w:ascii="Open Sans" w:hAnsi="Open Sans" w:cs="Open Sans"/>
                <w:sz w:val="16"/>
                <w:szCs w:val="24"/>
                <w:rPrChange w:id="4794" w:author="Nicole Wu" w:date="2024-01-08T11:26:00Z">
                  <w:rPr>
                    <w:sz w:val="16"/>
                    <w:szCs w:val="24"/>
                  </w:rPr>
                </w:rPrChange>
              </w:rPr>
            </w:pPr>
            <w:r w:rsidRPr="00801E49">
              <w:rPr>
                <w:rFonts w:ascii="Open Sans" w:hAnsi="Open Sans" w:cs="Open Sans"/>
                <w:sz w:val="16"/>
                <w:szCs w:val="24"/>
                <w:rPrChange w:id="4795" w:author="Nicole Wu" w:date="2024-01-08T11:26:00Z">
                  <w:rPr>
                    <w:sz w:val="16"/>
                    <w:szCs w:val="24"/>
                  </w:rPr>
                </w:rPrChange>
              </w:rPr>
              <w:t>-0.24***</w:t>
            </w:r>
          </w:p>
        </w:tc>
        <w:tc>
          <w:tcPr>
            <w:tcW w:w="827" w:type="dxa"/>
            <w:tcBorders>
              <w:top w:val="nil"/>
              <w:left w:val="nil"/>
              <w:bottom w:val="nil"/>
              <w:right w:val="nil"/>
            </w:tcBorders>
          </w:tcPr>
          <w:p w14:paraId="333B03A2" w14:textId="77777777" w:rsidR="00B92327" w:rsidRPr="00801E49" w:rsidRDefault="00332621" w:rsidP="00A544C8">
            <w:pPr>
              <w:spacing w:after="0" w:line="259" w:lineRule="auto"/>
              <w:ind w:left="67" w:right="0" w:firstLine="0"/>
              <w:jc w:val="center"/>
              <w:rPr>
                <w:rFonts w:ascii="Open Sans" w:hAnsi="Open Sans" w:cs="Open Sans"/>
                <w:sz w:val="16"/>
                <w:szCs w:val="24"/>
                <w:rPrChange w:id="4796" w:author="Nicole Wu" w:date="2024-01-08T11:26:00Z">
                  <w:rPr>
                    <w:sz w:val="16"/>
                    <w:szCs w:val="24"/>
                  </w:rPr>
                </w:rPrChange>
              </w:rPr>
            </w:pPr>
            <w:r w:rsidRPr="00801E49">
              <w:rPr>
                <w:rFonts w:ascii="Open Sans" w:hAnsi="Open Sans" w:cs="Open Sans"/>
                <w:sz w:val="16"/>
                <w:szCs w:val="24"/>
                <w:rPrChange w:id="4797" w:author="Nicole Wu" w:date="2024-01-08T11:26:00Z">
                  <w:rPr>
                    <w:sz w:val="16"/>
                    <w:szCs w:val="24"/>
                  </w:rPr>
                </w:rPrChange>
              </w:rPr>
              <w:t>0.87</w:t>
            </w:r>
          </w:p>
        </w:tc>
        <w:tc>
          <w:tcPr>
            <w:tcW w:w="826" w:type="dxa"/>
            <w:tcBorders>
              <w:top w:val="nil"/>
              <w:left w:val="nil"/>
              <w:bottom w:val="nil"/>
              <w:right w:val="nil"/>
            </w:tcBorders>
          </w:tcPr>
          <w:p w14:paraId="7A0733B7" w14:textId="77777777" w:rsidR="00B92327" w:rsidRPr="00801E49" w:rsidRDefault="00332621" w:rsidP="00A544C8">
            <w:pPr>
              <w:spacing w:after="0" w:line="259" w:lineRule="auto"/>
              <w:ind w:left="67" w:right="0" w:firstLine="0"/>
              <w:jc w:val="center"/>
              <w:rPr>
                <w:rFonts w:ascii="Open Sans" w:hAnsi="Open Sans" w:cs="Open Sans"/>
                <w:sz w:val="16"/>
                <w:szCs w:val="24"/>
                <w:rPrChange w:id="4798" w:author="Nicole Wu" w:date="2024-01-08T11:26:00Z">
                  <w:rPr>
                    <w:sz w:val="16"/>
                    <w:szCs w:val="24"/>
                  </w:rPr>
                </w:rPrChange>
              </w:rPr>
            </w:pPr>
            <w:r w:rsidRPr="00801E49">
              <w:rPr>
                <w:rFonts w:ascii="Open Sans" w:hAnsi="Open Sans" w:cs="Open Sans"/>
                <w:sz w:val="16"/>
                <w:szCs w:val="24"/>
                <w:rPrChange w:id="4799" w:author="Nicole Wu" w:date="2024-01-08T11:26:00Z">
                  <w:rPr>
                    <w:sz w:val="16"/>
                    <w:szCs w:val="24"/>
                  </w:rPr>
                </w:rPrChange>
              </w:rPr>
              <w:t>0.84</w:t>
            </w:r>
          </w:p>
        </w:tc>
        <w:tc>
          <w:tcPr>
            <w:tcW w:w="827" w:type="dxa"/>
            <w:tcBorders>
              <w:top w:val="nil"/>
              <w:left w:val="nil"/>
              <w:bottom w:val="nil"/>
              <w:right w:val="nil"/>
            </w:tcBorders>
          </w:tcPr>
          <w:p w14:paraId="0157F9D5" w14:textId="77777777" w:rsidR="00B92327" w:rsidRPr="00801E49" w:rsidRDefault="00332621" w:rsidP="00A544C8">
            <w:pPr>
              <w:spacing w:after="0" w:line="259" w:lineRule="auto"/>
              <w:ind w:left="67" w:right="0" w:firstLine="0"/>
              <w:jc w:val="center"/>
              <w:rPr>
                <w:rFonts w:ascii="Open Sans" w:hAnsi="Open Sans" w:cs="Open Sans"/>
                <w:sz w:val="16"/>
                <w:szCs w:val="24"/>
                <w:rPrChange w:id="4800" w:author="Nicole Wu" w:date="2024-01-08T11:26:00Z">
                  <w:rPr>
                    <w:sz w:val="16"/>
                    <w:szCs w:val="24"/>
                  </w:rPr>
                </w:rPrChange>
              </w:rPr>
            </w:pPr>
            <w:r w:rsidRPr="00801E49">
              <w:rPr>
                <w:rFonts w:ascii="Open Sans" w:hAnsi="Open Sans" w:cs="Open Sans"/>
                <w:sz w:val="16"/>
                <w:szCs w:val="24"/>
                <w:rPrChange w:id="4801" w:author="Nicole Wu" w:date="2024-01-08T11:26:00Z">
                  <w:rPr>
                    <w:sz w:val="16"/>
                    <w:szCs w:val="24"/>
                  </w:rPr>
                </w:rPrChange>
              </w:rPr>
              <w:t>-0.03</w:t>
            </w:r>
          </w:p>
        </w:tc>
        <w:tc>
          <w:tcPr>
            <w:tcW w:w="826" w:type="dxa"/>
            <w:tcBorders>
              <w:top w:val="nil"/>
              <w:left w:val="nil"/>
              <w:bottom w:val="nil"/>
              <w:right w:val="nil"/>
            </w:tcBorders>
          </w:tcPr>
          <w:p w14:paraId="271807B8" w14:textId="77777777" w:rsidR="00B92327" w:rsidRPr="00801E49" w:rsidRDefault="00332621" w:rsidP="00A544C8">
            <w:pPr>
              <w:spacing w:after="0" w:line="259" w:lineRule="auto"/>
              <w:ind w:left="67" w:right="0" w:firstLine="0"/>
              <w:jc w:val="center"/>
              <w:rPr>
                <w:rFonts w:ascii="Open Sans" w:hAnsi="Open Sans" w:cs="Open Sans"/>
                <w:sz w:val="16"/>
                <w:szCs w:val="24"/>
                <w:rPrChange w:id="4802" w:author="Nicole Wu" w:date="2024-01-08T11:26:00Z">
                  <w:rPr>
                    <w:sz w:val="16"/>
                    <w:szCs w:val="24"/>
                  </w:rPr>
                </w:rPrChange>
              </w:rPr>
            </w:pPr>
            <w:r w:rsidRPr="00801E49">
              <w:rPr>
                <w:rFonts w:ascii="Open Sans" w:hAnsi="Open Sans" w:cs="Open Sans"/>
                <w:sz w:val="16"/>
                <w:szCs w:val="24"/>
                <w:rPrChange w:id="4803" w:author="Nicole Wu" w:date="2024-01-08T11:26:00Z">
                  <w:rPr>
                    <w:sz w:val="16"/>
                    <w:szCs w:val="24"/>
                  </w:rPr>
                </w:rPrChange>
              </w:rPr>
              <w:t>0.78</w:t>
            </w:r>
          </w:p>
        </w:tc>
        <w:tc>
          <w:tcPr>
            <w:tcW w:w="827" w:type="dxa"/>
            <w:tcBorders>
              <w:top w:val="nil"/>
              <w:left w:val="nil"/>
              <w:bottom w:val="nil"/>
              <w:right w:val="nil"/>
            </w:tcBorders>
          </w:tcPr>
          <w:p w14:paraId="5FECDF2E" w14:textId="77777777" w:rsidR="00B92327" w:rsidRPr="00801E49" w:rsidRDefault="00332621" w:rsidP="00A544C8">
            <w:pPr>
              <w:spacing w:after="0" w:line="259" w:lineRule="auto"/>
              <w:ind w:left="67" w:right="0" w:firstLine="0"/>
              <w:jc w:val="center"/>
              <w:rPr>
                <w:rFonts w:ascii="Open Sans" w:hAnsi="Open Sans" w:cs="Open Sans"/>
                <w:sz w:val="16"/>
                <w:szCs w:val="24"/>
                <w:rPrChange w:id="4804" w:author="Nicole Wu" w:date="2024-01-08T11:26:00Z">
                  <w:rPr>
                    <w:sz w:val="16"/>
                    <w:szCs w:val="24"/>
                  </w:rPr>
                </w:rPrChange>
              </w:rPr>
            </w:pPr>
            <w:r w:rsidRPr="00801E49">
              <w:rPr>
                <w:rFonts w:ascii="Open Sans" w:hAnsi="Open Sans" w:cs="Open Sans"/>
                <w:sz w:val="16"/>
                <w:szCs w:val="24"/>
                <w:rPrChange w:id="4805" w:author="Nicole Wu" w:date="2024-01-08T11:26:00Z">
                  <w:rPr>
                    <w:sz w:val="16"/>
                    <w:szCs w:val="24"/>
                  </w:rPr>
                </w:rPrChange>
              </w:rPr>
              <w:t>0.63</w:t>
            </w:r>
          </w:p>
        </w:tc>
        <w:tc>
          <w:tcPr>
            <w:tcW w:w="827" w:type="dxa"/>
            <w:tcBorders>
              <w:top w:val="nil"/>
              <w:left w:val="nil"/>
              <w:bottom w:val="nil"/>
              <w:right w:val="nil"/>
            </w:tcBorders>
          </w:tcPr>
          <w:p w14:paraId="1D3ADC0A" w14:textId="77777777" w:rsidR="00B92327" w:rsidRPr="00801E49" w:rsidRDefault="00332621" w:rsidP="00A544C8">
            <w:pPr>
              <w:spacing w:after="0" w:line="259" w:lineRule="auto"/>
              <w:ind w:left="67" w:right="0" w:firstLine="0"/>
              <w:jc w:val="center"/>
              <w:rPr>
                <w:rFonts w:ascii="Open Sans" w:hAnsi="Open Sans" w:cs="Open Sans"/>
                <w:sz w:val="16"/>
                <w:szCs w:val="24"/>
                <w:rPrChange w:id="4806" w:author="Nicole Wu" w:date="2024-01-08T11:26:00Z">
                  <w:rPr>
                    <w:sz w:val="16"/>
                    <w:szCs w:val="24"/>
                  </w:rPr>
                </w:rPrChange>
              </w:rPr>
            </w:pPr>
            <w:r w:rsidRPr="00801E49">
              <w:rPr>
                <w:rFonts w:ascii="Open Sans" w:hAnsi="Open Sans" w:cs="Open Sans"/>
                <w:sz w:val="16"/>
                <w:szCs w:val="24"/>
                <w:rPrChange w:id="4807" w:author="Nicole Wu" w:date="2024-01-08T11:26:00Z">
                  <w:rPr>
                    <w:sz w:val="16"/>
                    <w:szCs w:val="24"/>
                  </w:rPr>
                </w:rPrChange>
              </w:rPr>
              <w:t>-0.14***</w:t>
            </w:r>
          </w:p>
        </w:tc>
      </w:tr>
      <w:tr w:rsidR="00B92327" w:rsidRPr="00801E49" w14:paraId="475C49C7" w14:textId="77777777" w:rsidTr="00A544C8">
        <w:trPr>
          <w:trHeight w:val="165"/>
        </w:trPr>
        <w:tc>
          <w:tcPr>
            <w:tcW w:w="1921" w:type="dxa"/>
            <w:tcBorders>
              <w:top w:val="nil"/>
              <w:left w:val="nil"/>
              <w:bottom w:val="single" w:sz="3" w:space="0" w:color="000000"/>
              <w:right w:val="nil"/>
            </w:tcBorders>
          </w:tcPr>
          <w:p w14:paraId="194B45DE" w14:textId="77777777" w:rsidR="00B92327" w:rsidRPr="00801E49" w:rsidRDefault="00B92327" w:rsidP="00A544C8">
            <w:pPr>
              <w:spacing w:after="0" w:line="259" w:lineRule="auto"/>
              <w:ind w:left="67" w:right="0" w:firstLine="0"/>
              <w:jc w:val="left"/>
              <w:rPr>
                <w:rFonts w:ascii="Open Sans" w:hAnsi="Open Sans" w:cs="Open Sans"/>
                <w:sz w:val="16"/>
                <w:szCs w:val="24"/>
                <w:rPrChange w:id="4808" w:author="Nicole Wu" w:date="2024-01-08T11:26:00Z">
                  <w:rPr>
                    <w:sz w:val="16"/>
                    <w:szCs w:val="24"/>
                  </w:rPr>
                </w:rPrChange>
              </w:rPr>
            </w:pPr>
          </w:p>
        </w:tc>
        <w:tc>
          <w:tcPr>
            <w:tcW w:w="826" w:type="dxa"/>
            <w:tcBorders>
              <w:top w:val="nil"/>
              <w:left w:val="nil"/>
              <w:bottom w:val="single" w:sz="3" w:space="0" w:color="000000"/>
              <w:right w:val="nil"/>
            </w:tcBorders>
          </w:tcPr>
          <w:p w14:paraId="77C4200D" w14:textId="77777777" w:rsidR="00B92327" w:rsidRPr="00801E49" w:rsidRDefault="00332621" w:rsidP="00A544C8">
            <w:pPr>
              <w:spacing w:after="0" w:line="259" w:lineRule="auto"/>
              <w:ind w:left="67" w:right="0" w:firstLine="0"/>
              <w:jc w:val="center"/>
              <w:rPr>
                <w:rFonts w:ascii="Open Sans" w:hAnsi="Open Sans" w:cs="Open Sans"/>
                <w:sz w:val="16"/>
                <w:szCs w:val="24"/>
                <w:rPrChange w:id="4809" w:author="Nicole Wu" w:date="2024-01-08T11:26:00Z">
                  <w:rPr>
                    <w:sz w:val="16"/>
                    <w:szCs w:val="24"/>
                  </w:rPr>
                </w:rPrChange>
              </w:rPr>
            </w:pPr>
            <w:r w:rsidRPr="00801E49">
              <w:rPr>
                <w:rFonts w:ascii="Open Sans" w:hAnsi="Open Sans" w:cs="Open Sans"/>
                <w:sz w:val="16"/>
                <w:szCs w:val="24"/>
                <w:rPrChange w:id="4810" w:author="Nicole Wu" w:date="2024-01-08T11:26:00Z">
                  <w:rPr>
                    <w:sz w:val="16"/>
                    <w:szCs w:val="24"/>
                  </w:rPr>
                </w:rPrChange>
              </w:rPr>
              <w:t>(0.04)</w:t>
            </w:r>
          </w:p>
        </w:tc>
        <w:tc>
          <w:tcPr>
            <w:tcW w:w="827" w:type="dxa"/>
            <w:tcBorders>
              <w:top w:val="nil"/>
              <w:left w:val="nil"/>
              <w:bottom w:val="single" w:sz="3" w:space="0" w:color="000000"/>
              <w:right w:val="nil"/>
            </w:tcBorders>
          </w:tcPr>
          <w:p w14:paraId="3A0E7AB9" w14:textId="77777777" w:rsidR="00B92327" w:rsidRPr="00801E49" w:rsidRDefault="00332621" w:rsidP="00A544C8">
            <w:pPr>
              <w:spacing w:after="0" w:line="259" w:lineRule="auto"/>
              <w:ind w:left="67" w:right="0" w:firstLine="0"/>
              <w:jc w:val="center"/>
              <w:rPr>
                <w:rFonts w:ascii="Open Sans" w:hAnsi="Open Sans" w:cs="Open Sans"/>
                <w:sz w:val="16"/>
                <w:szCs w:val="24"/>
                <w:rPrChange w:id="4811" w:author="Nicole Wu" w:date="2024-01-08T11:26:00Z">
                  <w:rPr>
                    <w:sz w:val="16"/>
                    <w:szCs w:val="24"/>
                  </w:rPr>
                </w:rPrChange>
              </w:rPr>
            </w:pPr>
            <w:r w:rsidRPr="00801E49">
              <w:rPr>
                <w:rFonts w:ascii="Open Sans" w:hAnsi="Open Sans" w:cs="Open Sans"/>
                <w:sz w:val="16"/>
                <w:szCs w:val="24"/>
                <w:rPrChange w:id="4812" w:author="Nicole Wu" w:date="2024-01-08T11:26:00Z">
                  <w:rPr>
                    <w:sz w:val="16"/>
                    <w:szCs w:val="24"/>
                  </w:rPr>
                </w:rPrChange>
              </w:rPr>
              <w:t>(0.04)</w:t>
            </w:r>
          </w:p>
        </w:tc>
        <w:tc>
          <w:tcPr>
            <w:tcW w:w="826" w:type="dxa"/>
            <w:tcBorders>
              <w:top w:val="nil"/>
              <w:left w:val="nil"/>
              <w:bottom w:val="single" w:sz="3" w:space="0" w:color="000000"/>
              <w:right w:val="nil"/>
            </w:tcBorders>
          </w:tcPr>
          <w:p w14:paraId="5886E98A" w14:textId="77777777" w:rsidR="00B92327" w:rsidRPr="00801E49" w:rsidRDefault="00332621" w:rsidP="00A544C8">
            <w:pPr>
              <w:spacing w:after="0" w:line="259" w:lineRule="auto"/>
              <w:ind w:left="67" w:right="0" w:firstLine="0"/>
              <w:jc w:val="center"/>
              <w:rPr>
                <w:rFonts w:ascii="Open Sans" w:hAnsi="Open Sans" w:cs="Open Sans"/>
                <w:sz w:val="16"/>
                <w:szCs w:val="24"/>
                <w:rPrChange w:id="4813" w:author="Nicole Wu" w:date="2024-01-08T11:26:00Z">
                  <w:rPr>
                    <w:sz w:val="16"/>
                    <w:szCs w:val="24"/>
                  </w:rPr>
                </w:rPrChange>
              </w:rPr>
            </w:pPr>
            <w:r w:rsidRPr="00801E49">
              <w:rPr>
                <w:rFonts w:ascii="Open Sans" w:hAnsi="Open Sans" w:cs="Open Sans"/>
                <w:sz w:val="16"/>
                <w:szCs w:val="24"/>
                <w:rPrChange w:id="4814" w:author="Nicole Wu" w:date="2024-01-08T11:26:00Z">
                  <w:rPr>
                    <w:sz w:val="16"/>
                    <w:szCs w:val="24"/>
                  </w:rPr>
                </w:rPrChange>
              </w:rPr>
              <w:t>(0.04)</w:t>
            </w:r>
          </w:p>
        </w:tc>
        <w:tc>
          <w:tcPr>
            <w:tcW w:w="827" w:type="dxa"/>
            <w:tcBorders>
              <w:top w:val="nil"/>
              <w:left w:val="nil"/>
              <w:bottom w:val="single" w:sz="3" w:space="0" w:color="000000"/>
              <w:right w:val="nil"/>
            </w:tcBorders>
          </w:tcPr>
          <w:p w14:paraId="4ABA4745" w14:textId="77777777" w:rsidR="00B92327" w:rsidRPr="00801E49" w:rsidRDefault="00332621" w:rsidP="00A544C8">
            <w:pPr>
              <w:spacing w:after="0" w:line="259" w:lineRule="auto"/>
              <w:ind w:left="67" w:right="0" w:firstLine="0"/>
              <w:jc w:val="center"/>
              <w:rPr>
                <w:rFonts w:ascii="Open Sans" w:hAnsi="Open Sans" w:cs="Open Sans"/>
                <w:sz w:val="16"/>
                <w:szCs w:val="24"/>
                <w:rPrChange w:id="4815" w:author="Nicole Wu" w:date="2024-01-08T11:26:00Z">
                  <w:rPr>
                    <w:sz w:val="16"/>
                    <w:szCs w:val="24"/>
                  </w:rPr>
                </w:rPrChange>
              </w:rPr>
            </w:pPr>
            <w:r w:rsidRPr="00801E49">
              <w:rPr>
                <w:rFonts w:ascii="Open Sans" w:hAnsi="Open Sans" w:cs="Open Sans"/>
                <w:sz w:val="16"/>
                <w:szCs w:val="24"/>
                <w:rPrChange w:id="4816" w:author="Nicole Wu" w:date="2024-01-08T11:26:00Z">
                  <w:rPr>
                    <w:sz w:val="16"/>
                    <w:szCs w:val="24"/>
                  </w:rPr>
                </w:rPrChange>
              </w:rPr>
              <w:t>(0.03)</w:t>
            </w:r>
          </w:p>
        </w:tc>
        <w:tc>
          <w:tcPr>
            <w:tcW w:w="826" w:type="dxa"/>
            <w:tcBorders>
              <w:top w:val="nil"/>
              <w:left w:val="nil"/>
              <w:bottom w:val="single" w:sz="3" w:space="0" w:color="000000"/>
              <w:right w:val="nil"/>
            </w:tcBorders>
          </w:tcPr>
          <w:p w14:paraId="674D10BC" w14:textId="77777777" w:rsidR="00B92327" w:rsidRPr="00801E49" w:rsidRDefault="00332621" w:rsidP="00A544C8">
            <w:pPr>
              <w:spacing w:after="0" w:line="259" w:lineRule="auto"/>
              <w:ind w:left="67" w:right="0" w:firstLine="0"/>
              <w:jc w:val="center"/>
              <w:rPr>
                <w:rFonts w:ascii="Open Sans" w:hAnsi="Open Sans" w:cs="Open Sans"/>
                <w:sz w:val="16"/>
                <w:szCs w:val="24"/>
                <w:rPrChange w:id="4817" w:author="Nicole Wu" w:date="2024-01-08T11:26:00Z">
                  <w:rPr>
                    <w:sz w:val="16"/>
                    <w:szCs w:val="24"/>
                  </w:rPr>
                </w:rPrChange>
              </w:rPr>
            </w:pPr>
            <w:r w:rsidRPr="00801E49">
              <w:rPr>
                <w:rFonts w:ascii="Open Sans" w:hAnsi="Open Sans" w:cs="Open Sans"/>
                <w:sz w:val="16"/>
                <w:szCs w:val="24"/>
                <w:rPrChange w:id="4818" w:author="Nicole Wu" w:date="2024-01-08T11:26:00Z">
                  <w:rPr>
                    <w:sz w:val="16"/>
                    <w:szCs w:val="24"/>
                  </w:rPr>
                </w:rPrChange>
              </w:rPr>
              <w:t>(0.03)</w:t>
            </w:r>
          </w:p>
        </w:tc>
        <w:tc>
          <w:tcPr>
            <w:tcW w:w="827" w:type="dxa"/>
            <w:tcBorders>
              <w:top w:val="nil"/>
              <w:left w:val="nil"/>
              <w:bottom w:val="single" w:sz="3" w:space="0" w:color="000000"/>
              <w:right w:val="nil"/>
            </w:tcBorders>
          </w:tcPr>
          <w:p w14:paraId="1287E101" w14:textId="77777777" w:rsidR="00B92327" w:rsidRPr="00801E49" w:rsidRDefault="00332621" w:rsidP="00A544C8">
            <w:pPr>
              <w:spacing w:after="0" w:line="259" w:lineRule="auto"/>
              <w:ind w:left="67" w:right="0" w:firstLine="0"/>
              <w:jc w:val="center"/>
              <w:rPr>
                <w:rFonts w:ascii="Open Sans" w:hAnsi="Open Sans" w:cs="Open Sans"/>
                <w:sz w:val="16"/>
                <w:szCs w:val="24"/>
                <w:rPrChange w:id="4819" w:author="Nicole Wu" w:date="2024-01-08T11:26:00Z">
                  <w:rPr>
                    <w:sz w:val="16"/>
                    <w:szCs w:val="24"/>
                  </w:rPr>
                </w:rPrChange>
              </w:rPr>
            </w:pPr>
            <w:r w:rsidRPr="00801E49">
              <w:rPr>
                <w:rFonts w:ascii="Open Sans" w:hAnsi="Open Sans" w:cs="Open Sans"/>
                <w:sz w:val="16"/>
                <w:szCs w:val="24"/>
                <w:rPrChange w:id="4820" w:author="Nicole Wu" w:date="2024-01-08T11:26:00Z">
                  <w:rPr>
                    <w:sz w:val="16"/>
                    <w:szCs w:val="24"/>
                  </w:rPr>
                </w:rPrChange>
              </w:rPr>
              <w:t>(0.03)</w:t>
            </w:r>
          </w:p>
        </w:tc>
        <w:tc>
          <w:tcPr>
            <w:tcW w:w="826" w:type="dxa"/>
            <w:tcBorders>
              <w:top w:val="nil"/>
              <w:left w:val="nil"/>
              <w:bottom w:val="single" w:sz="3" w:space="0" w:color="000000"/>
              <w:right w:val="nil"/>
            </w:tcBorders>
          </w:tcPr>
          <w:p w14:paraId="01CF9BA3" w14:textId="77777777" w:rsidR="00B92327" w:rsidRPr="00801E49" w:rsidRDefault="00332621" w:rsidP="00A544C8">
            <w:pPr>
              <w:spacing w:after="0" w:line="259" w:lineRule="auto"/>
              <w:ind w:left="67" w:right="0" w:firstLine="0"/>
              <w:jc w:val="center"/>
              <w:rPr>
                <w:rFonts w:ascii="Open Sans" w:hAnsi="Open Sans" w:cs="Open Sans"/>
                <w:sz w:val="16"/>
                <w:szCs w:val="24"/>
                <w:rPrChange w:id="4821" w:author="Nicole Wu" w:date="2024-01-08T11:26:00Z">
                  <w:rPr>
                    <w:sz w:val="16"/>
                    <w:szCs w:val="24"/>
                  </w:rPr>
                </w:rPrChange>
              </w:rPr>
            </w:pPr>
            <w:r w:rsidRPr="00801E49">
              <w:rPr>
                <w:rFonts w:ascii="Open Sans" w:hAnsi="Open Sans" w:cs="Open Sans"/>
                <w:sz w:val="16"/>
                <w:szCs w:val="24"/>
                <w:rPrChange w:id="4822" w:author="Nicole Wu" w:date="2024-01-08T11:26:00Z">
                  <w:rPr>
                    <w:sz w:val="16"/>
                    <w:szCs w:val="24"/>
                  </w:rPr>
                </w:rPrChange>
              </w:rPr>
              <w:t>(0.03)</w:t>
            </w:r>
          </w:p>
        </w:tc>
        <w:tc>
          <w:tcPr>
            <w:tcW w:w="827" w:type="dxa"/>
            <w:tcBorders>
              <w:top w:val="nil"/>
              <w:left w:val="nil"/>
              <w:bottom w:val="single" w:sz="3" w:space="0" w:color="000000"/>
              <w:right w:val="nil"/>
            </w:tcBorders>
          </w:tcPr>
          <w:p w14:paraId="14927F81" w14:textId="77777777" w:rsidR="00B92327" w:rsidRPr="00801E49" w:rsidRDefault="00332621" w:rsidP="00A544C8">
            <w:pPr>
              <w:spacing w:after="0" w:line="259" w:lineRule="auto"/>
              <w:ind w:left="67" w:right="0" w:firstLine="0"/>
              <w:jc w:val="center"/>
              <w:rPr>
                <w:rFonts w:ascii="Open Sans" w:hAnsi="Open Sans" w:cs="Open Sans"/>
                <w:sz w:val="16"/>
                <w:szCs w:val="24"/>
                <w:rPrChange w:id="4823" w:author="Nicole Wu" w:date="2024-01-08T11:26:00Z">
                  <w:rPr>
                    <w:sz w:val="16"/>
                    <w:szCs w:val="24"/>
                  </w:rPr>
                </w:rPrChange>
              </w:rPr>
            </w:pPr>
            <w:r w:rsidRPr="00801E49">
              <w:rPr>
                <w:rFonts w:ascii="Open Sans" w:hAnsi="Open Sans" w:cs="Open Sans"/>
                <w:sz w:val="16"/>
                <w:szCs w:val="24"/>
                <w:rPrChange w:id="4824" w:author="Nicole Wu" w:date="2024-01-08T11:26:00Z">
                  <w:rPr>
                    <w:sz w:val="16"/>
                    <w:szCs w:val="24"/>
                  </w:rPr>
                </w:rPrChange>
              </w:rPr>
              <w:t>(0.03)</w:t>
            </w:r>
          </w:p>
        </w:tc>
        <w:tc>
          <w:tcPr>
            <w:tcW w:w="827" w:type="dxa"/>
            <w:tcBorders>
              <w:top w:val="nil"/>
              <w:left w:val="nil"/>
              <w:bottom w:val="single" w:sz="3" w:space="0" w:color="000000"/>
              <w:right w:val="nil"/>
            </w:tcBorders>
          </w:tcPr>
          <w:p w14:paraId="53322FB0" w14:textId="77777777" w:rsidR="00B92327" w:rsidRPr="00801E49" w:rsidRDefault="00332621" w:rsidP="00A544C8">
            <w:pPr>
              <w:spacing w:after="0" w:line="259" w:lineRule="auto"/>
              <w:ind w:left="67" w:right="0" w:firstLine="0"/>
              <w:jc w:val="center"/>
              <w:rPr>
                <w:rFonts w:ascii="Open Sans" w:hAnsi="Open Sans" w:cs="Open Sans"/>
                <w:sz w:val="16"/>
                <w:szCs w:val="24"/>
                <w:rPrChange w:id="4825" w:author="Nicole Wu" w:date="2024-01-08T11:26:00Z">
                  <w:rPr>
                    <w:sz w:val="16"/>
                    <w:szCs w:val="24"/>
                  </w:rPr>
                </w:rPrChange>
              </w:rPr>
            </w:pPr>
            <w:r w:rsidRPr="00801E49">
              <w:rPr>
                <w:rFonts w:ascii="Open Sans" w:hAnsi="Open Sans" w:cs="Open Sans"/>
                <w:sz w:val="16"/>
                <w:szCs w:val="24"/>
                <w:rPrChange w:id="4826" w:author="Nicole Wu" w:date="2024-01-08T11:26:00Z">
                  <w:rPr>
                    <w:sz w:val="16"/>
                    <w:szCs w:val="24"/>
                  </w:rPr>
                </w:rPrChange>
              </w:rPr>
              <w:t>(0.03)</w:t>
            </w:r>
          </w:p>
        </w:tc>
      </w:tr>
      <w:tr w:rsidR="00B92327" w:rsidRPr="00801E49" w14:paraId="098C4CBB" w14:textId="77777777" w:rsidTr="00A544C8">
        <w:trPr>
          <w:trHeight w:val="187"/>
        </w:trPr>
        <w:tc>
          <w:tcPr>
            <w:tcW w:w="1921" w:type="dxa"/>
            <w:tcBorders>
              <w:top w:val="single" w:sz="3" w:space="0" w:color="000000"/>
              <w:left w:val="nil"/>
              <w:bottom w:val="double" w:sz="3" w:space="0" w:color="000000"/>
              <w:right w:val="nil"/>
            </w:tcBorders>
          </w:tcPr>
          <w:p w14:paraId="3A874523" w14:textId="77777777" w:rsidR="00B92327" w:rsidRPr="00801E49" w:rsidRDefault="00332621" w:rsidP="00A544C8">
            <w:pPr>
              <w:spacing w:after="0" w:line="259" w:lineRule="auto"/>
              <w:ind w:left="67" w:right="0" w:firstLine="0"/>
              <w:jc w:val="left"/>
              <w:rPr>
                <w:rFonts w:ascii="Open Sans" w:hAnsi="Open Sans" w:cs="Open Sans"/>
                <w:b/>
                <w:sz w:val="16"/>
                <w:szCs w:val="24"/>
                <w:rPrChange w:id="4827" w:author="Nicole Wu" w:date="2024-01-08T11:26:00Z">
                  <w:rPr>
                    <w:b/>
                    <w:bCs/>
                    <w:sz w:val="16"/>
                    <w:szCs w:val="24"/>
                  </w:rPr>
                </w:rPrChange>
              </w:rPr>
            </w:pPr>
            <w:r w:rsidRPr="00801E49">
              <w:rPr>
                <w:rFonts w:ascii="Open Sans" w:hAnsi="Open Sans" w:cs="Open Sans"/>
                <w:b/>
                <w:sz w:val="16"/>
                <w:szCs w:val="24"/>
                <w:rPrChange w:id="4828" w:author="Nicole Wu" w:date="2024-01-08T11:26:00Z">
                  <w:rPr>
                    <w:b/>
                    <w:bCs/>
                    <w:sz w:val="16"/>
                    <w:szCs w:val="24"/>
                  </w:rPr>
                </w:rPrChange>
              </w:rPr>
              <w:t>Observations</w:t>
            </w:r>
          </w:p>
        </w:tc>
        <w:tc>
          <w:tcPr>
            <w:tcW w:w="826" w:type="dxa"/>
            <w:tcBorders>
              <w:top w:val="single" w:sz="3" w:space="0" w:color="000000"/>
              <w:left w:val="nil"/>
              <w:bottom w:val="double" w:sz="3" w:space="0" w:color="000000"/>
              <w:right w:val="nil"/>
            </w:tcBorders>
          </w:tcPr>
          <w:p w14:paraId="7274347E"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29" w:author="Nicole Wu" w:date="2024-01-08T11:26:00Z">
                  <w:rPr>
                    <w:b/>
                    <w:bCs/>
                    <w:sz w:val="16"/>
                    <w:szCs w:val="24"/>
                  </w:rPr>
                </w:rPrChange>
              </w:rPr>
            </w:pPr>
            <w:r w:rsidRPr="00801E49">
              <w:rPr>
                <w:rFonts w:ascii="Open Sans" w:hAnsi="Open Sans" w:cs="Open Sans"/>
                <w:b/>
                <w:sz w:val="16"/>
                <w:szCs w:val="24"/>
                <w:rPrChange w:id="4830" w:author="Nicole Wu" w:date="2024-01-08T11:26:00Z">
                  <w:rPr>
                    <w:b/>
                    <w:bCs/>
                    <w:sz w:val="16"/>
                    <w:szCs w:val="24"/>
                  </w:rPr>
                </w:rPrChange>
              </w:rPr>
              <w:t>157</w:t>
            </w:r>
          </w:p>
        </w:tc>
        <w:tc>
          <w:tcPr>
            <w:tcW w:w="827" w:type="dxa"/>
            <w:tcBorders>
              <w:top w:val="single" w:sz="3" w:space="0" w:color="000000"/>
              <w:left w:val="nil"/>
              <w:bottom w:val="double" w:sz="3" w:space="0" w:color="000000"/>
              <w:right w:val="nil"/>
            </w:tcBorders>
          </w:tcPr>
          <w:p w14:paraId="6F0EAB60"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31" w:author="Nicole Wu" w:date="2024-01-08T11:26:00Z">
                  <w:rPr>
                    <w:b/>
                    <w:bCs/>
                    <w:sz w:val="16"/>
                    <w:szCs w:val="24"/>
                  </w:rPr>
                </w:rPrChange>
              </w:rPr>
            </w:pPr>
            <w:r w:rsidRPr="00801E49">
              <w:rPr>
                <w:rFonts w:ascii="Open Sans" w:hAnsi="Open Sans" w:cs="Open Sans"/>
                <w:b/>
                <w:sz w:val="16"/>
                <w:szCs w:val="24"/>
                <w:rPrChange w:id="4832" w:author="Nicole Wu" w:date="2024-01-08T11:26:00Z">
                  <w:rPr>
                    <w:b/>
                    <w:bCs/>
                    <w:sz w:val="16"/>
                    <w:szCs w:val="24"/>
                  </w:rPr>
                </w:rPrChange>
              </w:rPr>
              <w:t>157</w:t>
            </w:r>
          </w:p>
        </w:tc>
        <w:tc>
          <w:tcPr>
            <w:tcW w:w="826" w:type="dxa"/>
            <w:tcBorders>
              <w:top w:val="single" w:sz="3" w:space="0" w:color="000000"/>
              <w:left w:val="nil"/>
              <w:bottom w:val="double" w:sz="3" w:space="0" w:color="000000"/>
              <w:right w:val="nil"/>
            </w:tcBorders>
          </w:tcPr>
          <w:p w14:paraId="20D16768"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33" w:author="Nicole Wu" w:date="2024-01-08T11:26:00Z">
                  <w:rPr>
                    <w:b/>
                    <w:bCs/>
                    <w:sz w:val="16"/>
                    <w:szCs w:val="24"/>
                  </w:rPr>
                </w:rPrChange>
              </w:rPr>
            </w:pPr>
            <w:r w:rsidRPr="00801E49">
              <w:rPr>
                <w:rFonts w:ascii="Open Sans" w:hAnsi="Open Sans" w:cs="Open Sans"/>
                <w:b/>
                <w:sz w:val="16"/>
                <w:szCs w:val="24"/>
                <w:rPrChange w:id="4834" w:author="Nicole Wu" w:date="2024-01-08T11:26:00Z">
                  <w:rPr>
                    <w:b/>
                    <w:bCs/>
                    <w:sz w:val="16"/>
                    <w:szCs w:val="24"/>
                  </w:rPr>
                </w:rPrChange>
              </w:rPr>
              <w:t>157</w:t>
            </w:r>
          </w:p>
        </w:tc>
        <w:tc>
          <w:tcPr>
            <w:tcW w:w="827" w:type="dxa"/>
            <w:tcBorders>
              <w:top w:val="single" w:sz="3" w:space="0" w:color="000000"/>
              <w:left w:val="nil"/>
              <w:bottom w:val="double" w:sz="3" w:space="0" w:color="000000"/>
              <w:right w:val="nil"/>
            </w:tcBorders>
          </w:tcPr>
          <w:p w14:paraId="1C78B90E"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35" w:author="Nicole Wu" w:date="2024-01-08T11:26:00Z">
                  <w:rPr>
                    <w:b/>
                    <w:bCs/>
                    <w:sz w:val="16"/>
                    <w:szCs w:val="24"/>
                  </w:rPr>
                </w:rPrChange>
              </w:rPr>
            </w:pPr>
            <w:r w:rsidRPr="00801E49">
              <w:rPr>
                <w:rFonts w:ascii="Open Sans" w:hAnsi="Open Sans" w:cs="Open Sans"/>
                <w:b/>
                <w:sz w:val="16"/>
                <w:szCs w:val="24"/>
                <w:rPrChange w:id="4836" w:author="Nicole Wu" w:date="2024-01-08T11:26:00Z">
                  <w:rPr>
                    <w:b/>
                    <w:bCs/>
                    <w:sz w:val="16"/>
                    <w:szCs w:val="24"/>
                  </w:rPr>
                </w:rPrChange>
              </w:rPr>
              <w:t>119</w:t>
            </w:r>
          </w:p>
        </w:tc>
        <w:tc>
          <w:tcPr>
            <w:tcW w:w="826" w:type="dxa"/>
            <w:tcBorders>
              <w:top w:val="single" w:sz="3" w:space="0" w:color="000000"/>
              <w:left w:val="nil"/>
              <w:bottom w:val="double" w:sz="3" w:space="0" w:color="000000"/>
              <w:right w:val="nil"/>
            </w:tcBorders>
          </w:tcPr>
          <w:p w14:paraId="5E60115F"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37" w:author="Nicole Wu" w:date="2024-01-08T11:26:00Z">
                  <w:rPr>
                    <w:b/>
                    <w:bCs/>
                    <w:sz w:val="16"/>
                    <w:szCs w:val="24"/>
                  </w:rPr>
                </w:rPrChange>
              </w:rPr>
            </w:pPr>
            <w:r w:rsidRPr="00801E49">
              <w:rPr>
                <w:rFonts w:ascii="Open Sans" w:hAnsi="Open Sans" w:cs="Open Sans"/>
                <w:b/>
                <w:sz w:val="16"/>
                <w:szCs w:val="24"/>
                <w:rPrChange w:id="4838" w:author="Nicole Wu" w:date="2024-01-08T11:26:00Z">
                  <w:rPr>
                    <w:b/>
                    <w:bCs/>
                    <w:sz w:val="16"/>
                    <w:szCs w:val="24"/>
                  </w:rPr>
                </w:rPrChange>
              </w:rPr>
              <w:t>119</w:t>
            </w:r>
          </w:p>
        </w:tc>
        <w:tc>
          <w:tcPr>
            <w:tcW w:w="827" w:type="dxa"/>
            <w:tcBorders>
              <w:top w:val="single" w:sz="3" w:space="0" w:color="000000"/>
              <w:left w:val="nil"/>
              <w:bottom w:val="double" w:sz="3" w:space="0" w:color="000000"/>
              <w:right w:val="nil"/>
            </w:tcBorders>
          </w:tcPr>
          <w:p w14:paraId="268747B3"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39" w:author="Nicole Wu" w:date="2024-01-08T11:26:00Z">
                  <w:rPr>
                    <w:b/>
                    <w:bCs/>
                    <w:sz w:val="16"/>
                    <w:szCs w:val="24"/>
                  </w:rPr>
                </w:rPrChange>
              </w:rPr>
            </w:pPr>
            <w:r w:rsidRPr="00801E49">
              <w:rPr>
                <w:rFonts w:ascii="Open Sans" w:hAnsi="Open Sans" w:cs="Open Sans"/>
                <w:b/>
                <w:sz w:val="16"/>
                <w:szCs w:val="24"/>
                <w:rPrChange w:id="4840" w:author="Nicole Wu" w:date="2024-01-08T11:26:00Z">
                  <w:rPr>
                    <w:b/>
                    <w:bCs/>
                    <w:sz w:val="16"/>
                    <w:szCs w:val="24"/>
                  </w:rPr>
                </w:rPrChange>
              </w:rPr>
              <w:t>119</w:t>
            </w:r>
          </w:p>
        </w:tc>
        <w:tc>
          <w:tcPr>
            <w:tcW w:w="826" w:type="dxa"/>
            <w:tcBorders>
              <w:top w:val="single" w:sz="3" w:space="0" w:color="000000"/>
              <w:left w:val="nil"/>
              <w:bottom w:val="double" w:sz="3" w:space="0" w:color="000000"/>
              <w:right w:val="nil"/>
            </w:tcBorders>
          </w:tcPr>
          <w:p w14:paraId="2ED65DDE"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41" w:author="Nicole Wu" w:date="2024-01-08T11:26:00Z">
                  <w:rPr>
                    <w:b/>
                    <w:bCs/>
                    <w:sz w:val="16"/>
                    <w:szCs w:val="24"/>
                  </w:rPr>
                </w:rPrChange>
              </w:rPr>
            </w:pPr>
            <w:r w:rsidRPr="00801E49">
              <w:rPr>
                <w:rFonts w:ascii="Open Sans" w:hAnsi="Open Sans" w:cs="Open Sans"/>
                <w:b/>
                <w:sz w:val="16"/>
                <w:szCs w:val="24"/>
                <w:rPrChange w:id="4842" w:author="Nicole Wu" w:date="2024-01-08T11:26:00Z">
                  <w:rPr>
                    <w:b/>
                    <w:bCs/>
                    <w:sz w:val="16"/>
                    <w:szCs w:val="24"/>
                  </w:rPr>
                </w:rPrChange>
              </w:rPr>
              <w:t>276</w:t>
            </w:r>
          </w:p>
        </w:tc>
        <w:tc>
          <w:tcPr>
            <w:tcW w:w="827" w:type="dxa"/>
            <w:tcBorders>
              <w:top w:val="single" w:sz="3" w:space="0" w:color="000000"/>
              <w:left w:val="nil"/>
              <w:bottom w:val="double" w:sz="3" w:space="0" w:color="000000"/>
              <w:right w:val="nil"/>
            </w:tcBorders>
          </w:tcPr>
          <w:p w14:paraId="70DBDE32"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43" w:author="Nicole Wu" w:date="2024-01-08T11:26:00Z">
                  <w:rPr>
                    <w:b/>
                    <w:bCs/>
                    <w:sz w:val="16"/>
                    <w:szCs w:val="24"/>
                  </w:rPr>
                </w:rPrChange>
              </w:rPr>
            </w:pPr>
            <w:r w:rsidRPr="00801E49">
              <w:rPr>
                <w:rFonts w:ascii="Open Sans" w:hAnsi="Open Sans" w:cs="Open Sans"/>
                <w:b/>
                <w:sz w:val="16"/>
                <w:szCs w:val="24"/>
                <w:rPrChange w:id="4844" w:author="Nicole Wu" w:date="2024-01-08T11:26:00Z">
                  <w:rPr>
                    <w:b/>
                    <w:bCs/>
                    <w:sz w:val="16"/>
                    <w:szCs w:val="24"/>
                  </w:rPr>
                </w:rPrChange>
              </w:rPr>
              <w:t>276</w:t>
            </w:r>
          </w:p>
        </w:tc>
        <w:tc>
          <w:tcPr>
            <w:tcW w:w="827" w:type="dxa"/>
            <w:tcBorders>
              <w:top w:val="single" w:sz="3" w:space="0" w:color="000000"/>
              <w:left w:val="nil"/>
              <w:bottom w:val="double" w:sz="3" w:space="0" w:color="000000"/>
              <w:right w:val="nil"/>
            </w:tcBorders>
          </w:tcPr>
          <w:p w14:paraId="3DE8081E"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845" w:author="Nicole Wu" w:date="2024-01-08T11:26:00Z">
                  <w:rPr>
                    <w:b/>
                    <w:bCs/>
                    <w:sz w:val="16"/>
                    <w:szCs w:val="24"/>
                  </w:rPr>
                </w:rPrChange>
              </w:rPr>
            </w:pPr>
            <w:r w:rsidRPr="00801E49">
              <w:rPr>
                <w:rFonts w:ascii="Open Sans" w:hAnsi="Open Sans" w:cs="Open Sans"/>
                <w:b/>
                <w:sz w:val="16"/>
                <w:szCs w:val="24"/>
                <w:rPrChange w:id="4846" w:author="Nicole Wu" w:date="2024-01-08T11:26:00Z">
                  <w:rPr>
                    <w:b/>
                    <w:bCs/>
                    <w:sz w:val="16"/>
                    <w:szCs w:val="24"/>
                  </w:rPr>
                </w:rPrChange>
              </w:rPr>
              <w:t>276</w:t>
            </w:r>
          </w:p>
        </w:tc>
      </w:tr>
    </w:tbl>
    <w:p w14:paraId="66684FA3" w14:textId="77777777" w:rsidR="00B92327" w:rsidRPr="00801E49" w:rsidRDefault="00332621">
      <w:pPr>
        <w:spacing w:after="463" w:line="265" w:lineRule="auto"/>
        <w:ind w:left="27" w:right="0"/>
        <w:jc w:val="left"/>
        <w:rPr>
          <w:rFonts w:ascii="Open Sans" w:hAnsi="Open Sans" w:cs="Open Sans"/>
          <w:sz w:val="28"/>
          <w:szCs w:val="28"/>
          <w:rPrChange w:id="4847" w:author="Nicole Wu" w:date="2024-01-08T11:26:00Z">
            <w:rPr>
              <w:sz w:val="28"/>
              <w:szCs w:val="28"/>
            </w:rPr>
          </w:rPrChange>
        </w:rPr>
      </w:pPr>
      <w:r w:rsidRPr="00801E49">
        <w:rPr>
          <w:rFonts w:ascii="Open Sans" w:hAnsi="Open Sans" w:cs="Open Sans"/>
          <w:sz w:val="16"/>
          <w:szCs w:val="28"/>
          <w:rPrChange w:id="4848" w:author="Nicole Wu" w:date="2024-01-08T11:26:00Z">
            <w:rPr>
              <w:sz w:val="16"/>
              <w:szCs w:val="28"/>
            </w:rPr>
          </w:rPrChange>
        </w:rPr>
        <w:t>Note: Robust standard errors in parentheses; * p</w:t>
      </w:r>
      <w:r w:rsidRPr="00801E49">
        <w:rPr>
          <w:rFonts w:ascii="Open Sans" w:hAnsi="Open Sans" w:cs="Open Sans"/>
          <w:i/>
          <w:sz w:val="16"/>
          <w:szCs w:val="28"/>
          <w:rPrChange w:id="4849" w:author="Nicole Wu" w:date="2024-01-08T11:26:00Z">
            <w:rPr>
              <w:i/>
              <w:sz w:val="16"/>
              <w:szCs w:val="28"/>
            </w:rPr>
          </w:rPrChange>
        </w:rPr>
        <w:t>&lt;</w:t>
      </w:r>
      <w:r w:rsidRPr="00801E49">
        <w:rPr>
          <w:rFonts w:ascii="Open Sans" w:hAnsi="Open Sans" w:cs="Open Sans"/>
          <w:sz w:val="16"/>
          <w:szCs w:val="28"/>
          <w:rPrChange w:id="4850" w:author="Nicole Wu" w:date="2024-01-08T11:26:00Z">
            <w:rPr>
              <w:sz w:val="16"/>
              <w:szCs w:val="28"/>
            </w:rPr>
          </w:rPrChange>
        </w:rPr>
        <w:t>0.05, ** p</w:t>
      </w:r>
      <w:r w:rsidRPr="00801E49">
        <w:rPr>
          <w:rFonts w:ascii="Open Sans" w:hAnsi="Open Sans" w:cs="Open Sans"/>
          <w:i/>
          <w:sz w:val="16"/>
          <w:szCs w:val="28"/>
          <w:rPrChange w:id="4851" w:author="Nicole Wu" w:date="2024-01-08T11:26:00Z">
            <w:rPr>
              <w:i/>
              <w:sz w:val="16"/>
              <w:szCs w:val="28"/>
            </w:rPr>
          </w:rPrChange>
        </w:rPr>
        <w:t>&lt;</w:t>
      </w:r>
      <w:r w:rsidRPr="00801E49">
        <w:rPr>
          <w:rFonts w:ascii="Open Sans" w:hAnsi="Open Sans" w:cs="Open Sans"/>
          <w:sz w:val="16"/>
          <w:szCs w:val="28"/>
          <w:rPrChange w:id="4852" w:author="Nicole Wu" w:date="2024-01-08T11:26:00Z">
            <w:rPr>
              <w:sz w:val="16"/>
              <w:szCs w:val="28"/>
            </w:rPr>
          </w:rPrChange>
        </w:rPr>
        <w:t>0.01, *** p</w:t>
      </w:r>
      <w:r w:rsidRPr="00801E49">
        <w:rPr>
          <w:rFonts w:ascii="Open Sans" w:hAnsi="Open Sans" w:cs="Open Sans"/>
          <w:i/>
          <w:sz w:val="16"/>
          <w:szCs w:val="28"/>
          <w:rPrChange w:id="4853" w:author="Nicole Wu" w:date="2024-01-08T11:26:00Z">
            <w:rPr>
              <w:i/>
              <w:sz w:val="16"/>
              <w:szCs w:val="28"/>
            </w:rPr>
          </w:rPrChange>
        </w:rPr>
        <w:t>&lt;</w:t>
      </w:r>
      <w:r w:rsidRPr="00801E49">
        <w:rPr>
          <w:rFonts w:ascii="Open Sans" w:hAnsi="Open Sans" w:cs="Open Sans"/>
          <w:sz w:val="16"/>
          <w:szCs w:val="28"/>
          <w:rPrChange w:id="4854" w:author="Nicole Wu" w:date="2024-01-08T11:26:00Z">
            <w:rPr>
              <w:sz w:val="16"/>
              <w:szCs w:val="28"/>
            </w:rPr>
          </w:rPrChange>
        </w:rPr>
        <w:t>0.001.</w:t>
      </w:r>
    </w:p>
    <w:p w14:paraId="4AC418C6" w14:textId="3B3FFDA2" w:rsidR="00B92327" w:rsidRPr="00801E49" w:rsidRDefault="1D7FB02D">
      <w:pPr>
        <w:ind w:left="-5" w:right="446"/>
        <w:rPr>
          <w:rFonts w:ascii="Open Sans" w:hAnsi="Open Sans" w:cs="Open Sans"/>
          <w:rPrChange w:id="4855" w:author="Nicole Wu" w:date="2024-01-08T11:26:00Z">
            <w:rPr/>
          </w:rPrChange>
        </w:rPr>
      </w:pPr>
      <w:r w:rsidRPr="00801E49">
        <w:rPr>
          <w:rFonts w:ascii="Open Sans" w:hAnsi="Open Sans" w:cs="Open Sans"/>
          <w:rPrChange w:id="4856" w:author="Nicole Wu" w:date="2024-01-08T11:26:00Z">
            <w:rPr/>
          </w:rPrChange>
        </w:rPr>
        <w:t xml:space="preserve">To conclude on the CARI and rCARI comparisons, </w:t>
      </w:r>
      <w:del w:id="4857" w:author="Alirah WEYORI" w:date="2024-01-07T11:19:00Z">
        <w:r w:rsidRPr="00801E49" w:rsidDel="00B62A58">
          <w:rPr>
            <w:rFonts w:ascii="Open Sans" w:hAnsi="Open Sans" w:cs="Open Sans"/>
            <w:rPrChange w:id="4858" w:author="Nicole Wu" w:date="2024-01-08T11:26:00Z">
              <w:rPr/>
            </w:rPrChange>
          </w:rPr>
          <w:delText>it is</w:delText>
        </w:r>
      </w:del>
      <w:ins w:id="4859" w:author="Alirah WEYORI" w:date="2024-01-07T11:19:00Z">
        <w:r w:rsidR="00B62A58" w:rsidRPr="00801E49">
          <w:rPr>
            <w:rFonts w:ascii="Open Sans" w:hAnsi="Open Sans" w:cs="Open Sans"/>
            <w:rPrChange w:id="4860" w:author="Nicole Wu" w:date="2024-01-08T11:26:00Z">
              <w:rPr/>
            </w:rPrChange>
          </w:rPr>
          <w:t>is the results</w:t>
        </w:r>
      </w:ins>
      <w:r w:rsidRPr="00801E49">
        <w:rPr>
          <w:rFonts w:ascii="Open Sans" w:hAnsi="Open Sans" w:cs="Open Sans"/>
          <w:rPrChange w:id="4861" w:author="Nicole Wu" w:date="2024-01-08T11:26:00Z">
            <w:rPr/>
          </w:rPrChange>
        </w:rPr>
        <w:t xml:space="preserve"> show</w:t>
      </w:r>
      <w:del w:id="4862" w:author="Alirah WEYORI" w:date="2024-01-07T11:19:00Z">
        <w:r w:rsidRPr="00801E49" w:rsidDel="00B62A58">
          <w:rPr>
            <w:rFonts w:ascii="Open Sans" w:hAnsi="Open Sans" w:cs="Open Sans"/>
            <w:rPrChange w:id="4863" w:author="Nicole Wu" w:date="2024-01-08T11:26:00Z">
              <w:rPr/>
            </w:rPrChange>
          </w:rPr>
          <w:delText>n</w:delText>
        </w:r>
      </w:del>
      <w:r w:rsidRPr="00801E49">
        <w:rPr>
          <w:rFonts w:ascii="Open Sans" w:hAnsi="Open Sans" w:cs="Open Sans"/>
          <w:rPrChange w:id="4864" w:author="Nicole Wu" w:date="2024-01-08T11:26:00Z">
            <w:rPr/>
          </w:rPrChange>
        </w:rPr>
        <w:t xml:space="preserve"> </w:t>
      </w:r>
      <w:ins w:id="4865" w:author="Alirah WEYORI" w:date="2024-01-07T11:57:00Z">
        <w:r w:rsidR="008B52AF" w:rsidRPr="00801E49">
          <w:rPr>
            <w:rFonts w:ascii="Open Sans" w:hAnsi="Open Sans" w:cs="Open Sans"/>
            <w:rPrChange w:id="4866" w:author="Nicole Wu" w:date="2024-01-08T11:26:00Z">
              <w:rPr/>
            </w:rPrChange>
          </w:rPr>
          <w:t>three</w:t>
        </w:r>
      </w:ins>
      <w:ins w:id="4867" w:author="Alirah WEYORI" w:date="2024-01-07T11:20:00Z">
        <w:r w:rsidR="00A33FCC" w:rsidRPr="00801E49">
          <w:rPr>
            <w:rFonts w:ascii="Open Sans" w:hAnsi="Open Sans" w:cs="Open Sans"/>
            <w:rPrChange w:id="4868" w:author="Nicole Wu" w:date="2024-01-08T11:26:00Z">
              <w:rPr/>
            </w:rPrChange>
          </w:rPr>
          <w:t xml:space="preserve"> important </w:t>
        </w:r>
        <w:r w:rsidR="009B3E26" w:rsidRPr="00801E49">
          <w:rPr>
            <w:rFonts w:ascii="Open Sans" w:hAnsi="Open Sans" w:cs="Open Sans"/>
            <w:rPrChange w:id="4869" w:author="Nicole Wu" w:date="2024-01-08T11:26:00Z">
              <w:rPr/>
            </w:rPrChange>
          </w:rPr>
          <w:t>observations. First</w:t>
        </w:r>
      </w:ins>
      <w:del w:id="4870" w:author="Alirah WEYORI" w:date="2024-01-07T11:20:00Z">
        <w:r w:rsidRPr="00801E49" w:rsidDel="009B3E26">
          <w:rPr>
            <w:rFonts w:ascii="Open Sans" w:hAnsi="Open Sans" w:cs="Open Sans"/>
            <w:rPrChange w:id="4871" w:author="Nicole Wu" w:date="2024-01-08T11:26:00Z">
              <w:rPr/>
            </w:rPrChange>
          </w:rPr>
          <w:delText>tha</w:delText>
        </w:r>
      </w:del>
      <w:del w:id="4872" w:author="Alirah WEYORI" w:date="2024-01-07T11:21:00Z">
        <w:r w:rsidRPr="00801E49" w:rsidDel="009B3E26">
          <w:rPr>
            <w:rFonts w:ascii="Open Sans" w:hAnsi="Open Sans" w:cs="Open Sans"/>
            <w:rPrChange w:id="4873" w:author="Nicole Wu" w:date="2024-01-08T11:26:00Z">
              <w:rPr/>
            </w:rPrChange>
          </w:rPr>
          <w:delText>t,</w:delText>
        </w:r>
      </w:del>
      <w:r w:rsidRPr="00801E49">
        <w:rPr>
          <w:rFonts w:ascii="Open Sans" w:hAnsi="Open Sans" w:cs="Open Sans"/>
          <w:rPrChange w:id="4874" w:author="Nicole Wu" w:date="2024-01-08T11:26:00Z">
            <w:rPr/>
          </w:rPrChange>
        </w:rPr>
        <w:t xml:space="preserve"> </w:t>
      </w:r>
      <w:commentRangeStart w:id="4875"/>
      <w:r w:rsidRPr="00801E49">
        <w:rPr>
          <w:rFonts w:ascii="Open Sans" w:hAnsi="Open Sans" w:cs="Open Sans"/>
          <w:rPrChange w:id="4876" w:author="Nicole Wu" w:date="2024-01-08T11:26:00Z">
            <w:rPr/>
          </w:rPrChange>
        </w:rPr>
        <w:t>consistently, the sample that did not own phones (non</w:t>
      </w:r>
      <w:del w:id="4877" w:author="Alirah WEYORI" w:date="2024-01-07T11:18:00Z">
        <w:r w:rsidRPr="00801E49" w:rsidDel="00B269A2">
          <w:rPr>
            <w:rFonts w:ascii="Open Sans" w:hAnsi="Open Sans" w:cs="Open Sans"/>
            <w:rPrChange w:id="4878" w:author="Nicole Wu" w:date="2024-01-08T11:26:00Z">
              <w:rPr/>
            </w:rPrChange>
          </w:rPr>
          <w:delText>e</w:delText>
        </w:r>
      </w:del>
      <w:r w:rsidRPr="00801E49">
        <w:rPr>
          <w:rFonts w:ascii="Open Sans" w:hAnsi="Open Sans" w:cs="Open Sans"/>
          <w:rPrChange w:id="4879" w:author="Nicole Wu" w:date="2024-01-08T11:26:00Z">
            <w:rPr/>
          </w:rPrChange>
        </w:rPr>
        <w:t xml:space="preserve"> phone owners sub-sample) were significantly more food insecure regardless of which modality/module is used to collect the data </w:t>
      </w:r>
      <w:commentRangeEnd w:id="4875"/>
      <w:r w:rsidR="00812BDD" w:rsidRPr="00801E49">
        <w:rPr>
          <w:rStyle w:val="CommentReference"/>
          <w:rFonts w:ascii="Open Sans" w:hAnsi="Open Sans" w:cs="Open Sans"/>
          <w:rPrChange w:id="4880" w:author="Nicole Wu" w:date="2024-01-08T11:26:00Z">
            <w:rPr>
              <w:rStyle w:val="CommentReference"/>
            </w:rPr>
          </w:rPrChange>
        </w:rPr>
        <w:commentReference w:id="4875"/>
      </w:r>
      <w:commentRangeStart w:id="4881"/>
      <w:r w:rsidRPr="00801E49">
        <w:rPr>
          <w:rFonts w:ascii="Open Sans" w:hAnsi="Open Sans" w:cs="Open Sans"/>
          <w:rPrChange w:id="4882" w:author="Nicole Wu" w:date="2024-01-08T11:26:00Z">
            <w:rPr/>
          </w:rPrChange>
        </w:rPr>
        <w:t>(76% food insecure in F2F &amp; 84% in remote modality</w:t>
      </w:r>
      <w:commentRangeEnd w:id="4881"/>
      <w:r w:rsidR="00812BDD" w:rsidRPr="00801E49">
        <w:rPr>
          <w:rStyle w:val="CommentReference"/>
          <w:rFonts w:ascii="Open Sans" w:hAnsi="Open Sans" w:cs="Open Sans"/>
          <w:rPrChange w:id="4883" w:author="Nicole Wu" w:date="2024-01-08T11:26:00Z">
            <w:rPr>
              <w:rStyle w:val="CommentReference"/>
            </w:rPr>
          </w:rPrChange>
        </w:rPr>
        <w:commentReference w:id="4881"/>
      </w:r>
      <w:r w:rsidRPr="00801E49">
        <w:rPr>
          <w:rFonts w:ascii="Open Sans" w:hAnsi="Open Sans" w:cs="Open Sans"/>
          <w:rPrChange w:id="4884" w:author="Nicole Wu" w:date="2024-01-08T11:26:00Z">
            <w:rPr/>
          </w:rPrChange>
        </w:rPr>
        <w:t>).</w:t>
      </w:r>
      <w:ins w:id="4885" w:author="Alirah WEYORI" w:date="2024-01-07T11:21:00Z">
        <w:r w:rsidR="009B3E26" w:rsidRPr="00801E49">
          <w:rPr>
            <w:rFonts w:ascii="Open Sans" w:hAnsi="Open Sans" w:cs="Open Sans"/>
            <w:rPrChange w:id="4886" w:author="Nicole Wu" w:date="2024-01-08T11:26:00Z">
              <w:rPr/>
            </w:rPrChange>
          </w:rPr>
          <w:t xml:space="preserve"> </w:t>
        </w:r>
      </w:ins>
      <w:del w:id="4887" w:author="Alirah WEYORI" w:date="2024-01-07T11:27:00Z">
        <w:r w:rsidRPr="00801E49" w:rsidDel="009D04D5">
          <w:rPr>
            <w:rFonts w:ascii="Open Sans" w:hAnsi="Open Sans" w:cs="Open Sans"/>
            <w:rPrChange w:id="4888" w:author="Nicole Wu" w:date="2024-01-08T11:26:00Z">
              <w:rPr/>
            </w:rPrChange>
          </w:rPr>
          <w:delText xml:space="preserve"> </w:delText>
        </w:r>
      </w:del>
      <w:commentRangeStart w:id="4889"/>
      <w:commentRangeStart w:id="4890"/>
      <w:r w:rsidRPr="00801E49">
        <w:rPr>
          <w:rFonts w:ascii="Open Sans" w:hAnsi="Open Sans" w:cs="Open Sans"/>
          <w:rPrChange w:id="4891" w:author="Nicole Wu" w:date="2024-01-08T11:26:00Z">
            <w:rPr/>
          </w:rPrChange>
        </w:rPr>
        <w:t xml:space="preserve">Thus, in a typical </w:t>
      </w:r>
      <w:del w:id="4892" w:author="Alirah WEYORI" w:date="2024-01-05T09:40:00Z">
        <w:r w:rsidRPr="00801E49" w:rsidDel="00207346">
          <w:rPr>
            <w:rFonts w:ascii="Open Sans" w:hAnsi="Open Sans" w:cs="Open Sans"/>
            <w:rPrChange w:id="4893" w:author="Nicole Wu" w:date="2024-01-08T11:26:00Z">
              <w:rPr/>
            </w:rPrChange>
          </w:rPr>
          <w:delText xml:space="preserve">mVAM </w:delText>
        </w:r>
      </w:del>
      <w:ins w:id="4894" w:author="Alirah WEYORI" w:date="2024-01-05T09:40:00Z">
        <w:r w:rsidR="00207346" w:rsidRPr="00801E49">
          <w:rPr>
            <w:rFonts w:ascii="Open Sans" w:hAnsi="Open Sans" w:cs="Open Sans"/>
            <w:rPrChange w:id="4895" w:author="Nicole Wu" w:date="2024-01-08T11:26:00Z">
              <w:rPr/>
            </w:rPrChange>
          </w:rPr>
          <w:t>CATI</w:t>
        </w:r>
        <w:r w:rsidR="00C32C25" w:rsidRPr="00801E49">
          <w:rPr>
            <w:rFonts w:ascii="Open Sans" w:hAnsi="Open Sans" w:cs="Open Sans"/>
            <w:rPrChange w:id="4896" w:author="Nicole Wu" w:date="2024-01-08T11:26:00Z">
              <w:rPr/>
            </w:rPrChange>
          </w:rPr>
          <w:t xml:space="preserve"> (computer assisted </w:t>
        </w:r>
      </w:ins>
      <w:ins w:id="4897" w:author="Alirah WEYORI" w:date="2024-01-05T09:42:00Z">
        <w:r w:rsidR="008B6751" w:rsidRPr="00801E49">
          <w:rPr>
            <w:rFonts w:ascii="Open Sans" w:hAnsi="Open Sans" w:cs="Open Sans"/>
            <w:rPrChange w:id="4898" w:author="Nicole Wu" w:date="2024-01-08T11:26:00Z">
              <w:rPr/>
            </w:rPrChange>
          </w:rPr>
          <w:t>telephone interv</w:t>
        </w:r>
        <w:r w:rsidR="0026073F" w:rsidRPr="00801E49">
          <w:rPr>
            <w:rFonts w:ascii="Open Sans" w:hAnsi="Open Sans" w:cs="Open Sans"/>
            <w:rPrChange w:id="4899" w:author="Nicole Wu" w:date="2024-01-08T11:26:00Z">
              <w:rPr/>
            </w:rPrChange>
          </w:rPr>
          <w:t>iews)</w:t>
        </w:r>
      </w:ins>
      <w:ins w:id="4900" w:author="Alirah WEYORI" w:date="2024-01-05T09:40:00Z">
        <w:r w:rsidR="00207346" w:rsidRPr="00801E49">
          <w:rPr>
            <w:rFonts w:ascii="Open Sans" w:hAnsi="Open Sans" w:cs="Open Sans"/>
            <w:rPrChange w:id="4901" w:author="Nicole Wu" w:date="2024-01-08T11:26:00Z">
              <w:rPr/>
            </w:rPrChange>
          </w:rPr>
          <w:t xml:space="preserve"> </w:t>
        </w:r>
      </w:ins>
      <w:r w:rsidRPr="00801E49">
        <w:rPr>
          <w:rFonts w:ascii="Open Sans" w:hAnsi="Open Sans" w:cs="Open Sans"/>
          <w:rPrChange w:id="4902" w:author="Nicole Wu" w:date="2024-01-08T11:26:00Z">
            <w:rPr/>
          </w:rPrChange>
        </w:rPr>
        <w:t>surveys</w:t>
      </w:r>
      <w:ins w:id="4903" w:author="Alirah WEYORI" w:date="2024-01-05T09:42:00Z">
        <w:r w:rsidR="000F6DB2" w:rsidRPr="00801E49">
          <w:rPr>
            <w:rFonts w:ascii="Open Sans" w:hAnsi="Open Sans" w:cs="Open Sans"/>
            <w:rPrChange w:id="4904" w:author="Nicole Wu" w:date="2024-01-08T11:26:00Z">
              <w:rPr/>
            </w:rPrChange>
          </w:rPr>
          <w:t xml:space="preserve"> using random digi</w:t>
        </w:r>
        <w:r w:rsidR="003B1586" w:rsidRPr="00801E49">
          <w:rPr>
            <w:rFonts w:ascii="Open Sans" w:hAnsi="Open Sans" w:cs="Open Sans"/>
            <w:rPrChange w:id="4905" w:author="Nicole Wu" w:date="2024-01-08T11:26:00Z">
              <w:rPr/>
            </w:rPrChange>
          </w:rPr>
          <w:t>t</w:t>
        </w:r>
      </w:ins>
      <w:ins w:id="4906" w:author="Alirah WEYORI" w:date="2024-01-05T09:43:00Z">
        <w:r w:rsidR="003B1586" w:rsidRPr="00801E49">
          <w:rPr>
            <w:rFonts w:ascii="Open Sans" w:hAnsi="Open Sans" w:cs="Open Sans"/>
            <w:rPrChange w:id="4907" w:author="Nicole Wu" w:date="2024-01-08T11:26:00Z">
              <w:rPr/>
            </w:rPrChange>
          </w:rPr>
          <w:t xml:space="preserve"> dialling</w:t>
        </w:r>
      </w:ins>
      <w:r w:rsidRPr="00801E49">
        <w:rPr>
          <w:rFonts w:ascii="Open Sans" w:hAnsi="Open Sans" w:cs="Open Sans"/>
          <w:rPrChange w:id="4908" w:author="Nicole Wu" w:date="2024-01-08T11:26:00Z">
            <w:rPr/>
          </w:rPrChange>
        </w:rPr>
        <w:t xml:space="preserve"> where only </w:t>
      </w:r>
      <w:ins w:id="4909" w:author="Alirah WEYORI" w:date="2024-01-05T09:43:00Z">
        <w:r w:rsidR="00CF0BAB" w:rsidRPr="00801E49">
          <w:rPr>
            <w:rFonts w:ascii="Open Sans" w:hAnsi="Open Sans" w:cs="Open Sans"/>
            <w:rPrChange w:id="4910" w:author="Nicole Wu" w:date="2024-01-08T11:26:00Z">
              <w:rPr/>
            </w:rPrChange>
          </w:rPr>
          <w:t xml:space="preserve">a sub-population of </w:t>
        </w:r>
        <w:r w:rsidR="00DB167C" w:rsidRPr="00801E49">
          <w:rPr>
            <w:rFonts w:ascii="Open Sans" w:hAnsi="Open Sans" w:cs="Open Sans"/>
            <w:rPrChange w:id="4911" w:author="Nicole Wu" w:date="2024-01-08T11:26:00Z">
              <w:rPr/>
            </w:rPrChange>
          </w:rPr>
          <w:t xml:space="preserve">respondents </w:t>
        </w:r>
        <w:r w:rsidR="00373298" w:rsidRPr="00801E49">
          <w:rPr>
            <w:rFonts w:ascii="Open Sans" w:hAnsi="Open Sans" w:cs="Open Sans"/>
            <w:rPrChange w:id="4912" w:author="Nicole Wu" w:date="2024-01-08T11:26:00Z">
              <w:rPr/>
            </w:rPrChange>
          </w:rPr>
          <w:t xml:space="preserve">with </w:t>
        </w:r>
      </w:ins>
      <w:ins w:id="4913" w:author="Alirah WEYORI" w:date="2024-01-05T09:44:00Z">
        <w:r w:rsidR="00373298" w:rsidRPr="00801E49">
          <w:rPr>
            <w:rFonts w:ascii="Open Sans" w:hAnsi="Open Sans" w:cs="Open Sans"/>
            <w:rPrChange w:id="4914" w:author="Nicole Wu" w:date="2024-01-08T11:26:00Z">
              <w:rPr/>
            </w:rPrChange>
          </w:rPr>
          <w:t xml:space="preserve">access to phones </w:t>
        </w:r>
        <w:r w:rsidR="000B3B6E" w:rsidRPr="00801E49">
          <w:rPr>
            <w:rFonts w:ascii="Open Sans" w:hAnsi="Open Sans" w:cs="Open Sans"/>
            <w:rPrChange w:id="4915" w:author="Nicole Wu" w:date="2024-01-08T11:26:00Z">
              <w:rPr/>
            </w:rPrChange>
          </w:rPr>
          <w:t xml:space="preserve">are </w:t>
        </w:r>
        <w:r w:rsidR="00834F9D" w:rsidRPr="00801E49">
          <w:rPr>
            <w:rFonts w:ascii="Open Sans" w:hAnsi="Open Sans" w:cs="Open Sans"/>
            <w:rPrChange w:id="4916" w:author="Nicole Wu" w:date="2024-01-08T11:26:00Z">
              <w:rPr/>
            </w:rPrChange>
          </w:rPr>
          <w:t>interviewed aut</w:t>
        </w:r>
        <w:r w:rsidR="00712AB1" w:rsidRPr="00801E49">
          <w:rPr>
            <w:rFonts w:ascii="Open Sans" w:hAnsi="Open Sans" w:cs="Open Sans"/>
            <w:rPrChange w:id="4917" w:author="Nicole Wu" w:date="2024-01-08T11:26:00Z">
              <w:rPr/>
            </w:rPrChange>
          </w:rPr>
          <w:t xml:space="preserve">omatically </w:t>
        </w:r>
        <w:r w:rsidR="006A03D8" w:rsidRPr="00801E49">
          <w:rPr>
            <w:rFonts w:ascii="Open Sans" w:hAnsi="Open Sans" w:cs="Open Sans"/>
            <w:rPrChange w:id="4918" w:author="Nicole Wu" w:date="2024-01-08T11:26:00Z">
              <w:rPr/>
            </w:rPrChange>
          </w:rPr>
          <w:t xml:space="preserve">excluding </w:t>
        </w:r>
        <w:r w:rsidR="00FA78C0" w:rsidRPr="00801E49">
          <w:rPr>
            <w:rFonts w:ascii="Open Sans" w:hAnsi="Open Sans" w:cs="Open Sans"/>
            <w:rPrChange w:id="4919" w:author="Nicole Wu" w:date="2024-01-08T11:26:00Z">
              <w:rPr/>
            </w:rPrChange>
          </w:rPr>
          <w:t>non</w:t>
        </w:r>
        <w:r w:rsidR="00077C6E" w:rsidRPr="00801E49">
          <w:rPr>
            <w:rFonts w:ascii="Open Sans" w:hAnsi="Open Sans" w:cs="Open Sans"/>
            <w:rPrChange w:id="4920" w:author="Nicole Wu" w:date="2024-01-08T11:26:00Z">
              <w:rPr/>
            </w:rPrChange>
          </w:rPr>
          <w:t>e phone</w:t>
        </w:r>
        <w:r w:rsidR="00A32C92" w:rsidRPr="00801E49">
          <w:rPr>
            <w:rFonts w:ascii="Open Sans" w:hAnsi="Open Sans" w:cs="Open Sans"/>
            <w:rPrChange w:id="4921" w:author="Nicole Wu" w:date="2024-01-08T11:26:00Z">
              <w:rPr/>
            </w:rPrChange>
          </w:rPr>
          <w:t xml:space="preserve"> owners </w:t>
        </w:r>
        <w:r w:rsidR="00B4000B" w:rsidRPr="00801E49">
          <w:rPr>
            <w:rFonts w:ascii="Open Sans" w:hAnsi="Open Sans" w:cs="Open Sans"/>
            <w:rPrChange w:id="4922" w:author="Nicole Wu" w:date="2024-01-08T11:26:00Z">
              <w:rPr/>
            </w:rPrChange>
          </w:rPr>
          <w:t xml:space="preserve">who are </w:t>
        </w:r>
        <w:r w:rsidR="00AF6452" w:rsidRPr="00801E49">
          <w:rPr>
            <w:rFonts w:ascii="Open Sans" w:hAnsi="Open Sans" w:cs="Open Sans"/>
            <w:rPrChange w:id="4923" w:author="Nicole Wu" w:date="2024-01-08T11:26:00Z">
              <w:rPr/>
            </w:rPrChange>
          </w:rPr>
          <w:t>li</w:t>
        </w:r>
      </w:ins>
      <w:ins w:id="4924" w:author="Alirah WEYORI" w:date="2024-01-05T09:45:00Z">
        <w:r w:rsidR="00AF6452" w:rsidRPr="00801E49">
          <w:rPr>
            <w:rFonts w:ascii="Open Sans" w:hAnsi="Open Sans" w:cs="Open Sans"/>
            <w:rPrChange w:id="4925" w:author="Nicole Wu" w:date="2024-01-08T11:26:00Z">
              <w:rPr/>
            </w:rPrChange>
          </w:rPr>
          <w:t>kely to be more food insecure and vulnerable</w:t>
        </w:r>
      </w:ins>
      <w:del w:id="4926" w:author="Alirah WEYORI" w:date="2024-01-05T09:45:00Z">
        <w:r w:rsidRPr="00801E49" w:rsidDel="005B2270">
          <w:rPr>
            <w:rFonts w:ascii="Open Sans" w:hAnsi="Open Sans" w:cs="Open Sans"/>
            <w:rPrChange w:id="4927" w:author="Nicole Wu" w:date="2024-01-08T11:26:00Z">
              <w:rPr/>
            </w:rPrChange>
          </w:rPr>
          <w:delText>owners are called (through random digit dialling), it excludes households/respondents that are more vulnerable to food insecure.</w:delText>
        </w:r>
      </w:del>
      <w:commentRangeEnd w:id="4889"/>
      <w:r w:rsidR="00332621" w:rsidRPr="00801E49">
        <w:rPr>
          <w:rStyle w:val="CommentReference"/>
          <w:rFonts w:ascii="Open Sans" w:hAnsi="Open Sans" w:cs="Open Sans"/>
          <w:rPrChange w:id="4928" w:author="Nicole Wu" w:date="2024-01-08T11:26:00Z">
            <w:rPr>
              <w:rStyle w:val="CommentReference"/>
            </w:rPr>
          </w:rPrChange>
        </w:rPr>
        <w:commentReference w:id="4889"/>
      </w:r>
      <w:commentRangeEnd w:id="4890"/>
      <w:r w:rsidR="00A63C37" w:rsidRPr="00801E49">
        <w:rPr>
          <w:rStyle w:val="CommentReference"/>
          <w:rFonts w:ascii="Open Sans" w:hAnsi="Open Sans" w:cs="Open Sans"/>
          <w:rPrChange w:id="4929" w:author="Nicole Wu" w:date="2024-01-08T11:26:00Z">
            <w:rPr>
              <w:rStyle w:val="CommentReference"/>
            </w:rPr>
          </w:rPrChange>
        </w:rPr>
        <w:commentReference w:id="4890"/>
      </w:r>
      <w:ins w:id="4930" w:author="Alirah WEYORI" w:date="2024-01-07T11:27:00Z">
        <w:r w:rsidR="009D04D5" w:rsidRPr="00801E49">
          <w:rPr>
            <w:rFonts w:ascii="Open Sans" w:hAnsi="Open Sans" w:cs="Open Sans"/>
            <w:rPrChange w:id="4931" w:author="Nicole Wu" w:date="2024-01-08T11:26:00Z">
              <w:rPr/>
            </w:rPrChange>
          </w:rPr>
          <w:t xml:space="preserve"> Second, the remote CARI methodology regardless of the indicators used to compute AFI significantly under-reports AFI. This is found to be between 15 and 39 percentage points.</w:t>
        </w:r>
      </w:ins>
      <w:ins w:id="4932" w:author="Alirah WEYORI" w:date="2024-01-07T12:09:00Z">
        <w:r w:rsidR="00A23640" w:rsidRPr="00801E49">
          <w:rPr>
            <w:rFonts w:ascii="Open Sans" w:hAnsi="Open Sans" w:cs="Open Sans"/>
            <w:rPrChange w:id="4933" w:author="Nicole Wu" w:date="2024-01-08T11:26:00Z">
              <w:rPr/>
            </w:rPrChange>
          </w:rPr>
          <w:t xml:space="preserve"> This means that people tend to generally under-report their food insecurity over the phone. </w:t>
        </w:r>
      </w:ins>
      <w:ins w:id="4934" w:author="Alirah WEYORI" w:date="2024-01-07T11:28:00Z">
        <w:r w:rsidR="00C75711" w:rsidRPr="00801E49">
          <w:rPr>
            <w:rFonts w:ascii="Open Sans" w:hAnsi="Open Sans" w:cs="Open Sans"/>
            <w:rPrChange w:id="4935" w:author="Nicole Wu" w:date="2024-01-08T11:26:00Z">
              <w:rPr/>
            </w:rPrChange>
          </w:rPr>
          <w:t xml:space="preserve">Third, </w:t>
        </w:r>
        <w:r w:rsidR="00D30596" w:rsidRPr="00801E49">
          <w:rPr>
            <w:rFonts w:ascii="Open Sans" w:hAnsi="Open Sans" w:cs="Open Sans"/>
            <w:rPrChange w:id="4936" w:author="Nicole Wu" w:date="2024-01-08T11:26:00Z">
              <w:rPr/>
            </w:rPrChange>
          </w:rPr>
          <w:t xml:space="preserve">using </w:t>
        </w:r>
        <w:r w:rsidR="00202661" w:rsidRPr="00801E49">
          <w:rPr>
            <w:rFonts w:ascii="Open Sans" w:hAnsi="Open Sans" w:cs="Open Sans"/>
            <w:rPrChange w:id="4937" w:author="Nicole Wu" w:date="2024-01-08T11:26:00Z">
              <w:rPr/>
            </w:rPrChange>
          </w:rPr>
          <w:t xml:space="preserve">the income </w:t>
        </w:r>
        <w:r w:rsidR="00295514" w:rsidRPr="00801E49">
          <w:rPr>
            <w:rFonts w:ascii="Open Sans" w:hAnsi="Open Sans" w:cs="Open Sans"/>
            <w:rPrChange w:id="4938" w:author="Nicole Wu" w:date="2024-01-08T11:26:00Z">
              <w:rPr/>
            </w:rPrChange>
          </w:rPr>
          <w:t>source and income change indicator</w:t>
        </w:r>
        <w:r w:rsidR="00B41E99" w:rsidRPr="00801E49">
          <w:rPr>
            <w:rFonts w:ascii="Open Sans" w:hAnsi="Open Sans" w:cs="Open Sans"/>
            <w:rPrChange w:id="4939" w:author="Nicole Wu" w:date="2024-01-08T11:26:00Z">
              <w:rPr/>
            </w:rPrChange>
          </w:rPr>
          <w:t xml:space="preserve"> in</w:t>
        </w:r>
      </w:ins>
      <w:ins w:id="4940" w:author="Alirah WEYORI" w:date="2024-01-07T11:29:00Z">
        <w:r w:rsidR="00CC697D" w:rsidRPr="00801E49">
          <w:rPr>
            <w:rFonts w:ascii="Open Sans" w:hAnsi="Open Sans" w:cs="Open Sans"/>
            <w:rPrChange w:id="4941" w:author="Nicole Wu" w:date="2024-01-08T11:26:00Z">
              <w:rPr/>
            </w:rPrChange>
          </w:rPr>
          <w:t>stead of the FES</w:t>
        </w:r>
        <w:r w:rsidR="00A12414" w:rsidRPr="00801E49">
          <w:rPr>
            <w:rFonts w:ascii="Open Sans" w:hAnsi="Open Sans" w:cs="Open Sans"/>
            <w:rPrChange w:id="4942" w:author="Nicole Wu" w:date="2024-01-08T11:26:00Z">
              <w:rPr/>
            </w:rPrChange>
          </w:rPr>
          <w:t xml:space="preserve"> significantly </w:t>
        </w:r>
        <w:r w:rsidR="001B5988" w:rsidRPr="00801E49">
          <w:rPr>
            <w:rFonts w:ascii="Open Sans" w:hAnsi="Open Sans" w:cs="Open Sans"/>
            <w:rPrChange w:id="4943" w:author="Nicole Wu" w:date="2024-01-08T11:26:00Z">
              <w:rPr/>
            </w:rPrChange>
          </w:rPr>
          <w:t>over</w:t>
        </w:r>
      </w:ins>
      <w:ins w:id="4944" w:author="Alirah WEYORI" w:date="2024-01-07T11:30:00Z">
        <w:r w:rsidR="00064036" w:rsidRPr="00801E49">
          <w:rPr>
            <w:rFonts w:ascii="Open Sans" w:hAnsi="Open Sans" w:cs="Open Sans"/>
            <w:rPrChange w:id="4945" w:author="Nicole Wu" w:date="2024-01-08T11:26:00Z">
              <w:rPr/>
            </w:rPrChange>
          </w:rPr>
          <w:t xml:space="preserve"> reports food security</w:t>
        </w:r>
      </w:ins>
      <w:ins w:id="4946" w:author="Alirah WEYORI" w:date="2024-01-07T11:27:00Z">
        <w:r w:rsidR="009D04D5" w:rsidRPr="00801E49">
          <w:rPr>
            <w:rFonts w:ascii="Open Sans" w:hAnsi="Open Sans" w:cs="Open Sans"/>
            <w:rPrChange w:id="4947" w:author="Nicole Wu" w:date="2024-01-08T11:26:00Z">
              <w:rPr/>
            </w:rPrChange>
          </w:rPr>
          <w:t xml:space="preserve"> </w:t>
        </w:r>
      </w:ins>
      <w:ins w:id="4948" w:author="Alirah WEYORI" w:date="2024-01-07T11:28:00Z">
        <w:r w:rsidR="00B41E99" w:rsidRPr="00801E49">
          <w:rPr>
            <w:rFonts w:ascii="Open Sans" w:hAnsi="Open Sans" w:cs="Open Sans"/>
            <w:rPrChange w:id="4949" w:author="Nicole Wu" w:date="2024-01-08T11:26:00Z">
              <w:rPr/>
            </w:rPrChange>
          </w:rPr>
          <w:t>regardles</w:t>
        </w:r>
      </w:ins>
      <w:ins w:id="4950" w:author="Alirah WEYORI" w:date="2024-01-07T11:30:00Z">
        <w:r w:rsidR="001E1D6B" w:rsidRPr="00801E49">
          <w:rPr>
            <w:rFonts w:ascii="Open Sans" w:hAnsi="Open Sans" w:cs="Open Sans"/>
            <w:rPrChange w:id="4951" w:author="Nicole Wu" w:date="2024-01-08T11:26:00Z">
              <w:rPr/>
            </w:rPrChange>
          </w:rPr>
          <w:t>s of the modality</w:t>
        </w:r>
        <w:r w:rsidR="00D006EE" w:rsidRPr="00801E49">
          <w:rPr>
            <w:rFonts w:ascii="Open Sans" w:hAnsi="Open Sans" w:cs="Open Sans"/>
            <w:rPrChange w:id="4952" w:author="Nicole Wu" w:date="2024-01-08T11:26:00Z">
              <w:rPr/>
            </w:rPrChange>
          </w:rPr>
          <w:t xml:space="preserve"> (F2F or remote)</w:t>
        </w:r>
        <w:r w:rsidR="001E1D6B" w:rsidRPr="00801E49">
          <w:rPr>
            <w:rFonts w:ascii="Open Sans" w:hAnsi="Open Sans" w:cs="Open Sans"/>
            <w:rPrChange w:id="4953" w:author="Nicole Wu" w:date="2024-01-08T11:26:00Z">
              <w:rPr/>
            </w:rPrChange>
          </w:rPr>
          <w:t xml:space="preserve"> </w:t>
        </w:r>
        <w:r w:rsidR="00D006EE" w:rsidRPr="00801E49">
          <w:rPr>
            <w:rFonts w:ascii="Open Sans" w:hAnsi="Open Sans" w:cs="Open Sans"/>
            <w:rPrChange w:id="4954" w:author="Nicole Wu" w:date="2024-01-08T11:26:00Z">
              <w:rPr/>
            </w:rPrChange>
          </w:rPr>
          <w:t>used in</w:t>
        </w:r>
        <w:r w:rsidR="001E1D6B" w:rsidRPr="00801E49">
          <w:rPr>
            <w:rFonts w:ascii="Open Sans" w:hAnsi="Open Sans" w:cs="Open Sans"/>
            <w:rPrChange w:id="4955" w:author="Nicole Wu" w:date="2024-01-08T11:26:00Z">
              <w:rPr/>
            </w:rPrChange>
          </w:rPr>
          <w:t xml:space="preserve"> </w:t>
        </w:r>
        <w:r w:rsidR="00D006EE" w:rsidRPr="00801E49">
          <w:rPr>
            <w:rFonts w:ascii="Open Sans" w:hAnsi="Open Sans" w:cs="Open Sans"/>
            <w:rPrChange w:id="4956" w:author="Nicole Wu" w:date="2024-01-08T11:26:00Z">
              <w:rPr/>
            </w:rPrChange>
          </w:rPr>
          <w:t>collecting it.</w:t>
        </w:r>
      </w:ins>
    </w:p>
    <w:p w14:paraId="5FF747BC" w14:textId="77777777" w:rsidR="00B92327" w:rsidRPr="00801E49" w:rsidRDefault="00332621">
      <w:pPr>
        <w:spacing w:after="338"/>
        <w:ind w:left="-5" w:right="446"/>
        <w:rPr>
          <w:rFonts w:ascii="Open Sans" w:hAnsi="Open Sans" w:cs="Open Sans"/>
          <w:rPrChange w:id="4957" w:author="Nicole Wu" w:date="2024-01-08T11:26:00Z">
            <w:rPr/>
          </w:rPrChange>
        </w:rPr>
      </w:pPr>
      <w:commentRangeStart w:id="4958"/>
      <w:r w:rsidRPr="00801E49">
        <w:rPr>
          <w:rFonts w:ascii="Open Sans" w:hAnsi="Open Sans" w:cs="Open Sans"/>
          <w:rPrChange w:id="4959" w:author="Nicole Wu" w:date="2024-01-08T11:26:00Z">
            <w:rPr/>
          </w:rPrChange>
        </w:rPr>
        <w:t>Next</w:t>
      </w:r>
      <w:commentRangeEnd w:id="4958"/>
      <w:r w:rsidR="00A16226" w:rsidRPr="00801E49">
        <w:rPr>
          <w:rStyle w:val="CommentReference"/>
          <w:rFonts w:ascii="Open Sans" w:hAnsi="Open Sans" w:cs="Open Sans"/>
          <w:rPrChange w:id="4960" w:author="Nicole Wu" w:date="2024-01-08T11:26:00Z">
            <w:rPr>
              <w:rStyle w:val="CommentReference"/>
            </w:rPr>
          </w:rPrChange>
        </w:rPr>
        <w:commentReference w:id="4958"/>
      </w:r>
      <w:r w:rsidRPr="00801E49">
        <w:rPr>
          <w:rFonts w:ascii="Open Sans" w:hAnsi="Open Sans" w:cs="Open Sans"/>
          <w:rPrChange w:id="4961" w:author="Nicole Wu" w:date="2024-01-08T11:26:00Z">
            <w:rPr/>
          </w:rPrChange>
        </w:rPr>
        <w:t>, the results of the individual indicators compared over the two modalities (F2F vs remote) are presented.</w:t>
      </w:r>
    </w:p>
    <w:p w14:paraId="2C87CF0A" w14:textId="77777777" w:rsidR="00B92327" w:rsidRPr="00801E49" w:rsidRDefault="00332621">
      <w:pPr>
        <w:pStyle w:val="Heading2"/>
        <w:ind w:left="598" w:hanging="613"/>
        <w:rPr>
          <w:rFonts w:ascii="Open Sans" w:hAnsi="Open Sans" w:cs="Open Sans"/>
          <w:rPrChange w:id="4962" w:author="Nicole Wu" w:date="2024-01-08T11:26:00Z">
            <w:rPr/>
          </w:rPrChange>
        </w:rPr>
      </w:pPr>
      <w:bookmarkStart w:id="4963" w:name="_Toc135983"/>
      <w:r w:rsidRPr="00801E49">
        <w:rPr>
          <w:rFonts w:ascii="Open Sans" w:hAnsi="Open Sans" w:cs="Open Sans"/>
          <w:rPrChange w:id="4964" w:author="Nicole Wu" w:date="2024-01-08T11:26:00Z">
            <w:rPr/>
          </w:rPrChange>
        </w:rPr>
        <w:t>Food Consumption Score (FCS)</w:t>
      </w:r>
      <w:bookmarkEnd w:id="4963"/>
    </w:p>
    <w:p w14:paraId="711E8101" w14:textId="77777777" w:rsidR="00B92327" w:rsidRPr="00801E49" w:rsidRDefault="00332621">
      <w:pPr>
        <w:ind w:left="-5" w:right="446"/>
        <w:rPr>
          <w:rFonts w:ascii="Open Sans" w:hAnsi="Open Sans" w:cs="Open Sans"/>
          <w:rPrChange w:id="4965" w:author="Nicole Wu" w:date="2024-01-08T11:26:00Z">
            <w:rPr/>
          </w:rPrChange>
        </w:rPr>
      </w:pPr>
      <w:r w:rsidRPr="00801E49">
        <w:rPr>
          <w:rFonts w:ascii="Open Sans" w:hAnsi="Open Sans" w:cs="Open Sans"/>
          <w:rPrChange w:id="4966" w:author="Nicole Wu" w:date="2024-01-08T11:26:00Z">
            <w:rPr/>
          </w:rPrChange>
        </w:rPr>
        <w:t>The Food Consumption Score (FCS) is a composite score based on households’ dietary diversity, food consumption frequency, and relative nutritional importance of different food groups, and is calculated by inspecting how often households consume food items from the different food groups during a 7-day reference period. The responses are aggregated, and weights applied to obtain an index which is then used to categorize the household into one of three groups of food consumption: food secure, borderline, and poor.</w:t>
      </w:r>
    </w:p>
    <w:p w14:paraId="3A48036B" w14:textId="2B3AAA82" w:rsidR="00B92327" w:rsidRPr="00801E49" w:rsidRDefault="00332621">
      <w:pPr>
        <w:ind w:left="-5" w:right="446"/>
        <w:rPr>
          <w:rFonts w:ascii="Open Sans" w:hAnsi="Open Sans" w:cs="Open Sans"/>
          <w:rPrChange w:id="4967" w:author="Nicole Wu" w:date="2024-01-08T11:26:00Z">
            <w:rPr/>
          </w:rPrChange>
        </w:rPr>
      </w:pPr>
      <w:r w:rsidRPr="00801E49">
        <w:rPr>
          <w:rFonts w:ascii="Open Sans" w:hAnsi="Open Sans" w:cs="Open Sans"/>
          <w:rPrChange w:id="4968" w:author="Nicole Wu" w:date="2024-01-08T11:26:00Z">
            <w:rPr/>
          </w:rPrChange>
        </w:rPr>
        <w:t xml:space="preserve">The results show that consistently, the remote FCS module significantly </w:t>
      </w:r>
      <w:commentRangeStart w:id="4969"/>
      <w:del w:id="4970" w:author="Alirah WEYORI" w:date="2024-01-05T09:49:00Z">
        <w:r w:rsidRPr="00801E49" w:rsidDel="000529A4">
          <w:rPr>
            <w:rFonts w:ascii="Open Sans" w:hAnsi="Open Sans" w:cs="Open Sans"/>
            <w:rPrChange w:id="4971" w:author="Nicole Wu" w:date="2024-01-08T11:26:00Z">
              <w:rPr/>
            </w:rPrChange>
          </w:rPr>
          <w:delText xml:space="preserve">overestimated </w:delText>
        </w:r>
      </w:del>
      <w:commentRangeEnd w:id="4969"/>
      <w:ins w:id="4972" w:author="Alirah WEYORI" w:date="2024-01-05T09:49:00Z">
        <w:r w:rsidR="000529A4" w:rsidRPr="00801E49">
          <w:rPr>
            <w:rFonts w:ascii="Open Sans" w:hAnsi="Open Sans" w:cs="Open Sans"/>
            <w:rPrChange w:id="4973" w:author="Nicole Wu" w:date="2024-01-08T11:26:00Z">
              <w:rPr/>
            </w:rPrChange>
          </w:rPr>
          <w:t>overr</w:t>
        </w:r>
        <w:r w:rsidR="00D87D17" w:rsidRPr="00801E49">
          <w:rPr>
            <w:rFonts w:ascii="Open Sans" w:hAnsi="Open Sans" w:cs="Open Sans"/>
            <w:rPrChange w:id="4974" w:author="Nicole Wu" w:date="2024-01-08T11:26:00Z">
              <w:rPr/>
            </w:rPrChange>
          </w:rPr>
          <w:t>eported</w:t>
        </w:r>
        <w:r w:rsidR="000529A4" w:rsidRPr="00801E49">
          <w:rPr>
            <w:rFonts w:ascii="Open Sans" w:hAnsi="Open Sans" w:cs="Open Sans"/>
            <w:rPrChange w:id="4975" w:author="Nicole Wu" w:date="2024-01-08T11:26:00Z">
              <w:rPr/>
            </w:rPrChange>
          </w:rPr>
          <w:t xml:space="preserve"> </w:t>
        </w:r>
      </w:ins>
      <w:r w:rsidR="00D15C0D" w:rsidRPr="00801E49">
        <w:rPr>
          <w:rStyle w:val="CommentReference"/>
          <w:rFonts w:ascii="Open Sans" w:hAnsi="Open Sans" w:cs="Open Sans"/>
          <w:rPrChange w:id="4976" w:author="Nicole Wu" w:date="2024-01-08T11:26:00Z">
            <w:rPr>
              <w:rStyle w:val="CommentReference"/>
            </w:rPr>
          </w:rPrChange>
        </w:rPr>
        <w:commentReference w:id="4969"/>
      </w:r>
      <w:r w:rsidRPr="00801E49">
        <w:rPr>
          <w:rFonts w:ascii="Open Sans" w:hAnsi="Open Sans" w:cs="Open Sans"/>
          <w:rPrChange w:id="4977" w:author="Nicole Wu" w:date="2024-01-08T11:26:00Z">
            <w:rPr/>
          </w:rPrChange>
        </w:rPr>
        <w:t>food security (reporting better food consumption) compared to the F2F module; 8 points amongst the phone owners sub-sample, 4 &amp; 10 points more amongst the none phone owners and the full sample respectively (see Table 12). These difference between the F2F and remote responses is driven by higher consumption of tubers and cereals, protein-rich foods, dairy products, vegetables, and sugar over the phone.</w:t>
      </w:r>
    </w:p>
    <w:p w14:paraId="77B7E3AE" w14:textId="18BF4A58" w:rsidR="00B92327" w:rsidRPr="00801E49" w:rsidRDefault="00332621">
      <w:pPr>
        <w:ind w:left="-5" w:right="446"/>
        <w:rPr>
          <w:rFonts w:ascii="Open Sans" w:hAnsi="Open Sans" w:cs="Open Sans"/>
          <w:rPrChange w:id="4978" w:author="Nicole Wu" w:date="2024-01-08T11:26:00Z">
            <w:rPr/>
          </w:rPrChange>
        </w:rPr>
      </w:pPr>
      <w:r w:rsidRPr="00801E49">
        <w:rPr>
          <w:rFonts w:ascii="Open Sans" w:hAnsi="Open Sans" w:cs="Open Sans"/>
          <w:rPrChange w:id="4979" w:author="Nicole Wu" w:date="2024-01-08T11:26:00Z">
            <w:rPr/>
          </w:rPrChange>
        </w:rPr>
        <w:t>In terms of the three FCS Groups, consistently, the remote module under reports the number of households with poor food consumption by between 12 and 23 percentage points.</w:t>
      </w:r>
    </w:p>
    <w:p w14:paraId="7D93D301" w14:textId="2B12C0AE" w:rsidR="00A544C8" w:rsidRPr="00801E49" w:rsidRDefault="00A544C8">
      <w:pPr>
        <w:ind w:left="-5" w:right="446"/>
        <w:rPr>
          <w:rFonts w:ascii="Open Sans" w:hAnsi="Open Sans" w:cs="Open Sans"/>
          <w:rPrChange w:id="4980" w:author="Nicole Wu" w:date="2024-01-08T11:26:00Z">
            <w:rPr/>
          </w:rPrChange>
        </w:rPr>
      </w:pPr>
    </w:p>
    <w:p w14:paraId="09769BAC" w14:textId="77777777" w:rsidR="00A544C8" w:rsidRPr="00801E49" w:rsidRDefault="00A544C8">
      <w:pPr>
        <w:ind w:left="-5" w:right="446"/>
        <w:rPr>
          <w:rFonts w:ascii="Open Sans" w:hAnsi="Open Sans" w:cs="Open Sans"/>
          <w:rPrChange w:id="4981" w:author="Nicole Wu" w:date="2024-01-08T11:26:00Z">
            <w:rPr/>
          </w:rPrChange>
        </w:rPr>
      </w:pPr>
    </w:p>
    <w:p w14:paraId="64A672CF" w14:textId="77777777" w:rsidR="00B92327" w:rsidRPr="00801E49" w:rsidRDefault="00332621">
      <w:pPr>
        <w:spacing w:after="0" w:line="259" w:lineRule="auto"/>
        <w:jc w:val="center"/>
        <w:rPr>
          <w:rFonts w:ascii="Open Sans" w:hAnsi="Open Sans" w:cs="Open Sans"/>
          <w:rPrChange w:id="4982" w:author="Nicole Wu" w:date="2024-01-08T11:26:00Z">
            <w:rPr/>
          </w:rPrChange>
        </w:rPr>
      </w:pPr>
      <w:r w:rsidRPr="00801E49">
        <w:rPr>
          <w:rFonts w:ascii="Open Sans" w:hAnsi="Open Sans" w:cs="Open Sans"/>
          <w:sz w:val="18"/>
          <w:rPrChange w:id="4983" w:author="Nicole Wu" w:date="2024-01-08T11:26:00Z">
            <w:rPr>
              <w:sz w:val="18"/>
            </w:rPr>
          </w:rPrChange>
        </w:rPr>
        <w:t>Table 12: Impact of Survey Modality on Food Consumption Score and Groups</w:t>
      </w:r>
    </w:p>
    <w:tbl>
      <w:tblPr>
        <w:tblW w:w="9360" w:type="dxa"/>
        <w:tblCellMar>
          <w:top w:w="20" w:type="dxa"/>
          <w:right w:w="57" w:type="dxa"/>
        </w:tblCellMar>
        <w:tblLook w:val="04A0" w:firstRow="1" w:lastRow="0" w:firstColumn="1" w:lastColumn="0" w:noHBand="0" w:noVBand="1"/>
      </w:tblPr>
      <w:tblGrid>
        <w:gridCol w:w="2518"/>
        <w:gridCol w:w="709"/>
        <w:gridCol w:w="817"/>
        <w:gridCol w:w="726"/>
        <w:gridCol w:w="709"/>
        <w:gridCol w:w="817"/>
        <w:gridCol w:w="726"/>
        <w:gridCol w:w="709"/>
        <w:gridCol w:w="817"/>
        <w:gridCol w:w="812"/>
      </w:tblGrid>
      <w:tr w:rsidR="00A544C8" w:rsidRPr="00801E49" w14:paraId="6E2AE988" w14:textId="77777777" w:rsidTr="00C04D95">
        <w:trPr>
          <w:trHeight w:val="176"/>
        </w:trPr>
        <w:tc>
          <w:tcPr>
            <w:tcW w:w="3494" w:type="dxa"/>
            <w:tcBorders>
              <w:top w:val="double" w:sz="3" w:space="0" w:color="000000"/>
              <w:left w:val="nil"/>
              <w:bottom w:val="nil"/>
              <w:right w:val="nil"/>
            </w:tcBorders>
          </w:tcPr>
          <w:p w14:paraId="608F5EEA" w14:textId="77777777" w:rsidR="00A544C8" w:rsidRPr="00801E49" w:rsidRDefault="00A544C8" w:rsidP="00A544C8">
            <w:pPr>
              <w:spacing w:after="0" w:line="259" w:lineRule="auto"/>
              <w:ind w:left="67" w:right="0" w:firstLine="0"/>
              <w:jc w:val="left"/>
              <w:rPr>
                <w:rFonts w:ascii="Open Sans" w:hAnsi="Open Sans" w:cs="Open Sans"/>
                <w:b/>
                <w:sz w:val="16"/>
                <w:szCs w:val="24"/>
                <w:rPrChange w:id="4984" w:author="Nicole Wu" w:date="2024-01-08T11:26:00Z">
                  <w:rPr>
                    <w:b/>
                    <w:bCs/>
                    <w:sz w:val="16"/>
                    <w:szCs w:val="24"/>
                  </w:rPr>
                </w:rPrChange>
              </w:rPr>
            </w:pPr>
          </w:p>
        </w:tc>
        <w:tc>
          <w:tcPr>
            <w:tcW w:w="1922" w:type="dxa"/>
            <w:gridSpan w:val="3"/>
            <w:tcBorders>
              <w:top w:val="double" w:sz="3" w:space="0" w:color="000000"/>
              <w:left w:val="nil"/>
              <w:bottom w:val="nil"/>
              <w:right w:val="nil"/>
            </w:tcBorders>
          </w:tcPr>
          <w:p w14:paraId="68080FCC" w14:textId="79252CC0" w:rsidR="00A544C8" w:rsidRPr="00801E49" w:rsidRDefault="00A544C8" w:rsidP="00A544C8">
            <w:pPr>
              <w:spacing w:after="0" w:line="259" w:lineRule="auto"/>
              <w:ind w:left="67" w:right="0" w:firstLine="0"/>
              <w:jc w:val="center"/>
              <w:rPr>
                <w:rFonts w:ascii="Open Sans" w:hAnsi="Open Sans" w:cs="Open Sans"/>
                <w:b/>
                <w:sz w:val="16"/>
                <w:szCs w:val="24"/>
                <w:rPrChange w:id="4985" w:author="Nicole Wu" w:date="2024-01-08T11:26:00Z">
                  <w:rPr>
                    <w:b/>
                    <w:bCs/>
                    <w:sz w:val="16"/>
                    <w:szCs w:val="24"/>
                  </w:rPr>
                </w:rPrChange>
              </w:rPr>
            </w:pPr>
            <w:r w:rsidRPr="00801E49">
              <w:rPr>
                <w:rFonts w:ascii="Open Sans" w:hAnsi="Open Sans" w:cs="Open Sans"/>
                <w:b/>
                <w:sz w:val="16"/>
                <w:szCs w:val="24"/>
                <w:rPrChange w:id="4986" w:author="Nicole Wu" w:date="2024-01-08T11:26:00Z">
                  <w:rPr>
                    <w:b/>
                    <w:bCs/>
                    <w:sz w:val="16"/>
                    <w:szCs w:val="24"/>
                  </w:rPr>
                </w:rPrChange>
              </w:rPr>
              <w:t>Own Phone</w:t>
            </w:r>
          </w:p>
        </w:tc>
        <w:tc>
          <w:tcPr>
            <w:tcW w:w="1942" w:type="dxa"/>
            <w:gridSpan w:val="3"/>
            <w:tcBorders>
              <w:top w:val="double" w:sz="3" w:space="0" w:color="000000"/>
              <w:left w:val="nil"/>
              <w:bottom w:val="nil"/>
              <w:right w:val="nil"/>
            </w:tcBorders>
          </w:tcPr>
          <w:p w14:paraId="2D5CA5D6" w14:textId="276ECA2F" w:rsidR="00A544C8" w:rsidRPr="00801E49" w:rsidRDefault="00A544C8" w:rsidP="00A544C8">
            <w:pPr>
              <w:spacing w:after="0" w:line="259" w:lineRule="auto"/>
              <w:ind w:left="67" w:right="0" w:firstLine="0"/>
              <w:jc w:val="center"/>
              <w:rPr>
                <w:rFonts w:ascii="Open Sans" w:hAnsi="Open Sans" w:cs="Open Sans"/>
                <w:b/>
                <w:sz w:val="16"/>
                <w:szCs w:val="24"/>
                <w:rPrChange w:id="4987" w:author="Nicole Wu" w:date="2024-01-08T11:26:00Z">
                  <w:rPr>
                    <w:b/>
                    <w:bCs/>
                    <w:sz w:val="16"/>
                    <w:szCs w:val="24"/>
                  </w:rPr>
                </w:rPrChange>
              </w:rPr>
            </w:pPr>
            <w:r w:rsidRPr="00801E49">
              <w:rPr>
                <w:rFonts w:ascii="Open Sans" w:hAnsi="Open Sans" w:cs="Open Sans"/>
                <w:b/>
                <w:sz w:val="16"/>
                <w:szCs w:val="24"/>
                <w:rPrChange w:id="4988" w:author="Nicole Wu" w:date="2024-01-08T11:26:00Z">
                  <w:rPr>
                    <w:b/>
                    <w:bCs/>
                    <w:sz w:val="16"/>
                    <w:szCs w:val="24"/>
                  </w:rPr>
                </w:rPrChange>
              </w:rPr>
              <w:t>No Phone</w:t>
            </w:r>
          </w:p>
        </w:tc>
        <w:tc>
          <w:tcPr>
            <w:tcW w:w="2002" w:type="dxa"/>
            <w:gridSpan w:val="3"/>
            <w:tcBorders>
              <w:top w:val="double" w:sz="3" w:space="0" w:color="000000"/>
              <w:left w:val="nil"/>
              <w:bottom w:val="nil"/>
              <w:right w:val="nil"/>
            </w:tcBorders>
          </w:tcPr>
          <w:p w14:paraId="3A9E8396" w14:textId="0CE71939" w:rsidR="00A544C8" w:rsidRPr="00801E49" w:rsidRDefault="00A544C8" w:rsidP="00A544C8">
            <w:pPr>
              <w:spacing w:after="0" w:line="259" w:lineRule="auto"/>
              <w:ind w:left="67" w:right="0" w:firstLine="0"/>
              <w:jc w:val="center"/>
              <w:rPr>
                <w:rFonts w:ascii="Open Sans" w:hAnsi="Open Sans" w:cs="Open Sans"/>
                <w:b/>
                <w:sz w:val="16"/>
                <w:szCs w:val="24"/>
                <w:rPrChange w:id="4989" w:author="Nicole Wu" w:date="2024-01-08T11:26:00Z">
                  <w:rPr>
                    <w:b/>
                    <w:bCs/>
                    <w:sz w:val="16"/>
                    <w:szCs w:val="24"/>
                  </w:rPr>
                </w:rPrChange>
              </w:rPr>
            </w:pPr>
            <w:r w:rsidRPr="00801E49">
              <w:rPr>
                <w:rFonts w:ascii="Open Sans" w:hAnsi="Open Sans" w:cs="Open Sans"/>
                <w:b/>
                <w:sz w:val="16"/>
                <w:szCs w:val="24"/>
                <w:rPrChange w:id="4990" w:author="Nicole Wu" w:date="2024-01-08T11:26:00Z">
                  <w:rPr>
                    <w:b/>
                    <w:bCs/>
                    <w:sz w:val="16"/>
                    <w:szCs w:val="24"/>
                  </w:rPr>
                </w:rPrChange>
              </w:rPr>
              <w:t xml:space="preserve">Full Sample </w:t>
            </w:r>
          </w:p>
        </w:tc>
      </w:tr>
      <w:tr w:rsidR="00B92327" w:rsidRPr="00801E49" w14:paraId="502FCBBC" w14:textId="77777777" w:rsidTr="00A544C8">
        <w:trPr>
          <w:trHeight w:val="159"/>
        </w:trPr>
        <w:tc>
          <w:tcPr>
            <w:tcW w:w="3494" w:type="dxa"/>
            <w:tcBorders>
              <w:top w:val="nil"/>
              <w:left w:val="nil"/>
              <w:bottom w:val="single" w:sz="3" w:space="0" w:color="000000"/>
              <w:right w:val="nil"/>
            </w:tcBorders>
          </w:tcPr>
          <w:p w14:paraId="7F4DF0A7" w14:textId="77777777" w:rsidR="00B92327" w:rsidRPr="00801E49" w:rsidRDefault="00332621" w:rsidP="00A544C8">
            <w:pPr>
              <w:spacing w:after="0" w:line="259" w:lineRule="auto"/>
              <w:ind w:left="67" w:right="0" w:firstLine="0"/>
              <w:jc w:val="left"/>
              <w:rPr>
                <w:rFonts w:ascii="Open Sans" w:hAnsi="Open Sans" w:cs="Open Sans"/>
                <w:b/>
                <w:sz w:val="16"/>
                <w:szCs w:val="24"/>
                <w:rPrChange w:id="4991" w:author="Nicole Wu" w:date="2024-01-08T11:26:00Z">
                  <w:rPr>
                    <w:b/>
                    <w:bCs/>
                    <w:sz w:val="16"/>
                    <w:szCs w:val="24"/>
                  </w:rPr>
                </w:rPrChange>
              </w:rPr>
            </w:pPr>
            <w:r w:rsidRPr="00801E49">
              <w:rPr>
                <w:rFonts w:ascii="Open Sans" w:hAnsi="Open Sans" w:cs="Open Sans"/>
                <w:b/>
                <w:sz w:val="16"/>
                <w:szCs w:val="24"/>
                <w:rPrChange w:id="4992" w:author="Nicole Wu" w:date="2024-01-08T11:26:00Z">
                  <w:rPr>
                    <w:b/>
                    <w:bCs/>
                    <w:sz w:val="16"/>
                    <w:szCs w:val="24"/>
                  </w:rPr>
                </w:rPrChange>
              </w:rPr>
              <w:t>Variable</w:t>
            </w:r>
          </w:p>
        </w:tc>
        <w:tc>
          <w:tcPr>
            <w:tcW w:w="617" w:type="dxa"/>
            <w:tcBorders>
              <w:top w:val="nil"/>
              <w:left w:val="nil"/>
              <w:bottom w:val="single" w:sz="3" w:space="0" w:color="000000"/>
              <w:right w:val="nil"/>
            </w:tcBorders>
          </w:tcPr>
          <w:p w14:paraId="6C162662"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993" w:author="Nicole Wu" w:date="2024-01-08T11:26:00Z">
                  <w:rPr>
                    <w:b/>
                    <w:bCs/>
                    <w:sz w:val="16"/>
                    <w:szCs w:val="24"/>
                  </w:rPr>
                </w:rPrChange>
              </w:rPr>
            </w:pPr>
            <w:r w:rsidRPr="00801E49">
              <w:rPr>
                <w:rFonts w:ascii="Open Sans" w:hAnsi="Open Sans" w:cs="Open Sans"/>
                <w:b/>
                <w:sz w:val="16"/>
                <w:szCs w:val="24"/>
                <w:rPrChange w:id="4994" w:author="Nicole Wu" w:date="2024-01-08T11:26:00Z">
                  <w:rPr>
                    <w:b/>
                    <w:bCs/>
                    <w:sz w:val="16"/>
                    <w:szCs w:val="24"/>
                  </w:rPr>
                </w:rPrChange>
              </w:rPr>
              <w:t>F2F</w:t>
            </w:r>
          </w:p>
        </w:tc>
        <w:tc>
          <w:tcPr>
            <w:tcW w:w="657" w:type="dxa"/>
            <w:tcBorders>
              <w:top w:val="nil"/>
              <w:left w:val="nil"/>
              <w:bottom w:val="single" w:sz="3" w:space="0" w:color="000000"/>
              <w:right w:val="nil"/>
            </w:tcBorders>
          </w:tcPr>
          <w:p w14:paraId="28CB7736"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995" w:author="Nicole Wu" w:date="2024-01-08T11:26:00Z">
                  <w:rPr>
                    <w:b/>
                    <w:bCs/>
                    <w:sz w:val="16"/>
                    <w:szCs w:val="24"/>
                  </w:rPr>
                </w:rPrChange>
              </w:rPr>
            </w:pPr>
            <w:r w:rsidRPr="00801E49">
              <w:rPr>
                <w:rFonts w:ascii="Open Sans" w:hAnsi="Open Sans" w:cs="Open Sans"/>
                <w:b/>
                <w:sz w:val="16"/>
                <w:szCs w:val="24"/>
                <w:rPrChange w:id="4996" w:author="Nicole Wu" w:date="2024-01-08T11:26:00Z">
                  <w:rPr>
                    <w:b/>
                    <w:bCs/>
                    <w:sz w:val="16"/>
                    <w:szCs w:val="24"/>
                  </w:rPr>
                </w:rPrChange>
              </w:rPr>
              <w:t>Remote</w:t>
            </w:r>
          </w:p>
        </w:tc>
        <w:tc>
          <w:tcPr>
            <w:tcW w:w="648" w:type="dxa"/>
            <w:tcBorders>
              <w:top w:val="nil"/>
              <w:left w:val="nil"/>
              <w:bottom w:val="single" w:sz="3" w:space="0" w:color="000000"/>
              <w:right w:val="nil"/>
            </w:tcBorders>
          </w:tcPr>
          <w:p w14:paraId="20A924F7"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997" w:author="Nicole Wu" w:date="2024-01-08T11:26:00Z">
                  <w:rPr>
                    <w:b/>
                    <w:bCs/>
                    <w:sz w:val="16"/>
                    <w:szCs w:val="24"/>
                  </w:rPr>
                </w:rPrChange>
              </w:rPr>
            </w:pPr>
            <w:r w:rsidRPr="00801E49">
              <w:rPr>
                <w:rFonts w:ascii="Open Sans" w:hAnsi="Open Sans" w:cs="Open Sans"/>
                <w:b/>
                <w:sz w:val="16"/>
                <w:szCs w:val="24"/>
                <w:rPrChange w:id="4998" w:author="Nicole Wu" w:date="2024-01-08T11:26:00Z">
                  <w:rPr>
                    <w:b/>
                    <w:bCs/>
                    <w:sz w:val="16"/>
                    <w:szCs w:val="24"/>
                  </w:rPr>
                </w:rPrChange>
              </w:rPr>
              <w:t>Diff</w:t>
            </w:r>
          </w:p>
        </w:tc>
        <w:tc>
          <w:tcPr>
            <w:tcW w:w="586" w:type="dxa"/>
            <w:tcBorders>
              <w:top w:val="nil"/>
              <w:left w:val="nil"/>
              <w:bottom w:val="single" w:sz="3" w:space="0" w:color="000000"/>
              <w:right w:val="nil"/>
            </w:tcBorders>
          </w:tcPr>
          <w:p w14:paraId="13FBE31D"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4999" w:author="Nicole Wu" w:date="2024-01-08T11:26:00Z">
                  <w:rPr>
                    <w:b/>
                    <w:bCs/>
                    <w:sz w:val="16"/>
                    <w:szCs w:val="24"/>
                  </w:rPr>
                </w:rPrChange>
              </w:rPr>
            </w:pPr>
            <w:r w:rsidRPr="00801E49">
              <w:rPr>
                <w:rFonts w:ascii="Open Sans" w:hAnsi="Open Sans" w:cs="Open Sans"/>
                <w:b/>
                <w:sz w:val="16"/>
                <w:szCs w:val="24"/>
                <w:rPrChange w:id="5000" w:author="Nicole Wu" w:date="2024-01-08T11:26:00Z">
                  <w:rPr>
                    <w:b/>
                    <w:bCs/>
                    <w:sz w:val="16"/>
                    <w:szCs w:val="24"/>
                  </w:rPr>
                </w:rPrChange>
              </w:rPr>
              <w:t>F2F</w:t>
            </w:r>
          </w:p>
        </w:tc>
        <w:tc>
          <w:tcPr>
            <w:tcW w:w="707" w:type="dxa"/>
            <w:tcBorders>
              <w:top w:val="nil"/>
              <w:left w:val="nil"/>
              <w:bottom w:val="single" w:sz="3" w:space="0" w:color="000000"/>
              <w:right w:val="nil"/>
            </w:tcBorders>
          </w:tcPr>
          <w:p w14:paraId="414478AC"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001" w:author="Nicole Wu" w:date="2024-01-08T11:26:00Z">
                  <w:rPr>
                    <w:b/>
                    <w:bCs/>
                    <w:sz w:val="16"/>
                    <w:szCs w:val="24"/>
                  </w:rPr>
                </w:rPrChange>
              </w:rPr>
            </w:pPr>
            <w:r w:rsidRPr="00801E49">
              <w:rPr>
                <w:rFonts w:ascii="Open Sans" w:hAnsi="Open Sans" w:cs="Open Sans"/>
                <w:b/>
                <w:sz w:val="16"/>
                <w:szCs w:val="24"/>
                <w:rPrChange w:id="5002" w:author="Nicole Wu" w:date="2024-01-08T11:26:00Z">
                  <w:rPr>
                    <w:b/>
                    <w:bCs/>
                    <w:sz w:val="16"/>
                    <w:szCs w:val="24"/>
                  </w:rPr>
                </w:rPrChange>
              </w:rPr>
              <w:t>Remote</w:t>
            </w:r>
          </w:p>
        </w:tc>
        <w:tc>
          <w:tcPr>
            <w:tcW w:w="649" w:type="dxa"/>
            <w:tcBorders>
              <w:top w:val="nil"/>
              <w:left w:val="nil"/>
              <w:bottom w:val="single" w:sz="3" w:space="0" w:color="000000"/>
              <w:right w:val="nil"/>
            </w:tcBorders>
          </w:tcPr>
          <w:p w14:paraId="7AD62D9B"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003" w:author="Nicole Wu" w:date="2024-01-08T11:26:00Z">
                  <w:rPr>
                    <w:b/>
                    <w:bCs/>
                    <w:sz w:val="16"/>
                    <w:szCs w:val="24"/>
                  </w:rPr>
                </w:rPrChange>
              </w:rPr>
            </w:pPr>
            <w:r w:rsidRPr="00801E49">
              <w:rPr>
                <w:rFonts w:ascii="Open Sans" w:hAnsi="Open Sans" w:cs="Open Sans"/>
                <w:b/>
                <w:sz w:val="16"/>
                <w:szCs w:val="24"/>
                <w:rPrChange w:id="5004" w:author="Nicole Wu" w:date="2024-01-08T11:26:00Z">
                  <w:rPr>
                    <w:b/>
                    <w:bCs/>
                    <w:sz w:val="16"/>
                    <w:szCs w:val="24"/>
                  </w:rPr>
                </w:rPrChange>
              </w:rPr>
              <w:t>Diff</w:t>
            </w:r>
          </w:p>
        </w:tc>
        <w:tc>
          <w:tcPr>
            <w:tcW w:w="617" w:type="dxa"/>
            <w:tcBorders>
              <w:top w:val="nil"/>
              <w:left w:val="nil"/>
              <w:bottom w:val="single" w:sz="3" w:space="0" w:color="000000"/>
              <w:right w:val="nil"/>
            </w:tcBorders>
          </w:tcPr>
          <w:p w14:paraId="05A08C52"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005" w:author="Nicole Wu" w:date="2024-01-08T11:26:00Z">
                  <w:rPr>
                    <w:b/>
                    <w:bCs/>
                    <w:sz w:val="16"/>
                    <w:szCs w:val="24"/>
                  </w:rPr>
                </w:rPrChange>
              </w:rPr>
            </w:pPr>
            <w:r w:rsidRPr="00801E49">
              <w:rPr>
                <w:rFonts w:ascii="Open Sans" w:hAnsi="Open Sans" w:cs="Open Sans"/>
                <w:b/>
                <w:sz w:val="16"/>
                <w:szCs w:val="24"/>
                <w:rPrChange w:id="5006" w:author="Nicole Wu" w:date="2024-01-08T11:26:00Z">
                  <w:rPr>
                    <w:b/>
                    <w:bCs/>
                    <w:sz w:val="16"/>
                    <w:szCs w:val="24"/>
                  </w:rPr>
                </w:rPrChange>
              </w:rPr>
              <w:t>F2F</w:t>
            </w:r>
          </w:p>
        </w:tc>
        <w:tc>
          <w:tcPr>
            <w:tcW w:w="657" w:type="dxa"/>
            <w:tcBorders>
              <w:top w:val="nil"/>
              <w:left w:val="nil"/>
              <w:bottom w:val="single" w:sz="3" w:space="0" w:color="000000"/>
              <w:right w:val="nil"/>
            </w:tcBorders>
          </w:tcPr>
          <w:p w14:paraId="7B33E6C0"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007" w:author="Nicole Wu" w:date="2024-01-08T11:26:00Z">
                  <w:rPr>
                    <w:b/>
                    <w:bCs/>
                    <w:sz w:val="16"/>
                    <w:szCs w:val="24"/>
                  </w:rPr>
                </w:rPrChange>
              </w:rPr>
            </w:pPr>
            <w:r w:rsidRPr="00801E49">
              <w:rPr>
                <w:rFonts w:ascii="Open Sans" w:hAnsi="Open Sans" w:cs="Open Sans"/>
                <w:b/>
                <w:sz w:val="16"/>
                <w:szCs w:val="24"/>
                <w:rPrChange w:id="5008" w:author="Nicole Wu" w:date="2024-01-08T11:26:00Z">
                  <w:rPr>
                    <w:b/>
                    <w:bCs/>
                    <w:sz w:val="16"/>
                    <w:szCs w:val="24"/>
                  </w:rPr>
                </w:rPrChange>
              </w:rPr>
              <w:t>Remote</w:t>
            </w:r>
          </w:p>
        </w:tc>
        <w:tc>
          <w:tcPr>
            <w:tcW w:w="728" w:type="dxa"/>
            <w:tcBorders>
              <w:top w:val="nil"/>
              <w:left w:val="nil"/>
              <w:bottom w:val="single" w:sz="3" w:space="0" w:color="000000"/>
              <w:right w:val="nil"/>
            </w:tcBorders>
          </w:tcPr>
          <w:p w14:paraId="11284019"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009" w:author="Nicole Wu" w:date="2024-01-08T11:26:00Z">
                  <w:rPr>
                    <w:b/>
                    <w:bCs/>
                    <w:sz w:val="16"/>
                    <w:szCs w:val="24"/>
                  </w:rPr>
                </w:rPrChange>
              </w:rPr>
            </w:pPr>
            <w:r w:rsidRPr="00801E49">
              <w:rPr>
                <w:rFonts w:ascii="Open Sans" w:hAnsi="Open Sans" w:cs="Open Sans"/>
                <w:b/>
                <w:sz w:val="16"/>
                <w:szCs w:val="24"/>
                <w:rPrChange w:id="5010" w:author="Nicole Wu" w:date="2024-01-08T11:26:00Z">
                  <w:rPr>
                    <w:b/>
                    <w:bCs/>
                    <w:sz w:val="16"/>
                    <w:szCs w:val="24"/>
                  </w:rPr>
                </w:rPrChange>
              </w:rPr>
              <w:t>Diff</w:t>
            </w:r>
          </w:p>
        </w:tc>
      </w:tr>
      <w:tr w:rsidR="00B92327" w:rsidRPr="00801E49" w14:paraId="3A808F6F" w14:textId="77777777" w:rsidTr="00A544C8">
        <w:trPr>
          <w:trHeight w:val="156"/>
        </w:trPr>
        <w:tc>
          <w:tcPr>
            <w:tcW w:w="3494" w:type="dxa"/>
            <w:tcBorders>
              <w:top w:val="single" w:sz="3" w:space="0" w:color="000000"/>
              <w:left w:val="nil"/>
              <w:bottom w:val="nil"/>
              <w:right w:val="nil"/>
            </w:tcBorders>
          </w:tcPr>
          <w:p w14:paraId="54A7BE2B" w14:textId="77777777" w:rsidR="00B92327" w:rsidRPr="00801E49" w:rsidRDefault="00332621" w:rsidP="00A544C8">
            <w:pPr>
              <w:spacing w:after="0" w:line="259" w:lineRule="auto"/>
              <w:ind w:left="67" w:right="0" w:firstLine="0"/>
              <w:jc w:val="left"/>
              <w:rPr>
                <w:rFonts w:ascii="Open Sans" w:hAnsi="Open Sans" w:cs="Open Sans"/>
                <w:sz w:val="16"/>
                <w:szCs w:val="24"/>
                <w:rPrChange w:id="5011" w:author="Nicole Wu" w:date="2024-01-08T11:26:00Z">
                  <w:rPr>
                    <w:sz w:val="16"/>
                    <w:szCs w:val="24"/>
                  </w:rPr>
                </w:rPrChange>
              </w:rPr>
            </w:pPr>
            <w:r w:rsidRPr="00801E49">
              <w:rPr>
                <w:rFonts w:ascii="Open Sans" w:hAnsi="Open Sans" w:cs="Open Sans"/>
                <w:sz w:val="16"/>
                <w:szCs w:val="24"/>
                <w:rPrChange w:id="5012" w:author="Nicole Wu" w:date="2024-01-08T11:26:00Z">
                  <w:rPr>
                    <w:sz w:val="16"/>
                    <w:szCs w:val="24"/>
                  </w:rPr>
                </w:rPrChange>
              </w:rPr>
              <w:t>Food Consumption Score</w:t>
            </w:r>
          </w:p>
        </w:tc>
        <w:tc>
          <w:tcPr>
            <w:tcW w:w="617" w:type="dxa"/>
            <w:tcBorders>
              <w:top w:val="single" w:sz="3" w:space="0" w:color="000000"/>
              <w:left w:val="nil"/>
              <w:bottom w:val="nil"/>
              <w:right w:val="nil"/>
            </w:tcBorders>
          </w:tcPr>
          <w:p w14:paraId="42374D6A" w14:textId="77777777" w:rsidR="00B92327" w:rsidRPr="00801E49" w:rsidRDefault="00332621" w:rsidP="00A544C8">
            <w:pPr>
              <w:spacing w:after="0" w:line="259" w:lineRule="auto"/>
              <w:ind w:left="67" w:right="0" w:firstLine="0"/>
              <w:jc w:val="center"/>
              <w:rPr>
                <w:rFonts w:ascii="Open Sans" w:hAnsi="Open Sans" w:cs="Open Sans"/>
                <w:sz w:val="16"/>
                <w:szCs w:val="24"/>
                <w:rPrChange w:id="5013" w:author="Nicole Wu" w:date="2024-01-08T11:26:00Z">
                  <w:rPr>
                    <w:sz w:val="16"/>
                    <w:szCs w:val="24"/>
                  </w:rPr>
                </w:rPrChange>
              </w:rPr>
            </w:pPr>
            <w:r w:rsidRPr="00801E49">
              <w:rPr>
                <w:rFonts w:ascii="Open Sans" w:hAnsi="Open Sans" w:cs="Open Sans"/>
                <w:sz w:val="16"/>
                <w:szCs w:val="24"/>
                <w:rPrChange w:id="5014" w:author="Nicole Wu" w:date="2024-01-08T11:26:00Z">
                  <w:rPr>
                    <w:sz w:val="16"/>
                    <w:szCs w:val="24"/>
                  </w:rPr>
                </w:rPrChange>
              </w:rPr>
              <w:t>39.76</w:t>
            </w:r>
          </w:p>
        </w:tc>
        <w:tc>
          <w:tcPr>
            <w:tcW w:w="657" w:type="dxa"/>
            <w:tcBorders>
              <w:top w:val="single" w:sz="3" w:space="0" w:color="000000"/>
              <w:left w:val="nil"/>
              <w:bottom w:val="nil"/>
              <w:right w:val="nil"/>
            </w:tcBorders>
          </w:tcPr>
          <w:p w14:paraId="5EA1B485" w14:textId="77777777" w:rsidR="00B92327" w:rsidRPr="00801E49" w:rsidRDefault="00332621" w:rsidP="00A544C8">
            <w:pPr>
              <w:spacing w:after="0" w:line="259" w:lineRule="auto"/>
              <w:ind w:left="67" w:right="0" w:firstLine="0"/>
              <w:jc w:val="center"/>
              <w:rPr>
                <w:rFonts w:ascii="Open Sans" w:hAnsi="Open Sans" w:cs="Open Sans"/>
                <w:sz w:val="16"/>
                <w:szCs w:val="24"/>
                <w:rPrChange w:id="5015" w:author="Nicole Wu" w:date="2024-01-08T11:26:00Z">
                  <w:rPr>
                    <w:sz w:val="16"/>
                    <w:szCs w:val="24"/>
                  </w:rPr>
                </w:rPrChange>
              </w:rPr>
            </w:pPr>
            <w:r w:rsidRPr="00801E49">
              <w:rPr>
                <w:rFonts w:ascii="Open Sans" w:hAnsi="Open Sans" w:cs="Open Sans"/>
                <w:sz w:val="16"/>
                <w:szCs w:val="24"/>
                <w:rPrChange w:id="5016" w:author="Nicole Wu" w:date="2024-01-08T11:26:00Z">
                  <w:rPr>
                    <w:sz w:val="16"/>
                    <w:szCs w:val="24"/>
                  </w:rPr>
                </w:rPrChange>
              </w:rPr>
              <w:t>47.63</w:t>
            </w:r>
          </w:p>
        </w:tc>
        <w:tc>
          <w:tcPr>
            <w:tcW w:w="648" w:type="dxa"/>
            <w:tcBorders>
              <w:top w:val="single" w:sz="3" w:space="0" w:color="000000"/>
              <w:left w:val="nil"/>
              <w:bottom w:val="nil"/>
              <w:right w:val="nil"/>
            </w:tcBorders>
          </w:tcPr>
          <w:p w14:paraId="7C974A6C" w14:textId="77777777" w:rsidR="00B92327" w:rsidRPr="00801E49" w:rsidRDefault="00332621" w:rsidP="00A544C8">
            <w:pPr>
              <w:spacing w:after="0" w:line="259" w:lineRule="auto"/>
              <w:ind w:left="67" w:right="0" w:firstLine="0"/>
              <w:jc w:val="center"/>
              <w:rPr>
                <w:rFonts w:ascii="Open Sans" w:hAnsi="Open Sans" w:cs="Open Sans"/>
                <w:sz w:val="16"/>
                <w:szCs w:val="24"/>
                <w:rPrChange w:id="5017" w:author="Nicole Wu" w:date="2024-01-08T11:26:00Z">
                  <w:rPr>
                    <w:sz w:val="16"/>
                    <w:szCs w:val="24"/>
                  </w:rPr>
                </w:rPrChange>
              </w:rPr>
            </w:pPr>
            <w:r w:rsidRPr="00801E49">
              <w:rPr>
                <w:rFonts w:ascii="Open Sans" w:hAnsi="Open Sans" w:cs="Open Sans"/>
                <w:sz w:val="16"/>
                <w:szCs w:val="24"/>
                <w:rPrChange w:id="5018" w:author="Nicole Wu" w:date="2024-01-08T11:26:00Z">
                  <w:rPr>
                    <w:sz w:val="16"/>
                    <w:szCs w:val="24"/>
                  </w:rPr>
                </w:rPrChange>
              </w:rPr>
              <w:t>7.87***</w:t>
            </w:r>
          </w:p>
        </w:tc>
        <w:tc>
          <w:tcPr>
            <w:tcW w:w="586" w:type="dxa"/>
            <w:tcBorders>
              <w:top w:val="single" w:sz="3" w:space="0" w:color="000000"/>
              <w:left w:val="nil"/>
              <w:bottom w:val="nil"/>
              <w:right w:val="nil"/>
            </w:tcBorders>
          </w:tcPr>
          <w:p w14:paraId="530F17F4" w14:textId="77777777" w:rsidR="00B92327" w:rsidRPr="00801E49" w:rsidRDefault="00332621" w:rsidP="00A544C8">
            <w:pPr>
              <w:spacing w:after="0" w:line="259" w:lineRule="auto"/>
              <w:ind w:left="67" w:right="0" w:firstLine="0"/>
              <w:jc w:val="center"/>
              <w:rPr>
                <w:rFonts w:ascii="Open Sans" w:hAnsi="Open Sans" w:cs="Open Sans"/>
                <w:sz w:val="16"/>
                <w:szCs w:val="24"/>
                <w:rPrChange w:id="5019" w:author="Nicole Wu" w:date="2024-01-08T11:26:00Z">
                  <w:rPr>
                    <w:sz w:val="16"/>
                    <w:szCs w:val="24"/>
                  </w:rPr>
                </w:rPrChange>
              </w:rPr>
            </w:pPr>
            <w:r w:rsidRPr="00801E49">
              <w:rPr>
                <w:rFonts w:ascii="Open Sans" w:hAnsi="Open Sans" w:cs="Open Sans"/>
                <w:sz w:val="16"/>
                <w:szCs w:val="24"/>
                <w:rPrChange w:id="5020" w:author="Nicole Wu" w:date="2024-01-08T11:26:00Z">
                  <w:rPr>
                    <w:sz w:val="16"/>
                    <w:szCs w:val="24"/>
                  </w:rPr>
                </w:rPrChange>
              </w:rPr>
              <w:t>24.59</w:t>
            </w:r>
          </w:p>
        </w:tc>
        <w:tc>
          <w:tcPr>
            <w:tcW w:w="707" w:type="dxa"/>
            <w:tcBorders>
              <w:top w:val="single" w:sz="3" w:space="0" w:color="000000"/>
              <w:left w:val="nil"/>
              <w:bottom w:val="nil"/>
              <w:right w:val="nil"/>
            </w:tcBorders>
          </w:tcPr>
          <w:p w14:paraId="0516DC43" w14:textId="77777777" w:rsidR="00B92327" w:rsidRPr="00801E49" w:rsidRDefault="00332621" w:rsidP="00A544C8">
            <w:pPr>
              <w:spacing w:after="0" w:line="259" w:lineRule="auto"/>
              <w:ind w:left="67" w:right="0" w:firstLine="0"/>
              <w:jc w:val="center"/>
              <w:rPr>
                <w:rFonts w:ascii="Open Sans" w:hAnsi="Open Sans" w:cs="Open Sans"/>
                <w:sz w:val="16"/>
                <w:szCs w:val="24"/>
                <w:rPrChange w:id="5021" w:author="Nicole Wu" w:date="2024-01-08T11:26:00Z">
                  <w:rPr>
                    <w:sz w:val="16"/>
                    <w:szCs w:val="24"/>
                  </w:rPr>
                </w:rPrChange>
              </w:rPr>
            </w:pPr>
            <w:r w:rsidRPr="00801E49">
              <w:rPr>
                <w:rFonts w:ascii="Open Sans" w:hAnsi="Open Sans" w:cs="Open Sans"/>
                <w:sz w:val="16"/>
                <w:szCs w:val="24"/>
                <w:rPrChange w:id="5022" w:author="Nicole Wu" w:date="2024-01-08T11:26:00Z">
                  <w:rPr>
                    <w:sz w:val="16"/>
                    <w:szCs w:val="24"/>
                  </w:rPr>
                </w:rPrChange>
              </w:rPr>
              <w:t>28.12</w:t>
            </w:r>
          </w:p>
        </w:tc>
        <w:tc>
          <w:tcPr>
            <w:tcW w:w="649" w:type="dxa"/>
            <w:tcBorders>
              <w:top w:val="single" w:sz="3" w:space="0" w:color="000000"/>
              <w:left w:val="nil"/>
              <w:bottom w:val="nil"/>
              <w:right w:val="nil"/>
            </w:tcBorders>
          </w:tcPr>
          <w:p w14:paraId="590CAA0A" w14:textId="77777777" w:rsidR="00B92327" w:rsidRPr="00801E49" w:rsidRDefault="00332621" w:rsidP="00A544C8">
            <w:pPr>
              <w:spacing w:after="0" w:line="259" w:lineRule="auto"/>
              <w:ind w:left="67" w:right="0" w:firstLine="0"/>
              <w:jc w:val="center"/>
              <w:rPr>
                <w:rFonts w:ascii="Open Sans" w:hAnsi="Open Sans" w:cs="Open Sans"/>
                <w:sz w:val="16"/>
                <w:szCs w:val="24"/>
                <w:rPrChange w:id="5023" w:author="Nicole Wu" w:date="2024-01-08T11:26:00Z">
                  <w:rPr>
                    <w:sz w:val="16"/>
                    <w:szCs w:val="24"/>
                  </w:rPr>
                </w:rPrChange>
              </w:rPr>
            </w:pPr>
            <w:r w:rsidRPr="00801E49">
              <w:rPr>
                <w:rFonts w:ascii="Open Sans" w:hAnsi="Open Sans" w:cs="Open Sans"/>
                <w:sz w:val="16"/>
                <w:szCs w:val="24"/>
                <w:rPrChange w:id="5024" w:author="Nicole Wu" w:date="2024-01-08T11:26:00Z">
                  <w:rPr>
                    <w:sz w:val="16"/>
                    <w:szCs w:val="24"/>
                  </w:rPr>
                </w:rPrChange>
              </w:rPr>
              <w:t>3.53**</w:t>
            </w:r>
          </w:p>
        </w:tc>
        <w:tc>
          <w:tcPr>
            <w:tcW w:w="617" w:type="dxa"/>
            <w:tcBorders>
              <w:top w:val="single" w:sz="3" w:space="0" w:color="000000"/>
              <w:left w:val="nil"/>
              <w:bottom w:val="nil"/>
              <w:right w:val="nil"/>
            </w:tcBorders>
          </w:tcPr>
          <w:p w14:paraId="55E42835" w14:textId="77777777" w:rsidR="00B92327" w:rsidRPr="00801E49" w:rsidRDefault="00332621" w:rsidP="00A544C8">
            <w:pPr>
              <w:spacing w:after="0" w:line="259" w:lineRule="auto"/>
              <w:ind w:left="67" w:right="0" w:firstLine="0"/>
              <w:jc w:val="center"/>
              <w:rPr>
                <w:rFonts w:ascii="Open Sans" w:hAnsi="Open Sans" w:cs="Open Sans"/>
                <w:sz w:val="16"/>
                <w:szCs w:val="24"/>
                <w:rPrChange w:id="5025" w:author="Nicole Wu" w:date="2024-01-08T11:26:00Z">
                  <w:rPr>
                    <w:sz w:val="16"/>
                    <w:szCs w:val="24"/>
                  </w:rPr>
                </w:rPrChange>
              </w:rPr>
            </w:pPr>
            <w:r w:rsidRPr="00801E49">
              <w:rPr>
                <w:rFonts w:ascii="Open Sans" w:hAnsi="Open Sans" w:cs="Open Sans"/>
                <w:sz w:val="16"/>
                <w:szCs w:val="24"/>
                <w:rPrChange w:id="5026" w:author="Nicole Wu" w:date="2024-01-08T11:26:00Z">
                  <w:rPr>
                    <w:sz w:val="16"/>
                    <w:szCs w:val="24"/>
                  </w:rPr>
                </w:rPrChange>
              </w:rPr>
              <w:t>29.19</w:t>
            </w:r>
          </w:p>
        </w:tc>
        <w:tc>
          <w:tcPr>
            <w:tcW w:w="657" w:type="dxa"/>
            <w:tcBorders>
              <w:top w:val="single" w:sz="3" w:space="0" w:color="000000"/>
              <w:left w:val="nil"/>
              <w:bottom w:val="nil"/>
              <w:right w:val="nil"/>
            </w:tcBorders>
          </w:tcPr>
          <w:p w14:paraId="2CE76CA5" w14:textId="77777777" w:rsidR="00B92327" w:rsidRPr="00801E49" w:rsidRDefault="00332621" w:rsidP="00A544C8">
            <w:pPr>
              <w:spacing w:after="0" w:line="259" w:lineRule="auto"/>
              <w:ind w:left="67" w:right="0" w:firstLine="0"/>
              <w:jc w:val="center"/>
              <w:rPr>
                <w:rFonts w:ascii="Open Sans" w:hAnsi="Open Sans" w:cs="Open Sans"/>
                <w:sz w:val="16"/>
                <w:szCs w:val="24"/>
                <w:rPrChange w:id="5027" w:author="Nicole Wu" w:date="2024-01-08T11:26:00Z">
                  <w:rPr>
                    <w:sz w:val="16"/>
                    <w:szCs w:val="24"/>
                  </w:rPr>
                </w:rPrChange>
              </w:rPr>
            </w:pPr>
            <w:r w:rsidRPr="00801E49">
              <w:rPr>
                <w:rFonts w:ascii="Open Sans" w:hAnsi="Open Sans" w:cs="Open Sans"/>
                <w:sz w:val="16"/>
                <w:szCs w:val="24"/>
                <w:rPrChange w:id="5028" w:author="Nicole Wu" w:date="2024-01-08T11:26:00Z">
                  <w:rPr>
                    <w:sz w:val="16"/>
                    <w:szCs w:val="24"/>
                  </w:rPr>
                </w:rPrChange>
              </w:rPr>
              <w:t>39.22</w:t>
            </w:r>
          </w:p>
        </w:tc>
        <w:tc>
          <w:tcPr>
            <w:tcW w:w="728" w:type="dxa"/>
            <w:tcBorders>
              <w:top w:val="single" w:sz="3" w:space="0" w:color="000000"/>
              <w:left w:val="nil"/>
              <w:bottom w:val="nil"/>
              <w:right w:val="nil"/>
            </w:tcBorders>
          </w:tcPr>
          <w:p w14:paraId="453FC54A" w14:textId="77777777" w:rsidR="00B92327" w:rsidRPr="00801E49" w:rsidRDefault="00332621" w:rsidP="00A544C8">
            <w:pPr>
              <w:spacing w:after="0" w:line="259" w:lineRule="auto"/>
              <w:ind w:left="67" w:right="0" w:firstLine="0"/>
              <w:jc w:val="center"/>
              <w:rPr>
                <w:rFonts w:ascii="Open Sans" w:hAnsi="Open Sans" w:cs="Open Sans"/>
                <w:sz w:val="16"/>
                <w:szCs w:val="24"/>
                <w:rPrChange w:id="5029" w:author="Nicole Wu" w:date="2024-01-08T11:26:00Z">
                  <w:rPr>
                    <w:sz w:val="16"/>
                    <w:szCs w:val="24"/>
                  </w:rPr>
                </w:rPrChange>
              </w:rPr>
            </w:pPr>
            <w:r w:rsidRPr="00801E49">
              <w:rPr>
                <w:rFonts w:ascii="Open Sans" w:hAnsi="Open Sans" w:cs="Open Sans"/>
                <w:sz w:val="16"/>
                <w:szCs w:val="24"/>
                <w:rPrChange w:id="5030" w:author="Nicole Wu" w:date="2024-01-08T11:26:00Z">
                  <w:rPr>
                    <w:sz w:val="16"/>
                    <w:szCs w:val="24"/>
                  </w:rPr>
                </w:rPrChange>
              </w:rPr>
              <w:t>10.03***</w:t>
            </w:r>
          </w:p>
        </w:tc>
      </w:tr>
      <w:tr w:rsidR="00B92327" w:rsidRPr="00801E49" w14:paraId="1D2472EF" w14:textId="77777777" w:rsidTr="00A544C8">
        <w:trPr>
          <w:trHeight w:val="155"/>
        </w:trPr>
        <w:tc>
          <w:tcPr>
            <w:tcW w:w="3494" w:type="dxa"/>
            <w:tcBorders>
              <w:top w:val="nil"/>
              <w:left w:val="nil"/>
              <w:bottom w:val="nil"/>
              <w:right w:val="nil"/>
            </w:tcBorders>
          </w:tcPr>
          <w:p w14:paraId="710B7036" w14:textId="77777777" w:rsidR="00B92327" w:rsidRPr="00801E49" w:rsidRDefault="00B92327" w:rsidP="00A544C8">
            <w:pPr>
              <w:spacing w:after="0" w:line="259" w:lineRule="auto"/>
              <w:ind w:left="67" w:right="0" w:firstLine="0"/>
              <w:jc w:val="left"/>
              <w:rPr>
                <w:rFonts w:ascii="Open Sans" w:hAnsi="Open Sans" w:cs="Open Sans"/>
                <w:sz w:val="16"/>
                <w:szCs w:val="24"/>
                <w:rPrChange w:id="5031" w:author="Nicole Wu" w:date="2024-01-08T11:26:00Z">
                  <w:rPr>
                    <w:sz w:val="16"/>
                    <w:szCs w:val="24"/>
                  </w:rPr>
                </w:rPrChange>
              </w:rPr>
            </w:pPr>
          </w:p>
        </w:tc>
        <w:tc>
          <w:tcPr>
            <w:tcW w:w="617" w:type="dxa"/>
            <w:tcBorders>
              <w:top w:val="nil"/>
              <w:left w:val="nil"/>
              <w:bottom w:val="nil"/>
              <w:right w:val="nil"/>
            </w:tcBorders>
          </w:tcPr>
          <w:p w14:paraId="5EDCAE1E" w14:textId="77777777" w:rsidR="00B92327" w:rsidRPr="00801E49" w:rsidRDefault="00332621" w:rsidP="00A544C8">
            <w:pPr>
              <w:spacing w:after="0" w:line="259" w:lineRule="auto"/>
              <w:ind w:left="67" w:right="0" w:firstLine="0"/>
              <w:jc w:val="center"/>
              <w:rPr>
                <w:rFonts w:ascii="Open Sans" w:hAnsi="Open Sans" w:cs="Open Sans"/>
                <w:sz w:val="16"/>
                <w:szCs w:val="24"/>
                <w:rPrChange w:id="5032" w:author="Nicole Wu" w:date="2024-01-08T11:26:00Z">
                  <w:rPr>
                    <w:sz w:val="16"/>
                    <w:szCs w:val="24"/>
                  </w:rPr>
                </w:rPrChange>
              </w:rPr>
            </w:pPr>
            <w:r w:rsidRPr="00801E49">
              <w:rPr>
                <w:rFonts w:ascii="Open Sans" w:hAnsi="Open Sans" w:cs="Open Sans"/>
                <w:sz w:val="16"/>
                <w:szCs w:val="24"/>
                <w:rPrChange w:id="5033" w:author="Nicole Wu" w:date="2024-01-08T11:26:00Z">
                  <w:rPr>
                    <w:sz w:val="16"/>
                    <w:szCs w:val="24"/>
                  </w:rPr>
                </w:rPrChange>
              </w:rPr>
              <w:t>(17.58)</w:t>
            </w:r>
          </w:p>
        </w:tc>
        <w:tc>
          <w:tcPr>
            <w:tcW w:w="657" w:type="dxa"/>
            <w:tcBorders>
              <w:top w:val="nil"/>
              <w:left w:val="nil"/>
              <w:bottom w:val="nil"/>
              <w:right w:val="nil"/>
            </w:tcBorders>
          </w:tcPr>
          <w:p w14:paraId="5310A152" w14:textId="77777777" w:rsidR="00B92327" w:rsidRPr="00801E49" w:rsidRDefault="00332621" w:rsidP="00A544C8">
            <w:pPr>
              <w:spacing w:after="0" w:line="259" w:lineRule="auto"/>
              <w:ind w:left="67" w:right="0" w:firstLine="0"/>
              <w:jc w:val="center"/>
              <w:rPr>
                <w:rFonts w:ascii="Open Sans" w:hAnsi="Open Sans" w:cs="Open Sans"/>
                <w:sz w:val="16"/>
                <w:szCs w:val="24"/>
                <w:rPrChange w:id="5034" w:author="Nicole Wu" w:date="2024-01-08T11:26:00Z">
                  <w:rPr>
                    <w:sz w:val="16"/>
                    <w:szCs w:val="24"/>
                  </w:rPr>
                </w:rPrChange>
              </w:rPr>
            </w:pPr>
            <w:r w:rsidRPr="00801E49">
              <w:rPr>
                <w:rFonts w:ascii="Open Sans" w:hAnsi="Open Sans" w:cs="Open Sans"/>
                <w:sz w:val="16"/>
                <w:szCs w:val="24"/>
                <w:rPrChange w:id="5035" w:author="Nicole Wu" w:date="2024-01-08T11:26:00Z">
                  <w:rPr>
                    <w:sz w:val="16"/>
                    <w:szCs w:val="24"/>
                  </w:rPr>
                </w:rPrChange>
              </w:rPr>
              <w:t>(17.45)</w:t>
            </w:r>
          </w:p>
        </w:tc>
        <w:tc>
          <w:tcPr>
            <w:tcW w:w="648" w:type="dxa"/>
            <w:tcBorders>
              <w:top w:val="nil"/>
              <w:left w:val="nil"/>
              <w:bottom w:val="nil"/>
              <w:right w:val="nil"/>
            </w:tcBorders>
          </w:tcPr>
          <w:p w14:paraId="40099A42" w14:textId="77777777" w:rsidR="00B92327" w:rsidRPr="00801E49" w:rsidRDefault="00332621" w:rsidP="00A544C8">
            <w:pPr>
              <w:spacing w:after="0" w:line="259" w:lineRule="auto"/>
              <w:ind w:left="67" w:right="0" w:firstLine="0"/>
              <w:jc w:val="center"/>
              <w:rPr>
                <w:rFonts w:ascii="Open Sans" w:hAnsi="Open Sans" w:cs="Open Sans"/>
                <w:sz w:val="16"/>
                <w:szCs w:val="24"/>
                <w:rPrChange w:id="5036" w:author="Nicole Wu" w:date="2024-01-08T11:26:00Z">
                  <w:rPr>
                    <w:sz w:val="16"/>
                    <w:szCs w:val="24"/>
                  </w:rPr>
                </w:rPrChange>
              </w:rPr>
            </w:pPr>
            <w:r w:rsidRPr="00801E49">
              <w:rPr>
                <w:rFonts w:ascii="Open Sans" w:hAnsi="Open Sans" w:cs="Open Sans"/>
                <w:sz w:val="16"/>
                <w:szCs w:val="24"/>
                <w:rPrChange w:id="5037" w:author="Nicole Wu" w:date="2024-01-08T11:26:00Z">
                  <w:rPr>
                    <w:sz w:val="16"/>
                    <w:szCs w:val="24"/>
                  </w:rPr>
                </w:rPrChange>
              </w:rPr>
              <w:t>(0.00)</w:t>
            </w:r>
          </w:p>
        </w:tc>
        <w:tc>
          <w:tcPr>
            <w:tcW w:w="586" w:type="dxa"/>
            <w:tcBorders>
              <w:top w:val="nil"/>
              <w:left w:val="nil"/>
              <w:bottom w:val="nil"/>
              <w:right w:val="nil"/>
            </w:tcBorders>
          </w:tcPr>
          <w:p w14:paraId="4B6FBD27" w14:textId="77777777" w:rsidR="00B92327" w:rsidRPr="00801E49" w:rsidRDefault="00332621" w:rsidP="00A544C8">
            <w:pPr>
              <w:spacing w:after="0" w:line="259" w:lineRule="auto"/>
              <w:ind w:left="67" w:right="0" w:firstLine="0"/>
              <w:jc w:val="center"/>
              <w:rPr>
                <w:rFonts w:ascii="Open Sans" w:hAnsi="Open Sans" w:cs="Open Sans"/>
                <w:sz w:val="16"/>
                <w:szCs w:val="24"/>
                <w:rPrChange w:id="5038" w:author="Nicole Wu" w:date="2024-01-08T11:26:00Z">
                  <w:rPr>
                    <w:sz w:val="16"/>
                    <w:szCs w:val="24"/>
                  </w:rPr>
                </w:rPrChange>
              </w:rPr>
            </w:pPr>
            <w:r w:rsidRPr="00801E49">
              <w:rPr>
                <w:rFonts w:ascii="Open Sans" w:hAnsi="Open Sans" w:cs="Open Sans"/>
                <w:sz w:val="16"/>
                <w:szCs w:val="24"/>
                <w:rPrChange w:id="5039" w:author="Nicole Wu" w:date="2024-01-08T11:26:00Z">
                  <w:rPr>
                    <w:sz w:val="16"/>
                    <w:szCs w:val="24"/>
                  </w:rPr>
                </w:rPrChange>
              </w:rPr>
              <w:t>(12.67)</w:t>
            </w:r>
          </w:p>
        </w:tc>
        <w:tc>
          <w:tcPr>
            <w:tcW w:w="707" w:type="dxa"/>
            <w:tcBorders>
              <w:top w:val="nil"/>
              <w:left w:val="nil"/>
              <w:bottom w:val="nil"/>
              <w:right w:val="nil"/>
            </w:tcBorders>
          </w:tcPr>
          <w:p w14:paraId="18B85F95" w14:textId="77777777" w:rsidR="00B92327" w:rsidRPr="00801E49" w:rsidRDefault="00332621" w:rsidP="00A544C8">
            <w:pPr>
              <w:spacing w:after="0" w:line="259" w:lineRule="auto"/>
              <w:ind w:left="67" w:right="0" w:firstLine="0"/>
              <w:jc w:val="center"/>
              <w:rPr>
                <w:rFonts w:ascii="Open Sans" w:hAnsi="Open Sans" w:cs="Open Sans"/>
                <w:sz w:val="16"/>
                <w:szCs w:val="24"/>
                <w:rPrChange w:id="5040" w:author="Nicole Wu" w:date="2024-01-08T11:26:00Z">
                  <w:rPr>
                    <w:sz w:val="16"/>
                    <w:szCs w:val="24"/>
                  </w:rPr>
                </w:rPrChange>
              </w:rPr>
            </w:pPr>
            <w:r w:rsidRPr="00801E49">
              <w:rPr>
                <w:rFonts w:ascii="Open Sans" w:hAnsi="Open Sans" w:cs="Open Sans"/>
                <w:sz w:val="16"/>
                <w:szCs w:val="24"/>
                <w:rPrChange w:id="5041" w:author="Nicole Wu" w:date="2024-01-08T11:26:00Z">
                  <w:rPr>
                    <w:sz w:val="16"/>
                    <w:szCs w:val="24"/>
                  </w:rPr>
                </w:rPrChange>
              </w:rPr>
              <w:t>(12.00)</w:t>
            </w:r>
          </w:p>
        </w:tc>
        <w:tc>
          <w:tcPr>
            <w:tcW w:w="649" w:type="dxa"/>
            <w:tcBorders>
              <w:top w:val="nil"/>
              <w:left w:val="nil"/>
              <w:bottom w:val="nil"/>
              <w:right w:val="nil"/>
            </w:tcBorders>
          </w:tcPr>
          <w:p w14:paraId="74378582" w14:textId="77777777" w:rsidR="00B92327" w:rsidRPr="00801E49" w:rsidRDefault="00332621" w:rsidP="00A544C8">
            <w:pPr>
              <w:spacing w:after="0" w:line="259" w:lineRule="auto"/>
              <w:ind w:left="67" w:right="0" w:firstLine="0"/>
              <w:jc w:val="center"/>
              <w:rPr>
                <w:rFonts w:ascii="Open Sans" w:hAnsi="Open Sans" w:cs="Open Sans"/>
                <w:sz w:val="16"/>
                <w:szCs w:val="24"/>
                <w:rPrChange w:id="5042" w:author="Nicole Wu" w:date="2024-01-08T11:26:00Z">
                  <w:rPr>
                    <w:sz w:val="16"/>
                    <w:szCs w:val="24"/>
                  </w:rPr>
                </w:rPrChange>
              </w:rPr>
            </w:pPr>
            <w:r w:rsidRPr="00801E49">
              <w:rPr>
                <w:rFonts w:ascii="Open Sans" w:hAnsi="Open Sans" w:cs="Open Sans"/>
                <w:sz w:val="16"/>
                <w:szCs w:val="24"/>
                <w:rPrChange w:id="5043" w:author="Nicole Wu" w:date="2024-01-08T11:26:00Z">
                  <w:rPr>
                    <w:sz w:val="16"/>
                    <w:szCs w:val="24"/>
                  </w:rPr>
                </w:rPrChange>
              </w:rPr>
              <w:t>(0.00)</w:t>
            </w:r>
          </w:p>
        </w:tc>
        <w:tc>
          <w:tcPr>
            <w:tcW w:w="617" w:type="dxa"/>
            <w:tcBorders>
              <w:top w:val="nil"/>
              <w:left w:val="nil"/>
              <w:bottom w:val="nil"/>
              <w:right w:val="nil"/>
            </w:tcBorders>
          </w:tcPr>
          <w:p w14:paraId="1109B6C7" w14:textId="77777777" w:rsidR="00B92327" w:rsidRPr="00801E49" w:rsidRDefault="00332621" w:rsidP="00A544C8">
            <w:pPr>
              <w:spacing w:after="0" w:line="259" w:lineRule="auto"/>
              <w:ind w:left="67" w:right="0" w:firstLine="0"/>
              <w:jc w:val="center"/>
              <w:rPr>
                <w:rFonts w:ascii="Open Sans" w:hAnsi="Open Sans" w:cs="Open Sans"/>
                <w:sz w:val="16"/>
                <w:szCs w:val="24"/>
                <w:rPrChange w:id="5044" w:author="Nicole Wu" w:date="2024-01-08T11:26:00Z">
                  <w:rPr>
                    <w:sz w:val="16"/>
                    <w:szCs w:val="24"/>
                  </w:rPr>
                </w:rPrChange>
              </w:rPr>
            </w:pPr>
            <w:r w:rsidRPr="00801E49">
              <w:rPr>
                <w:rFonts w:ascii="Open Sans" w:hAnsi="Open Sans" w:cs="Open Sans"/>
                <w:sz w:val="16"/>
                <w:szCs w:val="24"/>
                <w:rPrChange w:id="5045" w:author="Nicole Wu" w:date="2024-01-08T11:26:00Z">
                  <w:rPr>
                    <w:sz w:val="16"/>
                    <w:szCs w:val="24"/>
                  </w:rPr>
                </w:rPrChange>
              </w:rPr>
              <w:t>(15.94)</w:t>
            </w:r>
          </w:p>
        </w:tc>
        <w:tc>
          <w:tcPr>
            <w:tcW w:w="657" w:type="dxa"/>
            <w:tcBorders>
              <w:top w:val="nil"/>
              <w:left w:val="nil"/>
              <w:bottom w:val="nil"/>
              <w:right w:val="nil"/>
            </w:tcBorders>
          </w:tcPr>
          <w:p w14:paraId="3CB5AF29" w14:textId="77777777" w:rsidR="00B92327" w:rsidRPr="00801E49" w:rsidRDefault="00332621" w:rsidP="00A544C8">
            <w:pPr>
              <w:spacing w:after="0" w:line="259" w:lineRule="auto"/>
              <w:ind w:left="67" w:right="0" w:firstLine="0"/>
              <w:jc w:val="center"/>
              <w:rPr>
                <w:rFonts w:ascii="Open Sans" w:hAnsi="Open Sans" w:cs="Open Sans"/>
                <w:sz w:val="16"/>
                <w:szCs w:val="24"/>
                <w:rPrChange w:id="5046" w:author="Nicole Wu" w:date="2024-01-08T11:26:00Z">
                  <w:rPr>
                    <w:sz w:val="16"/>
                    <w:szCs w:val="24"/>
                  </w:rPr>
                </w:rPrChange>
              </w:rPr>
            </w:pPr>
            <w:r w:rsidRPr="00801E49">
              <w:rPr>
                <w:rFonts w:ascii="Open Sans" w:hAnsi="Open Sans" w:cs="Open Sans"/>
                <w:sz w:val="16"/>
                <w:szCs w:val="24"/>
                <w:rPrChange w:id="5047" w:author="Nicole Wu" w:date="2024-01-08T11:26:00Z">
                  <w:rPr>
                    <w:sz w:val="16"/>
                    <w:szCs w:val="24"/>
                  </w:rPr>
                </w:rPrChange>
              </w:rPr>
              <w:t>(18.12)</w:t>
            </w:r>
          </w:p>
        </w:tc>
        <w:tc>
          <w:tcPr>
            <w:tcW w:w="728" w:type="dxa"/>
            <w:tcBorders>
              <w:top w:val="nil"/>
              <w:left w:val="nil"/>
              <w:bottom w:val="nil"/>
              <w:right w:val="nil"/>
            </w:tcBorders>
          </w:tcPr>
          <w:p w14:paraId="210D7A95" w14:textId="77777777" w:rsidR="00B92327" w:rsidRPr="00801E49" w:rsidRDefault="00332621" w:rsidP="00A544C8">
            <w:pPr>
              <w:spacing w:after="0" w:line="259" w:lineRule="auto"/>
              <w:ind w:left="67" w:right="0" w:firstLine="0"/>
              <w:jc w:val="center"/>
              <w:rPr>
                <w:rFonts w:ascii="Open Sans" w:hAnsi="Open Sans" w:cs="Open Sans"/>
                <w:sz w:val="16"/>
                <w:szCs w:val="24"/>
                <w:rPrChange w:id="5048" w:author="Nicole Wu" w:date="2024-01-08T11:26:00Z">
                  <w:rPr>
                    <w:sz w:val="16"/>
                    <w:szCs w:val="24"/>
                  </w:rPr>
                </w:rPrChange>
              </w:rPr>
            </w:pPr>
            <w:r w:rsidRPr="00801E49">
              <w:rPr>
                <w:rFonts w:ascii="Open Sans" w:hAnsi="Open Sans" w:cs="Open Sans"/>
                <w:sz w:val="16"/>
                <w:szCs w:val="24"/>
                <w:rPrChange w:id="5049" w:author="Nicole Wu" w:date="2024-01-08T11:26:00Z">
                  <w:rPr>
                    <w:sz w:val="16"/>
                    <w:szCs w:val="24"/>
                  </w:rPr>
                </w:rPrChange>
              </w:rPr>
              <w:t>(0.00)</w:t>
            </w:r>
          </w:p>
        </w:tc>
      </w:tr>
      <w:tr w:rsidR="00B92327" w:rsidRPr="00801E49" w14:paraId="4F1874FD" w14:textId="77777777" w:rsidTr="00A544C8">
        <w:trPr>
          <w:trHeight w:val="155"/>
        </w:trPr>
        <w:tc>
          <w:tcPr>
            <w:tcW w:w="3494" w:type="dxa"/>
            <w:tcBorders>
              <w:top w:val="nil"/>
              <w:left w:val="nil"/>
              <w:bottom w:val="nil"/>
              <w:right w:val="nil"/>
            </w:tcBorders>
          </w:tcPr>
          <w:p w14:paraId="1A59F545" w14:textId="77777777" w:rsidR="00B92327" w:rsidRPr="00801E49" w:rsidRDefault="00332621" w:rsidP="00A544C8">
            <w:pPr>
              <w:spacing w:after="0" w:line="259" w:lineRule="auto"/>
              <w:ind w:left="67" w:right="0" w:firstLine="0"/>
              <w:jc w:val="left"/>
              <w:rPr>
                <w:rFonts w:ascii="Open Sans" w:hAnsi="Open Sans" w:cs="Open Sans"/>
                <w:sz w:val="16"/>
                <w:szCs w:val="24"/>
                <w:rPrChange w:id="5050" w:author="Nicole Wu" w:date="2024-01-08T11:26:00Z">
                  <w:rPr>
                    <w:sz w:val="16"/>
                    <w:szCs w:val="24"/>
                  </w:rPr>
                </w:rPrChange>
              </w:rPr>
            </w:pPr>
            <w:r w:rsidRPr="00801E49">
              <w:rPr>
                <w:rFonts w:ascii="Open Sans" w:hAnsi="Open Sans" w:cs="Open Sans"/>
                <w:sz w:val="16"/>
                <w:szCs w:val="24"/>
                <w:rPrChange w:id="5051" w:author="Nicole Wu" w:date="2024-01-08T11:26:00Z">
                  <w:rPr>
                    <w:sz w:val="16"/>
                    <w:szCs w:val="24"/>
                  </w:rPr>
                </w:rPrChange>
              </w:rPr>
              <w:t>FCS: Acceptable</w:t>
            </w:r>
          </w:p>
        </w:tc>
        <w:tc>
          <w:tcPr>
            <w:tcW w:w="617" w:type="dxa"/>
            <w:tcBorders>
              <w:top w:val="nil"/>
              <w:left w:val="nil"/>
              <w:bottom w:val="nil"/>
              <w:right w:val="nil"/>
            </w:tcBorders>
          </w:tcPr>
          <w:p w14:paraId="0823259F" w14:textId="77777777" w:rsidR="00B92327" w:rsidRPr="00801E49" w:rsidRDefault="00332621" w:rsidP="00A544C8">
            <w:pPr>
              <w:spacing w:after="0" w:line="259" w:lineRule="auto"/>
              <w:ind w:left="67" w:right="0" w:firstLine="0"/>
              <w:jc w:val="center"/>
              <w:rPr>
                <w:rFonts w:ascii="Open Sans" w:hAnsi="Open Sans" w:cs="Open Sans"/>
                <w:sz w:val="16"/>
                <w:szCs w:val="24"/>
                <w:rPrChange w:id="5052" w:author="Nicole Wu" w:date="2024-01-08T11:26:00Z">
                  <w:rPr>
                    <w:sz w:val="16"/>
                    <w:szCs w:val="24"/>
                  </w:rPr>
                </w:rPrChange>
              </w:rPr>
            </w:pPr>
            <w:r w:rsidRPr="00801E49">
              <w:rPr>
                <w:rFonts w:ascii="Open Sans" w:hAnsi="Open Sans" w:cs="Open Sans"/>
                <w:sz w:val="16"/>
                <w:szCs w:val="24"/>
                <w:rPrChange w:id="5053" w:author="Nicole Wu" w:date="2024-01-08T11:26:00Z">
                  <w:rPr>
                    <w:sz w:val="16"/>
                    <w:szCs w:val="24"/>
                  </w:rPr>
                </w:rPrChange>
              </w:rPr>
              <w:t>0.40</w:t>
            </w:r>
          </w:p>
        </w:tc>
        <w:tc>
          <w:tcPr>
            <w:tcW w:w="657" w:type="dxa"/>
            <w:tcBorders>
              <w:top w:val="nil"/>
              <w:left w:val="nil"/>
              <w:bottom w:val="nil"/>
              <w:right w:val="nil"/>
            </w:tcBorders>
          </w:tcPr>
          <w:p w14:paraId="4766F82A" w14:textId="77777777" w:rsidR="00B92327" w:rsidRPr="00801E49" w:rsidRDefault="00332621" w:rsidP="00A544C8">
            <w:pPr>
              <w:spacing w:after="0" w:line="259" w:lineRule="auto"/>
              <w:ind w:left="67" w:right="0" w:firstLine="0"/>
              <w:jc w:val="center"/>
              <w:rPr>
                <w:rFonts w:ascii="Open Sans" w:hAnsi="Open Sans" w:cs="Open Sans"/>
                <w:sz w:val="16"/>
                <w:szCs w:val="24"/>
                <w:rPrChange w:id="5054" w:author="Nicole Wu" w:date="2024-01-08T11:26:00Z">
                  <w:rPr>
                    <w:sz w:val="16"/>
                    <w:szCs w:val="24"/>
                  </w:rPr>
                </w:rPrChange>
              </w:rPr>
            </w:pPr>
            <w:r w:rsidRPr="00801E49">
              <w:rPr>
                <w:rFonts w:ascii="Open Sans" w:hAnsi="Open Sans" w:cs="Open Sans"/>
                <w:sz w:val="16"/>
                <w:szCs w:val="24"/>
                <w:rPrChange w:id="5055" w:author="Nicole Wu" w:date="2024-01-08T11:26:00Z">
                  <w:rPr>
                    <w:sz w:val="16"/>
                    <w:szCs w:val="24"/>
                  </w:rPr>
                </w:rPrChange>
              </w:rPr>
              <w:t>0.58</w:t>
            </w:r>
          </w:p>
        </w:tc>
        <w:tc>
          <w:tcPr>
            <w:tcW w:w="648" w:type="dxa"/>
            <w:tcBorders>
              <w:top w:val="nil"/>
              <w:left w:val="nil"/>
              <w:bottom w:val="nil"/>
              <w:right w:val="nil"/>
            </w:tcBorders>
          </w:tcPr>
          <w:p w14:paraId="544B2DF6" w14:textId="77777777" w:rsidR="00B92327" w:rsidRPr="00801E49" w:rsidRDefault="00332621" w:rsidP="00A544C8">
            <w:pPr>
              <w:spacing w:after="0" w:line="259" w:lineRule="auto"/>
              <w:ind w:left="67" w:right="0" w:firstLine="0"/>
              <w:jc w:val="center"/>
              <w:rPr>
                <w:rFonts w:ascii="Open Sans" w:hAnsi="Open Sans" w:cs="Open Sans"/>
                <w:sz w:val="16"/>
                <w:szCs w:val="24"/>
                <w:rPrChange w:id="5056" w:author="Nicole Wu" w:date="2024-01-08T11:26:00Z">
                  <w:rPr>
                    <w:sz w:val="16"/>
                    <w:szCs w:val="24"/>
                  </w:rPr>
                </w:rPrChange>
              </w:rPr>
            </w:pPr>
            <w:r w:rsidRPr="00801E49">
              <w:rPr>
                <w:rFonts w:ascii="Open Sans" w:hAnsi="Open Sans" w:cs="Open Sans"/>
                <w:sz w:val="16"/>
                <w:szCs w:val="24"/>
                <w:rPrChange w:id="5057" w:author="Nicole Wu" w:date="2024-01-08T11:26:00Z">
                  <w:rPr>
                    <w:sz w:val="16"/>
                    <w:szCs w:val="24"/>
                  </w:rPr>
                </w:rPrChange>
              </w:rPr>
              <w:t>0.18***</w:t>
            </w:r>
          </w:p>
        </w:tc>
        <w:tc>
          <w:tcPr>
            <w:tcW w:w="586" w:type="dxa"/>
            <w:tcBorders>
              <w:top w:val="nil"/>
              <w:left w:val="nil"/>
              <w:bottom w:val="nil"/>
              <w:right w:val="nil"/>
            </w:tcBorders>
          </w:tcPr>
          <w:p w14:paraId="632F13E0" w14:textId="77777777" w:rsidR="00B92327" w:rsidRPr="00801E49" w:rsidRDefault="00332621" w:rsidP="00A544C8">
            <w:pPr>
              <w:spacing w:after="0" w:line="259" w:lineRule="auto"/>
              <w:ind w:left="67" w:right="0" w:firstLine="0"/>
              <w:jc w:val="center"/>
              <w:rPr>
                <w:rFonts w:ascii="Open Sans" w:hAnsi="Open Sans" w:cs="Open Sans"/>
                <w:sz w:val="16"/>
                <w:szCs w:val="24"/>
                <w:rPrChange w:id="5058" w:author="Nicole Wu" w:date="2024-01-08T11:26:00Z">
                  <w:rPr>
                    <w:sz w:val="16"/>
                    <w:szCs w:val="24"/>
                  </w:rPr>
                </w:rPrChange>
              </w:rPr>
            </w:pPr>
            <w:r w:rsidRPr="00801E49">
              <w:rPr>
                <w:rFonts w:ascii="Open Sans" w:hAnsi="Open Sans" w:cs="Open Sans"/>
                <w:sz w:val="16"/>
                <w:szCs w:val="24"/>
                <w:rPrChange w:id="5059" w:author="Nicole Wu" w:date="2024-01-08T11:26:00Z">
                  <w:rPr>
                    <w:sz w:val="16"/>
                    <w:szCs w:val="24"/>
                  </w:rPr>
                </w:rPrChange>
              </w:rPr>
              <w:t>0.10</w:t>
            </w:r>
          </w:p>
        </w:tc>
        <w:tc>
          <w:tcPr>
            <w:tcW w:w="707" w:type="dxa"/>
            <w:tcBorders>
              <w:top w:val="nil"/>
              <w:left w:val="nil"/>
              <w:bottom w:val="nil"/>
              <w:right w:val="nil"/>
            </w:tcBorders>
          </w:tcPr>
          <w:p w14:paraId="201A6C97" w14:textId="77777777" w:rsidR="00B92327" w:rsidRPr="00801E49" w:rsidRDefault="00332621" w:rsidP="00A544C8">
            <w:pPr>
              <w:spacing w:after="0" w:line="259" w:lineRule="auto"/>
              <w:ind w:left="67" w:right="0" w:firstLine="0"/>
              <w:jc w:val="center"/>
              <w:rPr>
                <w:rFonts w:ascii="Open Sans" w:hAnsi="Open Sans" w:cs="Open Sans"/>
                <w:sz w:val="16"/>
                <w:szCs w:val="24"/>
                <w:rPrChange w:id="5060" w:author="Nicole Wu" w:date="2024-01-08T11:26:00Z">
                  <w:rPr>
                    <w:sz w:val="16"/>
                    <w:szCs w:val="24"/>
                  </w:rPr>
                </w:rPrChange>
              </w:rPr>
            </w:pPr>
            <w:r w:rsidRPr="00801E49">
              <w:rPr>
                <w:rFonts w:ascii="Open Sans" w:hAnsi="Open Sans" w:cs="Open Sans"/>
                <w:sz w:val="16"/>
                <w:szCs w:val="24"/>
                <w:rPrChange w:id="5061" w:author="Nicole Wu" w:date="2024-01-08T11:26:00Z">
                  <w:rPr>
                    <w:sz w:val="16"/>
                    <w:szCs w:val="24"/>
                  </w:rPr>
                </w:rPrChange>
              </w:rPr>
              <w:t>0.09</w:t>
            </w:r>
          </w:p>
        </w:tc>
        <w:tc>
          <w:tcPr>
            <w:tcW w:w="649" w:type="dxa"/>
            <w:tcBorders>
              <w:top w:val="nil"/>
              <w:left w:val="nil"/>
              <w:bottom w:val="nil"/>
              <w:right w:val="nil"/>
            </w:tcBorders>
          </w:tcPr>
          <w:p w14:paraId="30C4AC21" w14:textId="77777777" w:rsidR="00B92327" w:rsidRPr="00801E49" w:rsidRDefault="00332621" w:rsidP="00A544C8">
            <w:pPr>
              <w:spacing w:after="0" w:line="259" w:lineRule="auto"/>
              <w:ind w:left="67" w:right="0" w:firstLine="0"/>
              <w:jc w:val="center"/>
              <w:rPr>
                <w:rFonts w:ascii="Open Sans" w:hAnsi="Open Sans" w:cs="Open Sans"/>
                <w:sz w:val="16"/>
                <w:szCs w:val="24"/>
                <w:rPrChange w:id="5062" w:author="Nicole Wu" w:date="2024-01-08T11:26:00Z">
                  <w:rPr>
                    <w:sz w:val="16"/>
                    <w:szCs w:val="24"/>
                  </w:rPr>
                </w:rPrChange>
              </w:rPr>
            </w:pPr>
            <w:r w:rsidRPr="00801E49">
              <w:rPr>
                <w:rFonts w:ascii="Open Sans" w:hAnsi="Open Sans" w:cs="Open Sans"/>
                <w:sz w:val="16"/>
                <w:szCs w:val="24"/>
                <w:rPrChange w:id="5063" w:author="Nicole Wu" w:date="2024-01-08T11:26:00Z">
                  <w:rPr>
                    <w:sz w:val="16"/>
                    <w:szCs w:val="24"/>
                  </w:rPr>
                </w:rPrChange>
              </w:rPr>
              <w:t>-0.01</w:t>
            </w:r>
          </w:p>
        </w:tc>
        <w:tc>
          <w:tcPr>
            <w:tcW w:w="617" w:type="dxa"/>
            <w:tcBorders>
              <w:top w:val="nil"/>
              <w:left w:val="nil"/>
              <w:bottom w:val="nil"/>
              <w:right w:val="nil"/>
            </w:tcBorders>
          </w:tcPr>
          <w:p w14:paraId="040C4E93" w14:textId="77777777" w:rsidR="00B92327" w:rsidRPr="00801E49" w:rsidRDefault="00332621" w:rsidP="00A544C8">
            <w:pPr>
              <w:spacing w:after="0" w:line="259" w:lineRule="auto"/>
              <w:ind w:left="67" w:right="0" w:firstLine="0"/>
              <w:jc w:val="center"/>
              <w:rPr>
                <w:rFonts w:ascii="Open Sans" w:hAnsi="Open Sans" w:cs="Open Sans"/>
                <w:sz w:val="16"/>
                <w:szCs w:val="24"/>
                <w:rPrChange w:id="5064" w:author="Nicole Wu" w:date="2024-01-08T11:26:00Z">
                  <w:rPr>
                    <w:sz w:val="16"/>
                    <w:szCs w:val="24"/>
                  </w:rPr>
                </w:rPrChange>
              </w:rPr>
            </w:pPr>
            <w:r w:rsidRPr="00801E49">
              <w:rPr>
                <w:rFonts w:ascii="Open Sans" w:hAnsi="Open Sans" w:cs="Open Sans"/>
                <w:sz w:val="16"/>
                <w:szCs w:val="24"/>
                <w:rPrChange w:id="5065" w:author="Nicole Wu" w:date="2024-01-08T11:26:00Z">
                  <w:rPr>
                    <w:sz w:val="16"/>
                    <w:szCs w:val="24"/>
                  </w:rPr>
                </w:rPrChange>
              </w:rPr>
              <w:t>0.19</w:t>
            </w:r>
          </w:p>
        </w:tc>
        <w:tc>
          <w:tcPr>
            <w:tcW w:w="657" w:type="dxa"/>
            <w:tcBorders>
              <w:top w:val="nil"/>
              <w:left w:val="nil"/>
              <w:bottom w:val="nil"/>
              <w:right w:val="nil"/>
            </w:tcBorders>
          </w:tcPr>
          <w:p w14:paraId="672F160C" w14:textId="77777777" w:rsidR="00B92327" w:rsidRPr="00801E49" w:rsidRDefault="00332621" w:rsidP="00A544C8">
            <w:pPr>
              <w:spacing w:after="0" w:line="259" w:lineRule="auto"/>
              <w:ind w:left="67" w:right="0" w:firstLine="0"/>
              <w:jc w:val="center"/>
              <w:rPr>
                <w:rFonts w:ascii="Open Sans" w:hAnsi="Open Sans" w:cs="Open Sans"/>
                <w:sz w:val="16"/>
                <w:szCs w:val="24"/>
                <w:rPrChange w:id="5066" w:author="Nicole Wu" w:date="2024-01-08T11:26:00Z">
                  <w:rPr>
                    <w:sz w:val="16"/>
                    <w:szCs w:val="24"/>
                  </w:rPr>
                </w:rPrChange>
              </w:rPr>
            </w:pPr>
            <w:r w:rsidRPr="00801E49">
              <w:rPr>
                <w:rFonts w:ascii="Open Sans" w:hAnsi="Open Sans" w:cs="Open Sans"/>
                <w:sz w:val="16"/>
                <w:szCs w:val="24"/>
                <w:rPrChange w:id="5067" w:author="Nicole Wu" w:date="2024-01-08T11:26:00Z">
                  <w:rPr>
                    <w:sz w:val="16"/>
                    <w:szCs w:val="24"/>
                  </w:rPr>
                </w:rPrChange>
              </w:rPr>
              <w:t>0.37</w:t>
            </w:r>
          </w:p>
        </w:tc>
        <w:tc>
          <w:tcPr>
            <w:tcW w:w="728" w:type="dxa"/>
            <w:tcBorders>
              <w:top w:val="nil"/>
              <w:left w:val="nil"/>
              <w:bottom w:val="nil"/>
              <w:right w:val="nil"/>
            </w:tcBorders>
          </w:tcPr>
          <w:p w14:paraId="146DB07D" w14:textId="77777777" w:rsidR="00B92327" w:rsidRPr="00801E49" w:rsidRDefault="00332621" w:rsidP="00A544C8">
            <w:pPr>
              <w:spacing w:after="0" w:line="259" w:lineRule="auto"/>
              <w:ind w:left="67" w:right="0" w:firstLine="0"/>
              <w:jc w:val="center"/>
              <w:rPr>
                <w:rFonts w:ascii="Open Sans" w:hAnsi="Open Sans" w:cs="Open Sans"/>
                <w:sz w:val="16"/>
                <w:szCs w:val="24"/>
                <w:rPrChange w:id="5068" w:author="Nicole Wu" w:date="2024-01-08T11:26:00Z">
                  <w:rPr>
                    <w:sz w:val="16"/>
                    <w:szCs w:val="24"/>
                  </w:rPr>
                </w:rPrChange>
              </w:rPr>
            </w:pPr>
            <w:r w:rsidRPr="00801E49">
              <w:rPr>
                <w:rFonts w:ascii="Open Sans" w:hAnsi="Open Sans" w:cs="Open Sans"/>
                <w:sz w:val="16"/>
                <w:szCs w:val="24"/>
                <w:rPrChange w:id="5069" w:author="Nicole Wu" w:date="2024-01-08T11:26:00Z">
                  <w:rPr>
                    <w:sz w:val="16"/>
                    <w:szCs w:val="24"/>
                  </w:rPr>
                </w:rPrChange>
              </w:rPr>
              <w:t>0.18***</w:t>
            </w:r>
          </w:p>
        </w:tc>
      </w:tr>
      <w:tr w:rsidR="00B92327" w:rsidRPr="00801E49" w14:paraId="2645A7C1" w14:textId="77777777" w:rsidTr="00A544C8">
        <w:trPr>
          <w:trHeight w:val="155"/>
        </w:trPr>
        <w:tc>
          <w:tcPr>
            <w:tcW w:w="3494" w:type="dxa"/>
            <w:tcBorders>
              <w:top w:val="nil"/>
              <w:left w:val="nil"/>
              <w:bottom w:val="nil"/>
              <w:right w:val="nil"/>
            </w:tcBorders>
          </w:tcPr>
          <w:p w14:paraId="784CF5FC" w14:textId="77777777" w:rsidR="00B92327" w:rsidRPr="00801E49" w:rsidRDefault="00B92327" w:rsidP="00A544C8">
            <w:pPr>
              <w:spacing w:after="0" w:line="259" w:lineRule="auto"/>
              <w:ind w:left="67" w:right="0" w:firstLine="0"/>
              <w:jc w:val="left"/>
              <w:rPr>
                <w:rFonts w:ascii="Open Sans" w:hAnsi="Open Sans" w:cs="Open Sans"/>
                <w:sz w:val="16"/>
                <w:szCs w:val="24"/>
                <w:rPrChange w:id="5070" w:author="Nicole Wu" w:date="2024-01-08T11:26:00Z">
                  <w:rPr>
                    <w:sz w:val="16"/>
                    <w:szCs w:val="24"/>
                  </w:rPr>
                </w:rPrChange>
              </w:rPr>
            </w:pPr>
          </w:p>
        </w:tc>
        <w:tc>
          <w:tcPr>
            <w:tcW w:w="617" w:type="dxa"/>
            <w:tcBorders>
              <w:top w:val="nil"/>
              <w:left w:val="nil"/>
              <w:bottom w:val="nil"/>
              <w:right w:val="nil"/>
            </w:tcBorders>
          </w:tcPr>
          <w:p w14:paraId="3B85A9DA" w14:textId="77777777" w:rsidR="00B92327" w:rsidRPr="00801E49" w:rsidRDefault="00332621" w:rsidP="00A544C8">
            <w:pPr>
              <w:spacing w:after="0" w:line="259" w:lineRule="auto"/>
              <w:ind w:left="67" w:right="0" w:firstLine="0"/>
              <w:jc w:val="center"/>
              <w:rPr>
                <w:rFonts w:ascii="Open Sans" w:hAnsi="Open Sans" w:cs="Open Sans"/>
                <w:sz w:val="16"/>
                <w:szCs w:val="24"/>
                <w:rPrChange w:id="5071" w:author="Nicole Wu" w:date="2024-01-08T11:26:00Z">
                  <w:rPr>
                    <w:sz w:val="16"/>
                    <w:szCs w:val="24"/>
                  </w:rPr>
                </w:rPrChange>
              </w:rPr>
            </w:pPr>
            <w:r w:rsidRPr="00801E49">
              <w:rPr>
                <w:rFonts w:ascii="Open Sans" w:hAnsi="Open Sans" w:cs="Open Sans"/>
                <w:sz w:val="16"/>
                <w:szCs w:val="24"/>
                <w:rPrChange w:id="5072" w:author="Nicole Wu" w:date="2024-01-08T11:26:00Z">
                  <w:rPr>
                    <w:sz w:val="16"/>
                    <w:szCs w:val="24"/>
                  </w:rPr>
                </w:rPrChange>
              </w:rPr>
              <w:t>(0.49)</w:t>
            </w:r>
          </w:p>
        </w:tc>
        <w:tc>
          <w:tcPr>
            <w:tcW w:w="657" w:type="dxa"/>
            <w:tcBorders>
              <w:top w:val="nil"/>
              <w:left w:val="nil"/>
              <w:bottom w:val="nil"/>
              <w:right w:val="nil"/>
            </w:tcBorders>
          </w:tcPr>
          <w:p w14:paraId="11D1D9DA" w14:textId="77777777" w:rsidR="00B92327" w:rsidRPr="00801E49" w:rsidRDefault="00332621" w:rsidP="00A544C8">
            <w:pPr>
              <w:spacing w:after="0" w:line="259" w:lineRule="auto"/>
              <w:ind w:left="67" w:right="0" w:firstLine="0"/>
              <w:jc w:val="center"/>
              <w:rPr>
                <w:rFonts w:ascii="Open Sans" w:hAnsi="Open Sans" w:cs="Open Sans"/>
                <w:sz w:val="16"/>
                <w:szCs w:val="24"/>
                <w:rPrChange w:id="5073" w:author="Nicole Wu" w:date="2024-01-08T11:26:00Z">
                  <w:rPr>
                    <w:sz w:val="16"/>
                    <w:szCs w:val="24"/>
                  </w:rPr>
                </w:rPrChange>
              </w:rPr>
            </w:pPr>
            <w:r w:rsidRPr="00801E49">
              <w:rPr>
                <w:rFonts w:ascii="Open Sans" w:hAnsi="Open Sans" w:cs="Open Sans"/>
                <w:sz w:val="16"/>
                <w:szCs w:val="24"/>
                <w:rPrChange w:id="5074" w:author="Nicole Wu" w:date="2024-01-08T11:26:00Z">
                  <w:rPr>
                    <w:sz w:val="16"/>
                    <w:szCs w:val="24"/>
                  </w:rPr>
                </w:rPrChange>
              </w:rPr>
              <w:t>(0.50)</w:t>
            </w:r>
          </w:p>
        </w:tc>
        <w:tc>
          <w:tcPr>
            <w:tcW w:w="648" w:type="dxa"/>
            <w:tcBorders>
              <w:top w:val="nil"/>
              <w:left w:val="nil"/>
              <w:bottom w:val="nil"/>
              <w:right w:val="nil"/>
            </w:tcBorders>
          </w:tcPr>
          <w:p w14:paraId="3A9F48E0" w14:textId="77777777" w:rsidR="00B92327" w:rsidRPr="00801E49" w:rsidRDefault="00332621" w:rsidP="00A544C8">
            <w:pPr>
              <w:spacing w:after="0" w:line="259" w:lineRule="auto"/>
              <w:ind w:left="67" w:right="0" w:firstLine="0"/>
              <w:jc w:val="center"/>
              <w:rPr>
                <w:rFonts w:ascii="Open Sans" w:hAnsi="Open Sans" w:cs="Open Sans"/>
                <w:sz w:val="16"/>
                <w:szCs w:val="24"/>
                <w:rPrChange w:id="5075" w:author="Nicole Wu" w:date="2024-01-08T11:26:00Z">
                  <w:rPr>
                    <w:sz w:val="16"/>
                    <w:szCs w:val="24"/>
                  </w:rPr>
                </w:rPrChange>
              </w:rPr>
            </w:pPr>
            <w:r w:rsidRPr="00801E49">
              <w:rPr>
                <w:rFonts w:ascii="Open Sans" w:hAnsi="Open Sans" w:cs="Open Sans"/>
                <w:sz w:val="16"/>
                <w:szCs w:val="24"/>
                <w:rPrChange w:id="5076" w:author="Nicole Wu" w:date="2024-01-08T11:26:00Z">
                  <w:rPr>
                    <w:sz w:val="16"/>
                    <w:szCs w:val="24"/>
                  </w:rPr>
                </w:rPrChange>
              </w:rPr>
              <w:t>(0.00)</w:t>
            </w:r>
          </w:p>
        </w:tc>
        <w:tc>
          <w:tcPr>
            <w:tcW w:w="586" w:type="dxa"/>
            <w:tcBorders>
              <w:top w:val="nil"/>
              <w:left w:val="nil"/>
              <w:bottom w:val="nil"/>
              <w:right w:val="nil"/>
            </w:tcBorders>
          </w:tcPr>
          <w:p w14:paraId="0BBB9A8F" w14:textId="77777777" w:rsidR="00B92327" w:rsidRPr="00801E49" w:rsidRDefault="00332621" w:rsidP="00A544C8">
            <w:pPr>
              <w:spacing w:after="0" w:line="259" w:lineRule="auto"/>
              <w:ind w:left="67" w:right="0" w:firstLine="0"/>
              <w:jc w:val="center"/>
              <w:rPr>
                <w:rFonts w:ascii="Open Sans" w:hAnsi="Open Sans" w:cs="Open Sans"/>
                <w:sz w:val="16"/>
                <w:szCs w:val="24"/>
                <w:rPrChange w:id="5077" w:author="Nicole Wu" w:date="2024-01-08T11:26:00Z">
                  <w:rPr>
                    <w:sz w:val="16"/>
                    <w:szCs w:val="24"/>
                  </w:rPr>
                </w:rPrChange>
              </w:rPr>
            </w:pPr>
            <w:r w:rsidRPr="00801E49">
              <w:rPr>
                <w:rFonts w:ascii="Open Sans" w:hAnsi="Open Sans" w:cs="Open Sans"/>
                <w:sz w:val="16"/>
                <w:szCs w:val="24"/>
                <w:rPrChange w:id="5078" w:author="Nicole Wu" w:date="2024-01-08T11:26:00Z">
                  <w:rPr>
                    <w:sz w:val="16"/>
                    <w:szCs w:val="24"/>
                  </w:rPr>
                </w:rPrChange>
              </w:rPr>
              <w:t>(0.31)</w:t>
            </w:r>
          </w:p>
        </w:tc>
        <w:tc>
          <w:tcPr>
            <w:tcW w:w="707" w:type="dxa"/>
            <w:tcBorders>
              <w:top w:val="nil"/>
              <w:left w:val="nil"/>
              <w:bottom w:val="nil"/>
              <w:right w:val="nil"/>
            </w:tcBorders>
          </w:tcPr>
          <w:p w14:paraId="372529FB" w14:textId="77777777" w:rsidR="00B92327" w:rsidRPr="00801E49" w:rsidRDefault="00332621" w:rsidP="00A544C8">
            <w:pPr>
              <w:spacing w:after="0" w:line="259" w:lineRule="auto"/>
              <w:ind w:left="67" w:right="0" w:firstLine="0"/>
              <w:jc w:val="center"/>
              <w:rPr>
                <w:rFonts w:ascii="Open Sans" w:hAnsi="Open Sans" w:cs="Open Sans"/>
                <w:sz w:val="16"/>
                <w:szCs w:val="24"/>
                <w:rPrChange w:id="5079" w:author="Nicole Wu" w:date="2024-01-08T11:26:00Z">
                  <w:rPr>
                    <w:sz w:val="16"/>
                    <w:szCs w:val="24"/>
                  </w:rPr>
                </w:rPrChange>
              </w:rPr>
            </w:pPr>
            <w:r w:rsidRPr="00801E49">
              <w:rPr>
                <w:rFonts w:ascii="Open Sans" w:hAnsi="Open Sans" w:cs="Open Sans"/>
                <w:sz w:val="16"/>
                <w:szCs w:val="24"/>
                <w:rPrChange w:id="5080" w:author="Nicole Wu" w:date="2024-01-08T11:26:00Z">
                  <w:rPr>
                    <w:sz w:val="16"/>
                    <w:szCs w:val="24"/>
                  </w:rPr>
                </w:rPrChange>
              </w:rPr>
              <w:t>(0.29)</w:t>
            </w:r>
          </w:p>
        </w:tc>
        <w:tc>
          <w:tcPr>
            <w:tcW w:w="649" w:type="dxa"/>
            <w:tcBorders>
              <w:top w:val="nil"/>
              <w:left w:val="nil"/>
              <w:bottom w:val="nil"/>
              <w:right w:val="nil"/>
            </w:tcBorders>
          </w:tcPr>
          <w:p w14:paraId="27C84758" w14:textId="77777777" w:rsidR="00B92327" w:rsidRPr="00801E49" w:rsidRDefault="00332621" w:rsidP="00A544C8">
            <w:pPr>
              <w:spacing w:after="0" w:line="259" w:lineRule="auto"/>
              <w:ind w:left="67" w:right="0" w:firstLine="0"/>
              <w:jc w:val="center"/>
              <w:rPr>
                <w:rFonts w:ascii="Open Sans" w:hAnsi="Open Sans" w:cs="Open Sans"/>
                <w:sz w:val="16"/>
                <w:szCs w:val="24"/>
                <w:rPrChange w:id="5081" w:author="Nicole Wu" w:date="2024-01-08T11:26:00Z">
                  <w:rPr>
                    <w:sz w:val="16"/>
                    <w:szCs w:val="24"/>
                  </w:rPr>
                </w:rPrChange>
              </w:rPr>
            </w:pPr>
            <w:r w:rsidRPr="00801E49">
              <w:rPr>
                <w:rFonts w:ascii="Open Sans" w:hAnsi="Open Sans" w:cs="Open Sans"/>
                <w:sz w:val="16"/>
                <w:szCs w:val="24"/>
                <w:rPrChange w:id="5082" w:author="Nicole Wu" w:date="2024-01-08T11:26:00Z">
                  <w:rPr>
                    <w:sz w:val="16"/>
                    <w:szCs w:val="24"/>
                  </w:rPr>
                </w:rPrChange>
              </w:rPr>
              <w:t>(0.70)</w:t>
            </w:r>
          </w:p>
        </w:tc>
        <w:tc>
          <w:tcPr>
            <w:tcW w:w="617" w:type="dxa"/>
            <w:tcBorders>
              <w:top w:val="nil"/>
              <w:left w:val="nil"/>
              <w:bottom w:val="nil"/>
              <w:right w:val="nil"/>
            </w:tcBorders>
          </w:tcPr>
          <w:p w14:paraId="4965C78C" w14:textId="77777777" w:rsidR="00B92327" w:rsidRPr="00801E49" w:rsidRDefault="00332621" w:rsidP="00A544C8">
            <w:pPr>
              <w:spacing w:after="0" w:line="259" w:lineRule="auto"/>
              <w:ind w:left="67" w:right="0" w:firstLine="0"/>
              <w:jc w:val="center"/>
              <w:rPr>
                <w:rFonts w:ascii="Open Sans" w:hAnsi="Open Sans" w:cs="Open Sans"/>
                <w:sz w:val="16"/>
                <w:szCs w:val="24"/>
                <w:rPrChange w:id="5083" w:author="Nicole Wu" w:date="2024-01-08T11:26:00Z">
                  <w:rPr>
                    <w:sz w:val="16"/>
                    <w:szCs w:val="24"/>
                  </w:rPr>
                </w:rPrChange>
              </w:rPr>
            </w:pPr>
            <w:r w:rsidRPr="00801E49">
              <w:rPr>
                <w:rFonts w:ascii="Open Sans" w:hAnsi="Open Sans" w:cs="Open Sans"/>
                <w:sz w:val="16"/>
                <w:szCs w:val="24"/>
                <w:rPrChange w:id="5084" w:author="Nicole Wu" w:date="2024-01-08T11:26:00Z">
                  <w:rPr>
                    <w:sz w:val="16"/>
                    <w:szCs w:val="24"/>
                  </w:rPr>
                </w:rPrChange>
              </w:rPr>
              <w:t>(0.40)</w:t>
            </w:r>
          </w:p>
        </w:tc>
        <w:tc>
          <w:tcPr>
            <w:tcW w:w="657" w:type="dxa"/>
            <w:tcBorders>
              <w:top w:val="nil"/>
              <w:left w:val="nil"/>
              <w:bottom w:val="nil"/>
              <w:right w:val="nil"/>
            </w:tcBorders>
          </w:tcPr>
          <w:p w14:paraId="60A511C3" w14:textId="77777777" w:rsidR="00B92327" w:rsidRPr="00801E49" w:rsidRDefault="00332621" w:rsidP="00A544C8">
            <w:pPr>
              <w:spacing w:after="0" w:line="259" w:lineRule="auto"/>
              <w:ind w:left="67" w:right="0" w:firstLine="0"/>
              <w:jc w:val="center"/>
              <w:rPr>
                <w:rFonts w:ascii="Open Sans" w:hAnsi="Open Sans" w:cs="Open Sans"/>
                <w:sz w:val="16"/>
                <w:szCs w:val="24"/>
                <w:rPrChange w:id="5085" w:author="Nicole Wu" w:date="2024-01-08T11:26:00Z">
                  <w:rPr>
                    <w:sz w:val="16"/>
                    <w:szCs w:val="24"/>
                  </w:rPr>
                </w:rPrChange>
              </w:rPr>
            </w:pPr>
            <w:r w:rsidRPr="00801E49">
              <w:rPr>
                <w:rFonts w:ascii="Open Sans" w:hAnsi="Open Sans" w:cs="Open Sans"/>
                <w:sz w:val="16"/>
                <w:szCs w:val="24"/>
                <w:rPrChange w:id="5086" w:author="Nicole Wu" w:date="2024-01-08T11:26:00Z">
                  <w:rPr>
                    <w:sz w:val="16"/>
                    <w:szCs w:val="24"/>
                  </w:rPr>
                </w:rPrChange>
              </w:rPr>
              <w:t>(0.48)</w:t>
            </w:r>
          </w:p>
        </w:tc>
        <w:tc>
          <w:tcPr>
            <w:tcW w:w="728" w:type="dxa"/>
            <w:tcBorders>
              <w:top w:val="nil"/>
              <w:left w:val="nil"/>
              <w:bottom w:val="nil"/>
              <w:right w:val="nil"/>
            </w:tcBorders>
          </w:tcPr>
          <w:p w14:paraId="37A73FC1" w14:textId="77777777" w:rsidR="00B92327" w:rsidRPr="00801E49" w:rsidRDefault="00332621" w:rsidP="00A544C8">
            <w:pPr>
              <w:spacing w:after="0" w:line="259" w:lineRule="auto"/>
              <w:ind w:left="67" w:right="0" w:firstLine="0"/>
              <w:jc w:val="center"/>
              <w:rPr>
                <w:rFonts w:ascii="Open Sans" w:hAnsi="Open Sans" w:cs="Open Sans"/>
                <w:sz w:val="16"/>
                <w:szCs w:val="24"/>
                <w:rPrChange w:id="5087" w:author="Nicole Wu" w:date="2024-01-08T11:26:00Z">
                  <w:rPr>
                    <w:sz w:val="16"/>
                    <w:szCs w:val="24"/>
                  </w:rPr>
                </w:rPrChange>
              </w:rPr>
            </w:pPr>
            <w:r w:rsidRPr="00801E49">
              <w:rPr>
                <w:rFonts w:ascii="Open Sans" w:hAnsi="Open Sans" w:cs="Open Sans"/>
                <w:sz w:val="16"/>
                <w:szCs w:val="24"/>
                <w:rPrChange w:id="5088" w:author="Nicole Wu" w:date="2024-01-08T11:26:00Z">
                  <w:rPr>
                    <w:sz w:val="16"/>
                    <w:szCs w:val="24"/>
                  </w:rPr>
                </w:rPrChange>
              </w:rPr>
              <w:t>(0.00)</w:t>
            </w:r>
          </w:p>
        </w:tc>
      </w:tr>
      <w:tr w:rsidR="00B92327" w:rsidRPr="00801E49" w14:paraId="7FD10899" w14:textId="77777777" w:rsidTr="00A544C8">
        <w:trPr>
          <w:trHeight w:val="155"/>
        </w:trPr>
        <w:tc>
          <w:tcPr>
            <w:tcW w:w="3494" w:type="dxa"/>
            <w:tcBorders>
              <w:top w:val="nil"/>
              <w:left w:val="nil"/>
              <w:bottom w:val="nil"/>
              <w:right w:val="nil"/>
            </w:tcBorders>
          </w:tcPr>
          <w:p w14:paraId="59416C61" w14:textId="77777777" w:rsidR="00B92327" w:rsidRPr="00801E49" w:rsidRDefault="00332621" w:rsidP="00A544C8">
            <w:pPr>
              <w:spacing w:after="0" w:line="259" w:lineRule="auto"/>
              <w:ind w:left="67" w:right="0" w:firstLine="0"/>
              <w:jc w:val="left"/>
              <w:rPr>
                <w:rFonts w:ascii="Open Sans" w:hAnsi="Open Sans" w:cs="Open Sans"/>
                <w:sz w:val="16"/>
                <w:szCs w:val="24"/>
                <w:rPrChange w:id="5089" w:author="Nicole Wu" w:date="2024-01-08T11:26:00Z">
                  <w:rPr>
                    <w:sz w:val="16"/>
                    <w:szCs w:val="24"/>
                  </w:rPr>
                </w:rPrChange>
              </w:rPr>
            </w:pPr>
            <w:r w:rsidRPr="00801E49">
              <w:rPr>
                <w:rFonts w:ascii="Open Sans" w:hAnsi="Open Sans" w:cs="Open Sans"/>
                <w:sz w:val="16"/>
                <w:szCs w:val="24"/>
                <w:rPrChange w:id="5090" w:author="Nicole Wu" w:date="2024-01-08T11:26:00Z">
                  <w:rPr>
                    <w:sz w:val="16"/>
                    <w:szCs w:val="24"/>
                  </w:rPr>
                </w:rPrChange>
              </w:rPr>
              <w:t>FCS: Borderline</w:t>
            </w:r>
          </w:p>
        </w:tc>
        <w:tc>
          <w:tcPr>
            <w:tcW w:w="617" w:type="dxa"/>
            <w:tcBorders>
              <w:top w:val="nil"/>
              <w:left w:val="nil"/>
              <w:bottom w:val="nil"/>
              <w:right w:val="nil"/>
            </w:tcBorders>
          </w:tcPr>
          <w:p w14:paraId="3DE7BA34" w14:textId="77777777" w:rsidR="00B92327" w:rsidRPr="00801E49" w:rsidRDefault="00332621" w:rsidP="00A544C8">
            <w:pPr>
              <w:spacing w:after="0" w:line="259" w:lineRule="auto"/>
              <w:ind w:left="67" w:right="0" w:firstLine="0"/>
              <w:jc w:val="center"/>
              <w:rPr>
                <w:rFonts w:ascii="Open Sans" w:hAnsi="Open Sans" w:cs="Open Sans"/>
                <w:sz w:val="16"/>
                <w:szCs w:val="24"/>
                <w:rPrChange w:id="5091" w:author="Nicole Wu" w:date="2024-01-08T11:26:00Z">
                  <w:rPr>
                    <w:sz w:val="16"/>
                    <w:szCs w:val="24"/>
                  </w:rPr>
                </w:rPrChange>
              </w:rPr>
            </w:pPr>
            <w:r w:rsidRPr="00801E49">
              <w:rPr>
                <w:rFonts w:ascii="Open Sans" w:hAnsi="Open Sans" w:cs="Open Sans"/>
                <w:sz w:val="16"/>
                <w:szCs w:val="24"/>
                <w:rPrChange w:id="5092" w:author="Nicole Wu" w:date="2024-01-08T11:26:00Z">
                  <w:rPr>
                    <w:sz w:val="16"/>
                    <w:szCs w:val="24"/>
                  </w:rPr>
                </w:rPrChange>
              </w:rPr>
              <w:t>0.35</w:t>
            </w:r>
          </w:p>
        </w:tc>
        <w:tc>
          <w:tcPr>
            <w:tcW w:w="657" w:type="dxa"/>
            <w:tcBorders>
              <w:top w:val="nil"/>
              <w:left w:val="nil"/>
              <w:bottom w:val="nil"/>
              <w:right w:val="nil"/>
            </w:tcBorders>
          </w:tcPr>
          <w:p w14:paraId="7DDF251E" w14:textId="77777777" w:rsidR="00B92327" w:rsidRPr="00801E49" w:rsidRDefault="00332621" w:rsidP="00A544C8">
            <w:pPr>
              <w:spacing w:after="0" w:line="259" w:lineRule="auto"/>
              <w:ind w:left="67" w:right="0" w:firstLine="0"/>
              <w:jc w:val="center"/>
              <w:rPr>
                <w:rFonts w:ascii="Open Sans" w:hAnsi="Open Sans" w:cs="Open Sans"/>
                <w:sz w:val="16"/>
                <w:szCs w:val="24"/>
                <w:rPrChange w:id="5093" w:author="Nicole Wu" w:date="2024-01-08T11:26:00Z">
                  <w:rPr>
                    <w:sz w:val="16"/>
                    <w:szCs w:val="24"/>
                  </w:rPr>
                </w:rPrChange>
              </w:rPr>
            </w:pPr>
            <w:r w:rsidRPr="00801E49">
              <w:rPr>
                <w:rFonts w:ascii="Open Sans" w:hAnsi="Open Sans" w:cs="Open Sans"/>
                <w:sz w:val="16"/>
                <w:szCs w:val="24"/>
                <w:rPrChange w:id="5094" w:author="Nicole Wu" w:date="2024-01-08T11:26:00Z">
                  <w:rPr>
                    <w:sz w:val="16"/>
                    <w:szCs w:val="24"/>
                  </w:rPr>
                </w:rPrChange>
              </w:rPr>
              <w:t>0.29</w:t>
            </w:r>
          </w:p>
        </w:tc>
        <w:tc>
          <w:tcPr>
            <w:tcW w:w="648" w:type="dxa"/>
            <w:tcBorders>
              <w:top w:val="nil"/>
              <w:left w:val="nil"/>
              <w:bottom w:val="nil"/>
              <w:right w:val="nil"/>
            </w:tcBorders>
          </w:tcPr>
          <w:p w14:paraId="749FF3FE" w14:textId="77777777" w:rsidR="00B92327" w:rsidRPr="00801E49" w:rsidRDefault="00332621" w:rsidP="00A544C8">
            <w:pPr>
              <w:spacing w:after="0" w:line="259" w:lineRule="auto"/>
              <w:ind w:left="67" w:right="0" w:firstLine="0"/>
              <w:jc w:val="center"/>
              <w:rPr>
                <w:rFonts w:ascii="Open Sans" w:hAnsi="Open Sans" w:cs="Open Sans"/>
                <w:sz w:val="16"/>
                <w:szCs w:val="24"/>
                <w:rPrChange w:id="5095" w:author="Nicole Wu" w:date="2024-01-08T11:26:00Z">
                  <w:rPr>
                    <w:sz w:val="16"/>
                    <w:szCs w:val="24"/>
                  </w:rPr>
                </w:rPrChange>
              </w:rPr>
            </w:pPr>
            <w:r w:rsidRPr="00801E49">
              <w:rPr>
                <w:rFonts w:ascii="Open Sans" w:hAnsi="Open Sans" w:cs="Open Sans"/>
                <w:sz w:val="16"/>
                <w:szCs w:val="24"/>
                <w:rPrChange w:id="5096" w:author="Nicole Wu" w:date="2024-01-08T11:26:00Z">
                  <w:rPr>
                    <w:sz w:val="16"/>
                    <w:szCs w:val="24"/>
                  </w:rPr>
                </w:rPrChange>
              </w:rPr>
              <w:t>-0.06</w:t>
            </w:r>
          </w:p>
        </w:tc>
        <w:tc>
          <w:tcPr>
            <w:tcW w:w="586" w:type="dxa"/>
            <w:tcBorders>
              <w:top w:val="nil"/>
              <w:left w:val="nil"/>
              <w:bottom w:val="nil"/>
              <w:right w:val="nil"/>
            </w:tcBorders>
          </w:tcPr>
          <w:p w14:paraId="37606078" w14:textId="77777777" w:rsidR="00B92327" w:rsidRPr="00801E49" w:rsidRDefault="00332621" w:rsidP="00A544C8">
            <w:pPr>
              <w:spacing w:after="0" w:line="259" w:lineRule="auto"/>
              <w:ind w:left="67" w:right="0" w:firstLine="0"/>
              <w:jc w:val="center"/>
              <w:rPr>
                <w:rFonts w:ascii="Open Sans" w:hAnsi="Open Sans" w:cs="Open Sans"/>
                <w:sz w:val="16"/>
                <w:szCs w:val="24"/>
                <w:rPrChange w:id="5097" w:author="Nicole Wu" w:date="2024-01-08T11:26:00Z">
                  <w:rPr>
                    <w:sz w:val="16"/>
                    <w:szCs w:val="24"/>
                  </w:rPr>
                </w:rPrChange>
              </w:rPr>
            </w:pPr>
            <w:r w:rsidRPr="00801E49">
              <w:rPr>
                <w:rFonts w:ascii="Open Sans" w:hAnsi="Open Sans" w:cs="Open Sans"/>
                <w:sz w:val="16"/>
                <w:szCs w:val="24"/>
                <w:rPrChange w:id="5098" w:author="Nicole Wu" w:date="2024-01-08T11:26:00Z">
                  <w:rPr>
                    <w:sz w:val="16"/>
                    <w:szCs w:val="24"/>
                  </w:rPr>
                </w:rPrChange>
              </w:rPr>
              <w:t>0.24</w:t>
            </w:r>
          </w:p>
        </w:tc>
        <w:tc>
          <w:tcPr>
            <w:tcW w:w="707" w:type="dxa"/>
            <w:tcBorders>
              <w:top w:val="nil"/>
              <w:left w:val="nil"/>
              <w:bottom w:val="nil"/>
              <w:right w:val="nil"/>
            </w:tcBorders>
          </w:tcPr>
          <w:p w14:paraId="0761A58D" w14:textId="77777777" w:rsidR="00B92327" w:rsidRPr="00801E49" w:rsidRDefault="00332621" w:rsidP="00A544C8">
            <w:pPr>
              <w:spacing w:after="0" w:line="259" w:lineRule="auto"/>
              <w:ind w:left="67" w:right="0" w:firstLine="0"/>
              <w:jc w:val="center"/>
              <w:rPr>
                <w:rFonts w:ascii="Open Sans" w:hAnsi="Open Sans" w:cs="Open Sans"/>
                <w:sz w:val="16"/>
                <w:szCs w:val="24"/>
                <w:rPrChange w:id="5099" w:author="Nicole Wu" w:date="2024-01-08T11:26:00Z">
                  <w:rPr>
                    <w:sz w:val="16"/>
                    <w:szCs w:val="24"/>
                  </w:rPr>
                </w:rPrChange>
              </w:rPr>
            </w:pPr>
            <w:r w:rsidRPr="00801E49">
              <w:rPr>
                <w:rFonts w:ascii="Open Sans" w:hAnsi="Open Sans" w:cs="Open Sans"/>
                <w:sz w:val="16"/>
                <w:szCs w:val="24"/>
                <w:rPrChange w:id="5100" w:author="Nicole Wu" w:date="2024-01-08T11:26:00Z">
                  <w:rPr>
                    <w:sz w:val="16"/>
                    <w:szCs w:val="24"/>
                  </w:rPr>
                </w:rPrChange>
              </w:rPr>
              <w:t>0.39</w:t>
            </w:r>
          </w:p>
        </w:tc>
        <w:tc>
          <w:tcPr>
            <w:tcW w:w="649" w:type="dxa"/>
            <w:tcBorders>
              <w:top w:val="nil"/>
              <w:left w:val="nil"/>
              <w:bottom w:val="nil"/>
              <w:right w:val="nil"/>
            </w:tcBorders>
          </w:tcPr>
          <w:p w14:paraId="4818D06A" w14:textId="77777777" w:rsidR="00B92327" w:rsidRPr="00801E49" w:rsidRDefault="00332621" w:rsidP="00A544C8">
            <w:pPr>
              <w:spacing w:after="0" w:line="259" w:lineRule="auto"/>
              <w:ind w:left="67" w:right="0" w:firstLine="0"/>
              <w:jc w:val="center"/>
              <w:rPr>
                <w:rFonts w:ascii="Open Sans" w:hAnsi="Open Sans" w:cs="Open Sans"/>
                <w:sz w:val="16"/>
                <w:szCs w:val="24"/>
                <w:rPrChange w:id="5101" w:author="Nicole Wu" w:date="2024-01-08T11:26:00Z">
                  <w:rPr>
                    <w:sz w:val="16"/>
                    <w:szCs w:val="24"/>
                  </w:rPr>
                </w:rPrChange>
              </w:rPr>
            </w:pPr>
            <w:r w:rsidRPr="00801E49">
              <w:rPr>
                <w:rFonts w:ascii="Open Sans" w:hAnsi="Open Sans" w:cs="Open Sans"/>
                <w:sz w:val="16"/>
                <w:szCs w:val="24"/>
                <w:rPrChange w:id="5102" w:author="Nicole Wu" w:date="2024-01-08T11:26:00Z">
                  <w:rPr>
                    <w:sz w:val="16"/>
                    <w:szCs w:val="24"/>
                  </w:rPr>
                </w:rPrChange>
              </w:rPr>
              <w:t>0.15**</w:t>
            </w:r>
          </w:p>
        </w:tc>
        <w:tc>
          <w:tcPr>
            <w:tcW w:w="617" w:type="dxa"/>
            <w:tcBorders>
              <w:top w:val="nil"/>
              <w:left w:val="nil"/>
              <w:bottom w:val="nil"/>
              <w:right w:val="nil"/>
            </w:tcBorders>
          </w:tcPr>
          <w:p w14:paraId="7B004334" w14:textId="77777777" w:rsidR="00B92327" w:rsidRPr="00801E49" w:rsidRDefault="00332621" w:rsidP="00A544C8">
            <w:pPr>
              <w:spacing w:after="0" w:line="259" w:lineRule="auto"/>
              <w:ind w:left="67" w:right="0" w:firstLine="0"/>
              <w:jc w:val="center"/>
              <w:rPr>
                <w:rFonts w:ascii="Open Sans" w:hAnsi="Open Sans" w:cs="Open Sans"/>
                <w:sz w:val="16"/>
                <w:szCs w:val="24"/>
                <w:rPrChange w:id="5103" w:author="Nicole Wu" w:date="2024-01-08T11:26:00Z">
                  <w:rPr>
                    <w:sz w:val="16"/>
                    <w:szCs w:val="24"/>
                  </w:rPr>
                </w:rPrChange>
              </w:rPr>
            </w:pPr>
            <w:r w:rsidRPr="00801E49">
              <w:rPr>
                <w:rFonts w:ascii="Open Sans" w:hAnsi="Open Sans" w:cs="Open Sans"/>
                <w:sz w:val="16"/>
                <w:szCs w:val="24"/>
                <w:rPrChange w:id="5104" w:author="Nicole Wu" w:date="2024-01-08T11:26:00Z">
                  <w:rPr>
                    <w:sz w:val="16"/>
                    <w:szCs w:val="24"/>
                  </w:rPr>
                </w:rPrChange>
              </w:rPr>
              <w:t>0.27</w:t>
            </w:r>
          </w:p>
        </w:tc>
        <w:tc>
          <w:tcPr>
            <w:tcW w:w="657" w:type="dxa"/>
            <w:tcBorders>
              <w:top w:val="nil"/>
              <w:left w:val="nil"/>
              <w:bottom w:val="nil"/>
              <w:right w:val="nil"/>
            </w:tcBorders>
          </w:tcPr>
          <w:p w14:paraId="541F13C8" w14:textId="77777777" w:rsidR="00B92327" w:rsidRPr="00801E49" w:rsidRDefault="00332621" w:rsidP="00A544C8">
            <w:pPr>
              <w:spacing w:after="0" w:line="259" w:lineRule="auto"/>
              <w:ind w:left="67" w:right="0" w:firstLine="0"/>
              <w:jc w:val="center"/>
              <w:rPr>
                <w:rFonts w:ascii="Open Sans" w:hAnsi="Open Sans" w:cs="Open Sans"/>
                <w:sz w:val="16"/>
                <w:szCs w:val="24"/>
                <w:rPrChange w:id="5105" w:author="Nicole Wu" w:date="2024-01-08T11:26:00Z">
                  <w:rPr>
                    <w:sz w:val="16"/>
                    <w:szCs w:val="24"/>
                  </w:rPr>
                </w:rPrChange>
              </w:rPr>
            </w:pPr>
            <w:r w:rsidRPr="00801E49">
              <w:rPr>
                <w:rFonts w:ascii="Open Sans" w:hAnsi="Open Sans" w:cs="Open Sans"/>
                <w:sz w:val="16"/>
                <w:szCs w:val="24"/>
                <w:rPrChange w:id="5106" w:author="Nicole Wu" w:date="2024-01-08T11:26:00Z">
                  <w:rPr>
                    <w:sz w:val="16"/>
                    <w:szCs w:val="24"/>
                  </w:rPr>
                </w:rPrChange>
              </w:rPr>
              <w:t>0.33</w:t>
            </w:r>
          </w:p>
        </w:tc>
        <w:tc>
          <w:tcPr>
            <w:tcW w:w="728" w:type="dxa"/>
            <w:tcBorders>
              <w:top w:val="nil"/>
              <w:left w:val="nil"/>
              <w:bottom w:val="nil"/>
              <w:right w:val="nil"/>
            </w:tcBorders>
          </w:tcPr>
          <w:p w14:paraId="4746BD17" w14:textId="77777777" w:rsidR="00B92327" w:rsidRPr="00801E49" w:rsidRDefault="00332621" w:rsidP="00A544C8">
            <w:pPr>
              <w:spacing w:after="0" w:line="259" w:lineRule="auto"/>
              <w:ind w:left="67" w:right="0" w:firstLine="0"/>
              <w:jc w:val="center"/>
              <w:rPr>
                <w:rFonts w:ascii="Open Sans" w:hAnsi="Open Sans" w:cs="Open Sans"/>
                <w:sz w:val="16"/>
                <w:szCs w:val="24"/>
                <w:rPrChange w:id="5107" w:author="Nicole Wu" w:date="2024-01-08T11:26:00Z">
                  <w:rPr>
                    <w:sz w:val="16"/>
                    <w:szCs w:val="24"/>
                  </w:rPr>
                </w:rPrChange>
              </w:rPr>
            </w:pPr>
            <w:r w:rsidRPr="00801E49">
              <w:rPr>
                <w:rFonts w:ascii="Open Sans" w:hAnsi="Open Sans" w:cs="Open Sans"/>
                <w:sz w:val="16"/>
                <w:szCs w:val="24"/>
                <w:rPrChange w:id="5108" w:author="Nicole Wu" w:date="2024-01-08T11:26:00Z">
                  <w:rPr>
                    <w:sz w:val="16"/>
                    <w:szCs w:val="24"/>
                  </w:rPr>
                </w:rPrChange>
              </w:rPr>
              <w:t>0.06</w:t>
            </w:r>
          </w:p>
        </w:tc>
      </w:tr>
      <w:tr w:rsidR="00B92327" w:rsidRPr="00801E49" w14:paraId="6C57AB39" w14:textId="77777777" w:rsidTr="00A544C8">
        <w:trPr>
          <w:trHeight w:val="155"/>
        </w:trPr>
        <w:tc>
          <w:tcPr>
            <w:tcW w:w="3494" w:type="dxa"/>
            <w:tcBorders>
              <w:top w:val="nil"/>
              <w:left w:val="nil"/>
              <w:bottom w:val="nil"/>
              <w:right w:val="nil"/>
            </w:tcBorders>
          </w:tcPr>
          <w:p w14:paraId="1143CF58" w14:textId="77777777" w:rsidR="00B92327" w:rsidRPr="00801E49" w:rsidRDefault="00B92327" w:rsidP="00A544C8">
            <w:pPr>
              <w:spacing w:after="0" w:line="259" w:lineRule="auto"/>
              <w:ind w:left="67" w:right="0" w:firstLine="0"/>
              <w:jc w:val="left"/>
              <w:rPr>
                <w:rFonts w:ascii="Open Sans" w:hAnsi="Open Sans" w:cs="Open Sans"/>
                <w:sz w:val="16"/>
                <w:szCs w:val="24"/>
                <w:rPrChange w:id="5109" w:author="Nicole Wu" w:date="2024-01-08T11:26:00Z">
                  <w:rPr>
                    <w:sz w:val="16"/>
                    <w:szCs w:val="24"/>
                  </w:rPr>
                </w:rPrChange>
              </w:rPr>
            </w:pPr>
          </w:p>
        </w:tc>
        <w:tc>
          <w:tcPr>
            <w:tcW w:w="617" w:type="dxa"/>
            <w:tcBorders>
              <w:top w:val="nil"/>
              <w:left w:val="nil"/>
              <w:bottom w:val="nil"/>
              <w:right w:val="nil"/>
            </w:tcBorders>
          </w:tcPr>
          <w:p w14:paraId="71761CE3" w14:textId="77777777" w:rsidR="00B92327" w:rsidRPr="00801E49" w:rsidRDefault="00332621" w:rsidP="00A544C8">
            <w:pPr>
              <w:spacing w:after="0" w:line="259" w:lineRule="auto"/>
              <w:ind w:left="67" w:right="0" w:firstLine="0"/>
              <w:jc w:val="center"/>
              <w:rPr>
                <w:rFonts w:ascii="Open Sans" w:hAnsi="Open Sans" w:cs="Open Sans"/>
                <w:sz w:val="16"/>
                <w:szCs w:val="24"/>
                <w:rPrChange w:id="5110" w:author="Nicole Wu" w:date="2024-01-08T11:26:00Z">
                  <w:rPr>
                    <w:sz w:val="16"/>
                    <w:szCs w:val="24"/>
                  </w:rPr>
                </w:rPrChange>
              </w:rPr>
            </w:pPr>
            <w:r w:rsidRPr="00801E49">
              <w:rPr>
                <w:rFonts w:ascii="Open Sans" w:hAnsi="Open Sans" w:cs="Open Sans"/>
                <w:sz w:val="16"/>
                <w:szCs w:val="24"/>
                <w:rPrChange w:id="5111" w:author="Nicole Wu" w:date="2024-01-08T11:26:00Z">
                  <w:rPr>
                    <w:sz w:val="16"/>
                    <w:szCs w:val="24"/>
                  </w:rPr>
                </w:rPrChange>
              </w:rPr>
              <w:t>(0.48)</w:t>
            </w:r>
          </w:p>
        </w:tc>
        <w:tc>
          <w:tcPr>
            <w:tcW w:w="657" w:type="dxa"/>
            <w:tcBorders>
              <w:top w:val="nil"/>
              <w:left w:val="nil"/>
              <w:bottom w:val="nil"/>
              <w:right w:val="nil"/>
            </w:tcBorders>
          </w:tcPr>
          <w:p w14:paraId="5B3F19F6" w14:textId="77777777" w:rsidR="00B92327" w:rsidRPr="00801E49" w:rsidRDefault="00332621" w:rsidP="00A544C8">
            <w:pPr>
              <w:spacing w:after="0" w:line="259" w:lineRule="auto"/>
              <w:ind w:left="67" w:right="0" w:firstLine="0"/>
              <w:jc w:val="center"/>
              <w:rPr>
                <w:rFonts w:ascii="Open Sans" w:hAnsi="Open Sans" w:cs="Open Sans"/>
                <w:sz w:val="16"/>
                <w:szCs w:val="24"/>
                <w:rPrChange w:id="5112" w:author="Nicole Wu" w:date="2024-01-08T11:26:00Z">
                  <w:rPr>
                    <w:sz w:val="16"/>
                    <w:szCs w:val="24"/>
                  </w:rPr>
                </w:rPrChange>
              </w:rPr>
            </w:pPr>
            <w:r w:rsidRPr="00801E49">
              <w:rPr>
                <w:rFonts w:ascii="Open Sans" w:hAnsi="Open Sans" w:cs="Open Sans"/>
                <w:sz w:val="16"/>
                <w:szCs w:val="24"/>
                <w:rPrChange w:id="5113" w:author="Nicole Wu" w:date="2024-01-08T11:26:00Z">
                  <w:rPr>
                    <w:sz w:val="16"/>
                    <w:szCs w:val="24"/>
                  </w:rPr>
                </w:rPrChange>
              </w:rPr>
              <w:t>(0.45)</w:t>
            </w:r>
          </w:p>
        </w:tc>
        <w:tc>
          <w:tcPr>
            <w:tcW w:w="648" w:type="dxa"/>
            <w:tcBorders>
              <w:top w:val="nil"/>
              <w:left w:val="nil"/>
              <w:bottom w:val="nil"/>
              <w:right w:val="nil"/>
            </w:tcBorders>
          </w:tcPr>
          <w:p w14:paraId="1ED3E8FB" w14:textId="77777777" w:rsidR="00B92327" w:rsidRPr="00801E49" w:rsidRDefault="00332621" w:rsidP="00A544C8">
            <w:pPr>
              <w:spacing w:after="0" w:line="259" w:lineRule="auto"/>
              <w:ind w:left="67" w:right="0" w:firstLine="0"/>
              <w:jc w:val="center"/>
              <w:rPr>
                <w:rFonts w:ascii="Open Sans" w:hAnsi="Open Sans" w:cs="Open Sans"/>
                <w:sz w:val="16"/>
                <w:szCs w:val="24"/>
                <w:rPrChange w:id="5114" w:author="Nicole Wu" w:date="2024-01-08T11:26:00Z">
                  <w:rPr>
                    <w:sz w:val="16"/>
                    <w:szCs w:val="24"/>
                  </w:rPr>
                </w:rPrChange>
              </w:rPr>
            </w:pPr>
            <w:r w:rsidRPr="00801E49">
              <w:rPr>
                <w:rFonts w:ascii="Open Sans" w:hAnsi="Open Sans" w:cs="Open Sans"/>
                <w:sz w:val="16"/>
                <w:szCs w:val="24"/>
                <w:rPrChange w:id="5115" w:author="Nicole Wu" w:date="2024-01-08T11:26:00Z">
                  <w:rPr>
                    <w:sz w:val="16"/>
                    <w:szCs w:val="24"/>
                  </w:rPr>
                </w:rPrChange>
              </w:rPr>
              <w:t>(0.19)</w:t>
            </w:r>
          </w:p>
        </w:tc>
        <w:tc>
          <w:tcPr>
            <w:tcW w:w="586" w:type="dxa"/>
            <w:tcBorders>
              <w:top w:val="nil"/>
              <w:left w:val="nil"/>
              <w:bottom w:val="nil"/>
              <w:right w:val="nil"/>
            </w:tcBorders>
          </w:tcPr>
          <w:p w14:paraId="429DAD44" w14:textId="77777777" w:rsidR="00B92327" w:rsidRPr="00801E49" w:rsidRDefault="00332621" w:rsidP="00A544C8">
            <w:pPr>
              <w:spacing w:after="0" w:line="259" w:lineRule="auto"/>
              <w:ind w:left="67" w:right="0" w:firstLine="0"/>
              <w:jc w:val="center"/>
              <w:rPr>
                <w:rFonts w:ascii="Open Sans" w:hAnsi="Open Sans" w:cs="Open Sans"/>
                <w:sz w:val="16"/>
                <w:szCs w:val="24"/>
                <w:rPrChange w:id="5116" w:author="Nicole Wu" w:date="2024-01-08T11:26:00Z">
                  <w:rPr>
                    <w:sz w:val="16"/>
                    <w:szCs w:val="24"/>
                  </w:rPr>
                </w:rPrChange>
              </w:rPr>
            </w:pPr>
            <w:r w:rsidRPr="00801E49">
              <w:rPr>
                <w:rFonts w:ascii="Open Sans" w:hAnsi="Open Sans" w:cs="Open Sans"/>
                <w:sz w:val="16"/>
                <w:szCs w:val="24"/>
                <w:rPrChange w:id="5117" w:author="Nicole Wu" w:date="2024-01-08T11:26:00Z">
                  <w:rPr>
                    <w:sz w:val="16"/>
                    <w:szCs w:val="24"/>
                  </w:rPr>
                </w:rPrChange>
              </w:rPr>
              <w:t>(0.43)</w:t>
            </w:r>
          </w:p>
        </w:tc>
        <w:tc>
          <w:tcPr>
            <w:tcW w:w="707" w:type="dxa"/>
            <w:tcBorders>
              <w:top w:val="nil"/>
              <w:left w:val="nil"/>
              <w:bottom w:val="nil"/>
              <w:right w:val="nil"/>
            </w:tcBorders>
          </w:tcPr>
          <w:p w14:paraId="360CD981" w14:textId="77777777" w:rsidR="00B92327" w:rsidRPr="00801E49" w:rsidRDefault="00332621" w:rsidP="00A544C8">
            <w:pPr>
              <w:spacing w:after="0" w:line="259" w:lineRule="auto"/>
              <w:ind w:left="67" w:right="0" w:firstLine="0"/>
              <w:jc w:val="center"/>
              <w:rPr>
                <w:rFonts w:ascii="Open Sans" w:hAnsi="Open Sans" w:cs="Open Sans"/>
                <w:sz w:val="16"/>
                <w:szCs w:val="24"/>
                <w:rPrChange w:id="5118" w:author="Nicole Wu" w:date="2024-01-08T11:26:00Z">
                  <w:rPr>
                    <w:sz w:val="16"/>
                    <w:szCs w:val="24"/>
                  </w:rPr>
                </w:rPrChange>
              </w:rPr>
            </w:pPr>
            <w:r w:rsidRPr="00801E49">
              <w:rPr>
                <w:rFonts w:ascii="Open Sans" w:hAnsi="Open Sans" w:cs="Open Sans"/>
                <w:sz w:val="16"/>
                <w:szCs w:val="24"/>
                <w:rPrChange w:id="5119" w:author="Nicole Wu" w:date="2024-01-08T11:26:00Z">
                  <w:rPr>
                    <w:sz w:val="16"/>
                    <w:szCs w:val="24"/>
                  </w:rPr>
                </w:rPrChange>
              </w:rPr>
              <w:t>(0.49)</w:t>
            </w:r>
          </w:p>
        </w:tc>
        <w:tc>
          <w:tcPr>
            <w:tcW w:w="649" w:type="dxa"/>
            <w:tcBorders>
              <w:top w:val="nil"/>
              <w:left w:val="nil"/>
              <w:bottom w:val="nil"/>
              <w:right w:val="nil"/>
            </w:tcBorders>
          </w:tcPr>
          <w:p w14:paraId="2600EE80" w14:textId="77777777" w:rsidR="00B92327" w:rsidRPr="00801E49" w:rsidRDefault="00332621" w:rsidP="00A544C8">
            <w:pPr>
              <w:spacing w:after="0" w:line="259" w:lineRule="auto"/>
              <w:ind w:left="67" w:right="0" w:firstLine="0"/>
              <w:jc w:val="center"/>
              <w:rPr>
                <w:rFonts w:ascii="Open Sans" w:hAnsi="Open Sans" w:cs="Open Sans"/>
                <w:sz w:val="16"/>
                <w:szCs w:val="24"/>
                <w:rPrChange w:id="5120" w:author="Nicole Wu" w:date="2024-01-08T11:26:00Z">
                  <w:rPr>
                    <w:sz w:val="16"/>
                    <w:szCs w:val="24"/>
                  </w:rPr>
                </w:rPrChange>
              </w:rPr>
            </w:pPr>
            <w:r w:rsidRPr="00801E49">
              <w:rPr>
                <w:rFonts w:ascii="Open Sans" w:hAnsi="Open Sans" w:cs="Open Sans"/>
                <w:sz w:val="16"/>
                <w:szCs w:val="24"/>
                <w:rPrChange w:id="5121" w:author="Nicole Wu" w:date="2024-01-08T11:26:00Z">
                  <w:rPr>
                    <w:sz w:val="16"/>
                    <w:szCs w:val="24"/>
                  </w:rPr>
                </w:rPrChange>
              </w:rPr>
              <w:t>(0.00)</w:t>
            </w:r>
          </w:p>
        </w:tc>
        <w:tc>
          <w:tcPr>
            <w:tcW w:w="617" w:type="dxa"/>
            <w:tcBorders>
              <w:top w:val="nil"/>
              <w:left w:val="nil"/>
              <w:bottom w:val="nil"/>
              <w:right w:val="nil"/>
            </w:tcBorders>
          </w:tcPr>
          <w:p w14:paraId="0CCA66AA" w14:textId="77777777" w:rsidR="00B92327" w:rsidRPr="00801E49" w:rsidRDefault="00332621" w:rsidP="00A544C8">
            <w:pPr>
              <w:spacing w:after="0" w:line="259" w:lineRule="auto"/>
              <w:ind w:left="67" w:right="0" w:firstLine="0"/>
              <w:jc w:val="center"/>
              <w:rPr>
                <w:rFonts w:ascii="Open Sans" w:hAnsi="Open Sans" w:cs="Open Sans"/>
                <w:sz w:val="16"/>
                <w:szCs w:val="24"/>
                <w:rPrChange w:id="5122" w:author="Nicole Wu" w:date="2024-01-08T11:26:00Z">
                  <w:rPr>
                    <w:sz w:val="16"/>
                    <w:szCs w:val="24"/>
                  </w:rPr>
                </w:rPrChange>
              </w:rPr>
            </w:pPr>
            <w:r w:rsidRPr="00801E49">
              <w:rPr>
                <w:rFonts w:ascii="Open Sans" w:hAnsi="Open Sans" w:cs="Open Sans"/>
                <w:sz w:val="16"/>
                <w:szCs w:val="24"/>
                <w:rPrChange w:id="5123" w:author="Nicole Wu" w:date="2024-01-08T11:26:00Z">
                  <w:rPr>
                    <w:sz w:val="16"/>
                    <w:szCs w:val="24"/>
                  </w:rPr>
                </w:rPrChange>
              </w:rPr>
              <w:t>(0.45)</w:t>
            </w:r>
          </w:p>
        </w:tc>
        <w:tc>
          <w:tcPr>
            <w:tcW w:w="657" w:type="dxa"/>
            <w:tcBorders>
              <w:top w:val="nil"/>
              <w:left w:val="nil"/>
              <w:bottom w:val="nil"/>
              <w:right w:val="nil"/>
            </w:tcBorders>
          </w:tcPr>
          <w:p w14:paraId="4BD14A25" w14:textId="77777777" w:rsidR="00B92327" w:rsidRPr="00801E49" w:rsidRDefault="00332621" w:rsidP="00A544C8">
            <w:pPr>
              <w:spacing w:after="0" w:line="259" w:lineRule="auto"/>
              <w:ind w:left="67" w:right="0" w:firstLine="0"/>
              <w:jc w:val="center"/>
              <w:rPr>
                <w:rFonts w:ascii="Open Sans" w:hAnsi="Open Sans" w:cs="Open Sans"/>
                <w:sz w:val="16"/>
                <w:szCs w:val="24"/>
                <w:rPrChange w:id="5124" w:author="Nicole Wu" w:date="2024-01-08T11:26:00Z">
                  <w:rPr>
                    <w:sz w:val="16"/>
                    <w:szCs w:val="24"/>
                  </w:rPr>
                </w:rPrChange>
              </w:rPr>
            </w:pPr>
            <w:r w:rsidRPr="00801E49">
              <w:rPr>
                <w:rFonts w:ascii="Open Sans" w:hAnsi="Open Sans" w:cs="Open Sans"/>
                <w:sz w:val="16"/>
                <w:szCs w:val="24"/>
                <w:rPrChange w:id="5125" w:author="Nicole Wu" w:date="2024-01-08T11:26:00Z">
                  <w:rPr>
                    <w:sz w:val="16"/>
                    <w:szCs w:val="24"/>
                  </w:rPr>
                </w:rPrChange>
              </w:rPr>
              <w:t>(0.47)</w:t>
            </w:r>
          </w:p>
        </w:tc>
        <w:tc>
          <w:tcPr>
            <w:tcW w:w="728" w:type="dxa"/>
            <w:tcBorders>
              <w:top w:val="nil"/>
              <w:left w:val="nil"/>
              <w:bottom w:val="nil"/>
              <w:right w:val="nil"/>
            </w:tcBorders>
          </w:tcPr>
          <w:p w14:paraId="371644BC" w14:textId="77777777" w:rsidR="00B92327" w:rsidRPr="00801E49" w:rsidRDefault="00332621" w:rsidP="00A544C8">
            <w:pPr>
              <w:spacing w:after="0" w:line="259" w:lineRule="auto"/>
              <w:ind w:left="67" w:right="0" w:firstLine="0"/>
              <w:jc w:val="center"/>
              <w:rPr>
                <w:rFonts w:ascii="Open Sans" w:hAnsi="Open Sans" w:cs="Open Sans"/>
                <w:sz w:val="16"/>
                <w:szCs w:val="24"/>
                <w:rPrChange w:id="5126" w:author="Nicole Wu" w:date="2024-01-08T11:26:00Z">
                  <w:rPr>
                    <w:sz w:val="16"/>
                    <w:szCs w:val="24"/>
                  </w:rPr>
                </w:rPrChange>
              </w:rPr>
            </w:pPr>
            <w:r w:rsidRPr="00801E49">
              <w:rPr>
                <w:rFonts w:ascii="Open Sans" w:hAnsi="Open Sans" w:cs="Open Sans"/>
                <w:sz w:val="16"/>
                <w:szCs w:val="24"/>
                <w:rPrChange w:id="5127" w:author="Nicole Wu" w:date="2024-01-08T11:26:00Z">
                  <w:rPr>
                    <w:sz w:val="16"/>
                    <w:szCs w:val="24"/>
                  </w:rPr>
                </w:rPrChange>
              </w:rPr>
              <w:t>(0.07)</w:t>
            </w:r>
          </w:p>
        </w:tc>
      </w:tr>
      <w:tr w:rsidR="00B92327" w:rsidRPr="00801E49" w14:paraId="2771C79D" w14:textId="77777777" w:rsidTr="00A544C8">
        <w:trPr>
          <w:trHeight w:val="155"/>
        </w:trPr>
        <w:tc>
          <w:tcPr>
            <w:tcW w:w="3494" w:type="dxa"/>
            <w:tcBorders>
              <w:top w:val="nil"/>
              <w:left w:val="nil"/>
              <w:bottom w:val="nil"/>
              <w:right w:val="nil"/>
            </w:tcBorders>
          </w:tcPr>
          <w:p w14:paraId="7A509C1F" w14:textId="77777777" w:rsidR="00B92327" w:rsidRPr="00801E49" w:rsidRDefault="00332621" w:rsidP="00A544C8">
            <w:pPr>
              <w:spacing w:after="0" w:line="259" w:lineRule="auto"/>
              <w:ind w:left="67" w:right="0" w:firstLine="0"/>
              <w:jc w:val="left"/>
              <w:rPr>
                <w:rFonts w:ascii="Open Sans" w:hAnsi="Open Sans" w:cs="Open Sans"/>
                <w:sz w:val="16"/>
                <w:szCs w:val="24"/>
                <w:rPrChange w:id="5128" w:author="Nicole Wu" w:date="2024-01-08T11:26:00Z">
                  <w:rPr>
                    <w:sz w:val="16"/>
                    <w:szCs w:val="24"/>
                  </w:rPr>
                </w:rPrChange>
              </w:rPr>
            </w:pPr>
            <w:r w:rsidRPr="00801E49">
              <w:rPr>
                <w:rFonts w:ascii="Open Sans" w:hAnsi="Open Sans" w:cs="Open Sans"/>
                <w:sz w:val="16"/>
                <w:szCs w:val="24"/>
                <w:rPrChange w:id="5129" w:author="Nicole Wu" w:date="2024-01-08T11:26:00Z">
                  <w:rPr>
                    <w:sz w:val="16"/>
                    <w:szCs w:val="24"/>
                  </w:rPr>
                </w:rPrChange>
              </w:rPr>
              <w:t>FCS: Poor</w:t>
            </w:r>
          </w:p>
        </w:tc>
        <w:tc>
          <w:tcPr>
            <w:tcW w:w="617" w:type="dxa"/>
            <w:tcBorders>
              <w:top w:val="nil"/>
              <w:left w:val="nil"/>
              <w:bottom w:val="nil"/>
              <w:right w:val="nil"/>
            </w:tcBorders>
          </w:tcPr>
          <w:p w14:paraId="01823931" w14:textId="77777777" w:rsidR="00B92327" w:rsidRPr="00801E49" w:rsidRDefault="00332621" w:rsidP="00A544C8">
            <w:pPr>
              <w:spacing w:after="0" w:line="259" w:lineRule="auto"/>
              <w:ind w:left="67" w:right="0" w:firstLine="0"/>
              <w:jc w:val="center"/>
              <w:rPr>
                <w:rFonts w:ascii="Open Sans" w:hAnsi="Open Sans" w:cs="Open Sans"/>
                <w:sz w:val="16"/>
                <w:szCs w:val="24"/>
                <w:rPrChange w:id="5130" w:author="Nicole Wu" w:date="2024-01-08T11:26:00Z">
                  <w:rPr>
                    <w:sz w:val="16"/>
                    <w:szCs w:val="24"/>
                  </w:rPr>
                </w:rPrChange>
              </w:rPr>
            </w:pPr>
            <w:r w:rsidRPr="00801E49">
              <w:rPr>
                <w:rFonts w:ascii="Open Sans" w:hAnsi="Open Sans" w:cs="Open Sans"/>
                <w:sz w:val="16"/>
                <w:szCs w:val="24"/>
                <w:rPrChange w:id="5131" w:author="Nicole Wu" w:date="2024-01-08T11:26:00Z">
                  <w:rPr>
                    <w:sz w:val="16"/>
                    <w:szCs w:val="24"/>
                  </w:rPr>
                </w:rPrChange>
              </w:rPr>
              <w:t>0.25</w:t>
            </w:r>
          </w:p>
        </w:tc>
        <w:tc>
          <w:tcPr>
            <w:tcW w:w="657" w:type="dxa"/>
            <w:tcBorders>
              <w:top w:val="nil"/>
              <w:left w:val="nil"/>
              <w:bottom w:val="nil"/>
              <w:right w:val="nil"/>
            </w:tcBorders>
          </w:tcPr>
          <w:p w14:paraId="7BD8BDE0" w14:textId="77777777" w:rsidR="00B92327" w:rsidRPr="00801E49" w:rsidRDefault="00332621" w:rsidP="00A544C8">
            <w:pPr>
              <w:spacing w:after="0" w:line="259" w:lineRule="auto"/>
              <w:ind w:left="67" w:right="0" w:firstLine="0"/>
              <w:jc w:val="center"/>
              <w:rPr>
                <w:rFonts w:ascii="Open Sans" w:hAnsi="Open Sans" w:cs="Open Sans"/>
                <w:sz w:val="16"/>
                <w:szCs w:val="24"/>
                <w:rPrChange w:id="5132" w:author="Nicole Wu" w:date="2024-01-08T11:26:00Z">
                  <w:rPr>
                    <w:sz w:val="16"/>
                    <w:szCs w:val="24"/>
                  </w:rPr>
                </w:rPrChange>
              </w:rPr>
            </w:pPr>
            <w:r w:rsidRPr="00801E49">
              <w:rPr>
                <w:rFonts w:ascii="Open Sans" w:hAnsi="Open Sans" w:cs="Open Sans"/>
                <w:sz w:val="16"/>
                <w:szCs w:val="24"/>
                <w:rPrChange w:id="5133" w:author="Nicole Wu" w:date="2024-01-08T11:26:00Z">
                  <w:rPr>
                    <w:sz w:val="16"/>
                    <w:szCs w:val="24"/>
                  </w:rPr>
                </w:rPrChange>
              </w:rPr>
              <w:t>0.13</w:t>
            </w:r>
          </w:p>
        </w:tc>
        <w:tc>
          <w:tcPr>
            <w:tcW w:w="648" w:type="dxa"/>
            <w:tcBorders>
              <w:top w:val="nil"/>
              <w:left w:val="nil"/>
              <w:bottom w:val="nil"/>
              <w:right w:val="nil"/>
            </w:tcBorders>
          </w:tcPr>
          <w:p w14:paraId="44F9399B" w14:textId="77777777" w:rsidR="00B92327" w:rsidRPr="00801E49" w:rsidRDefault="00332621" w:rsidP="00A544C8">
            <w:pPr>
              <w:spacing w:after="0" w:line="259" w:lineRule="auto"/>
              <w:ind w:left="67" w:right="0" w:firstLine="0"/>
              <w:jc w:val="center"/>
              <w:rPr>
                <w:rFonts w:ascii="Open Sans" w:hAnsi="Open Sans" w:cs="Open Sans"/>
                <w:sz w:val="16"/>
                <w:szCs w:val="24"/>
                <w:rPrChange w:id="5134" w:author="Nicole Wu" w:date="2024-01-08T11:26:00Z">
                  <w:rPr>
                    <w:sz w:val="16"/>
                    <w:szCs w:val="24"/>
                  </w:rPr>
                </w:rPrChange>
              </w:rPr>
            </w:pPr>
            <w:r w:rsidRPr="00801E49">
              <w:rPr>
                <w:rFonts w:ascii="Open Sans" w:hAnsi="Open Sans" w:cs="Open Sans"/>
                <w:sz w:val="16"/>
                <w:szCs w:val="24"/>
                <w:rPrChange w:id="5135" w:author="Nicole Wu" w:date="2024-01-08T11:26:00Z">
                  <w:rPr>
                    <w:sz w:val="16"/>
                    <w:szCs w:val="24"/>
                  </w:rPr>
                </w:rPrChange>
              </w:rPr>
              <w:t>-0.12**</w:t>
            </w:r>
          </w:p>
        </w:tc>
        <w:tc>
          <w:tcPr>
            <w:tcW w:w="586" w:type="dxa"/>
            <w:tcBorders>
              <w:top w:val="nil"/>
              <w:left w:val="nil"/>
              <w:bottom w:val="nil"/>
              <w:right w:val="nil"/>
            </w:tcBorders>
          </w:tcPr>
          <w:p w14:paraId="2823BEA9" w14:textId="77777777" w:rsidR="00B92327" w:rsidRPr="00801E49" w:rsidRDefault="00332621" w:rsidP="00A544C8">
            <w:pPr>
              <w:spacing w:after="0" w:line="259" w:lineRule="auto"/>
              <w:ind w:left="67" w:right="0" w:firstLine="0"/>
              <w:jc w:val="center"/>
              <w:rPr>
                <w:rFonts w:ascii="Open Sans" w:hAnsi="Open Sans" w:cs="Open Sans"/>
                <w:sz w:val="16"/>
                <w:szCs w:val="24"/>
                <w:rPrChange w:id="5136" w:author="Nicole Wu" w:date="2024-01-08T11:26:00Z">
                  <w:rPr>
                    <w:sz w:val="16"/>
                    <w:szCs w:val="24"/>
                  </w:rPr>
                </w:rPrChange>
              </w:rPr>
            </w:pPr>
            <w:r w:rsidRPr="00801E49">
              <w:rPr>
                <w:rFonts w:ascii="Open Sans" w:hAnsi="Open Sans" w:cs="Open Sans"/>
                <w:sz w:val="16"/>
                <w:szCs w:val="24"/>
                <w:rPrChange w:id="5137" w:author="Nicole Wu" w:date="2024-01-08T11:26:00Z">
                  <w:rPr>
                    <w:sz w:val="16"/>
                    <w:szCs w:val="24"/>
                  </w:rPr>
                </w:rPrChange>
              </w:rPr>
              <w:t>0.66</w:t>
            </w:r>
          </w:p>
        </w:tc>
        <w:tc>
          <w:tcPr>
            <w:tcW w:w="707" w:type="dxa"/>
            <w:tcBorders>
              <w:top w:val="nil"/>
              <w:left w:val="nil"/>
              <w:bottom w:val="nil"/>
              <w:right w:val="nil"/>
            </w:tcBorders>
          </w:tcPr>
          <w:p w14:paraId="7E561A94" w14:textId="77777777" w:rsidR="00B92327" w:rsidRPr="00801E49" w:rsidRDefault="00332621" w:rsidP="00A544C8">
            <w:pPr>
              <w:spacing w:after="0" w:line="259" w:lineRule="auto"/>
              <w:ind w:left="67" w:right="0" w:firstLine="0"/>
              <w:jc w:val="center"/>
              <w:rPr>
                <w:rFonts w:ascii="Open Sans" w:hAnsi="Open Sans" w:cs="Open Sans"/>
                <w:sz w:val="16"/>
                <w:szCs w:val="24"/>
                <w:rPrChange w:id="5138" w:author="Nicole Wu" w:date="2024-01-08T11:26:00Z">
                  <w:rPr>
                    <w:sz w:val="16"/>
                    <w:szCs w:val="24"/>
                  </w:rPr>
                </w:rPrChange>
              </w:rPr>
            </w:pPr>
            <w:r w:rsidRPr="00801E49">
              <w:rPr>
                <w:rFonts w:ascii="Open Sans" w:hAnsi="Open Sans" w:cs="Open Sans"/>
                <w:sz w:val="16"/>
                <w:szCs w:val="24"/>
                <w:rPrChange w:id="5139" w:author="Nicole Wu" w:date="2024-01-08T11:26:00Z">
                  <w:rPr>
                    <w:sz w:val="16"/>
                    <w:szCs w:val="24"/>
                  </w:rPr>
                </w:rPrChange>
              </w:rPr>
              <w:t>0.52</w:t>
            </w:r>
          </w:p>
        </w:tc>
        <w:tc>
          <w:tcPr>
            <w:tcW w:w="649" w:type="dxa"/>
            <w:tcBorders>
              <w:top w:val="nil"/>
              <w:left w:val="nil"/>
              <w:bottom w:val="nil"/>
              <w:right w:val="nil"/>
            </w:tcBorders>
          </w:tcPr>
          <w:p w14:paraId="4846A104" w14:textId="77777777" w:rsidR="00B92327" w:rsidRPr="00801E49" w:rsidRDefault="00332621" w:rsidP="00A544C8">
            <w:pPr>
              <w:spacing w:after="0" w:line="259" w:lineRule="auto"/>
              <w:ind w:left="67" w:right="0" w:firstLine="0"/>
              <w:jc w:val="center"/>
              <w:rPr>
                <w:rFonts w:ascii="Open Sans" w:hAnsi="Open Sans" w:cs="Open Sans"/>
                <w:sz w:val="16"/>
                <w:szCs w:val="24"/>
                <w:rPrChange w:id="5140" w:author="Nicole Wu" w:date="2024-01-08T11:26:00Z">
                  <w:rPr>
                    <w:sz w:val="16"/>
                    <w:szCs w:val="24"/>
                  </w:rPr>
                </w:rPrChange>
              </w:rPr>
            </w:pPr>
            <w:r w:rsidRPr="00801E49">
              <w:rPr>
                <w:rFonts w:ascii="Open Sans" w:hAnsi="Open Sans" w:cs="Open Sans"/>
                <w:sz w:val="16"/>
                <w:szCs w:val="24"/>
                <w:rPrChange w:id="5141" w:author="Nicole Wu" w:date="2024-01-08T11:26:00Z">
                  <w:rPr>
                    <w:sz w:val="16"/>
                    <w:szCs w:val="24"/>
                  </w:rPr>
                </w:rPrChange>
              </w:rPr>
              <w:t>-0.14**</w:t>
            </w:r>
          </w:p>
        </w:tc>
        <w:tc>
          <w:tcPr>
            <w:tcW w:w="617" w:type="dxa"/>
            <w:tcBorders>
              <w:top w:val="nil"/>
              <w:left w:val="nil"/>
              <w:bottom w:val="nil"/>
              <w:right w:val="nil"/>
            </w:tcBorders>
          </w:tcPr>
          <w:p w14:paraId="589BFD07" w14:textId="77777777" w:rsidR="00B92327" w:rsidRPr="00801E49" w:rsidRDefault="00332621" w:rsidP="00A544C8">
            <w:pPr>
              <w:spacing w:after="0" w:line="259" w:lineRule="auto"/>
              <w:ind w:left="67" w:right="0" w:firstLine="0"/>
              <w:jc w:val="center"/>
              <w:rPr>
                <w:rFonts w:ascii="Open Sans" w:hAnsi="Open Sans" w:cs="Open Sans"/>
                <w:sz w:val="16"/>
                <w:szCs w:val="24"/>
                <w:rPrChange w:id="5142" w:author="Nicole Wu" w:date="2024-01-08T11:26:00Z">
                  <w:rPr>
                    <w:sz w:val="16"/>
                    <w:szCs w:val="24"/>
                  </w:rPr>
                </w:rPrChange>
              </w:rPr>
            </w:pPr>
            <w:r w:rsidRPr="00801E49">
              <w:rPr>
                <w:rFonts w:ascii="Open Sans" w:hAnsi="Open Sans" w:cs="Open Sans"/>
                <w:sz w:val="16"/>
                <w:szCs w:val="24"/>
                <w:rPrChange w:id="5143" w:author="Nicole Wu" w:date="2024-01-08T11:26:00Z">
                  <w:rPr>
                    <w:sz w:val="16"/>
                    <w:szCs w:val="24"/>
                  </w:rPr>
                </w:rPrChange>
              </w:rPr>
              <w:t>0.53</w:t>
            </w:r>
          </w:p>
        </w:tc>
        <w:tc>
          <w:tcPr>
            <w:tcW w:w="657" w:type="dxa"/>
            <w:tcBorders>
              <w:top w:val="nil"/>
              <w:left w:val="nil"/>
              <w:bottom w:val="nil"/>
              <w:right w:val="nil"/>
            </w:tcBorders>
          </w:tcPr>
          <w:p w14:paraId="7346E8EE" w14:textId="77777777" w:rsidR="00B92327" w:rsidRPr="00801E49" w:rsidRDefault="00332621" w:rsidP="00A544C8">
            <w:pPr>
              <w:spacing w:after="0" w:line="259" w:lineRule="auto"/>
              <w:ind w:left="67" w:right="0" w:firstLine="0"/>
              <w:jc w:val="center"/>
              <w:rPr>
                <w:rFonts w:ascii="Open Sans" w:hAnsi="Open Sans" w:cs="Open Sans"/>
                <w:sz w:val="16"/>
                <w:szCs w:val="24"/>
                <w:rPrChange w:id="5144" w:author="Nicole Wu" w:date="2024-01-08T11:26:00Z">
                  <w:rPr>
                    <w:sz w:val="16"/>
                    <w:szCs w:val="24"/>
                  </w:rPr>
                </w:rPrChange>
              </w:rPr>
            </w:pPr>
            <w:r w:rsidRPr="00801E49">
              <w:rPr>
                <w:rFonts w:ascii="Open Sans" w:hAnsi="Open Sans" w:cs="Open Sans"/>
                <w:sz w:val="16"/>
                <w:szCs w:val="24"/>
                <w:rPrChange w:id="5145" w:author="Nicole Wu" w:date="2024-01-08T11:26:00Z">
                  <w:rPr>
                    <w:sz w:val="16"/>
                    <w:szCs w:val="24"/>
                  </w:rPr>
                </w:rPrChange>
              </w:rPr>
              <w:t>0.30</w:t>
            </w:r>
          </w:p>
        </w:tc>
        <w:tc>
          <w:tcPr>
            <w:tcW w:w="728" w:type="dxa"/>
            <w:tcBorders>
              <w:top w:val="nil"/>
              <w:left w:val="nil"/>
              <w:bottom w:val="nil"/>
              <w:right w:val="nil"/>
            </w:tcBorders>
          </w:tcPr>
          <w:p w14:paraId="0262E82D" w14:textId="77777777" w:rsidR="00B92327" w:rsidRPr="00801E49" w:rsidRDefault="00332621" w:rsidP="00A544C8">
            <w:pPr>
              <w:spacing w:after="0" w:line="259" w:lineRule="auto"/>
              <w:ind w:left="67" w:right="0" w:firstLine="0"/>
              <w:jc w:val="center"/>
              <w:rPr>
                <w:rFonts w:ascii="Open Sans" w:hAnsi="Open Sans" w:cs="Open Sans"/>
                <w:sz w:val="16"/>
                <w:szCs w:val="24"/>
                <w:rPrChange w:id="5146" w:author="Nicole Wu" w:date="2024-01-08T11:26:00Z">
                  <w:rPr>
                    <w:sz w:val="16"/>
                    <w:szCs w:val="24"/>
                  </w:rPr>
                </w:rPrChange>
              </w:rPr>
            </w:pPr>
            <w:r w:rsidRPr="00801E49">
              <w:rPr>
                <w:rFonts w:ascii="Open Sans" w:hAnsi="Open Sans" w:cs="Open Sans"/>
                <w:sz w:val="16"/>
                <w:szCs w:val="24"/>
                <w:rPrChange w:id="5147" w:author="Nicole Wu" w:date="2024-01-08T11:26:00Z">
                  <w:rPr>
                    <w:sz w:val="16"/>
                    <w:szCs w:val="24"/>
                  </w:rPr>
                </w:rPrChange>
              </w:rPr>
              <w:t>-0.23***</w:t>
            </w:r>
          </w:p>
        </w:tc>
      </w:tr>
      <w:tr w:rsidR="00B92327" w:rsidRPr="00801E49" w14:paraId="0EA7B00D" w14:textId="77777777" w:rsidTr="00A544C8">
        <w:trPr>
          <w:trHeight w:val="155"/>
        </w:trPr>
        <w:tc>
          <w:tcPr>
            <w:tcW w:w="3494" w:type="dxa"/>
            <w:tcBorders>
              <w:top w:val="nil"/>
              <w:left w:val="nil"/>
              <w:bottom w:val="nil"/>
              <w:right w:val="nil"/>
            </w:tcBorders>
          </w:tcPr>
          <w:p w14:paraId="53038D88" w14:textId="77777777" w:rsidR="00B92327" w:rsidRPr="00801E49" w:rsidRDefault="00B92327" w:rsidP="00A544C8">
            <w:pPr>
              <w:spacing w:after="0" w:line="259" w:lineRule="auto"/>
              <w:ind w:left="67" w:right="0" w:firstLine="0"/>
              <w:jc w:val="left"/>
              <w:rPr>
                <w:rFonts w:ascii="Open Sans" w:hAnsi="Open Sans" w:cs="Open Sans"/>
                <w:sz w:val="16"/>
                <w:szCs w:val="24"/>
                <w:rPrChange w:id="5148" w:author="Nicole Wu" w:date="2024-01-08T11:26:00Z">
                  <w:rPr>
                    <w:sz w:val="16"/>
                    <w:szCs w:val="24"/>
                  </w:rPr>
                </w:rPrChange>
              </w:rPr>
            </w:pPr>
          </w:p>
        </w:tc>
        <w:tc>
          <w:tcPr>
            <w:tcW w:w="617" w:type="dxa"/>
            <w:tcBorders>
              <w:top w:val="nil"/>
              <w:left w:val="nil"/>
              <w:bottom w:val="nil"/>
              <w:right w:val="nil"/>
            </w:tcBorders>
          </w:tcPr>
          <w:p w14:paraId="4A596D6D" w14:textId="77777777" w:rsidR="00B92327" w:rsidRPr="00801E49" w:rsidRDefault="00332621" w:rsidP="00A544C8">
            <w:pPr>
              <w:spacing w:after="0" w:line="259" w:lineRule="auto"/>
              <w:ind w:left="67" w:right="0" w:firstLine="0"/>
              <w:jc w:val="center"/>
              <w:rPr>
                <w:rFonts w:ascii="Open Sans" w:hAnsi="Open Sans" w:cs="Open Sans"/>
                <w:sz w:val="16"/>
                <w:szCs w:val="24"/>
                <w:rPrChange w:id="5149" w:author="Nicole Wu" w:date="2024-01-08T11:26:00Z">
                  <w:rPr>
                    <w:sz w:val="16"/>
                    <w:szCs w:val="24"/>
                  </w:rPr>
                </w:rPrChange>
              </w:rPr>
            </w:pPr>
            <w:r w:rsidRPr="00801E49">
              <w:rPr>
                <w:rFonts w:ascii="Open Sans" w:hAnsi="Open Sans" w:cs="Open Sans"/>
                <w:sz w:val="16"/>
                <w:szCs w:val="24"/>
                <w:rPrChange w:id="5150" w:author="Nicole Wu" w:date="2024-01-08T11:26:00Z">
                  <w:rPr>
                    <w:sz w:val="16"/>
                    <w:szCs w:val="24"/>
                  </w:rPr>
                </w:rPrChange>
              </w:rPr>
              <w:t>(0.43)</w:t>
            </w:r>
          </w:p>
        </w:tc>
        <w:tc>
          <w:tcPr>
            <w:tcW w:w="657" w:type="dxa"/>
            <w:tcBorders>
              <w:top w:val="nil"/>
              <w:left w:val="nil"/>
              <w:bottom w:val="nil"/>
              <w:right w:val="nil"/>
            </w:tcBorders>
          </w:tcPr>
          <w:p w14:paraId="63C7D253" w14:textId="77777777" w:rsidR="00B92327" w:rsidRPr="00801E49" w:rsidRDefault="00332621" w:rsidP="00A544C8">
            <w:pPr>
              <w:spacing w:after="0" w:line="259" w:lineRule="auto"/>
              <w:ind w:left="67" w:right="0" w:firstLine="0"/>
              <w:jc w:val="center"/>
              <w:rPr>
                <w:rFonts w:ascii="Open Sans" w:hAnsi="Open Sans" w:cs="Open Sans"/>
                <w:sz w:val="16"/>
                <w:szCs w:val="24"/>
                <w:rPrChange w:id="5151" w:author="Nicole Wu" w:date="2024-01-08T11:26:00Z">
                  <w:rPr>
                    <w:sz w:val="16"/>
                    <w:szCs w:val="24"/>
                  </w:rPr>
                </w:rPrChange>
              </w:rPr>
            </w:pPr>
            <w:r w:rsidRPr="00801E49">
              <w:rPr>
                <w:rFonts w:ascii="Open Sans" w:hAnsi="Open Sans" w:cs="Open Sans"/>
                <w:sz w:val="16"/>
                <w:szCs w:val="24"/>
                <w:rPrChange w:id="5152" w:author="Nicole Wu" w:date="2024-01-08T11:26:00Z">
                  <w:rPr>
                    <w:sz w:val="16"/>
                    <w:szCs w:val="24"/>
                  </w:rPr>
                </w:rPrChange>
              </w:rPr>
              <w:t>(0.34)</w:t>
            </w:r>
          </w:p>
        </w:tc>
        <w:tc>
          <w:tcPr>
            <w:tcW w:w="648" w:type="dxa"/>
            <w:tcBorders>
              <w:top w:val="nil"/>
              <w:left w:val="nil"/>
              <w:bottom w:val="nil"/>
              <w:right w:val="nil"/>
            </w:tcBorders>
          </w:tcPr>
          <w:p w14:paraId="03DCB14B" w14:textId="77777777" w:rsidR="00B92327" w:rsidRPr="00801E49" w:rsidRDefault="00332621" w:rsidP="00A544C8">
            <w:pPr>
              <w:spacing w:after="0" w:line="259" w:lineRule="auto"/>
              <w:ind w:left="67" w:right="0" w:firstLine="0"/>
              <w:jc w:val="center"/>
              <w:rPr>
                <w:rFonts w:ascii="Open Sans" w:hAnsi="Open Sans" w:cs="Open Sans"/>
                <w:sz w:val="16"/>
                <w:szCs w:val="24"/>
                <w:rPrChange w:id="5153" w:author="Nicole Wu" w:date="2024-01-08T11:26:00Z">
                  <w:rPr>
                    <w:sz w:val="16"/>
                    <w:szCs w:val="24"/>
                  </w:rPr>
                </w:rPrChange>
              </w:rPr>
            </w:pPr>
            <w:r w:rsidRPr="00801E49">
              <w:rPr>
                <w:rFonts w:ascii="Open Sans" w:hAnsi="Open Sans" w:cs="Open Sans"/>
                <w:sz w:val="16"/>
                <w:szCs w:val="24"/>
                <w:rPrChange w:id="5154" w:author="Nicole Wu" w:date="2024-01-08T11:26:00Z">
                  <w:rPr>
                    <w:sz w:val="16"/>
                    <w:szCs w:val="24"/>
                  </w:rPr>
                </w:rPrChange>
              </w:rPr>
              <w:t>(0.00)</w:t>
            </w:r>
          </w:p>
        </w:tc>
        <w:tc>
          <w:tcPr>
            <w:tcW w:w="586" w:type="dxa"/>
            <w:tcBorders>
              <w:top w:val="nil"/>
              <w:left w:val="nil"/>
              <w:bottom w:val="nil"/>
              <w:right w:val="nil"/>
            </w:tcBorders>
          </w:tcPr>
          <w:p w14:paraId="448A3661" w14:textId="77777777" w:rsidR="00B92327" w:rsidRPr="00801E49" w:rsidRDefault="00332621" w:rsidP="00A544C8">
            <w:pPr>
              <w:spacing w:after="0" w:line="259" w:lineRule="auto"/>
              <w:ind w:left="67" w:right="0" w:firstLine="0"/>
              <w:jc w:val="center"/>
              <w:rPr>
                <w:rFonts w:ascii="Open Sans" w:hAnsi="Open Sans" w:cs="Open Sans"/>
                <w:sz w:val="16"/>
                <w:szCs w:val="24"/>
                <w:rPrChange w:id="5155" w:author="Nicole Wu" w:date="2024-01-08T11:26:00Z">
                  <w:rPr>
                    <w:sz w:val="16"/>
                    <w:szCs w:val="24"/>
                  </w:rPr>
                </w:rPrChange>
              </w:rPr>
            </w:pPr>
            <w:r w:rsidRPr="00801E49">
              <w:rPr>
                <w:rFonts w:ascii="Open Sans" w:hAnsi="Open Sans" w:cs="Open Sans"/>
                <w:sz w:val="16"/>
                <w:szCs w:val="24"/>
                <w:rPrChange w:id="5156" w:author="Nicole Wu" w:date="2024-01-08T11:26:00Z">
                  <w:rPr>
                    <w:sz w:val="16"/>
                    <w:szCs w:val="24"/>
                  </w:rPr>
                </w:rPrChange>
              </w:rPr>
              <w:t>(0.48)</w:t>
            </w:r>
          </w:p>
        </w:tc>
        <w:tc>
          <w:tcPr>
            <w:tcW w:w="707" w:type="dxa"/>
            <w:tcBorders>
              <w:top w:val="nil"/>
              <w:left w:val="nil"/>
              <w:bottom w:val="nil"/>
              <w:right w:val="nil"/>
            </w:tcBorders>
          </w:tcPr>
          <w:p w14:paraId="0555008F" w14:textId="77777777" w:rsidR="00B92327" w:rsidRPr="00801E49" w:rsidRDefault="00332621" w:rsidP="00A544C8">
            <w:pPr>
              <w:spacing w:after="0" w:line="259" w:lineRule="auto"/>
              <w:ind w:left="67" w:right="0" w:firstLine="0"/>
              <w:jc w:val="center"/>
              <w:rPr>
                <w:rFonts w:ascii="Open Sans" w:hAnsi="Open Sans" w:cs="Open Sans"/>
                <w:sz w:val="16"/>
                <w:szCs w:val="24"/>
                <w:rPrChange w:id="5157" w:author="Nicole Wu" w:date="2024-01-08T11:26:00Z">
                  <w:rPr>
                    <w:sz w:val="16"/>
                    <w:szCs w:val="24"/>
                  </w:rPr>
                </w:rPrChange>
              </w:rPr>
            </w:pPr>
            <w:r w:rsidRPr="00801E49">
              <w:rPr>
                <w:rFonts w:ascii="Open Sans" w:hAnsi="Open Sans" w:cs="Open Sans"/>
                <w:sz w:val="16"/>
                <w:szCs w:val="24"/>
                <w:rPrChange w:id="5158" w:author="Nicole Wu" w:date="2024-01-08T11:26:00Z">
                  <w:rPr>
                    <w:sz w:val="16"/>
                    <w:szCs w:val="24"/>
                  </w:rPr>
                </w:rPrChange>
              </w:rPr>
              <w:t>(0.50)</w:t>
            </w:r>
          </w:p>
        </w:tc>
        <w:tc>
          <w:tcPr>
            <w:tcW w:w="649" w:type="dxa"/>
            <w:tcBorders>
              <w:top w:val="nil"/>
              <w:left w:val="nil"/>
              <w:bottom w:val="nil"/>
              <w:right w:val="nil"/>
            </w:tcBorders>
          </w:tcPr>
          <w:p w14:paraId="29030ED8" w14:textId="77777777" w:rsidR="00B92327" w:rsidRPr="00801E49" w:rsidRDefault="00332621" w:rsidP="00A544C8">
            <w:pPr>
              <w:spacing w:after="0" w:line="259" w:lineRule="auto"/>
              <w:ind w:left="67" w:right="0" w:firstLine="0"/>
              <w:jc w:val="center"/>
              <w:rPr>
                <w:rFonts w:ascii="Open Sans" w:hAnsi="Open Sans" w:cs="Open Sans"/>
                <w:sz w:val="16"/>
                <w:szCs w:val="24"/>
                <w:rPrChange w:id="5159" w:author="Nicole Wu" w:date="2024-01-08T11:26:00Z">
                  <w:rPr>
                    <w:sz w:val="16"/>
                    <w:szCs w:val="24"/>
                  </w:rPr>
                </w:rPrChange>
              </w:rPr>
            </w:pPr>
            <w:r w:rsidRPr="00801E49">
              <w:rPr>
                <w:rFonts w:ascii="Open Sans" w:hAnsi="Open Sans" w:cs="Open Sans"/>
                <w:sz w:val="16"/>
                <w:szCs w:val="24"/>
                <w:rPrChange w:id="5160" w:author="Nicole Wu" w:date="2024-01-08T11:26:00Z">
                  <w:rPr>
                    <w:sz w:val="16"/>
                    <w:szCs w:val="24"/>
                  </w:rPr>
                </w:rPrChange>
              </w:rPr>
              <w:t>(0.01)</w:t>
            </w:r>
          </w:p>
        </w:tc>
        <w:tc>
          <w:tcPr>
            <w:tcW w:w="617" w:type="dxa"/>
            <w:tcBorders>
              <w:top w:val="nil"/>
              <w:left w:val="nil"/>
              <w:bottom w:val="nil"/>
              <w:right w:val="nil"/>
            </w:tcBorders>
          </w:tcPr>
          <w:p w14:paraId="755D4457" w14:textId="77777777" w:rsidR="00B92327" w:rsidRPr="00801E49" w:rsidRDefault="00332621" w:rsidP="00A544C8">
            <w:pPr>
              <w:spacing w:after="0" w:line="259" w:lineRule="auto"/>
              <w:ind w:left="67" w:right="0" w:firstLine="0"/>
              <w:jc w:val="center"/>
              <w:rPr>
                <w:rFonts w:ascii="Open Sans" w:hAnsi="Open Sans" w:cs="Open Sans"/>
                <w:sz w:val="16"/>
                <w:szCs w:val="24"/>
                <w:rPrChange w:id="5161" w:author="Nicole Wu" w:date="2024-01-08T11:26:00Z">
                  <w:rPr>
                    <w:sz w:val="16"/>
                    <w:szCs w:val="24"/>
                  </w:rPr>
                </w:rPrChange>
              </w:rPr>
            </w:pPr>
            <w:r w:rsidRPr="00801E49">
              <w:rPr>
                <w:rFonts w:ascii="Open Sans" w:hAnsi="Open Sans" w:cs="Open Sans"/>
                <w:sz w:val="16"/>
                <w:szCs w:val="24"/>
                <w:rPrChange w:id="5162" w:author="Nicole Wu" w:date="2024-01-08T11:26:00Z">
                  <w:rPr>
                    <w:sz w:val="16"/>
                    <w:szCs w:val="24"/>
                  </w:rPr>
                </w:rPrChange>
              </w:rPr>
              <w:t>(0.50)</w:t>
            </w:r>
          </w:p>
        </w:tc>
        <w:tc>
          <w:tcPr>
            <w:tcW w:w="657" w:type="dxa"/>
            <w:tcBorders>
              <w:top w:val="nil"/>
              <w:left w:val="nil"/>
              <w:bottom w:val="nil"/>
              <w:right w:val="nil"/>
            </w:tcBorders>
          </w:tcPr>
          <w:p w14:paraId="1613AF93" w14:textId="77777777" w:rsidR="00B92327" w:rsidRPr="00801E49" w:rsidRDefault="00332621" w:rsidP="00A544C8">
            <w:pPr>
              <w:spacing w:after="0" w:line="259" w:lineRule="auto"/>
              <w:ind w:left="67" w:right="0" w:firstLine="0"/>
              <w:jc w:val="center"/>
              <w:rPr>
                <w:rFonts w:ascii="Open Sans" w:hAnsi="Open Sans" w:cs="Open Sans"/>
                <w:sz w:val="16"/>
                <w:szCs w:val="24"/>
                <w:rPrChange w:id="5163" w:author="Nicole Wu" w:date="2024-01-08T11:26:00Z">
                  <w:rPr>
                    <w:sz w:val="16"/>
                    <w:szCs w:val="24"/>
                  </w:rPr>
                </w:rPrChange>
              </w:rPr>
            </w:pPr>
            <w:r w:rsidRPr="00801E49">
              <w:rPr>
                <w:rFonts w:ascii="Open Sans" w:hAnsi="Open Sans" w:cs="Open Sans"/>
                <w:sz w:val="16"/>
                <w:szCs w:val="24"/>
                <w:rPrChange w:id="5164" w:author="Nicole Wu" w:date="2024-01-08T11:26:00Z">
                  <w:rPr>
                    <w:sz w:val="16"/>
                    <w:szCs w:val="24"/>
                  </w:rPr>
                </w:rPrChange>
              </w:rPr>
              <w:t>(0.46)</w:t>
            </w:r>
          </w:p>
        </w:tc>
        <w:tc>
          <w:tcPr>
            <w:tcW w:w="728" w:type="dxa"/>
            <w:tcBorders>
              <w:top w:val="nil"/>
              <w:left w:val="nil"/>
              <w:bottom w:val="nil"/>
              <w:right w:val="nil"/>
            </w:tcBorders>
          </w:tcPr>
          <w:p w14:paraId="0C435885" w14:textId="77777777" w:rsidR="00B92327" w:rsidRPr="00801E49" w:rsidRDefault="00332621" w:rsidP="00A544C8">
            <w:pPr>
              <w:spacing w:after="0" w:line="259" w:lineRule="auto"/>
              <w:ind w:left="67" w:right="0" w:firstLine="0"/>
              <w:jc w:val="center"/>
              <w:rPr>
                <w:rFonts w:ascii="Open Sans" w:hAnsi="Open Sans" w:cs="Open Sans"/>
                <w:sz w:val="16"/>
                <w:szCs w:val="24"/>
                <w:rPrChange w:id="5165" w:author="Nicole Wu" w:date="2024-01-08T11:26:00Z">
                  <w:rPr>
                    <w:sz w:val="16"/>
                    <w:szCs w:val="24"/>
                  </w:rPr>
                </w:rPrChange>
              </w:rPr>
            </w:pPr>
            <w:r w:rsidRPr="00801E49">
              <w:rPr>
                <w:rFonts w:ascii="Open Sans" w:hAnsi="Open Sans" w:cs="Open Sans"/>
                <w:sz w:val="16"/>
                <w:szCs w:val="24"/>
                <w:rPrChange w:id="5166" w:author="Nicole Wu" w:date="2024-01-08T11:26:00Z">
                  <w:rPr>
                    <w:sz w:val="16"/>
                    <w:szCs w:val="24"/>
                  </w:rPr>
                </w:rPrChange>
              </w:rPr>
              <w:t>(0.00)</w:t>
            </w:r>
          </w:p>
        </w:tc>
      </w:tr>
      <w:tr w:rsidR="00B92327" w:rsidRPr="00801E49" w14:paraId="22B505EC" w14:textId="77777777" w:rsidTr="00A544C8">
        <w:trPr>
          <w:trHeight w:val="155"/>
        </w:trPr>
        <w:tc>
          <w:tcPr>
            <w:tcW w:w="3494" w:type="dxa"/>
            <w:tcBorders>
              <w:top w:val="nil"/>
              <w:left w:val="nil"/>
              <w:bottom w:val="nil"/>
              <w:right w:val="nil"/>
            </w:tcBorders>
          </w:tcPr>
          <w:p w14:paraId="52198C02" w14:textId="7F4237A1" w:rsidR="00B92327" w:rsidRPr="00801E49" w:rsidRDefault="00332621" w:rsidP="00A544C8">
            <w:pPr>
              <w:spacing w:after="0" w:line="259" w:lineRule="auto"/>
              <w:ind w:left="67" w:right="0" w:firstLine="0"/>
              <w:jc w:val="left"/>
              <w:rPr>
                <w:rFonts w:ascii="Open Sans" w:hAnsi="Open Sans" w:cs="Open Sans"/>
                <w:sz w:val="16"/>
                <w:szCs w:val="24"/>
                <w:rPrChange w:id="5167" w:author="Nicole Wu" w:date="2024-01-08T11:26:00Z">
                  <w:rPr>
                    <w:sz w:val="16"/>
                    <w:szCs w:val="24"/>
                  </w:rPr>
                </w:rPrChange>
              </w:rPr>
            </w:pPr>
            <w:r w:rsidRPr="00801E49">
              <w:rPr>
                <w:rFonts w:ascii="Open Sans" w:hAnsi="Open Sans" w:cs="Open Sans"/>
                <w:sz w:val="16"/>
                <w:szCs w:val="24"/>
                <w:rPrChange w:id="5168" w:author="Nicole Wu" w:date="2024-01-08T11:26:00Z">
                  <w:rPr>
                    <w:sz w:val="16"/>
                    <w:szCs w:val="24"/>
                  </w:rPr>
                </w:rPrChange>
              </w:rPr>
              <w:t xml:space="preserve">Consumption over the past 7 days (cereals </w:t>
            </w:r>
            <w:r w:rsidR="00A544C8" w:rsidRPr="00801E49">
              <w:rPr>
                <w:rFonts w:ascii="Open Sans" w:hAnsi="Open Sans" w:cs="Open Sans"/>
                <w:sz w:val="16"/>
                <w:szCs w:val="24"/>
                <w:rPrChange w:id="5169" w:author="Nicole Wu" w:date="2024-01-08T11:26:00Z">
                  <w:rPr>
                    <w:sz w:val="16"/>
                    <w:szCs w:val="24"/>
                  </w:rPr>
                </w:rPrChange>
              </w:rPr>
              <w:t>&amp;</w:t>
            </w:r>
            <w:r w:rsidRPr="00801E49">
              <w:rPr>
                <w:rFonts w:ascii="Open Sans" w:hAnsi="Open Sans" w:cs="Open Sans"/>
                <w:sz w:val="16"/>
                <w:szCs w:val="24"/>
                <w:rPrChange w:id="5170" w:author="Nicole Wu" w:date="2024-01-08T11:26:00Z">
                  <w:rPr>
                    <w:sz w:val="16"/>
                    <w:szCs w:val="24"/>
                  </w:rPr>
                </w:rPrChange>
              </w:rPr>
              <w:t xml:space="preserve"> tubers)</w:t>
            </w:r>
          </w:p>
        </w:tc>
        <w:tc>
          <w:tcPr>
            <w:tcW w:w="617" w:type="dxa"/>
            <w:tcBorders>
              <w:top w:val="nil"/>
              <w:left w:val="nil"/>
              <w:bottom w:val="nil"/>
              <w:right w:val="nil"/>
            </w:tcBorders>
          </w:tcPr>
          <w:p w14:paraId="391D05CA" w14:textId="77777777" w:rsidR="00B92327" w:rsidRPr="00801E49" w:rsidRDefault="00332621" w:rsidP="00A544C8">
            <w:pPr>
              <w:spacing w:after="0" w:line="259" w:lineRule="auto"/>
              <w:ind w:left="67" w:right="0" w:firstLine="0"/>
              <w:jc w:val="center"/>
              <w:rPr>
                <w:rFonts w:ascii="Open Sans" w:hAnsi="Open Sans" w:cs="Open Sans"/>
                <w:sz w:val="16"/>
                <w:szCs w:val="24"/>
                <w:rPrChange w:id="5171" w:author="Nicole Wu" w:date="2024-01-08T11:26:00Z">
                  <w:rPr>
                    <w:sz w:val="16"/>
                    <w:szCs w:val="24"/>
                  </w:rPr>
                </w:rPrChange>
              </w:rPr>
            </w:pPr>
            <w:r w:rsidRPr="00801E49">
              <w:rPr>
                <w:rFonts w:ascii="Open Sans" w:hAnsi="Open Sans" w:cs="Open Sans"/>
                <w:sz w:val="16"/>
                <w:szCs w:val="24"/>
                <w:rPrChange w:id="5172" w:author="Nicole Wu" w:date="2024-01-08T11:26:00Z">
                  <w:rPr>
                    <w:sz w:val="16"/>
                    <w:szCs w:val="24"/>
                  </w:rPr>
                </w:rPrChange>
              </w:rPr>
              <w:t>5.87</w:t>
            </w:r>
          </w:p>
        </w:tc>
        <w:tc>
          <w:tcPr>
            <w:tcW w:w="657" w:type="dxa"/>
            <w:tcBorders>
              <w:top w:val="nil"/>
              <w:left w:val="nil"/>
              <w:bottom w:val="nil"/>
              <w:right w:val="nil"/>
            </w:tcBorders>
          </w:tcPr>
          <w:p w14:paraId="2973E0CA" w14:textId="77777777" w:rsidR="00B92327" w:rsidRPr="00801E49" w:rsidRDefault="00332621" w:rsidP="00A544C8">
            <w:pPr>
              <w:spacing w:after="0" w:line="259" w:lineRule="auto"/>
              <w:ind w:left="67" w:right="0" w:firstLine="0"/>
              <w:jc w:val="center"/>
              <w:rPr>
                <w:rFonts w:ascii="Open Sans" w:hAnsi="Open Sans" w:cs="Open Sans"/>
                <w:sz w:val="16"/>
                <w:szCs w:val="24"/>
                <w:rPrChange w:id="5173" w:author="Nicole Wu" w:date="2024-01-08T11:26:00Z">
                  <w:rPr>
                    <w:sz w:val="16"/>
                    <w:szCs w:val="24"/>
                  </w:rPr>
                </w:rPrChange>
              </w:rPr>
            </w:pPr>
            <w:r w:rsidRPr="00801E49">
              <w:rPr>
                <w:rFonts w:ascii="Open Sans" w:hAnsi="Open Sans" w:cs="Open Sans"/>
                <w:sz w:val="16"/>
                <w:szCs w:val="24"/>
                <w:rPrChange w:id="5174" w:author="Nicole Wu" w:date="2024-01-08T11:26:00Z">
                  <w:rPr>
                    <w:sz w:val="16"/>
                    <w:szCs w:val="24"/>
                  </w:rPr>
                </w:rPrChange>
              </w:rPr>
              <w:t>6.24</w:t>
            </w:r>
          </w:p>
        </w:tc>
        <w:tc>
          <w:tcPr>
            <w:tcW w:w="648" w:type="dxa"/>
            <w:tcBorders>
              <w:top w:val="nil"/>
              <w:left w:val="nil"/>
              <w:bottom w:val="nil"/>
              <w:right w:val="nil"/>
            </w:tcBorders>
          </w:tcPr>
          <w:p w14:paraId="5D836705" w14:textId="77777777" w:rsidR="00B92327" w:rsidRPr="00801E49" w:rsidRDefault="00332621" w:rsidP="00A544C8">
            <w:pPr>
              <w:spacing w:after="0" w:line="259" w:lineRule="auto"/>
              <w:ind w:left="67" w:right="0" w:firstLine="0"/>
              <w:jc w:val="center"/>
              <w:rPr>
                <w:rFonts w:ascii="Open Sans" w:hAnsi="Open Sans" w:cs="Open Sans"/>
                <w:sz w:val="16"/>
                <w:szCs w:val="24"/>
                <w:rPrChange w:id="5175" w:author="Nicole Wu" w:date="2024-01-08T11:26:00Z">
                  <w:rPr>
                    <w:sz w:val="16"/>
                    <w:szCs w:val="24"/>
                  </w:rPr>
                </w:rPrChange>
              </w:rPr>
            </w:pPr>
            <w:r w:rsidRPr="00801E49">
              <w:rPr>
                <w:rFonts w:ascii="Open Sans" w:hAnsi="Open Sans" w:cs="Open Sans"/>
                <w:sz w:val="16"/>
                <w:szCs w:val="24"/>
                <w:rPrChange w:id="5176" w:author="Nicole Wu" w:date="2024-01-08T11:26:00Z">
                  <w:rPr>
                    <w:sz w:val="16"/>
                    <w:szCs w:val="24"/>
                  </w:rPr>
                </w:rPrChange>
              </w:rPr>
              <w:t>0.36*</w:t>
            </w:r>
          </w:p>
        </w:tc>
        <w:tc>
          <w:tcPr>
            <w:tcW w:w="586" w:type="dxa"/>
            <w:tcBorders>
              <w:top w:val="nil"/>
              <w:left w:val="nil"/>
              <w:bottom w:val="nil"/>
              <w:right w:val="nil"/>
            </w:tcBorders>
          </w:tcPr>
          <w:p w14:paraId="15140927" w14:textId="77777777" w:rsidR="00B92327" w:rsidRPr="00801E49" w:rsidRDefault="00332621" w:rsidP="00A544C8">
            <w:pPr>
              <w:spacing w:after="0" w:line="259" w:lineRule="auto"/>
              <w:ind w:left="67" w:right="0" w:firstLine="0"/>
              <w:jc w:val="center"/>
              <w:rPr>
                <w:rFonts w:ascii="Open Sans" w:hAnsi="Open Sans" w:cs="Open Sans"/>
                <w:sz w:val="16"/>
                <w:szCs w:val="24"/>
                <w:rPrChange w:id="5177" w:author="Nicole Wu" w:date="2024-01-08T11:26:00Z">
                  <w:rPr>
                    <w:sz w:val="16"/>
                    <w:szCs w:val="24"/>
                  </w:rPr>
                </w:rPrChange>
              </w:rPr>
            </w:pPr>
            <w:r w:rsidRPr="00801E49">
              <w:rPr>
                <w:rFonts w:ascii="Open Sans" w:hAnsi="Open Sans" w:cs="Open Sans"/>
                <w:sz w:val="16"/>
                <w:szCs w:val="24"/>
                <w:rPrChange w:id="5178" w:author="Nicole Wu" w:date="2024-01-08T11:26:00Z">
                  <w:rPr>
                    <w:sz w:val="16"/>
                    <w:szCs w:val="24"/>
                  </w:rPr>
                </w:rPrChange>
              </w:rPr>
              <w:t>5.08</w:t>
            </w:r>
          </w:p>
        </w:tc>
        <w:tc>
          <w:tcPr>
            <w:tcW w:w="707" w:type="dxa"/>
            <w:tcBorders>
              <w:top w:val="nil"/>
              <w:left w:val="nil"/>
              <w:bottom w:val="nil"/>
              <w:right w:val="nil"/>
            </w:tcBorders>
          </w:tcPr>
          <w:p w14:paraId="3CAFEAF2" w14:textId="77777777" w:rsidR="00B92327" w:rsidRPr="00801E49" w:rsidRDefault="00332621" w:rsidP="00A544C8">
            <w:pPr>
              <w:spacing w:after="0" w:line="259" w:lineRule="auto"/>
              <w:ind w:left="67" w:right="0" w:firstLine="0"/>
              <w:jc w:val="center"/>
              <w:rPr>
                <w:rFonts w:ascii="Open Sans" w:hAnsi="Open Sans" w:cs="Open Sans"/>
                <w:sz w:val="16"/>
                <w:szCs w:val="24"/>
                <w:rPrChange w:id="5179" w:author="Nicole Wu" w:date="2024-01-08T11:26:00Z">
                  <w:rPr>
                    <w:sz w:val="16"/>
                    <w:szCs w:val="24"/>
                  </w:rPr>
                </w:rPrChange>
              </w:rPr>
            </w:pPr>
            <w:r w:rsidRPr="00801E49">
              <w:rPr>
                <w:rFonts w:ascii="Open Sans" w:hAnsi="Open Sans" w:cs="Open Sans"/>
                <w:sz w:val="16"/>
                <w:szCs w:val="24"/>
                <w:rPrChange w:id="5180" w:author="Nicole Wu" w:date="2024-01-08T11:26:00Z">
                  <w:rPr>
                    <w:sz w:val="16"/>
                    <w:szCs w:val="24"/>
                  </w:rPr>
                </w:rPrChange>
              </w:rPr>
              <w:t>4.87</w:t>
            </w:r>
          </w:p>
        </w:tc>
        <w:tc>
          <w:tcPr>
            <w:tcW w:w="649" w:type="dxa"/>
            <w:tcBorders>
              <w:top w:val="nil"/>
              <w:left w:val="nil"/>
              <w:bottom w:val="nil"/>
              <w:right w:val="nil"/>
            </w:tcBorders>
          </w:tcPr>
          <w:p w14:paraId="43D50E38" w14:textId="77777777" w:rsidR="00B92327" w:rsidRPr="00801E49" w:rsidRDefault="00332621" w:rsidP="00A544C8">
            <w:pPr>
              <w:spacing w:after="0" w:line="259" w:lineRule="auto"/>
              <w:ind w:left="67" w:right="0" w:firstLine="0"/>
              <w:jc w:val="center"/>
              <w:rPr>
                <w:rFonts w:ascii="Open Sans" w:hAnsi="Open Sans" w:cs="Open Sans"/>
                <w:sz w:val="16"/>
                <w:szCs w:val="24"/>
                <w:rPrChange w:id="5181" w:author="Nicole Wu" w:date="2024-01-08T11:26:00Z">
                  <w:rPr>
                    <w:sz w:val="16"/>
                    <w:szCs w:val="24"/>
                  </w:rPr>
                </w:rPrChange>
              </w:rPr>
            </w:pPr>
            <w:r w:rsidRPr="00801E49">
              <w:rPr>
                <w:rFonts w:ascii="Open Sans" w:hAnsi="Open Sans" w:cs="Open Sans"/>
                <w:sz w:val="16"/>
                <w:szCs w:val="24"/>
                <w:rPrChange w:id="5182" w:author="Nicole Wu" w:date="2024-01-08T11:26:00Z">
                  <w:rPr>
                    <w:sz w:val="16"/>
                    <w:szCs w:val="24"/>
                  </w:rPr>
                </w:rPrChange>
              </w:rPr>
              <w:t>-0.21</w:t>
            </w:r>
          </w:p>
        </w:tc>
        <w:tc>
          <w:tcPr>
            <w:tcW w:w="617" w:type="dxa"/>
            <w:tcBorders>
              <w:top w:val="nil"/>
              <w:left w:val="nil"/>
              <w:bottom w:val="nil"/>
              <w:right w:val="nil"/>
            </w:tcBorders>
          </w:tcPr>
          <w:p w14:paraId="5F8F5F0C" w14:textId="77777777" w:rsidR="00B92327" w:rsidRPr="00801E49" w:rsidRDefault="00332621" w:rsidP="00A544C8">
            <w:pPr>
              <w:spacing w:after="0" w:line="259" w:lineRule="auto"/>
              <w:ind w:left="67" w:right="0" w:firstLine="0"/>
              <w:jc w:val="center"/>
              <w:rPr>
                <w:rFonts w:ascii="Open Sans" w:hAnsi="Open Sans" w:cs="Open Sans"/>
                <w:sz w:val="16"/>
                <w:szCs w:val="24"/>
                <w:rPrChange w:id="5183" w:author="Nicole Wu" w:date="2024-01-08T11:26:00Z">
                  <w:rPr>
                    <w:sz w:val="16"/>
                    <w:szCs w:val="24"/>
                  </w:rPr>
                </w:rPrChange>
              </w:rPr>
            </w:pPr>
            <w:r w:rsidRPr="00801E49">
              <w:rPr>
                <w:rFonts w:ascii="Open Sans" w:hAnsi="Open Sans" w:cs="Open Sans"/>
                <w:sz w:val="16"/>
                <w:szCs w:val="24"/>
                <w:rPrChange w:id="5184" w:author="Nicole Wu" w:date="2024-01-08T11:26:00Z">
                  <w:rPr>
                    <w:sz w:val="16"/>
                    <w:szCs w:val="24"/>
                  </w:rPr>
                </w:rPrChange>
              </w:rPr>
              <w:t>5.32</w:t>
            </w:r>
          </w:p>
        </w:tc>
        <w:tc>
          <w:tcPr>
            <w:tcW w:w="657" w:type="dxa"/>
            <w:tcBorders>
              <w:top w:val="nil"/>
              <w:left w:val="nil"/>
              <w:bottom w:val="nil"/>
              <w:right w:val="nil"/>
            </w:tcBorders>
          </w:tcPr>
          <w:p w14:paraId="1A3E2DFF" w14:textId="77777777" w:rsidR="00B92327" w:rsidRPr="00801E49" w:rsidRDefault="00332621" w:rsidP="00A544C8">
            <w:pPr>
              <w:spacing w:after="0" w:line="259" w:lineRule="auto"/>
              <w:ind w:left="67" w:right="0" w:firstLine="0"/>
              <w:jc w:val="center"/>
              <w:rPr>
                <w:rFonts w:ascii="Open Sans" w:hAnsi="Open Sans" w:cs="Open Sans"/>
                <w:sz w:val="16"/>
                <w:szCs w:val="24"/>
                <w:rPrChange w:id="5185" w:author="Nicole Wu" w:date="2024-01-08T11:26:00Z">
                  <w:rPr>
                    <w:sz w:val="16"/>
                    <w:szCs w:val="24"/>
                  </w:rPr>
                </w:rPrChange>
              </w:rPr>
            </w:pPr>
            <w:r w:rsidRPr="00801E49">
              <w:rPr>
                <w:rFonts w:ascii="Open Sans" w:hAnsi="Open Sans" w:cs="Open Sans"/>
                <w:sz w:val="16"/>
                <w:szCs w:val="24"/>
                <w:rPrChange w:id="5186" w:author="Nicole Wu" w:date="2024-01-08T11:26:00Z">
                  <w:rPr>
                    <w:sz w:val="16"/>
                    <w:szCs w:val="24"/>
                  </w:rPr>
                </w:rPrChange>
              </w:rPr>
              <w:t>5.64</w:t>
            </w:r>
          </w:p>
        </w:tc>
        <w:tc>
          <w:tcPr>
            <w:tcW w:w="728" w:type="dxa"/>
            <w:tcBorders>
              <w:top w:val="nil"/>
              <w:left w:val="nil"/>
              <w:bottom w:val="nil"/>
              <w:right w:val="nil"/>
            </w:tcBorders>
          </w:tcPr>
          <w:p w14:paraId="5E7752EC" w14:textId="77777777" w:rsidR="00B92327" w:rsidRPr="00801E49" w:rsidRDefault="00332621" w:rsidP="00A544C8">
            <w:pPr>
              <w:spacing w:after="0" w:line="259" w:lineRule="auto"/>
              <w:ind w:left="67" w:right="0" w:firstLine="0"/>
              <w:jc w:val="center"/>
              <w:rPr>
                <w:rFonts w:ascii="Open Sans" w:hAnsi="Open Sans" w:cs="Open Sans"/>
                <w:sz w:val="16"/>
                <w:szCs w:val="24"/>
                <w:rPrChange w:id="5187" w:author="Nicole Wu" w:date="2024-01-08T11:26:00Z">
                  <w:rPr>
                    <w:sz w:val="16"/>
                    <w:szCs w:val="24"/>
                  </w:rPr>
                </w:rPrChange>
              </w:rPr>
            </w:pPr>
            <w:r w:rsidRPr="00801E49">
              <w:rPr>
                <w:rFonts w:ascii="Open Sans" w:hAnsi="Open Sans" w:cs="Open Sans"/>
                <w:sz w:val="16"/>
                <w:szCs w:val="24"/>
                <w:rPrChange w:id="5188" w:author="Nicole Wu" w:date="2024-01-08T11:26:00Z">
                  <w:rPr>
                    <w:sz w:val="16"/>
                    <w:szCs w:val="24"/>
                  </w:rPr>
                </w:rPrChange>
              </w:rPr>
              <w:t>0.33*</w:t>
            </w:r>
          </w:p>
        </w:tc>
      </w:tr>
      <w:tr w:rsidR="00B92327" w:rsidRPr="00801E49" w14:paraId="5DAA5367" w14:textId="77777777" w:rsidTr="00A544C8">
        <w:trPr>
          <w:trHeight w:val="155"/>
        </w:trPr>
        <w:tc>
          <w:tcPr>
            <w:tcW w:w="3494" w:type="dxa"/>
            <w:tcBorders>
              <w:top w:val="nil"/>
              <w:left w:val="nil"/>
              <w:bottom w:val="nil"/>
              <w:right w:val="nil"/>
            </w:tcBorders>
          </w:tcPr>
          <w:p w14:paraId="15B0EE94" w14:textId="77777777" w:rsidR="00B92327" w:rsidRPr="00801E49" w:rsidRDefault="00B92327" w:rsidP="00A544C8">
            <w:pPr>
              <w:spacing w:after="0" w:line="259" w:lineRule="auto"/>
              <w:ind w:left="67" w:right="0" w:firstLine="0"/>
              <w:jc w:val="left"/>
              <w:rPr>
                <w:rFonts w:ascii="Open Sans" w:hAnsi="Open Sans" w:cs="Open Sans"/>
                <w:sz w:val="16"/>
                <w:szCs w:val="24"/>
                <w:rPrChange w:id="5189" w:author="Nicole Wu" w:date="2024-01-08T11:26:00Z">
                  <w:rPr>
                    <w:sz w:val="16"/>
                    <w:szCs w:val="24"/>
                  </w:rPr>
                </w:rPrChange>
              </w:rPr>
            </w:pPr>
          </w:p>
        </w:tc>
        <w:tc>
          <w:tcPr>
            <w:tcW w:w="617" w:type="dxa"/>
            <w:tcBorders>
              <w:top w:val="nil"/>
              <w:left w:val="nil"/>
              <w:bottom w:val="nil"/>
              <w:right w:val="nil"/>
            </w:tcBorders>
          </w:tcPr>
          <w:p w14:paraId="3FBD4DF3" w14:textId="77777777" w:rsidR="00B92327" w:rsidRPr="00801E49" w:rsidRDefault="00332621" w:rsidP="00A544C8">
            <w:pPr>
              <w:spacing w:after="0" w:line="259" w:lineRule="auto"/>
              <w:ind w:left="67" w:right="0" w:firstLine="0"/>
              <w:jc w:val="center"/>
              <w:rPr>
                <w:rFonts w:ascii="Open Sans" w:hAnsi="Open Sans" w:cs="Open Sans"/>
                <w:sz w:val="16"/>
                <w:szCs w:val="24"/>
                <w:rPrChange w:id="5190" w:author="Nicole Wu" w:date="2024-01-08T11:26:00Z">
                  <w:rPr>
                    <w:sz w:val="16"/>
                    <w:szCs w:val="24"/>
                  </w:rPr>
                </w:rPrChange>
              </w:rPr>
            </w:pPr>
            <w:r w:rsidRPr="00801E49">
              <w:rPr>
                <w:rFonts w:ascii="Open Sans" w:hAnsi="Open Sans" w:cs="Open Sans"/>
                <w:sz w:val="16"/>
                <w:szCs w:val="24"/>
                <w:rPrChange w:id="5191" w:author="Nicole Wu" w:date="2024-01-08T11:26:00Z">
                  <w:rPr>
                    <w:sz w:val="16"/>
                    <w:szCs w:val="24"/>
                  </w:rPr>
                </w:rPrChange>
              </w:rPr>
              <w:t>(1.86)</w:t>
            </w:r>
          </w:p>
        </w:tc>
        <w:tc>
          <w:tcPr>
            <w:tcW w:w="657" w:type="dxa"/>
            <w:tcBorders>
              <w:top w:val="nil"/>
              <w:left w:val="nil"/>
              <w:bottom w:val="nil"/>
              <w:right w:val="nil"/>
            </w:tcBorders>
          </w:tcPr>
          <w:p w14:paraId="5C64473B" w14:textId="77777777" w:rsidR="00B92327" w:rsidRPr="00801E49" w:rsidRDefault="00332621" w:rsidP="00A544C8">
            <w:pPr>
              <w:spacing w:after="0" w:line="259" w:lineRule="auto"/>
              <w:ind w:left="67" w:right="0" w:firstLine="0"/>
              <w:jc w:val="center"/>
              <w:rPr>
                <w:rFonts w:ascii="Open Sans" w:hAnsi="Open Sans" w:cs="Open Sans"/>
                <w:sz w:val="16"/>
                <w:szCs w:val="24"/>
                <w:rPrChange w:id="5192" w:author="Nicole Wu" w:date="2024-01-08T11:26:00Z">
                  <w:rPr>
                    <w:sz w:val="16"/>
                    <w:szCs w:val="24"/>
                  </w:rPr>
                </w:rPrChange>
              </w:rPr>
            </w:pPr>
            <w:r w:rsidRPr="00801E49">
              <w:rPr>
                <w:rFonts w:ascii="Open Sans" w:hAnsi="Open Sans" w:cs="Open Sans"/>
                <w:sz w:val="16"/>
                <w:szCs w:val="24"/>
                <w:rPrChange w:id="5193" w:author="Nicole Wu" w:date="2024-01-08T11:26:00Z">
                  <w:rPr>
                    <w:sz w:val="16"/>
                    <w:szCs w:val="24"/>
                  </w:rPr>
                </w:rPrChange>
              </w:rPr>
              <w:t>(1.33)</w:t>
            </w:r>
          </w:p>
        </w:tc>
        <w:tc>
          <w:tcPr>
            <w:tcW w:w="648" w:type="dxa"/>
            <w:tcBorders>
              <w:top w:val="nil"/>
              <w:left w:val="nil"/>
              <w:bottom w:val="nil"/>
              <w:right w:val="nil"/>
            </w:tcBorders>
          </w:tcPr>
          <w:p w14:paraId="0E0D881D" w14:textId="77777777" w:rsidR="00B92327" w:rsidRPr="00801E49" w:rsidRDefault="00332621" w:rsidP="00A544C8">
            <w:pPr>
              <w:spacing w:after="0" w:line="259" w:lineRule="auto"/>
              <w:ind w:left="67" w:right="0" w:firstLine="0"/>
              <w:jc w:val="center"/>
              <w:rPr>
                <w:rFonts w:ascii="Open Sans" w:hAnsi="Open Sans" w:cs="Open Sans"/>
                <w:sz w:val="16"/>
                <w:szCs w:val="24"/>
                <w:rPrChange w:id="5194" w:author="Nicole Wu" w:date="2024-01-08T11:26:00Z">
                  <w:rPr>
                    <w:sz w:val="16"/>
                    <w:szCs w:val="24"/>
                  </w:rPr>
                </w:rPrChange>
              </w:rPr>
            </w:pPr>
            <w:r w:rsidRPr="00801E49">
              <w:rPr>
                <w:rFonts w:ascii="Open Sans" w:hAnsi="Open Sans" w:cs="Open Sans"/>
                <w:sz w:val="16"/>
                <w:szCs w:val="24"/>
                <w:rPrChange w:id="5195" w:author="Nicole Wu" w:date="2024-01-08T11:26:00Z">
                  <w:rPr>
                    <w:sz w:val="16"/>
                    <w:szCs w:val="24"/>
                  </w:rPr>
                </w:rPrChange>
              </w:rPr>
              <w:t>(0.02)</w:t>
            </w:r>
          </w:p>
        </w:tc>
        <w:tc>
          <w:tcPr>
            <w:tcW w:w="586" w:type="dxa"/>
            <w:tcBorders>
              <w:top w:val="nil"/>
              <w:left w:val="nil"/>
              <w:bottom w:val="nil"/>
              <w:right w:val="nil"/>
            </w:tcBorders>
          </w:tcPr>
          <w:p w14:paraId="382B86AB" w14:textId="77777777" w:rsidR="00B92327" w:rsidRPr="00801E49" w:rsidRDefault="00332621" w:rsidP="00A544C8">
            <w:pPr>
              <w:spacing w:after="0" w:line="259" w:lineRule="auto"/>
              <w:ind w:left="67" w:right="0" w:firstLine="0"/>
              <w:jc w:val="center"/>
              <w:rPr>
                <w:rFonts w:ascii="Open Sans" w:hAnsi="Open Sans" w:cs="Open Sans"/>
                <w:sz w:val="16"/>
                <w:szCs w:val="24"/>
                <w:rPrChange w:id="5196" w:author="Nicole Wu" w:date="2024-01-08T11:26:00Z">
                  <w:rPr>
                    <w:sz w:val="16"/>
                    <w:szCs w:val="24"/>
                  </w:rPr>
                </w:rPrChange>
              </w:rPr>
            </w:pPr>
            <w:r w:rsidRPr="00801E49">
              <w:rPr>
                <w:rFonts w:ascii="Open Sans" w:hAnsi="Open Sans" w:cs="Open Sans"/>
                <w:sz w:val="16"/>
                <w:szCs w:val="24"/>
                <w:rPrChange w:id="5197" w:author="Nicole Wu" w:date="2024-01-08T11:26:00Z">
                  <w:rPr>
                    <w:sz w:val="16"/>
                    <w:szCs w:val="24"/>
                  </w:rPr>
                </w:rPrChange>
              </w:rPr>
              <w:t>(2.17)</w:t>
            </w:r>
          </w:p>
        </w:tc>
        <w:tc>
          <w:tcPr>
            <w:tcW w:w="707" w:type="dxa"/>
            <w:tcBorders>
              <w:top w:val="nil"/>
              <w:left w:val="nil"/>
              <w:bottom w:val="nil"/>
              <w:right w:val="nil"/>
            </w:tcBorders>
          </w:tcPr>
          <w:p w14:paraId="78DA288E" w14:textId="77777777" w:rsidR="00B92327" w:rsidRPr="00801E49" w:rsidRDefault="00332621" w:rsidP="00A544C8">
            <w:pPr>
              <w:spacing w:after="0" w:line="259" w:lineRule="auto"/>
              <w:ind w:left="67" w:right="0" w:firstLine="0"/>
              <w:jc w:val="center"/>
              <w:rPr>
                <w:rFonts w:ascii="Open Sans" w:hAnsi="Open Sans" w:cs="Open Sans"/>
                <w:sz w:val="16"/>
                <w:szCs w:val="24"/>
                <w:rPrChange w:id="5198" w:author="Nicole Wu" w:date="2024-01-08T11:26:00Z">
                  <w:rPr>
                    <w:sz w:val="16"/>
                    <w:szCs w:val="24"/>
                  </w:rPr>
                </w:rPrChange>
              </w:rPr>
            </w:pPr>
            <w:r w:rsidRPr="00801E49">
              <w:rPr>
                <w:rFonts w:ascii="Open Sans" w:hAnsi="Open Sans" w:cs="Open Sans"/>
                <w:sz w:val="16"/>
                <w:szCs w:val="24"/>
                <w:rPrChange w:id="5199" w:author="Nicole Wu" w:date="2024-01-08T11:26:00Z">
                  <w:rPr>
                    <w:sz w:val="16"/>
                    <w:szCs w:val="24"/>
                  </w:rPr>
                </w:rPrChange>
              </w:rPr>
              <w:t>(2.13)</w:t>
            </w:r>
          </w:p>
        </w:tc>
        <w:tc>
          <w:tcPr>
            <w:tcW w:w="649" w:type="dxa"/>
            <w:tcBorders>
              <w:top w:val="nil"/>
              <w:left w:val="nil"/>
              <w:bottom w:val="nil"/>
              <w:right w:val="nil"/>
            </w:tcBorders>
          </w:tcPr>
          <w:p w14:paraId="6452D901" w14:textId="77777777" w:rsidR="00B92327" w:rsidRPr="00801E49" w:rsidRDefault="00332621" w:rsidP="00A544C8">
            <w:pPr>
              <w:spacing w:after="0" w:line="259" w:lineRule="auto"/>
              <w:ind w:left="67" w:right="0" w:firstLine="0"/>
              <w:jc w:val="center"/>
              <w:rPr>
                <w:rFonts w:ascii="Open Sans" w:hAnsi="Open Sans" w:cs="Open Sans"/>
                <w:sz w:val="16"/>
                <w:szCs w:val="24"/>
                <w:rPrChange w:id="5200" w:author="Nicole Wu" w:date="2024-01-08T11:26:00Z">
                  <w:rPr>
                    <w:sz w:val="16"/>
                    <w:szCs w:val="24"/>
                  </w:rPr>
                </w:rPrChange>
              </w:rPr>
            </w:pPr>
            <w:r w:rsidRPr="00801E49">
              <w:rPr>
                <w:rFonts w:ascii="Open Sans" w:hAnsi="Open Sans" w:cs="Open Sans"/>
                <w:sz w:val="16"/>
                <w:szCs w:val="24"/>
                <w:rPrChange w:id="5201" w:author="Nicole Wu" w:date="2024-01-08T11:26:00Z">
                  <w:rPr>
                    <w:sz w:val="16"/>
                    <w:szCs w:val="24"/>
                  </w:rPr>
                </w:rPrChange>
              </w:rPr>
              <w:t>(0.31)</w:t>
            </w:r>
          </w:p>
        </w:tc>
        <w:tc>
          <w:tcPr>
            <w:tcW w:w="617" w:type="dxa"/>
            <w:tcBorders>
              <w:top w:val="nil"/>
              <w:left w:val="nil"/>
              <w:bottom w:val="nil"/>
              <w:right w:val="nil"/>
            </w:tcBorders>
          </w:tcPr>
          <w:p w14:paraId="595BDA4C" w14:textId="77777777" w:rsidR="00B92327" w:rsidRPr="00801E49" w:rsidRDefault="00332621" w:rsidP="00A544C8">
            <w:pPr>
              <w:spacing w:after="0" w:line="259" w:lineRule="auto"/>
              <w:ind w:left="67" w:right="0" w:firstLine="0"/>
              <w:jc w:val="center"/>
              <w:rPr>
                <w:rFonts w:ascii="Open Sans" w:hAnsi="Open Sans" w:cs="Open Sans"/>
                <w:sz w:val="16"/>
                <w:szCs w:val="24"/>
                <w:rPrChange w:id="5202" w:author="Nicole Wu" w:date="2024-01-08T11:26:00Z">
                  <w:rPr>
                    <w:sz w:val="16"/>
                    <w:szCs w:val="24"/>
                  </w:rPr>
                </w:rPrChange>
              </w:rPr>
            </w:pPr>
            <w:r w:rsidRPr="00801E49">
              <w:rPr>
                <w:rFonts w:ascii="Open Sans" w:hAnsi="Open Sans" w:cs="Open Sans"/>
                <w:sz w:val="16"/>
                <w:szCs w:val="24"/>
                <w:rPrChange w:id="5203" w:author="Nicole Wu" w:date="2024-01-08T11:26:00Z">
                  <w:rPr>
                    <w:sz w:val="16"/>
                    <w:szCs w:val="24"/>
                  </w:rPr>
                </w:rPrChange>
              </w:rPr>
              <w:t>(2.11)</w:t>
            </w:r>
          </w:p>
        </w:tc>
        <w:tc>
          <w:tcPr>
            <w:tcW w:w="657" w:type="dxa"/>
            <w:tcBorders>
              <w:top w:val="nil"/>
              <w:left w:val="nil"/>
              <w:bottom w:val="nil"/>
              <w:right w:val="nil"/>
            </w:tcBorders>
          </w:tcPr>
          <w:p w14:paraId="33D274C5" w14:textId="77777777" w:rsidR="00B92327" w:rsidRPr="00801E49" w:rsidRDefault="00332621" w:rsidP="00A544C8">
            <w:pPr>
              <w:spacing w:after="0" w:line="259" w:lineRule="auto"/>
              <w:ind w:left="67" w:right="0" w:firstLine="0"/>
              <w:jc w:val="center"/>
              <w:rPr>
                <w:rFonts w:ascii="Open Sans" w:hAnsi="Open Sans" w:cs="Open Sans"/>
                <w:sz w:val="16"/>
                <w:szCs w:val="24"/>
                <w:rPrChange w:id="5204" w:author="Nicole Wu" w:date="2024-01-08T11:26:00Z">
                  <w:rPr>
                    <w:sz w:val="16"/>
                    <w:szCs w:val="24"/>
                  </w:rPr>
                </w:rPrChange>
              </w:rPr>
            </w:pPr>
            <w:r w:rsidRPr="00801E49">
              <w:rPr>
                <w:rFonts w:ascii="Open Sans" w:hAnsi="Open Sans" w:cs="Open Sans"/>
                <w:sz w:val="16"/>
                <w:szCs w:val="24"/>
                <w:rPrChange w:id="5205" w:author="Nicole Wu" w:date="2024-01-08T11:26:00Z">
                  <w:rPr>
                    <w:sz w:val="16"/>
                    <w:szCs w:val="24"/>
                  </w:rPr>
                </w:rPrChange>
              </w:rPr>
              <w:t>(1.85)</w:t>
            </w:r>
          </w:p>
        </w:tc>
        <w:tc>
          <w:tcPr>
            <w:tcW w:w="728" w:type="dxa"/>
            <w:tcBorders>
              <w:top w:val="nil"/>
              <w:left w:val="nil"/>
              <w:bottom w:val="nil"/>
              <w:right w:val="nil"/>
            </w:tcBorders>
          </w:tcPr>
          <w:p w14:paraId="2BD67745" w14:textId="77777777" w:rsidR="00B92327" w:rsidRPr="00801E49" w:rsidRDefault="00332621" w:rsidP="00A544C8">
            <w:pPr>
              <w:spacing w:after="0" w:line="259" w:lineRule="auto"/>
              <w:ind w:left="67" w:right="0" w:firstLine="0"/>
              <w:jc w:val="center"/>
              <w:rPr>
                <w:rFonts w:ascii="Open Sans" w:hAnsi="Open Sans" w:cs="Open Sans"/>
                <w:sz w:val="16"/>
                <w:szCs w:val="24"/>
                <w:rPrChange w:id="5206" w:author="Nicole Wu" w:date="2024-01-08T11:26:00Z">
                  <w:rPr>
                    <w:sz w:val="16"/>
                    <w:szCs w:val="24"/>
                  </w:rPr>
                </w:rPrChange>
              </w:rPr>
            </w:pPr>
            <w:r w:rsidRPr="00801E49">
              <w:rPr>
                <w:rFonts w:ascii="Open Sans" w:hAnsi="Open Sans" w:cs="Open Sans"/>
                <w:sz w:val="16"/>
                <w:szCs w:val="24"/>
                <w:rPrChange w:id="5207" w:author="Nicole Wu" w:date="2024-01-08T11:26:00Z">
                  <w:rPr>
                    <w:sz w:val="16"/>
                    <w:szCs w:val="24"/>
                  </w:rPr>
                </w:rPrChange>
              </w:rPr>
              <w:t>(0.01)</w:t>
            </w:r>
          </w:p>
        </w:tc>
      </w:tr>
      <w:tr w:rsidR="00B92327" w:rsidRPr="00801E49" w14:paraId="139FD4C6" w14:textId="77777777" w:rsidTr="00A544C8">
        <w:trPr>
          <w:trHeight w:val="155"/>
        </w:trPr>
        <w:tc>
          <w:tcPr>
            <w:tcW w:w="3494" w:type="dxa"/>
            <w:tcBorders>
              <w:top w:val="nil"/>
              <w:left w:val="nil"/>
              <w:bottom w:val="nil"/>
              <w:right w:val="nil"/>
            </w:tcBorders>
          </w:tcPr>
          <w:p w14:paraId="6A4E7F3E" w14:textId="77777777" w:rsidR="00B92327" w:rsidRPr="00801E49" w:rsidRDefault="00332621" w:rsidP="00A544C8">
            <w:pPr>
              <w:spacing w:after="0" w:line="259" w:lineRule="auto"/>
              <w:ind w:left="67" w:right="0" w:firstLine="0"/>
              <w:jc w:val="left"/>
              <w:rPr>
                <w:rFonts w:ascii="Open Sans" w:hAnsi="Open Sans" w:cs="Open Sans"/>
                <w:sz w:val="16"/>
                <w:szCs w:val="24"/>
                <w:rPrChange w:id="5208" w:author="Nicole Wu" w:date="2024-01-08T11:26:00Z">
                  <w:rPr>
                    <w:sz w:val="16"/>
                    <w:szCs w:val="24"/>
                  </w:rPr>
                </w:rPrChange>
              </w:rPr>
            </w:pPr>
            <w:r w:rsidRPr="00801E49">
              <w:rPr>
                <w:rFonts w:ascii="Open Sans" w:hAnsi="Open Sans" w:cs="Open Sans"/>
                <w:sz w:val="16"/>
                <w:szCs w:val="24"/>
                <w:rPrChange w:id="5209" w:author="Nicole Wu" w:date="2024-01-08T11:26:00Z">
                  <w:rPr>
                    <w:sz w:val="16"/>
                    <w:szCs w:val="24"/>
                  </w:rPr>
                </w:rPrChange>
              </w:rPr>
              <w:t>Consumption over the past 7 days (pulses)</w:t>
            </w:r>
          </w:p>
        </w:tc>
        <w:tc>
          <w:tcPr>
            <w:tcW w:w="617" w:type="dxa"/>
            <w:tcBorders>
              <w:top w:val="nil"/>
              <w:left w:val="nil"/>
              <w:bottom w:val="nil"/>
              <w:right w:val="nil"/>
            </w:tcBorders>
          </w:tcPr>
          <w:p w14:paraId="60744BC8" w14:textId="77777777" w:rsidR="00B92327" w:rsidRPr="00801E49" w:rsidRDefault="00332621" w:rsidP="00A544C8">
            <w:pPr>
              <w:spacing w:after="0" w:line="259" w:lineRule="auto"/>
              <w:ind w:left="67" w:right="0" w:firstLine="0"/>
              <w:jc w:val="center"/>
              <w:rPr>
                <w:rFonts w:ascii="Open Sans" w:hAnsi="Open Sans" w:cs="Open Sans"/>
                <w:sz w:val="16"/>
                <w:szCs w:val="24"/>
                <w:rPrChange w:id="5210" w:author="Nicole Wu" w:date="2024-01-08T11:26:00Z">
                  <w:rPr>
                    <w:sz w:val="16"/>
                    <w:szCs w:val="24"/>
                  </w:rPr>
                </w:rPrChange>
              </w:rPr>
            </w:pPr>
            <w:r w:rsidRPr="00801E49">
              <w:rPr>
                <w:rFonts w:ascii="Open Sans" w:hAnsi="Open Sans" w:cs="Open Sans"/>
                <w:sz w:val="16"/>
                <w:szCs w:val="24"/>
                <w:rPrChange w:id="5211" w:author="Nicole Wu" w:date="2024-01-08T11:26:00Z">
                  <w:rPr>
                    <w:sz w:val="16"/>
                    <w:szCs w:val="24"/>
                  </w:rPr>
                </w:rPrChange>
              </w:rPr>
              <w:t>3.74</w:t>
            </w:r>
          </w:p>
        </w:tc>
        <w:tc>
          <w:tcPr>
            <w:tcW w:w="657" w:type="dxa"/>
            <w:tcBorders>
              <w:top w:val="nil"/>
              <w:left w:val="nil"/>
              <w:bottom w:val="nil"/>
              <w:right w:val="nil"/>
            </w:tcBorders>
          </w:tcPr>
          <w:p w14:paraId="688C24D3" w14:textId="77777777" w:rsidR="00B92327" w:rsidRPr="00801E49" w:rsidRDefault="00332621" w:rsidP="00A544C8">
            <w:pPr>
              <w:spacing w:after="0" w:line="259" w:lineRule="auto"/>
              <w:ind w:left="67" w:right="0" w:firstLine="0"/>
              <w:jc w:val="center"/>
              <w:rPr>
                <w:rFonts w:ascii="Open Sans" w:hAnsi="Open Sans" w:cs="Open Sans"/>
                <w:sz w:val="16"/>
                <w:szCs w:val="24"/>
                <w:rPrChange w:id="5212" w:author="Nicole Wu" w:date="2024-01-08T11:26:00Z">
                  <w:rPr>
                    <w:sz w:val="16"/>
                    <w:szCs w:val="24"/>
                  </w:rPr>
                </w:rPrChange>
              </w:rPr>
            </w:pPr>
            <w:r w:rsidRPr="00801E49">
              <w:rPr>
                <w:rFonts w:ascii="Open Sans" w:hAnsi="Open Sans" w:cs="Open Sans"/>
                <w:sz w:val="16"/>
                <w:szCs w:val="24"/>
                <w:rPrChange w:id="5213" w:author="Nicole Wu" w:date="2024-01-08T11:26:00Z">
                  <w:rPr>
                    <w:sz w:val="16"/>
                    <w:szCs w:val="24"/>
                  </w:rPr>
                </w:rPrChange>
              </w:rPr>
              <w:t>3.74</w:t>
            </w:r>
          </w:p>
        </w:tc>
        <w:tc>
          <w:tcPr>
            <w:tcW w:w="648" w:type="dxa"/>
            <w:tcBorders>
              <w:top w:val="nil"/>
              <w:left w:val="nil"/>
              <w:bottom w:val="nil"/>
              <w:right w:val="nil"/>
            </w:tcBorders>
          </w:tcPr>
          <w:p w14:paraId="636DA571" w14:textId="77777777" w:rsidR="00B92327" w:rsidRPr="00801E49" w:rsidRDefault="00332621" w:rsidP="00A544C8">
            <w:pPr>
              <w:spacing w:after="0" w:line="259" w:lineRule="auto"/>
              <w:ind w:left="67" w:right="0" w:firstLine="0"/>
              <w:jc w:val="center"/>
              <w:rPr>
                <w:rFonts w:ascii="Open Sans" w:hAnsi="Open Sans" w:cs="Open Sans"/>
                <w:sz w:val="16"/>
                <w:szCs w:val="24"/>
                <w:rPrChange w:id="5214" w:author="Nicole Wu" w:date="2024-01-08T11:26:00Z">
                  <w:rPr>
                    <w:sz w:val="16"/>
                    <w:szCs w:val="24"/>
                  </w:rPr>
                </w:rPrChange>
              </w:rPr>
            </w:pPr>
            <w:r w:rsidRPr="00801E49">
              <w:rPr>
                <w:rFonts w:ascii="Open Sans" w:hAnsi="Open Sans" w:cs="Open Sans"/>
                <w:sz w:val="16"/>
                <w:szCs w:val="24"/>
                <w:rPrChange w:id="5215" w:author="Nicole Wu" w:date="2024-01-08T11:26:00Z">
                  <w:rPr>
                    <w:sz w:val="16"/>
                    <w:szCs w:val="24"/>
                  </w:rPr>
                </w:rPrChange>
              </w:rPr>
              <w:t>-0.01</w:t>
            </w:r>
          </w:p>
        </w:tc>
        <w:tc>
          <w:tcPr>
            <w:tcW w:w="586" w:type="dxa"/>
            <w:tcBorders>
              <w:top w:val="nil"/>
              <w:left w:val="nil"/>
              <w:bottom w:val="nil"/>
              <w:right w:val="nil"/>
            </w:tcBorders>
          </w:tcPr>
          <w:p w14:paraId="0070C462" w14:textId="77777777" w:rsidR="00B92327" w:rsidRPr="00801E49" w:rsidRDefault="00332621" w:rsidP="00A544C8">
            <w:pPr>
              <w:spacing w:after="0" w:line="259" w:lineRule="auto"/>
              <w:ind w:left="67" w:right="0" w:firstLine="0"/>
              <w:jc w:val="center"/>
              <w:rPr>
                <w:rFonts w:ascii="Open Sans" w:hAnsi="Open Sans" w:cs="Open Sans"/>
                <w:sz w:val="16"/>
                <w:szCs w:val="24"/>
                <w:rPrChange w:id="5216" w:author="Nicole Wu" w:date="2024-01-08T11:26:00Z">
                  <w:rPr>
                    <w:sz w:val="16"/>
                    <w:szCs w:val="24"/>
                  </w:rPr>
                </w:rPrChange>
              </w:rPr>
            </w:pPr>
            <w:r w:rsidRPr="00801E49">
              <w:rPr>
                <w:rFonts w:ascii="Open Sans" w:hAnsi="Open Sans" w:cs="Open Sans"/>
                <w:sz w:val="16"/>
                <w:szCs w:val="24"/>
                <w:rPrChange w:id="5217" w:author="Nicole Wu" w:date="2024-01-08T11:26:00Z">
                  <w:rPr>
                    <w:sz w:val="16"/>
                    <w:szCs w:val="24"/>
                  </w:rPr>
                </w:rPrChange>
              </w:rPr>
              <w:t>2.01</w:t>
            </w:r>
          </w:p>
        </w:tc>
        <w:tc>
          <w:tcPr>
            <w:tcW w:w="707" w:type="dxa"/>
            <w:tcBorders>
              <w:top w:val="nil"/>
              <w:left w:val="nil"/>
              <w:bottom w:val="nil"/>
              <w:right w:val="nil"/>
            </w:tcBorders>
          </w:tcPr>
          <w:p w14:paraId="012A9F66" w14:textId="77777777" w:rsidR="00B92327" w:rsidRPr="00801E49" w:rsidRDefault="00332621" w:rsidP="00A544C8">
            <w:pPr>
              <w:spacing w:after="0" w:line="259" w:lineRule="auto"/>
              <w:ind w:left="67" w:right="0" w:firstLine="0"/>
              <w:jc w:val="center"/>
              <w:rPr>
                <w:rFonts w:ascii="Open Sans" w:hAnsi="Open Sans" w:cs="Open Sans"/>
                <w:sz w:val="16"/>
                <w:szCs w:val="24"/>
                <w:rPrChange w:id="5218" w:author="Nicole Wu" w:date="2024-01-08T11:26:00Z">
                  <w:rPr>
                    <w:sz w:val="16"/>
                    <w:szCs w:val="24"/>
                  </w:rPr>
                </w:rPrChange>
              </w:rPr>
            </w:pPr>
            <w:r w:rsidRPr="00801E49">
              <w:rPr>
                <w:rFonts w:ascii="Open Sans" w:hAnsi="Open Sans" w:cs="Open Sans"/>
                <w:sz w:val="16"/>
                <w:szCs w:val="24"/>
                <w:rPrChange w:id="5219" w:author="Nicole Wu" w:date="2024-01-08T11:26:00Z">
                  <w:rPr>
                    <w:sz w:val="16"/>
                    <w:szCs w:val="24"/>
                  </w:rPr>
                </w:rPrChange>
              </w:rPr>
              <w:t>1.98</w:t>
            </w:r>
          </w:p>
        </w:tc>
        <w:tc>
          <w:tcPr>
            <w:tcW w:w="649" w:type="dxa"/>
            <w:tcBorders>
              <w:top w:val="nil"/>
              <w:left w:val="nil"/>
              <w:bottom w:val="nil"/>
              <w:right w:val="nil"/>
            </w:tcBorders>
          </w:tcPr>
          <w:p w14:paraId="5B31BD95" w14:textId="77777777" w:rsidR="00B92327" w:rsidRPr="00801E49" w:rsidRDefault="00332621" w:rsidP="00A544C8">
            <w:pPr>
              <w:spacing w:after="0" w:line="259" w:lineRule="auto"/>
              <w:ind w:left="67" w:right="0" w:firstLine="0"/>
              <w:jc w:val="center"/>
              <w:rPr>
                <w:rFonts w:ascii="Open Sans" w:hAnsi="Open Sans" w:cs="Open Sans"/>
                <w:sz w:val="16"/>
                <w:szCs w:val="24"/>
                <w:rPrChange w:id="5220" w:author="Nicole Wu" w:date="2024-01-08T11:26:00Z">
                  <w:rPr>
                    <w:sz w:val="16"/>
                    <w:szCs w:val="24"/>
                  </w:rPr>
                </w:rPrChange>
              </w:rPr>
            </w:pPr>
            <w:r w:rsidRPr="00801E49">
              <w:rPr>
                <w:rFonts w:ascii="Open Sans" w:hAnsi="Open Sans" w:cs="Open Sans"/>
                <w:sz w:val="16"/>
                <w:szCs w:val="24"/>
                <w:rPrChange w:id="5221" w:author="Nicole Wu" w:date="2024-01-08T11:26:00Z">
                  <w:rPr>
                    <w:sz w:val="16"/>
                    <w:szCs w:val="24"/>
                  </w:rPr>
                </w:rPrChange>
              </w:rPr>
              <w:t>-0.03</w:t>
            </w:r>
          </w:p>
        </w:tc>
        <w:tc>
          <w:tcPr>
            <w:tcW w:w="617" w:type="dxa"/>
            <w:tcBorders>
              <w:top w:val="nil"/>
              <w:left w:val="nil"/>
              <w:bottom w:val="nil"/>
              <w:right w:val="nil"/>
            </w:tcBorders>
          </w:tcPr>
          <w:p w14:paraId="1E42E4F1" w14:textId="77777777" w:rsidR="00B92327" w:rsidRPr="00801E49" w:rsidRDefault="00332621" w:rsidP="00A544C8">
            <w:pPr>
              <w:spacing w:after="0" w:line="259" w:lineRule="auto"/>
              <w:ind w:left="67" w:right="0" w:firstLine="0"/>
              <w:jc w:val="center"/>
              <w:rPr>
                <w:rFonts w:ascii="Open Sans" w:hAnsi="Open Sans" w:cs="Open Sans"/>
                <w:sz w:val="16"/>
                <w:szCs w:val="24"/>
                <w:rPrChange w:id="5222" w:author="Nicole Wu" w:date="2024-01-08T11:26:00Z">
                  <w:rPr>
                    <w:sz w:val="16"/>
                    <w:szCs w:val="24"/>
                  </w:rPr>
                </w:rPrChange>
              </w:rPr>
            </w:pPr>
            <w:r w:rsidRPr="00801E49">
              <w:rPr>
                <w:rFonts w:ascii="Open Sans" w:hAnsi="Open Sans" w:cs="Open Sans"/>
                <w:sz w:val="16"/>
                <w:szCs w:val="24"/>
                <w:rPrChange w:id="5223" w:author="Nicole Wu" w:date="2024-01-08T11:26:00Z">
                  <w:rPr>
                    <w:sz w:val="16"/>
                    <w:szCs w:val="24"/>
                  </w:rPr>
                </w:rPrChange>
              </w:rPr>
              <w:t>2.54</w:t>
            </w:r>
          </w:p>
        </w:tc>
        <w:tc>
          <w:tcPr>
            <w:tcW w:w="657" w:type="dxa"/>
            <w:tcBorders>
              <w:top w:val="nil"/>
              <w:left w:val="nil"/>
              <w:bottom w:val="nil"/>
              <w:right w:val="nil"/>
            </w:tcBorders>
          </w:tcPr>
          <w:p w14:paraId="0755BAAF" w14:textId="77777777" w:rsidR="00B92327" w:rsidRPr="00801E49" w:rsidRDefault="00332621" w:rsidP="00A544C8">
            <w:pPr>
              <w:spacing w:after="0" w:line="259" w:lineRule="auto"/>
              <w:ind w:left="67" w:right="0" w:firstLine="0"/>
              <w:jc w:val="center"/>
              <w:rPr>
                <w:rFonts w:ascii="Open Sans" w:hAnsi="Open Sans" w:cs="Open Sans"/>
                <w:sz w:val="16"/>
                <w:szCs w:val="24"/>
                <w:rPrChange w:id="5224" w:author="Nicole Wu" w:date="2024-01-08T11:26:00Z">
                  <w:rPr>
                    <w:sz w:val="16"/>
                    <w:szCs w:val="24"/>
                  </w:rPr>
                </w:rPrChange>
              </w:rPr>
            </w:pPr>
            <w:r w:rsidRPr="00801E49">
              <w:rPr>
                <w:rFonts w:ascii="Open Sans" w:hAnsi="Open Sans" w:cs="Open Sans"/>
                <w:sz w:val="16"/>
                <w:szCs w:val="24"/>
                <w:rPrChange w:id="5225" w:author="Nicole Wu" w:date="2024-01-08T11:26:00Z">
                  <w:rPr>
                    <w:sz w:val="16"/>
                    <w:szCs w:val="24"/>
                  </w:rPr>
                </w:rPrChange>
              </w:rPr>
              <w:t>2.98</w:t>
            </w:r>
          </w:p>
        </w:tc>
        <w:tc>
          <w:tcPr>
            <w:tcW w:w="728" w:type="dxa"/>
            <w:tcBorders>
              <w:top w:val="nil"/>
              <w:left w:val="nil"/>
              <w:bottom w:val="nil"/>
              <w:right w:val="nil"/>
            </w:tcBorders>
          </w:tcPr>
          <w:p w14:paraId="7EE789D6" w14:textId="77777777" w:rsidR="00B92327" w:rsidRPr="00801E49" w:rsidRDefault="00332621" w:rsidP="00A544C8">
            <w:pPr>
              <w:spacing w:after="0" w:line="259" w:lineRule="auto"/>
              <w:ind w:left="67" w:right="0" w:firstLine="0"/>
              <w:jc w:val="center"/>
              <w:rPr>
                <w:rFonts w:ascii="Open Sans" w:hAnsi="Open Sans" w:cs="Open Sans"/>
                <w:sz w:val="16"/>
                <w:szCs w:val="24"/>
                <w:rPrChange w:id="5226" w:author="Nicole Wu" w:date="2024-01-08T11:26:00Z">
                  <w:rPr>
                    <w:sz w:val="16"/>
                    <w:szCs w:val="24"/>
                  </w:rPr>
                </w:rPrChange>
              </w:rPr>
            </w:pPr>
            <w:r w:rsidRPr="00801E49">
              <w:rPr>
                <w:rFonts w:ascii="Open Sans" w:hAnsi="Open Sans" w:cs="Open Sans"/>
                <w:sz w:val="16"/>
                <w:szCs w:val="24"/>
                <w:rPrChange w:id="5227" w:author="Nicole Wu" w:date="2024-01-08T11:26:00Z">
                  <w:rPr>
                    <w:sz w:val="16"/>
                    <w:szCs w:val="24"/>
                  </w:rPr>
                </w:rPrChange>
              </w:rPr>
              <w:t>0.45**</w:t>
            </w:r>
          </w:p>
        </w:tc>
      </w:tr>
      <w:tr w:rsidR="00B92327" w:rsidRPr="00801E49" w14:paraId="0F64C1BD" w14:textId="77777777" w:rsidTr="00A544C8">
        <w:trPr>
          <w:trHeight w:val="155"/>
        </w:trPr>
        <w:tc>
          <w:tcPr>
            <w:tcW w:w="3494" w:type="dxa"/>
            <w:tcBorders>
              <w:top w:val="nil"/>
              <w:left w:val="nil"/>
              <w:bottom w:val="nil"/>
              <w:right w:val="nil"/>
            </w:tcBorders>
          </w:tcPr>
          <w:p w14:paraId="75B2777C" w14:textId="77777777" w:rsidR="00B92327" w:rsidRPr="00801E49" w:rsidRDefault="00B92327" w:rsidP="00A544C8">
            <w:pPr>
              <w:spacing w:after="0" w:line="259" w:lineRule="auto"/>
              <w:ind w:left="67" w:right="0" w:firstLine="0"/>
              <w:jc w:val="left"/>
              <w:rPr>
                <w:rFonts w:ascii="Open Sans" w:hAnsi="Open Sans" w:cs="Open Sans"/>
                <w:sz w:val="16"/>
                <w:szCs w:val="24"/>
                <w:rPrChange w:id="5228" w:author="Nicole Wu" w:date="2024-01-08T11:26:00Z">
                  <w:rPr>
                    <w:sz w:val="16"/>
                    <w:szCs w:val="24"/>
                  </w:rPr>
                </w:rPrChange>
              </w:rPr>
            </w:pPr>
          </w:p>
        </w:tc>
        <w:tc>
          <w:tcPr>
            <w:tcW w:w="617" w:type="dxa"/>
            <w:tcBorders>
              <w:top w:val="nil"/>
              <w:left w:val="nil"/>
              <w:bottom w:val="nil"/>
              <w:right w:val="nil"/>
            </w:tcBorders>
          </w:tcPr>
          <w:p w14:paraId="5A9EBBCB" w14:textId="77777777" w:rsidR="00B92327" w:rsidRPr="00801E49" w:rsidRDefault="00332621" w:rsidP="00A544C8">
            <w:pPr>
              <w:spacing w:after="0" w:line="259" w:lineRule="auto"/>
              <w:ind w:left="67" w:right="0" w:firstLine="0"/>
              <w:jc w:val="center"/>
              <w:rPr>
                <w:rFonts w:ascii="Open Sans" w:hAnsi="Open Sans" w:cs="Open Sans"/>
                <w:sz w:val="16"/>
                <w:szCs w:val="24"/>
                <w:rPrChange w:id="5229" w:author="Nicole Wu" w:date="2024-01-08T11:26:00Z">
                  <w:rPr>
                    <w:sz w:val="16"/>
                    <w:szCs w:val="24"/>
                  </w:rPr>
                </w:rPrChange>
              </w:rPr>
            </w:pPr>
            <w:r w:rsidRPr="00801E49">
              <w:rPr>
                <w:rFonts w:ascii="Open Sans" w:hAnsi="Open Sans" w:cs="Open Sans"/>
                <w:sz w:val="16"/>
                <w:szCs w:val="24"/>
                <w:rPrChange w:id="5230" w:author="Nicole Wu" w:date="2024-01-08T11:26:00Z">
                  <w:rPr>
                    <w:sz w:val="16"/>
                    <w:szCs w:val="24"/>
                  </w:rPr>
                </w:rPrChange>
              </w:rPr>
              <w:t>(2.33)</w:t>
            </w:r>
          </w:p>
        </w:tc>
        <w:tc>
          <w:tcPr>
            <w:tcW w:w="657" w:type="dxa"/>
            <w:tcBorders>
              <w:top w:val="nil"/>
              <w:left w:val="nil"/>
              <w:bottom w:val="nil"/>
              <w:right w:val="nil"/>
            </w:tcBorders>
          </w:tcPr>
          <w:p w14:paraId="16973C61" w14:textId="77777777" w:rsidR="00B92327" w:rsidRPr="00801E49" w:rsidRDefault="00332621" w:rsidP="00A544C8">
            <w:pPr>
              <w:spacing w:after="0" w:line="259" w:lineRule="auto"/>
              <w:ind w:left="67" w:right="0" w:firstLine="0"/>
              <w:jc w:val="center"/>
              <w:rPr>
                <w:rFonts w:ascii="Open Sans" w:hAnsi="Open Sans" w:cs="Open Sans"/>
                <w:sz w:val="16"/>
                <w:szCs w:val="24"/>
                <w:rPrChange w:id="5231" w:author="Nicole Wu" w:date="2024-01-08T11:26:00Z">
                  <w:rPr>
                    <w:sz w:val="16"/>
                    <w:szCs w:val="24"/>
                  </w:rPr>
                </w:rPrChange>
              </w:rPr>
            </w:pPr>
            <w:r w:rsidRPr="00801E49">
              <w:rPr>
                <w:rFonts w:ascii="Open Sans" w:hAnsi="Open Sans" w:cs="Open Sans"/>
                <w:sz w:val="16"/>
                <w:szCs w:val="24"/>
                <w:rPrChange w:id="5232" w:author="Nicole Wu" w:date="2024-01-08T11:26:00Z">
                  <w:rPr>
                    <w:sz w:val="16"/>
                    <w:szCs w:val="24"/>
                  </w:rPr>
                </w:rPrChange>
              </w:rPr>
              <w:t>(2.08)</w:t>
            </w:r>
          </w:p>
        </w:tc>
        <w:tc>
          <w:tcPr>
            <w:tcW w:w="648" w:type="dxa"/>
            <w:tcBorders>
              <w:top w:val="nil"/>
              <w:left w:val="nil"/>
              <w:bottom w:val="nil"/>
              <w:right w:val="nil"/>
            </w:tcBorders>
          </w:tcPr>
          <w:p w14:paraId="42F422B7" w14:textId="77777777" w:rsidR="00B92327" w:rsidRPr="00801E49" w:rsidRDefault="00332621" w:rsidP="00A544C8">
            <w:pPr>
              <w:spacing w:after="0" w:line="259" w:lineRule="auto"/>
              <w:ind w:left="67" w:right="0" w:firstLine="0"/>
              <w:jc w:val="center"/>
              <w:rPr>
                <w:rFonts w:ascii="Open Sans" w:hAnsi="Open Sans" w:cs="Open Sans"/>
                <w:sz w:val="16"/>
                <w:szCs w:val="24"/>
                <w:rPrChange w:id="5233" w:author="Nicole Wu" w:date="2024-01-08T11:26:00Z">
                  <w:rPr>
                    <w:sz w:val="16"/>
                    <w:szCs w:val="24"/>
                  </w:rPr>
                </w:rPrChange>
              </w:rPr>
            </w:pPr>
            <w:r w:rsidRPr="00801E49">
              <w:rPr>
                <w:rFonts w:ascii="Open Sans" w:hAnsi="Open Sans" w:cs="Open Sans"/>
                <w:sz w:val="16"/>
                <w:szCs w:val="24"/>
                <w:rPrChange w:id="5234" w:author="Nicole Wu" w:date="2024-01-08T11:26:00Z">
                  <w:rPr>
                    <w:sz w:val="16"/>
                    <w:szCs w:val="24"/>
                  </w:rPr>
                </w:rPrChange>
              </w:rPr>
              <w:t>(0.98)</w:t>
            </w:r>
          </w:p>
        </w:tc>
        <w:tc>
          <w:tcPr>
            <w:tcW w:w="586" w:type="dxa"/>
            <w:tcBorders>
              <w:top w:val="nil"/>
              <w:left w:val="nil"/>
              <w:bottom w:val="nil"/>
              <w:right w:val="nil"/>
            </w:tcBorders>
          </w:tcPr>
          <w:p w14:paraId="2AE49947" w14:textId="77777777" w:rsidR="00B92327" w:rsidRPr="00801E49" w:rsidRDefault="00332621" w:rsidP="00A544C8">
            <w:pPr>
              <w:spacing w:after="0" w:line="259" w:lineRule="auto"/>
              <w:ind w:left="67" w:right="0" w:firstLine="0"/>
              <w:jc w:val="center"/>
              <w:rPr>
                <w:rFonts w:ascii="Open Sans" w:hAnsi="Open Sans" w:cs="Open Sans"/>
                <w:sz w:val="16"/>
                <w:szCs w:val="24"/>
                <w:rPrChange w:id="5235" w:author="Nicole Wu" w:date="2024-01-08T11:26:00Z">
                  <w:rPr>
                    <w:sz w:val="16"/>
                    <w:szCs w:val="24"/>
                  </w:rPr>
                </w:rPrChange>
              </w:rPr>
            </w:pPr>
            <w:r w:rsidRPr="00801E49">
              <w:rPr>
                <w:rFonts w:ascii="Open Sans" w:hAnsi="Open Sans" w:cs="Open Sans"/>
                <w:sz w:val="16"/>
                <w:szCs w:val="24"/>
                <w:rPrChange w:id="5236" w:author="Nicole Wu" w:date="2024-01-08T11:26:00Z">
                  <w:rPr>
                    <w:sz w:val="16"/>
                    <w:szCs w:val="24"/>
                  </w:rPr>
                </w:rPrChange>
              </w:rPr>
              <w:t>(1.92)</w:t>
            </w:r>
          </w:p>
        </w:tc>
        <w:tc>
          <w:tcPr>
            <w:tcW w:w="707" w:type="dxa"/>
            <w:tcBorders>
              <w:top w:val="nil"/>
              <w:left w:val="nil"/>
              <w:bottom w:val="nil"/>
              <w:right w:val="nil"/>
            </w:tcBorders>
          </w:tcPr>
          <w:p w14:paraId="1ED9079F" w14:textId="77777777" w:rsidR="00B92327" w:rsidRPr="00801E49" w:rsidRDefault="00332621" w:rsidP="00A544C8">
            <w:pPr>
              <w:spacing w:after="0" w:line="259" w:lineRule="auto"/>
              <w:ind w:left="67" w:right="0" w:firstLine="0"/>
              <w:jc w:val="center"/>
              <w:rPr>
                <w:rFonts w:ascii="Open Sans" w:hAnsi="Open Sans" w:cs="Open Sans"/>
                <w:sz w:val="16"/>
                <w:szCs w:val="24"/>
                <w:rPrChange w:id="5237" w:author="Nicole Wu" w:date="2024-01-08T11:26:00Z">
                  <w:rPr>
                    <w:sz w:val="16"/>
                    <w:szCs w:val="24"/>
                  </w:rPr>
                </w:rPrChange>
              </w:rPr>
            </w:pPr>
            <w:r w:rsidRPr="00801E49">
              <w:rPr>
                <w:rFonts w:ascii="Open Sans" w:hAnsi="Open Sans" w:cs="Open Sans"/>
                <w:sz w:val="16"/>
                <w:szCs w:val="24"/>
                <w:rPrChange w:id="5238" w:author="Nicole Wu" w:date="2024-01-08T11:26:00Z">
                  <w:rPr>
                    <w:sz w:val="16"/>
                    <w:szCs w:val="24"/>
                  </w:rPr>
                </w:rPrChange>
              </w:rPr>
              <w:t>(1.62)</w:t>
            </w:r>
          </w:p>
        </w:tc>
        <w:tc>
          <w:tcPr>
            <w:tcW w:w="649" w:type="dxa"/>
            <w:tcBorders>
              <w:top w:val="nil"/>
              <w:left w:val="nil"/>
              <w:bottom w:val="nil"/>
              <w:right w:val="nil"/>
            </w:tcBorders>
          </w:tcPr>
          <w:p w14:paraId="0706158A" w14:textId="77777777" w:rsidR="00B92327" w:rsidRPr="00801E49" w:rsidRDefault="00332621" w:rsidP="00A544C8">
            <w:pPr>
              <w:spacing w:after="0" w:line="259" w:lineRule="auto"/>
              <w:ind w:left="67" w:right="0" w:firstLine="0"/>
              <w:jc w:val="center"/>
              <w:rPr>
                <w:rFonts w:ascii="Open Sans" w:hAnsi="Open Sans" w:cs="Open Sans"/>
                <w:sz w:val="16"/>
                <w:szCs w:val="24"/>
                <w:rPrChange w:id="5239" w:author="Nicole Wu" w:date="2024-01-08T11:26:00Z">
                  <w:rPr>
                    <w:sz w:val="16"/>
                    <w:szCs w:val="24"/>
                  </w:rPr>
                </w:rPrChange>
              </w:rPr>
            </w:pPr>
            <w:r w:rsidRPr="00801E49">
              <w:rPr>
                <w:rFonts w:ascii="Open Sans" w:hAnsi="Open Sans" w:cs="Open Sans"/>
                <w:sz w:val="16"/>
                <w:szCs w:val="24"/>
                <w:rPrChange w:id="5240" w:author="Nicole Wu" w:date="2024-01-08T11:26:00Z">
                  <w:rPr>
                    <w:sz w:val="16"/>
                    <w:szCs w:val="24"/>
                  </w:rPr>
                </w:rPrChange>
              </w:rPr>
              <w:t>(0.88)</w:t>
            </w:r>
          </w:p>
        </w:tc>
        <w:tc>
          <w:tcPr>
            <w:tcW w:w="617" w:type="dxa"/>
            <w:tcBorders>
              <w:top w:val="nil"/>
              <w:left w:val="nil"/>
              <w:bottom w:val="nil"/>
              <w:right w:val="nil"/>
            </w:tcBorders>
          </w:tcPr>
          <w:p w14:paraId="0F74FA25" w14:textId="77777777" w:rsidR="00B92327" w:rsidRPr="00801E49" w:rsidRDefault="00332621" w:rsidP="00A544C8">
            <w:pPr>
              <w:spacing w:after="0" w:line="259" w:lineRule="auto"/>
              <w:ind w:left="67" w:right="0" w:firstLine="0"/>
              <w:jc w:val="center"/>
              <w:rPr>
                <w:rFonts w:ascii="Open Sans" w:hAnsi="Open Sans" w:cs="Open Sans"/>
                <w:sz w:val="16"/>
                <w:szCs w:val="24"/>
                <w:rPrChange w:id="5241" w:author="Nicole Wu" w:date="2024-01-08T11:26:00Z">
                  <w:rPr>
                    <w:sz w:val="16"/>
                    <w:szCs w:val="24"/>
                  </w:rPr>
                </w:rPrChange>
              </w:rPr>
            </w:pPr>
            <w:r w:rsidRPr="00801E49">
              <w:rPr>
                <w:rFonts w:ascii="Open Sans" w:hAnsi="Open Sans" w:cs="Open Sans"/>
                <w:sz w:val="16"/>
                <w:szCs w:val="24"/>
                <w:rPrChange w:id="5242" w:author="Nicole Wu" w:date="2024-01-08T11:26:00Z">
                  <w:rPr>
                    <w:sz w:val="16"/>
                    <w:szCs w:val="24"/>
                  </w:rPr>
                </w:rPrChange>
              </w:rPr>
              <w:t>(2.20)</w:t>
            </w:r>
          </w:p>
        </w:tc>
        <w:tc>
          <w:tcPr>
            <w:tcW w:w="657" w:type="dxa"/>
            <w:tcBorders>
              <w:top w:val="nil"/>
              <w:left w:val="nil"/>
              <w:bottom w:val="nil"/>
              <w:right w:val="nil"/>
            </w:tcBorders>
          </w:tcPr>
          <w:p w14:paraId="15AD1AF6" w14:textId="77777777" w:rsidR="00B92327" w:rsidRPr="00801E49" w:rsidRDefault="00332621" w:rsidP="00A544C8">
            <w:pPr>
              <w:spacing w:after="0" w:line="259" w:lineRule="auto"/>
              <w:ind w:left="67" w:right="0" w:firstLine="0"/>
              <w:jc w:val="center"/>
              <w:rPr>
                <w:rFonts w:ascii="Open Sans" w:hAnsi="Open Sans" w:cs="Open Sans"/>
                <w:sz w:val="16"/>
                <w:szCs w:val="24"/>
                <w:rPrChange w:id="5243" w:author="Nicole Wu" w:date="2024-01-08T11:26:00Z">
                  <w:rPr>
                    <w:sz w:val="16"/>
                    <w:szCs w:val="24"/>
                  </w:rPr>
                </w:rPrChange>
              </w:rPr>
            </w:pPr>
            <w:r w:rsidRPr="00801E49">
              <w:rPr>
                <w:rFonts w:ascii="Open Sans" w:hAnsi="Open Sans" w:cs="Open Sans"/>
                <w:sz w:val="16"/>
                <w:szCs w:val="24"/>
                <w:rPrChange w:id="5244" w:author="Nicole Wu" w:date="2024-01-08T11:26:00Z">
                  <w:rPr>
                    <w:sz w:val="16"/>
                    <w:szCs w:val="24"/>
                  </w:rPr>
                </w:rPrChange>
              </w:rPr>
              <w:t>(2.08)</w:t>
            </w:r>
          </w:p>
        </w:tc>
        <w:tc>
          <w:tcPr>
            <w:tcW w:w="728" w:type="dxa"/>
            <w:tcBorders>
              <w:top w:val="nil"/>
              <w:left w:val="nil"/>
              <w:bottom w:val="nil"/>
              <w:right w:val="nil"/>
            </w:tcBorders>
          </w:tcPr>
          <w:p w14:paraId="2CF007B7" w14:textId="77777777" w:rsidR="00B92327" w:rsidRPr="00801E49" w:rsidRDefault="00332621" w:rsidP="00A544C8">
            <w:pPr>
              <w:spacing w:after="0" w:line="259" w:lineRule="auto"/>
              <w:ind w:left="67" w:right="0" w:firstLine="0"/>
              <w:jc w:val="center"/>
              <w:rPr>
                <w:rFonts w:ascii="Open Sans" w:hAnsi="Open Sans" w:cs="Open Sans"/>
                <w:sz w:val="16"/>
                <w:szCs w:val="24"/>
                <w:rPrChange w:id="5245" w:author="Nicole Wu" w:date="2024-01-08T11:26:00Z">
                  <w:rPr>
                    <w:sz w:val="16"/>
                    <w:szCs w:val="24"/>
                  </w:rPr>
                </w:rPrChange>
              </w:rPr>
            </w:pPr>
            <w:r w:rsidRPr="00801E49">
              <w:rPr>
                <w:rFonts w:ascii="Open Sans" w:hAnsi="Open Sans" w:cs="Open Sans"/>
                <w:sz w:val="16"/>
                <w:szCs w:val="24"/>
                <w:rPrChange w:id="5246" w:author="Nicole Wu" w:date="2024-01-08T11:26:00Z">
                  <w:rPr>
                    <w:sz w:val="16"/>
                    <w:szCs w:val="24"/>
                  </w:rPr>
                </w:rPrChange>
              </w:rPr>
              <w:t>(0.00)</w:t>
            </w:r>
          </w:p>
        </w:tc>
      </w:tr>
      <w:tr w:rsidR="00B92327" w:rsidRPr="00801E49" w14:paraId="311FCF95" w14:textId="77777777" w:rsidTr="00A544C8">
        <w:trPr>
          <w:trHeight w:val="155"/>
        </w:trPr>
        <w:tc>
          <w:tcPr>
            <w:tcW w:w="3494" w:type="dxa"/>
            <w:tcBorders>
              <w:top w:val="nil"/>
              <w:left w:val="nil"/>
              <w:bottom w:val="nil"/>
              <w:right w:val="nil"/>
            </w:tcBorders>
          </w:tcPr>
          <w:p w14:paraId="2769235D" w14:textId="77777777" w:rsidR="00B92327" w:rsidRPr="00801E49" w:rsidRDefault="00332621" w:rsidP="00A544C8">
            <w:pPr>
              <w:spacing w:after="0" w:line="259" w:lineRule="auto"/>
              <w:ind w:left="67" w:right="0" w:firstLine="0"/>
              <w:jc w:val="left"/>
              <w:rPr>
                <w:rFonts w:ascii="Open Sans" w:hAnsi="Open Sans" w:cs="Open Sans"/>
                <w:sz w:val="16"/>
                <w:szCs w:val="24"/>
                <w:rPrChange w:id="5247" w:author="Nicole Wu" w:date="2024-01-08T11:26:00Z">
                  <w:rPr>
                    <w:sz w:val="16"/>
                    <w:szCs w:val="24"/>
                  </w:rPr>
                </w:rPrChange>
              </w:rPr>
            </w:pPr>
            <w:r w:rsidRPr="00801E49">
              <w:rPr>
                <w:rFonts w:ascii="Open Sans" w:hAnsi="Open Sans" w:cs="Open Sans"/>
                <w:sz w:val="16"/>
                <w:szCs w:val="24"/>
                <w:rPrChange w:id="5248" w:author="Nicole Wu" w:date="2024-01-08T11:26:00Z">
                  <w:rPr>
                    <w:sz w:val="16"/>
                    <w:szCs w:val="24"/>
                  </w:rPr>
                </w:rPrChange>
              </w:rPr>
              <w:t>Consumption over the past 7 days (dairy products)</w:t>
            </w:r>
          </w:p>
        </w:tc>
        <w:tc>
          <w:tcPr>
            <w:tcW w:w="617" w:type="dxa"/>
            <w:tcBorders>
              <w:top w:val="nil"/>
              <w:left w:val="nil"/>
              <w:bottom w:val="nil"/>
              <w:right w:val="nil"/>
            </w:tcBorders>
          </w:tcPr>
          <w:p w14:paraId="077E6701" w14:textId="77777777" w:rsidR="00B92327" w:rsidRPr="00801E49" w:rsidRDefault="00332621" w:rsidP="00A544C8">
            <w:pPr>
              <w:spacing w:after="0" w:line="259" w:lineRule="auto"/>
              <w:ind w:left="67" w:right="0" w:firstLine="0"/>
              <w:jc w:val="center"/>
              <w:rPr>
                <w:rFonts w:ascii="Open Sans" w:hAnsi="Open Sans" w:cs="Open Sans"/>
                <w:sz w:val="16"/>
                <w:szCs w:val="24"/>
                <w:rPrChange w:id="5249" w:author="Nicole Wu" w:date="2024-01-08T11:26:00Z">
                  <w:rPr>
                    <w:sz w:val="16"/>
                    <w:szCs w:val="24"/>
                  </w:rPr>
                </w:rPrChange>
              </w:rPr>
            </w:pPr>
            <w:r w:rsidRPr="00801E49">
              <w:rPr>
                <w:rFonts w:ascii="Open Sans" w:hAnsi="Open Sans" w:cs="Open Sans"/>
                <w:sz w:val="16"/>
                <w:szCs w:val="24"/>
                <w:rPrChange w:id="5250" w:author="Nicole Wu" w:date="2024-01-08T11:26:00Z">
                  <w:rPr>
                    <w:sz w:val="16"/>
                    <w:szCs w:val="24"/>
                  </w:rPr>
                </w:rPrChange>
              </w:rPr>
              <w:t>0.50</w:t>
            </w:r>
          </w:p>
        </w:tc>
        <w:tc>
          <w:tcPr>
            <w:tcW w:w="657" w:type="dxa"/>
            <w:tcBorders>
              <w:top w:val="nil"/>
              <w:left w:val="nil"/>
              <w:bottom w:val="nil"/>
              <w:right w:val="nil"/>
            </w:tcBorders>
          </w:tcPr>
          <w:p w14:paraId="17423807" w14:textId="77777777" w:rsidR="00B92327" w:rsidRPr="00801E49" w:rsidRDefault="00332621" w:rsidP="00A544C8">
            <w:pPr>
              <w:spacing w:after="0" w:line="259" w:lineRule="auto"/>
              <w:ind w:left="67" w:right="0" w:firstLine="0"/>
              <w:jc w:val="center"/>
              <w:rPr>
                <w:rFonts w:ascii="Open Sans" w:hAnsi="Open Sans" w:cs="Open Sans"/>
                <w:sz w:val="16"/>
                <w:szCs w:val="24"/>
                <w:rPrChange w:id="5251" w:author="Nicole Wu" w:date="2024-01-08T11:26:00Z">
                  <w:rPr>
                    <w:sz w:val="16"/>
                    <w:szCs w:val="24"/>
                  </w:rPr>
                </w:rPrChange>
              </w:rPr>
            </w:pPr>
            <w:r w:rsidRPr="00801E49">
              <w:rPr>
                <w:rFonts w:ascii="Open Sans" w:hAnsi="Open Sans" w:cs="Open Sans"/>
                <w:sz w:val="16"/>
                <w:szCs w:val="24"/>
                <w:rPrChange w:id="5252" w:author="Nicole Wu" w:date="2024-01-08T11:26:00Z">
                  <w:rPr>
                    <w:sz w:val="16"/>
                    <w:szCs w:val="24"/>
                  </w:rPr>
                </w:rPrChange>
              </w:rPr>
              <w:t>1.14</w:t>
            </w:r>
          </w:p>
        </w:tc>
        <w:tc>
          <w:tcPr>
            <w:tcW w:w="648" w:type="dxa"/>
            <w:tcBorders>
              <w:top w:val="nil"/>
              <w:left w:val="nil"/>
              <w:bottom w:val="nil"/>
              <w:right w:val="nil"/>
            </w:tcBorders>
          </w:tcPr>
          <w:p w14:paraId="626C33E4" w14:textId="77777777" w:rsidR="00B92327" w:rsidRPr="00801E49" w:rsidRDefault="00332621" w:rsidP="00A544C8">
            <w:pPr>
              <w:spacing w:after="0" w:line="259" w:lineRule="auto"/>
              <w:ind w:left="67" w:right="0" w:firstLine="0"/>
              <w:jc w:val="center"/>
              <w:rPr>
                <w:rFonts w:ascii="Open Sans" w:hAnsi="Open Sans" w:cs="Open Sans"/>
                <w:sz w:val="16"/>
                <w:szCs w:val="24"/>
                <w:rPrChange w:id="5253" w:author="Nicole Wu" w:date="2024-01-08T11:26:00Z">
                  <w:rPr>
                    <w:sz w:val="16"/>
                    <w:szCs w:val="24"/>
                  </w:rPr>
                </w:rPrChange>
              </w:rPr>
            </w:pPr>
            <w:r w:rsidRPr="00801E49">
              <w:rPr>
                <w:rFonts w:ascii="Open Sans" w:hAnsi="Open Sans" w:cs="Open Sans"/>
                <w:sz w:val="16"/>
                <w:szCs w:val="24"/>
                <w:rPrChange w:id="5254" w:author="Nicole Wu" w:date="2024-01-08T11:26:00Z">
                  <w:rPr>
                    <w:sz w:val="16"/>
                    <w:szCs w:val="24"/>
                  </w:rPr>
                </w:rPrChange>
              </w:rPr>
              <w:t>0.64**</w:t>
            </w:r>
          </w:p>
        </w:tc>
        <w:tc>
          <w:tcPr>
            <w:tcW w:w="586" w:type="dxa"/>
            <w:tcBorders>
              <w:top w:val="nil"/>
              <w:left w:val="nil"/>
              <w:bottom w:val="nil"/>
              <w:right w:val="nil"/>
            </w:tcBorders>
          </w:tcPr>
          <w:p w14:paraId="6C0F9960" w14:textId="77777777" w:rsidR="00B92327" w:rsidRPr="00801E49" w:rsidRDefault="00332621" w:rsidP="00A544C8">
            <w:pPr>
              <w:spacing w:after="0" w:line="259" w:lineRule="auto"/>
              <w:ind w:left="67" w:right="0" w:firstLine="0"/>
              <w:jc w:val="center"/>
              <w:rPr>
                <w:rFonts w:ascii="Open Sans" w:hAnsi="Open Sans" w:cs="Open Sans"/>
                <w:sz w:val="16"/>
                <w:szCs w:val="24"/>
                <w:rPrChange w:id="5255" w:author="Nicole Wu" w:date="2024-01-08T11:26:00Z">
                  <w:rPr>
                    <w:sz w:val="16"/>
                    <w:szCs w:val="24"/>
                  </w:rPr>
                </w:rPrChange>
              </w:rPr>
            </w:pPr>
            <w:r w:rsidRPr="00801E49">
              <w:rPr>
                <w:rFonts w:ascii="Open Sans" w:hAnsi="Open Sans" w:cs="Open Sans"/>
                <w:sz w:val="16"/>
                <w:szCs w:val="24"/>
                <w:rPrChange w:id="5256" w:author="Nicole Wu" w:date="2024-01-08T11:26:00Z">
                  <w:rPr>
                    <w:sz w:val="16"/>
                    <w:szCs w:val="24"/>
                  </w:rPr>
                </w:rPrChange>
              </w:rPr>
              <w:t>0.07</w:t>
            </w:r>
          </w:p>
        </w:tc>
        <w:tc>
          <w:tcPr>
            <w:tcW w:w="707" w:type="dxa"/>
            <w:tcBorders>
              <w:top w:val="nil"/>
              <w:left w:val="nil"/>
              <w:bottom w:val="nil"/>
              <w:right w:val="nil"/>
            </w:tcBorders>
          </w:tcPr>
          <w:p w14:paraId="2D7BF921" w14:textId="77777777" w:rsidR="00B92327" w:rsidRPr="00801E49" w:rsidRDefault="00332621" w:rsidP="00A544C8">
            <w:pPr>
              <w:spacing w:after="0" w:line="259" w:lineRule="auto"/>
              <w:ind w:left="67" w:right="0" w:firstLine="0"/>
              <w:jc w:val="center"/>
              <w:rPr>
                <w:rFonts w:ascii="Open Sans" w:hAnsi="Open Sans" w:cs="Open Sans"/>
                <w:sz w:val="16"/>
                <w:szCs w:val="24"/>
                <w:rPrChange w:id="5257" w:author="Nicole Wu" w:date="2024-01-08T11:26:00Z">
                  <w:rPr>
                    <w:sz w:val="16"/>
                    <w:szCs w:val="24"/>
                  </w:rPr>
                </w:rPrChange>
              </w:rPr>
            </w:pPr>
            <w:r w:rsidRPr="00801E49">
              <w:rPr>
                <w:rFonts w:ascii="Open Sans" w:hAnsi="Open Sans" w:cs="Open Sans"/>
                <w:sz w:val="16"/>
                <w:szCs w:val="24"/>
                <w:rPrChange w:id="5258" w:author="Nicole Wu" w:date="2024-01-08T11:26:00Z">
                  <w:rPr>
                    <w:sz w:val="16"/>
                    <w:szCs w:val="24"/>
                  </w:rPr>
                </w:rPrChange>
              </w:rPr>
              <w:t>0.40</w:t>
            </w:r>
          </w:p>
        </w:tc>
        <w:tc>
          <w:tcPr>
            <w:tcW w:w="649" w:type="dxa"/>
            <w:tcBorders>
              <w:top w:val="nil"/>
              <w:left w:val="nil"/>
              <w:bottom w:val="nil"/>
              <w:right w:val="nil"/>
            </w:tcBorders>
          </w:tcPr>
          <w:p w14:paraId="08112735" w14:textId="77777777" w:rsidR="00B92327" w:rsidRPr="00801E49" w:rsidRDefault="00332621" w:rsidP="00A544C8">
            <w:pPr>
              <w:spacing w:after="0" w:line="259" w:lineRule="auto"/>
              <w:ind w:left="67" w:right="0" w:firstLine="0"/>
              <w:jc w:val="center"/>
              <w:rPr>
                <w:rFonts w:ascii="Open Sans" w:hAnsi="Open Sans" w:cs="Open Sans"/>
                <w:sz w:val="16"/>
                <w:szCs w:val="24"/>
                <w:rPrChange w:id="5259" w:author="Nicole Wu" w:date="2024-01-08T11:26:00Z">
                  <w:rPr>
                    <w:sz w:val="16"/>
                    <w:szCs w:val="24"/>
                  </w:rPr>
                </w:rPrChange>
              </w:rPr>
            </w:pPr>
            <w:r w:rsidRPr="00801E49">
              <w:rPr>
                <w:rFonts w:ascii="Open Sans" w:hAnsi="Open Sans" w:cs="Open Sans"/>
                <w:sz w:val="16"/>
                <w:szCs w:val="24"/>
                <w:rPrChange w:id="5260" w:author="Nicole Wu" w:date="2024-01-08T11:26:00Z">
                  <w:rPr>
                    <w:sz w:val="16"/>
                    <w:szCs w:val="24"/>
                  </w:rPr>
                </w:rPrChange>
              </w:rPr>
              <w:t>0.33**</w:t>
            </w:r>
          </w:p>
        </w:tc>
        <w:tc>
          <w:tcPr>
            <w:tcW w:w="617" w:type="dxa"/>
            <w:tcBorders>
              <w:top w:val="nil"/>
              <w:left w:val="nil"/>
              <w:bottom w:val="nil"/>
              <w:right w:val="nil"/>
            </w:tcBorders>
          </w:tcPr>
          <w:p w14:paraId="1519C2EB" w14:textId="77777777" w:rsidR="00B92327" w:rsidRPr="00801E49" w:rsidRDefault="00332621" w:rsidP="00A544C8">
            <w:pPr>
              <w:spacing w:after="0" w:line="259" w:lineRule="auto"/>
              <w:ind w:left="67" w:right="0" w:firstLine="0"/>
              <w:jc w:val="center"/>
              <w:rPr>
                <w:rFonts w:ascii="Open Sans" w:hAnsi="Open Sans" w:cs="Open Sans"/>
                <w:sz w:val="16"/>
                <w:szCs w:val="24"/>
                <w:rPrChange w:id="5261" w:author="Nicole Wu" w:date="2024-01-08T11:26:00Z">
                  <w:rPr>
                    <w:sz w:val="16"/>
                    <w:szCs w:val="24"/>
                  </w:rPr>
                </w:rPrChange>
              </w:rPr>
            </w:pPr>
            <w:r w:rsidRPr="00801E49">
              <w:rPr>
                <w:rFonts w:ascii="Open Sans" w:hAnsi="Open Sans" w:cs="Open Sans"/>
                <w:sz w:val="16"/>
                <w:szCs w:val="24"/>
                <w:rPrChange w:id="5262" w:author="Nicole Wu" w:date="2024-01-08T11:26:00Z">
                  <w:rPr>
                    <w:sz w:val="16"/>
                    <w:szCs w:val="24"/>
                  </w:rPr>
                </w:rPrChange>
              </w:rPr>
              <w:t>0.20</w:t>
            </w:r>
          </w:p>
        </w:tc>
        <w:tc>
          <w:tcPr>
            <w:tcW w:w="657" w:type="dxa"/>
            <w:tcBorders>
              <w:top w:val="nil"/>
              <w:left w:val="nil"/>
              <w:bottom w:val="nil"/>
              <w:right w:val="nil"/>
            </w:tcBorders>
          </w:tcPr>
          <w:p w14:paraId="185780B9" w14:textId="77777777" w:rsidR="00B92327" w:rsidRPr="00801E49" w:rsidRDefault="00332621" w:rsidP="00A544C8">
            <w:pPr>
              <w:spacing w:after="0" w:line="259" w:lineRule="auto"/>
              <w:ind w:left="67" w:right="0" w:firstLine="0"/>
              <w:jc w:val="center"/>
              <w:rPr>
                <w:rFonts w:ascii="Open Sans" w:hAnsi="Open Sans" w:cs="Open Sans"/>
                <w:sz w:val="16"/>
                <w:szCs w:val="24"/>
                <w:rPrChange w:id="5263" w:author="Nicole Wu" w:date="2024-01-08T11:26:00Z">
                  <w:rPr>
                    <w:sz w:val="16"/>
                    <w:szCs w:val="24"/>
                  </w:rPr>
                </w:rPrChange>
              </w:rPr>
            </w:pPr>
            <w:r w:rsidRPr="00801E49">
              <w:rPr>
                <w:rFonts w:ascii="Open Sans" w:hAnsi="Open Sans" w:cs="Open Sans"/>
                <w:sz w:val="16"/>
                <w:szCs w:val="24"/>
                <w:rPrChange w:id="5264" w:author="Nicole Wu" w:date="2024-01-08T11:26:00Z">
                  <w:rPr>
                    <w:sz w:val="16"/>
                    <w:szCs w:val="24"/>
                  </w:rPr>
                </w:rPrChange>
              </w:rPr>
              <w:t>0.82</w:t>
            </w:r>
          </w:p>
        </w:tc>
        <w:tc>
          <w:tcPr>
            <w:tcW w:w="728" w:type="dxa"/>
            <w:tcBorders>
              <w:top w:val="nil"/>
              <w:left w:val="nil"/>
              <w:bottom w:val="nil"/>
              <w:right w:val="nil"/>
            </w:tcBorders>
          </w:tcPr>
          <w:p w14:paraId="6FF1FA64" w14:textId="77777777" w:rsidR="00B92327" w:rsidRPr="00801E49" w:rsidRDefault="00332621" w:rsidP="00A544C8">
            <w:pPr>
              <w:spacing w:after="0" w:line="259" w:lineRule="auto"/>
              <w:ind w:left="67" w:right="0" w:firstLine="0"/>
              <w:jc w:val="center"/>
              <w:rPr>
                <w:rFonts w:ascii="Open Sans" w:hAnsi="Open Sans" w:cs="Open Sans"/>
                <w:sz w:val="16"/>
                <w:szCs w:val="24"/>
                <w:rPrChange w:id="5265" w:author="Nicole Wu" w:date="2024-01-08T11:26:00Z">
                  <w:rPr>
                    <w:sz w:val="16"/>
                    <w:szCs w:val="24"/>
                  </w:rPr>
                </w:rPrChange>
              </w:rPr>
            </w:pPr>
            <w:r w:rsidRPr="00801E49">
              <w:rPr>
                <w:rFonts w:ascii="Open Sans" w:hAnsi="Open Sans" w:cs="Open Sans"/>
                <w:sz w:val="16"/>
                <w:szCs w:val="24"/>
                <w:rPrChange w:id="5266" w:author="Nicole Wu" w:date="2024-01-08T11:26:00Z">
                  <w:rPr>
                    <w:sz w:val="16"/>
                    <w:szCs w:val="24"/>
                  </w:rPr>
                </w:rPrChange>
              </w:rPr>
              <w:t>0.62***</w:t>
            </w:r>
          </w:p>
        </w:tc>
      </w:tr>
      <w:tr w:rsidR="00B92327" w:rsidRPr="00801E49" w14:paraId="01ACE0A9" w14:textId="77777777" w:rsidTr="00A544C8">
        <w:trPr>
          <w:trHeight w:val="155"/>
        </w:trPr>
        <w:tc>
          <w:tcPr>
            <w:tcW w:w="3494" w:type="dxa"/>
            <w:tcBorders>
              <w:top w:val="nil"/>
              <w:left w:val="nil"/>
              <w:bottom w:val="nil"/>
              <w:right w:val="nil"/>
            </w:tcBorders>
          </w:tcPr>
          <w:p w14:paraId="2C6B4758" w14:textId="77777777" w:rsidR="00B92327" w:rsidRPr="00801E49" w:rsidRDefault="00B92327" w:rsidP="00A544C8">
            <w:pPr>
              <w:spacing w:after="0" w:line="259" w:lineRule="auto"/>
              <w:ind w:left="67" w:right="0" w:firstLine="0"/>
              <w:jc w:val="left"/>
              <w:rPr>
                <w:rFonts w:ascii="Open Sans" w:hAnsi="Open Sans" w:cs="Open Sans"/>
                <w:sz w:val="16"/>
                <w:szCs w:val="24"/>
                <w:rPrChange w:id="5267" w:author="Nicole Wu" w:date="2024-01-08T11:26:00Z">
                  <w:rPr>
                    <w:sz w:val="16"/>
                    <w:szCs w:val="24"/>
                  </w:rPr>
                </w:rPrChange>
              </w:rPr>
            </w:pPr>
          </w:p>
        </w:tc>
        <w:tc>
          <w:tcPr>
            <w:tcW w:w="617" w:type="dxa"/>
            <w:tcBorders>
              <w:top w:val="nil"/>
              <w:left w:val="nil"/>
              <w:bottom w:val="nil"/>
              <w:right w:val="nil"/>
            </w:tcBorders>
          </w:tcPr>
          <w:p w14:paraId="2A9CC7FF" w14:textId="77777777" w:rsidR="00B92327" w:rsidRPr="00801E49" w:rsidRDefault="00332621" w:rsidP="00A544C8">
            <w:pPr>
              <w:spacing w:after="0" w:line="259" w:lineRule="auto"/>
              <w:ind w:left="67" w:right="0" w:firstLine="0"/>
              <w:jc w:val="center"/>
              <w:rPr>
                <w:rFonts w:ascii="Open Sans" w:hAnsi="Open Sans" w:cs="Open Sans"/>
                <w:sz w:val="16"/>
                <w:szCs w:val="24"/>
                <w:rPrChange w:id="5268" w:author="Nicole Wu" w:date="2024-01-08T11:26:00Z">
                  <w:rPr>
                    <w:sz w:val="16"/>
                    <w:szCs w:val="24"/>
                  </w:rPr>
                </w:rPrChange>
              </w:rPr>
            </w:pPr>
            <w:r w:rsidRPr="00801E49">
              <w:rPr>
                <w:rFonts w:ascii="Open Sans" w:hAnsi="Open Sans" w:cs="Open Sans"/>
                <w:sz w:val="16"/>
                <w:szCs w:val="24"/>
                <w:rPrChange w:id="5269" w:author="Nicole Wu" w:date="2024-01-08T11:26:00Z">
                  <w:rPr>
                    <w:sz w:val="16"/>
                    <w:szCs w:val="24"/>
                  </w:rPr>
                </w:rPrChange>
              </w:rPr>
              <w:t>(1.57)</w:t>
            </w:r>
          </w:p>
        </w:tc>
        <w:tc>
          <w:tcPr>
            <w:tcW w:w="657" w:type="dxa"/>
            <w:tcBorders>
              <w:top w:val="nil"/>
              <w:left w:val="nil"/>
              <w:bottom w:val="nil"/>
              <w:right w:val="nil"/>
            </w:tcBorders>
          </w:tcPr>
          <w:p w14:paraId="5BB150FC" w14:textId="77777777" w:rsidR="00B92327" w:rsidRPr="00801E49" w:rsidRDefault="00332621" w:rsidP="00A544C8">
            <w:pPr>
              <w:spacing w:after="0" w:line="259" w:lineRule="auto"/>
              <w:ind w:left="67" w:right="0" w:firstLine="0"/>
              <w:jc w:val="center"/>
              <w:rPr>
                <w:rFonts w:ascii="Open Sans" w:hAnsi="Open Sans" w:cs="Open Sans"/>
                <w:sz w:val="16"/>
                <w:szCs w:val="24"/>
                <w:rPrChange w:id="5270" w:author="Nicole Wu" w:date="2024-01-08T11:26:00Z">
                  <w:rPr>
                    <w:sz w:val="16"/>
                    <w:szCs w:val="24"/>
                  </w:rPr>
                </w:rPrChange>
              </w:rPr>
            </w:pPr>
            <w:r w:rsidRPr="00801E49">
              <w:rPr>
                <w:rFonts w:ascii="Open Sans" w:hAnsi="Open Sans" w:cs="Open Sans"/>
                <w:sz w:val="16"/>
                <w:szCs w:val="24"/>
                <w:rPrChange w:id="5271" w:author="Nicole Wu" w:date="2024-01-08T11:26:00Z">
                  <w:rPr>
                    <w:sz w:val="16"/>
                    <w:szCs w:val="24"/>
                  </w:rPr>
                </w:rPrChange>
              </w:rPr>
              <w:t>(2.27)</w:t>
            </w:r>
          </w:p>
        </w:tc>
        <w:tc>
          <w:tcPr>
            <w:tcW w:w="648" w:type="dxa"/>
            <w:tcBorders>
              <w:top w:val="nil"/>
              <w:left w:val="nil"/>
              <w:bottom w:val="nil"/>
              <w:right w:val="nil"/>
            </w:tcBorders>
          </w:tcPr>
          <w:p w14:paraId="3C7CBB19" w14:textId="77777777" w:rsidR="00B92327" w:rsidRPr="00801E49" w:rsidRDefault="00332621" w:rsidP="00A544C8">
            <w:pPr>
              <w:spacing w:after="0" w:line="259" w:lineRule="auto"/>
              <w:ind w:left="67" w:right="0" w:firstLine="0"/>
              <w:jc w:val="center"/>
              <w:rPr>
                <w:rFonts w:ascii="Open Sans" w:hAnsi="Open Sans" w:cs="Open Sans"/>
                <w:sz w:val="16"/>
                <w:szCs w:val="24"/>
                <w:rPrChange w:id="5272" w:author="Nicole Wu" w:date="2024-01-08T11:26:00Z">
                  <w:rPr>
                    <w:sz w:val="16"/>
                    <w:szCs w:val="24"/>
                  </w:rPr>
                </w:rPrChange>
              </w:rPr>
            </w:pPr>
            <w:r w:rsidRPr="00801E49">
              <w:rPr>
                <w:rFonts w:ascii="Open Sans" w:hAnsi="Open Sans" w:cs="Open Sans"/>
                <w:sz w:val="16"/>
                <w:szCs w:val="24"/>
                <w:rPrChange w:id="5273" w:author="Nicole Wu" w:date="2024-01-08T11:26:00Z">
                  <w:rPr>
                    <w:sz w:val="16"/>
                    <w:szCs w:val="24"/>
                  </w:rPr>
                </w:rPrChange>
              </w:rPr>
              <w:t>(0.00)</w:t>
            </w:r>
          </w:p>
        </w:tc>
        <w:tc>
          <w:tcPr>
            <w:tcW w:w="586" w:type="dxa"/>
            <w:tcBorders>
              <w:top w:val="nil"/>
              <w:left w:val="nil"/>
              <w:bottom w:val="nil"/>
              <w:right w:val="nil"/>
            </w:tcBorders>
          </w:tcPr>
          <w:p w14:paraId="182288F9" w14:textId="77777777" w:rsidR="00B92327" w:rsidRPr="00801E49" w:rsidRDefault="00332621" w:rsidP="00A544C8">
            <w:pPr>
              <w:spacing w:after="0" w:line="259" w:lineRule="auto"/>
              <w:ind w:left="67" w:right="0" w:firstLine="0"/>
              <w:jc w:val="center"/>
              <w:rPr>
                <w:rFonts w:ascii="Open Sans" w:hAnsi="Open Sans" w:cs="Open Sans"/>
                <w:sz w:val="16"/>
                <w:szCs w:val="24"/>
                <w:rPrChange w:id="5274" w:author="Nicole Wu" w:date="2024-01-08T11:26:00Z">
                  <w:rPr>
                    <w:sz w:val="16"/>
                    <w:szCs w:val="24"/>
                  </w:rPr>
                </w:rPrChange>
              </w:rPr>
            </w:pPr>
            <w:r w:rsidRPr="00801E49">
              <w:rPr>
                <w:rFonts w:ascii="Open Sans" w:hAnsi="Open Sans" w:cs="Open Sans"/>
                <w:sz w:val="16"/>
                <w:szCs w:val="24"/>
                <w:rPrChange w:id="5275" w:author="Nicole Wu" w:date="2024-01-08T11:26:00Z">
                  <w:rPr>
                    <w:sz w:val="16"/>
                    <w:szCs w:val="24"/>
                  </w:rPr>
                </w:rPrChange>
              </w:rPr>
              <w:t>(0.55)</w:t>
            </w:r>
          </w:p>
        </w:tc>
        <w:tc>
          <w:tcPr>
            <w:tcW w:w="707" w:type="dxa"/>
            <w:tcBorders>
              <w:top w:val="nil"/>
              <w:left w:val="nil"/>
              <w:bottom w:val="nil"/>
              <w:right w:val="nil"/>
            </w:tcBorders>
          </w:tcPr>
          <w:p w14:paraId="7FED7898" w14:textId="77777777" w:rsidR="00B92327" w:rsidRPr="00801E49" w:rsidRDefault="00332621" w:rsidP="00A544C8">
            <w:pPr>
              <w:spacing w:after="0" w:line="259" w:lineRule="auto"/>
              <w:ind w:left="67" w:right="0" w:firstLine="0"/>
              <w:jc w:val="center"/>
              <w:rPr>
                <w:rFonts w:ascii="Open Sans" w:hAnsi="Open Sans" w:cs="Open Sans"/>
                <w:sz w:val="16"/>
                <w:szCs w:val="24"/>
                <w:rPrChange w:id="5276" w:author="Nicole Wu" w:date="2024-01-08T11:26:00Z">
                  <w:rPr>
                    <w:sz w:val="16"/>
                    <w:szCs w:val="24"/>
                  </w:rPr>
                </w:rPrChange>
              </w:rPr>
            </w:pPr>
            <w:r w:rsidRPr="00801E49">
              <w:rPr>
                <w:rFonts w:ascii="Open Sans" w:hAnsi="Open Sans" w:cs="Open Sans"/>
                <w:sz w:val="16"/>
                <w:szCs w:val="24"/>
                <w:rPrChange w:id="5277" w:author="Nicole Wu" w:date="2024-01-08T11:26:00Z">
                  <w:rPr>
                    <w:sz w:val="16"/>
                    <w:szCs w:val="24"/>
                  </w:rPr>
                </w:rPrChange>
              </w:rPr>
              <w:t>(1.11)</w:t>
            </w:r>
          </w:p>
        </w:tc>
        <w:tc>
          <w:tcPr>
            <w:tcW w:w="649" w:type="dxa"/>
            <w:tcBorders>
              <w:top w:val="nil"/>
              <w:left w:val="nil"/>
              <w:bottom w:val="nil"/>
              <w:right w:val="nil"/>
            </w:tcBorders>
          </w:tcPr>
          <w:p w14:paraId="54384BA4" w14:textId="77777777" w:rsidR="00B92327" w:rsidRPr="00801E49" w:rsidRDefault="00332621" w:rsidP="00A544C8">
            <w:pPr>
              <w:spacing w:after="0" w:line="259" w:lineRule="auto"/>
              <w:ind w:left="67" w:right="0" w:firstLine="0"/>
              <w:jc w:val="center"/>
              <w:rPr>
                <w:rFonts w:ascii="Open Sans" w:hAnsi="Open Sans" w:cs="Open Sans"/>
                <w:sz w:val="16"/>
                <w:szCs w:val="24"/>
                <w:rPrChange w:id="5278" w:author="Nicole Wu" w:date="2024-01-08T11:26:00Z">
                  <w:rPr>
                    <w:sz w:val="16"/>
                    <w:szCs w:val="24"/>
                  </w:rPr>
                </w:rPrChange>
              </w:rPr>
            </w:pPr>
            <w:r w:rsidRPr="00801E49">
              <w:rPr>
                <w:rFonts w:ascii="Open Sans" w:hAnsi="Open Sans" w:cs="Open Sans"/>
                <w:sz w:val="16"/>
                <w:szCs w:val="24"/>
                <w:rPrChange w:id="5279" w:author="Nicole Wu" w:date="2024-01-08T11:26:00Z">
                  <w:rPr>
                    <w:sz w:val="16"/>
                    <w:szCs w:val="24"/>
                  </w:rPr>
                </w:rPrChange>
              </w:rPr>
              <w:t>(0.00)</w:t>
            </w:r>
          </w:p>
        </w:tc>
        <w:tc>
          <w:tcPr>
            <w:tcW w:w="617" w:type="dxa"/>
            <w:tcBorders>
              <w:top w:val="nil"/>
              <w:left w:val="nil"/>
              <w:bottom w:val="nil"/>
              <w:right w:val="nil"/>
            </w:tcBorders>
          </w:tcPr>
          <w:p w14:paraId="0EBAA620" w14:textId="77777777" w:rsidR="00B92327" w:rsidRPr="00801E49" w:rsidRDefault="00332621" w:rsidP="00A544C8">
            <w:pPr>
              <w:spacing w:after="0" w:line="259" w:lineRule="auto"/>
              <w:ind w:left="67" w:right="0" w:firstLine="0"/>
              <w:jc w:val="center"/>
              <w:rPr>
                <w:rFonts w:ascii="Open Sans" w:hAnsi="Open Sans" w:cs="Open Sans"/>
                <w:sz w:val="16"/>
                <w:szCs w:val="24"/>
                <w:rPrChange w:id="5280" w:author="Nicole Wu" w:date="2024-01-08T11:26:00Z">
                  <w:rPr>
                    <w:sz w:val="16"/>
                    <w:szCs w:val="24"/>
                  </w:rPr>
                </w:rPrChange>
              </w:rPr>
            </w:pPr>
            <w:r w:rsidRPr="00801E49">
              <w:rPr>
                <w:rFonts w:ascii="Open Sans" w:hAnsi="Open Sans" w:cs="Open Sans"/>
                <w:sz w:val="16"/>
                <w:szCs w:val="24"/>
                <w:rPrChange w:id="5281" w:author="Nicole Wu" w:date="2024-01-08T11:26:00Z">
                  <w:rPr>
                    <w:sz w:val="16"/>
                    <w:szCs w:val="24"/>
                  </w:rPr>
                </w:rPrChange>
              </w:rPr>
              <w:t>(0.99)</w:t>
            </w:r>
          </w:p>
        </w:tc>
        <w:tc>
          <w:tcPr>
            <w:tcW w:w="657" w:type="dxa"/>
            <w:tcBorders>
              <w:top w:val="nil"/>
              <w:left w:val="nil"/>
              <w:bottom w:val="nil"/>
              <w:right w:val="nil"/>
            </w:tcBorders>
          </w:tcPr>
          <w:p w14:paraId="2983E168" w14:textId="77777777" w:rsidR="00B92327" w:rsidRPr="00801E49" w:rsidRDefault="00332621" w:rsidP="00A544C8">
            <w:pPr>
              <w:spacing w:after="0" w:line="259" w:lineRule="auto"/>
              <w:ind w:left="67" w:right="0" w:firstLine="0"/>
              <w:jc w:val="center"/>
              <w:rPr>
                <w:rFonts w:ascii="Open Sans" w:hAnsi="Open Sans" w:cs="Open Sans"/>
                <w:sz w:val="16"/>
                <w:szCs w:val="24"/>
                <w:rPrChange w:id="5282" w:author="Nicole Wu" w:date="2024-01-08T11:26:00Z">
                  <w:rPr>
                    <w:sz w:val="16"/>
                    <w:szCs w:val="24"/>
                  </w:rPr>
                </w:rPrChange>
              </w:rPr>
            </w:pPr>
            <w:r w:rsidRPr="00801E49">
              <w:rPr>
                <w:rFonts w:ascii="Open Sans" w:hAnsi="Open Sans" w:cs="Open Sans"/>
                <w:sz w:val="16"/>
                <w:szCs w:val="24"/>
                <w:rPrChange w:id="5283" w:author="Nicole Wu" w:date="2024-01-08T11:26:00Z">
                  <w:rPr>
                    <w:sz w:val="16"/>
                    <w:szCs w:val="24"/>
                  </w:rPr>
                </w:rPrChange>
              </w:rPr>
              <w:t>(1.90)</w:t>
            </w:r>
          </w:p>
        </w:tc>
        <w:tc>
          <w:tcPr>
            <w:tcW w:w="728" w:type="dxa"/>
            <w:tcBorders>
              <w:top w:val="nil"/>
              <w:left w:val="nil"/>
              <w:bottom w:val="nil"/>
              <w:right w:val="nil"/>
            </w:tcBorders>
          </w:tcPr>
          <w:p w14:paraId="436B2D12" w14:textId="77777777" w:rsidR="00B92327" w:rsidRPr="00801E49" w:rsidRDefault="00332621" w:rsidP="00A544C8">
            <w:pPr>
              <w:spacing w:after="0" w:line="259" w:lineRule="auto"/>
              <w:ind w:left="67" w:right="0" w:firstLine="0"/>
              <w:jc w:val="center"/>
              <w:rPr>
                <w:rFonts w:ascii="Open Sans" w:hAnsi="Open Sans" w:cs="Open Sans"/>
                <w:sz w:val="16"/>
                <w:szCs w:val="24"/>
                <w:rPrChange w:id="5284" w:author="Nicole Wu" w:date="2024-01-08T11:26:00Z">
                  <w:rPr>
                    <w:sz w:val="16"/>
                    <w:szCs w:val="24"/>
                  </w:rPr>
                </w:rPrChange>
              </w:rPr>
            </w:pPr>
            <w:r w:rsidRPr="00801E49">
              <w:rPr>
                <w:rFonts w:ascii="Open Sans" w:hAnsi="Open Sans" w:cs="Open Sans"/>
                <w:sz w:val="16"/>
                <w:szCs w:val="24"/>
                <w:rPrChange w:id="5285" w:author="Nicole Wu" w:date="2024-01-08T11:26:00Z">
                  <w:rPr>
                    <w:sz w:val="16"/>
                    <w:szCs w:val="24"/>
                  </w:rPr>
                </w:rPrChange>
              </w:rPr>
              <w:t>(0.00)</w:t>
            </w:r>
          </w:p>
        </w:tc>
      </w:tr>
      <w:tr w:rsidR="00B92327" w:rsidRPr="00801E49" w14:paraId="447AEE64" w14:textId="77777777" w:rsidTr="00A544C8">
        <w:trPr>
          <w:trHeight w:val="155"/>
        </w:trPr>
        <w:tc>
          <w:tcPr>
            <w:tcW w:w="3494" w:type="dxa"/>
            <w:tcBorders>
              <w:top w:val="nil"/>
              <w:left w:val="nil"/>
              <w:bottom w:val="nil"/>
              <w:right w:val="nil"/>
            </w:tcBorders>
          </w:tcPr>
          <w:p w14:paraId="6033740E" w14:textId="77777777" w:rsidR="00B92327" w:rsidRPr="00801E49" w:rsidRDefault="00332621" w:rsidP="00A544C8">
            <w:pPr>
              <w:spacing w:after="0" w:line="259" w:lineRule="auto"/>
              <w:ind w:left="67" w:right="0" w:firstLine="0"/>
              <w:jc w:val="left"/>
              <w:rPr>
                <w:rFonts w:ascii="Open Sans" w:hAnsi="Open Sans" w:cs="Open Sans"/>
                <w:sz w:val="16"/>
                <w:szCs w:val="24"/>
                <w:rPrChange w:id="5286" w:author="Nicole Wu" w:date="2024-01-08T11:26:00Z">
                  <w:rPr>
                    <w:sz w:val="16"/>
                    <w:szCs w:val="24"/>
                  </w:rPr>
                </w:rPrChange>
              </w:rPr>
            </w:pPr>
            <w:r w:rsidRPr="00801E49">
              <w:rPr>
                <w:rFonts w:ascii="Open Sans" w:hAnsi="Open Sans" w:cs="Open Sans"/>
                <w:sz w:val="16"/>
                <w:szCs w:val="24"/>
                <w:rPrChange w:id="5287" w:author="Nicole Wu" w:date="2024-01-08T11:26:00Z">
                  <w:rPr>
                    <w:sz w:val="16"/>
                    <w:szCs w:val="24"/>
                  </w:rPr>
                </w:rPrChange>
              </w:rPr>
              <w:t>Consumption over the past 7 days (protein-rich foods)</w:t>
            </w:r>
          </w:p>
        </w:tc>
        <w:tc>
          <w:tcPr>
            <w:tcW w:w="617" w:type="dxa"/>
            <w:tcBorders>
              <w:top w:val="nil"/>
              <w:left w:val="nil"/>
              <w:bottom w:val="nil"/>
              <w:right w:val="nil"/>
            </w:tcBorders>
          </w:tcPr>
          <w:p w14:paraId="30F833ED" w14:textId="77777777" w:rsidR="00B92327" w:rsidRPr="00801E49" w:rsidRDefault="00332621" w:rsidP="00A544C8">
            <w:pPr>
              <w:spacing w:after="0" w:line="259" w:lineRule="auto"/>
              <w:ind w:left="67" w:right="0" w:firstLine="0"/>
              <w:jc w:val="center"/>
              <w:rPr>
                <w:rFonts w:ascii="Open Sans" w:hAnsi="Open Sans" w:cs="Open Sans"/>
                <w:sz w:val="16"/>
                <w:szCs w:val="24"/>
                <w:rPrChange w:id="5288" w:author="Nicole Wu" w:date="2024-01-08T11:26:00Z">
                  <w:rPr>
                    <w:sz w:val="16"/>
                    <w:szCs w:val="24"/>
                  </w:rPr>
                </w:rPrChange>
              </w:rPr>
            </w:pPr>
            <w:r w:rsidRPr="00801E49">
              <w:rPr>
                <w:rFonts w:ascii="Open Sans" w:hAnsi="Open Sans" w:cs="Open Sans"/>
                <w:sz w:val="16"/>
                <w:szCs w:val="24"/>
                <w:rPrChange w:id="5289" w:author="Nicole Wu" w:date="2024-01-08T11:26:00Z">
                  <w:rPr>
                    <w:sz w:val="16"/>
                    <w:szCs w:val="24"/>
                  </w:rPr>
                </w:rPrChange>
              </w:rPr>
              <w:t>1.72</w:t>
            </w:r>
          </w:p>
        </w:tc>
        <w:tc>
          <w:tcPr>
            <w:tcW w:w="657" w:type="dxa"/>
            <w:tcBorders>
              <w:top w:val="nil"/>
              <w:left w:val="nil"/>
              <w:bottom w:val="nil"/>
              <w:right w:val="nil"/>
            </w:tcBorders>
          </w:tcPr>
          <w:p w14:paraId="3CECD8B9" w14:textId="77777777" w:rsidR="00B92327" w:rsidRPr="00801E49" w:rsidRDefault="00332621" w:rsidP="00A544C8">
            <w:pPr>
              <w:spacing w:after="0" w:line="259" w:lineRule="auto"/>
              <w:ind w:left="67" w:right="0" w:firstLine="0"/>
              <w:jc w:val="center"/>
              <w:rPr>
                <w:rFonts w:ascii="Open Sans" w:hAnsi="Open Sans" w:cs="Open Sans"/>
                <w:sz w:val="16"/>
                <w:szCs w:val="24"/>
                <w:rPrChange w:id="5290" w:author="Nicole Wu" w:date="2024-01-08T11:26:00Z">
                  <w:rPr>
                    <w:sz w:val="16"/>
                    <w:szCs w:val="24"/>
                  </w:rPr>
                </w:rPrChange>
              </w:rPr>
            </w:pPr>
            <w:r w:rsidRPr="00801E49">
              <w:rPr>
                <w:rFonts w:ascii="Open Sans" w:hAnsi="Open Sans" w:cs="Open Sans"/>
                <w:sz w:val="16"/>
                <w:szCs w:val="24"/>
                <w:rPrChange w:id="5291" w:author="Nicole Wu" w:date="2024-01-08T11:26:00Z">
                  <w:rPr>
                    <w:sz w:val="16"/>
                    <w:szCs w:val="24"/>
                  </w:rPr>
                </w:rPrChange>
              </w:rPr>
              <w:t>2.09</w:t>
            </w:r>
          </w:p>
        </w:tc>
        <w:tc>
          <w:tcPr>
            <w:tcW w:w="648" w:type="dxa"/>
            <w:tcBorders>
              <w:top w:val="nil"/>
              <w:left w:val="nil"/>
              <w:bottom w:val="nil"/>
              <w:right w:val="nil"/>
            </w:tcBorders>
          </w:tcPr>
          <w:p w14:paraId="654311F0" w14:textId="77777777" w:rsidR="00B92327" w:rsidRPr="00801E49" w:rsidRDefault="00332621" w:rsidP="00A544C8">
            <w:pPr>
              <w:spacing w:after="0" w:line="259" w:lineRule="auto"/>
              <w:ind w:left="67" w:right="0" w:firstLine="0"/>
              <w:jc w:val="center"/>
              <w:rPr>
                <w:rFonts w:ascii="Open Sans" w:hAnsi="Open Sans" w:cs="Open Sans"/>
                <w:sz w:val="16"/>
                <w:szCs w:val="24"/>
                <w:rPrChange w:id="5292" w:author="Nicole Wu" w:date="2024-01-08T11:26:00Z">
                  <w:rPr>
                    <w:sz w:val="16"/>
                    <w:szCs w:val="24"/>
                  </w:rPr>
                </w:rPrChange>
              </w:rPr>
            </w:pPr>
            <w:r w:rsidRPr="00801E49">
              <w:rPr>
                <w:rFonts w:ascii="Open Sans" w:hAnsi="Open Sans" w:cs="Open Sans"/>
                <w:sz w:val="16"/>
                <w:szCs w:val="24"/>
                <w:rPrChange w:id="5293" w:author="Nicole Wu" w:date="2024-01-08T11:26:00Z">
                  <w:rPr>
                    <w:sz w:val="16"/>
                    <w:szCs w:val="24"/>
                  </w:rPr>
                </w:rPrChange>
              </w:rPr>
              <w:t>0.37*</w:t>
            </w:r>
          </w:p>
        </w:tc>
        <w:tc>
          <w:tcPr>
            <w:tcW w:w="586" w:type="dxa"/>
            <w:tcBorders>
              <w:top w:val="nil"/>
              <w:left w:val="nil"/>
              <w:bottom w:val="nil"/>
              <w:right w:val="nil"/>
            </w:tcBorders>
          </w:tcPr>
          <w:p w14:paraId="59141122" w14:textId="77777777" w:rsidR="00B92327" w:rsidRPr="00801E49" w:rsidRDefault="00332621" w:rsidP="00A544C8">
            <w:pPr>
              <w:spacing w:after="0" w:line="259" w:lineRule="auto"/>
              <w:ind w:left="67" w:right="0" w:firstLine="0"/>
              <w:jc w:val="center"/>
              <w:rPr>
                <w:rFonts w:ascii="Open Sans" w:hAnsi="Open Sans" w:cs="Open Sans"/>
                <w:sz w:val="16"/>
                <w:szCs w:val="24"/>
                <w:rPrChange w:id="5294" w:author="Nicole Wu" w:date="2024-01-08T11:26:00Z">
                  <w:rPr>
                    <w:sz w:val="16"/>
                    <w:szCs w:val="24"/>
                  </w:rPr>
                </w:rPrChange>
              </w:rPr>
            </w:pPr>
            <w:r w:rsidRPr="00801E49">
              <w:rPr>
                <w:rFonts w:ascii="Open Sans" w:hAnsi="Open Sans" w:cs="Open Sans"/>
                <w:sz w:val="16"/>
                <w:szCs w:val="24"/>
                <w:rPrChange w:id="5295" w:author="Nicole Wu" w:date="2024-01-08T11:26:00Z">
                  <w:rPr>
                    <w:sz w:val="16"/>
                    <w:szCs w:val="24"/>
                  </w:rPr>
                </w:rPrChange>
              </w:rPr>
              <w:t>0.51</w:t>
            </w:r>
          </w:p>
        </w:tc>
        <w:tc>
          <w:tcPr>
            <w:tcW w:w="707" w:type="dxa"/>
            <w:tcBorders>
              <w:top w:val="nil"/>
              <w:left w:val="nil"/>
              <w:bottom w:val="nil"/>
              <w:right w:val="nil"/>
            </w:tcBorders>
          </w:tcPr>
          <w:p w14:paraId="71E2233C" w14:textId="77777777" w:rsidR="00B92327" w:rsidRPr="00801E49" w:rsidRDefault="00332621" w:rsidP="00A544C8">
            <w:pPr>
              <w:spacing w:after="0" w:line="259" w:lineRule="auto"/>
              <w:ind w:left="67" w:right="0" w:firstLine="0"/>
              <w:jc w:val="center"/>
              <w:rPr>
                <w:rFonts w:ascii="Open Sans" w:hAnsi="Open Sans" w:cs="Open Sans"/>
                <w:sz w:val="16"/>
                <w:szCs w:val="24"/>
                <w:rPrChange w:id="5296" w:author="Nicole Wu" w:date="2024-01-08T11:26:00Z">
                  <w:rPr>
                    <w:sz w:val="16"/>
                    <w:szCs w:val="24"/>
                  </w:rPr>
                </w:rPrChange>
              </w:rPr>
            </w:pPr>
            <w:r w:rsidRPr="00801E49">
              <w:rPr>
                <w:rFonts w:ascii="Open Sans" w:hAnsi="Open Sans" w:cs="Open Sans"/>
                <w:sz w:val="16"/>
                <w:szCs w:val="24"/>
                <w:rPrChange w:id="5297" w:author="Nicole Wu" w:date="2024-01-08T11:26:00Z">
                  <w:rPr>
                    <w:sz w:val="16"/>
                    <w:szCs w:val="24"/>
                  </w:rPr>
                </w:rPrChange>
              </w:rPr>
              <w:t>0.59</w:t>
            </w:r>
          </w:p>
        </w:tc>
        <w:tc>
          <w:tcPr>
            <w:tcW w:w="649" w:type="dxa"/>
            <w:tcBorders>
              <w:top w:val="nil"/>
              <w:left w:val="nil"/>
              <w:bottom w:val="nil"/>
              <w:right w:val="nil"/>
            </w:tcBorders>
          </w:tcPr>
          <w:p w14:paraId="0B6EA57E" w14:textId="77777777" w:rsidR="00B92327" w:rsidRPr="00801E49" w:rsidRDefault="00332621" w:rsidP="00A544C8">
            <w:pPr>
              <w:spacing w:after="0" w:line="259" w:lineRule="auto"/>
              <w:ind w:left="67" w:right="0" w:firstLine="0"/>
              <w:jc w:val="center"/>
              <w:rPr>
                <w:rFonts w:ascii="Open Sans" w:hAnsi="Open Sans" w:cs="Open Sans"/>
                <w:sz w:val="16"/>
                <w:szCs w:val="24"/>
                <w:rPrChange w:id="5298" w:author="Nicole Wu" w:date="2024-01-08T11:26:00Z">
                  <w:rPr>
                    <w:sz w:val="16"/>
                    <w:szCs w:val="24"/>
                  </w:rPr>
                </w:rPrChange>
              </w:rPr>
            </w:pPr>
            <w:r w:rsidRPr="00801E49">
              <w:rPr>
                <w:rFonts w:ascii="Open Sans" w:hAnsi="Open Sans" w:cs="Open Sans"/>
                <w:sz w:val="16"/>
                <w:szCs w:val="24"/>
                <w:rPrChange w:id="5299" w:author="Nicole Wu" w:date="2024-01-08T11:26:00Z">
                  <w:rPr>
                    <w:sz w:val="16"/>
                    <w:szCs w:val="24"/>
                  </w:rPr>
                </w:rPrChange>
              </w:rPr>
              <w:t>0.08</w:t>
            </w:r>
          </w:p>
        </w:tc>
        <w:tc>
          <w:tcPr>
            <w:tcW w:w="617" w:type="dxa"/>
            <w:tcBorders>
              <w:top w:val="nil"/>
              <w:left w:val="nil"/>
              <w:bottom w:val="nil"/>
              <w:right w:val="nil"/>
            </w:tcBorders>
          </w:tcPr>
          <w:p w14:paraId="2ECF8D72" w14:textId="77777777" w:rsidR="00B92327" w:rsidRPr="00801E49" w:rsidRDefault="00332621" w:rsidP="00A544C8">
            <w:pPr>
              <w:spacing w:after="0" w:line="259" w:lineRule="auto"/>
              <w:ind w:left="67" w:right="0" w:firstLine="0"/>
              <w:jc w:val="center"/>
              <w:rPr>
                <w:rFonts w:ascii="Open Sans" w:hAnsi="Open Sans" w:cs="Open Sans"/>
                <w:sz w:val="16"/>
                <w:szCs w:val="24"/>
                <w:rPrChange w:id="5300" w:author="Nicole Wu" w:date="2024-01-08T11:26:00Z">
                  <w:rPr>
                    <w:sz w:val="16"/>
                    <w:szCs w:val="24"/>
                  </w:rPr>
                </w:rPrChange>
              </w:rPr>
            </w:pPr>
            <w:r w:rsidRPr="00801E49">
              <w:rPr>
                <w:rFonts w:ascii="Open Sans" w:hAnsi="Open Sans" w:cs="Open Sans"/>
                <w:sz w:val="16"/>
                <w:szCs w:val="24"/>
                <w:rPrChange w:id="5301" w:author="Nicole Wu" w:date="2024-01-08T11:26:00Z">
                  <w:rPr>
                    <w:sz w:val="16"/>
                    <w:szCs w:val="24"/>
                  </w:rPr>
                </w:rPrChange>
              </w:rPr>
              <w:t>0.88</w:t>
            </w:r>
          </w:p>
        </w:tc>
        <w:tc>
          <w:tcPr>
            <w:tcW w:w="657" w:type="dxa"/>
            <w:tcBorders>
              <w:top w:val="nil"/>
              <w:left w:val="nil"/>
              <w:bottom w:val="nil"/>
              <w:right w:val="nil"/>
            </w:tcBorders>
          </w:tcPr>
          <w:p w14:paraId="6B720A81" w14:textId="77777777" w:rsidR="00B92327" w:rsidRPr="00801E49" w:rsidRDefault="00332621" w:rsidP="00A544C8">
            <w:pPr>
              <w:spacing w:after="0" w:line="259" w:lineRule="auto"/>
              <w:ind w:left="67" w:right="0" w:firstLine="0"/>
              <w:jc w:val="center"/>
              <w:rPr>
                <w:rFonts w:ascii="Open Sans" w:hAnsi="Open Sans" w:cs="Open Sans"/>
                <w:sz w:val="16"/>
                <w:szCs w:val="24"/>
                <w:rPrChange w:id="5302" w:author="Nicole Wu" w:date="2024-01-08T11:26:00Z">
                  <w:rPr>
                    <w:sz w:val="16"/>
                    <w:szCs w:val="24"/>
                  </w:rPr>
                </w:rPrChange>
              </w:rPr>
            </w:pPr>
            <w:r w:rsidRPr="00801E49">
              <w:rPr>
                <w:rFonts w:ascii="Open Sans" w:hAnsi="Open Sans" w:cs="Open Sans"/>
                <w:sz w:val="16"/>
                <w:szCs w:val="24"/>
                <w:rPrChange w:id="5303" w:author="Nicole Wu" w:date="2024-01-08T11:26:00Z">
                  <w:rPr>
                    <w:sz w:val="16"/>
                    <w:szCs w:val="24"/>
                  </w:rPr>
                </w:rPrChange>
              </w:rPr>
              <w:t>1.44</w:t>
            </w:r>
          </w:p>
        </w:tc>
        <w:tc>
          <w:tcPr>
            <w:tcW w:w="728" w:type="dxa"/>
            <w:tcBorders>
              <w:top w:val="nil"/>
              <w:left w:val="nil"/>
              <w:bottom w:val="nil"/>
              <w:right w:val="nil"/>
            </w:tcBorders>
          </w:tcPr>
          <w:p w14:paraId="1109EAA1" w14:textId="77777777" w:rsidR="00B92327" w:rsidRPr="00801E49" w:rsidRDefault="00332621" w:rsidP="00A544C8">
            <w:pPr>
              <w:spacing w:after="0" w:line="259" w:lineRule="auto"/>
              <w:ind w:left="67" w:right="0" w:firstLine="0"/>
              <w:jc w:val="center"/>
              <w:rPr>
                <w:rFonts w:ascii="Open Sans" w:hAnsi="Open Sans" w:cs="Open Sans"/>
                <w:sz w:val="16"/>
                <w:szCs w:val="24"/>
                <w:rPrChange w:id="5304" w:author="Nicole Wu" w:date="2024-01-08T11:26:00Z">
                  <w:rPr>
                    <w:sz w:val="16"/>
                    <w:szCs w:val="24"/>
                  </w:rPr>
                </w:rPrChange>
              </w:rPr>
            </w:pPr>
            <w:r w:rsidRPr="00801E49">
              <w:rPr>
                <w:rFonts w:ascii="Open Sans" w:hAnsi="Open Sans" w:cs="Open Sans"/>
                <w:sz w:val="16"/>
                <w:szCs w:val="24"/>
                <w:rPrChange w:id="5305" w:author="Nicole Wu" w:date="2024-01-08T11:26:00Z">
                  <w:rPr>
                    <w:sz w:val="16"/>
                    <w:szCs w:val="24"/>
                  </w:rPr>
                </w:rPrChange>
              </w:rPr>
              <w:t>0.56***</w:t>
            </w:r>
          </w:p>
        </w:tc>
      </w:tr>
      <w:tr w:rsidR="00B92327" w:rsidRPr="00801E49" w14:paraId="495D5E90" w14:textId="77777777" w:rsidTr="00A544C8">
        <w:trPr>
          <w:trHeight w:val="155"/>
        </w:trPr>
        <w:tc>
          <w:tcPr>
            <w:tcW w:w="3494" w:type="dxa"/>
            <w:tcBorders>
              <w:top w:val="nil"/>
              <w:left w:val="nil"/>
              <w:bottom w:val="nil"/>
              <w:right w:val="nil"/>
            </w:tcBorders>
          </w:tcPr>
          <w:p w14:paraId="3B184C3E" w14:textId="77777777" w:rsidR="00B92327" w:rsidRPr="00801E49" w:rsidRDefault="00B92327" w:rsidP="00A544C8">
            <w:pPr>
              <w:spacing w:after="0" w:line="259" w:lineRule="auto"/>
              <w:ind w:left="67" w:right="0" w:firstLine="0"/>
              <w:jc w:val="left"/>
              <w:rPr>
                <w:rFonts w:ascii="Open Sans" w:hAnsi="Open Sans" w:cs="Open Sans"/>
                <w:sz w:val="16"/>
                <w:szCs w:val="24"/>
                <w:rPrChange w:id="5306" w:author="Nicole Wu" w:date="2024-01-08T11:26:00Z">
                  <w:rPr>
                    <w:sz w:val="16"/>
                    <w:szCs w:val="24"/>
                  </w:rPr>
                </w:rPrChange>
              </w:rPr>
            </w:pPr>
          </w:p>
        </w:tc>
        <w:tc>
          <w:tcPr>
            <w:tcW w:w="617" w:type="dxa"/>
            <w:tcBorders>
              <w:top w:val="nil"/>
              <w:left w:val="nil"/>
              <w:bottom w:val="nil"/>
              <w:right w:val="nil"/>
            </w:tcBorders>
          </w:tcPr>
          <w:p w14:paraId="2E31BF2A" w14:textId="77777777" w:rsidR="00B92327" w:rsidRPr="00801E49" w:rsidRDefault="00332621" w:rsidP="00A544C8">
            <w:pPr>
              <w:spacing w:after="0" w:line="259" w:lineRule="auto"/>
              <w:ind w:left="67" w:right="0" w:firstLine="0"/>
              <w:jc w:val="center"/>
              <w:rPr>
                <w:rFonts w:ascii="Open Sans" w:hAnsi="Open Sans" w:cs="Open Sans"/>
                <w:sz w:val="16"/>
                <w:szCs w:val="24"/>
                <w:rPrChange w:id="5307" w:author="Nicole Wu" w:date="2024-01-08T11:26:00Z">
                  <w:rPr>
                    <w:sz w:val="16"/>
                    <w:szCs w:val="24"/>
                  </w:rPr>
                </w:rPrChange>
              </w:rPr>
            </w:pPr>
            <w:r w:rsidRPr="00801E49">
              <w:rPr>
                <w:rFonts w:ascii="Open Sans" w:hAnsi="Open Sans" w:cs="Open Sans"/>
                <w:sz w:val="16"/>
                <w:szCs w:val="24"/>
                <w:rPrChange w:id="5308" w:author="Nicole Wu" w:date="2024-01-08T11:26:00Z">
                  <w:rPr>
                    <w:sz w:val="16"/>
                    <w:szCs w:val="24"/>
                  </w:rPr>
                </w:rPrChange>
              </w:rPr>
              <w:t>(1.81)</w:t>
            </w:r>
          </w:p>
        </w:tc>
        <w:tc>
          <w:tcPr>
            <w:tcW w:w="657" w:type="dxa"/>
            <w:tcBorders>
              <w:top w:val="nil"/>
              <w:left w:val="nil"/>
              <w:bottom w:val="nil"/>
              <w:right w:val="nil"/>
            </w:tcBorders>
          </w:tcPr>
          <w:p w14:paraId="457F8387" w14:textId="77777777" w:rsidR="00B92327" w:rsidRPr="00801E49" w:rsidRDefault="00332621" w:rsidP="00A544C8">
            <w:pPr>
              <w:spacing w:after="0" w:line="259" w:lineRule="auto"/>
              <w:ind w:left="67" w:right="0" w:firstLine="0"/>
              <w:jc w:val="center"/>
              <w:rPr>
                <w:rFonts w:ascii="Open Sans" w:hAnsi="Open Sans" w:cs="Open Sans"/>
                <w:sz w:val="16"/>
                <w:szCs w:val="24"/>
                <w:rPrChange w:id="5309" w:author="Nicole Wu" w:date="2024-01-08T11:26:00Z">
                  <w:rPr>
                    <w:sz w:val="16"/>
                    <w:szCs w:val="24"/>
                  </w:rPr>
                </w:rPrChange>
              </w:rPr>
            </w:pPr>
            <w:r w:rsidRPr="00801E49">
              <w:rPr>
                <w:rFonts w:ascii="Open Sans" w:hAnsi="Open Sans" w:cs="Open Sans"/>
                <w:sz w:val="16"/>
                <w:szCs w:val="24"/>
                <w:rPrChange w:id="5310" w:author="Nicole Wu" w:date="2024-01-08T11:26:00Z">
                  <w:rPr>
                    <w:sz w:val="16"/>
                    <w:szCs w:val="24"/>
                  </w:rPr>
                </w:rPrChange>
              </w:rPr>
              <w:t>(1.81)</w:t>
            </w:r>
          </w:p>
        </w:tc>
        <w:tc>
          <w:tcPr>
            <w:tcW w:w="648" w:type="dxa"/>
            <w:tcBorders>
              <w:top w:val="nil"/>
              <w:left w:val="nil"/>
              <w:bottom w:val="nil"/>
              <w:right w:val="nil"/>
            </w:tcBorders>
          </w:tcPr>
          <w:p w14:paraId="47E5A0A5" w14:textId="77777777" w:rsidR="00B92327" w:rsidRPr="00801E49" w:rsidRDefault="00332621" w:rsidP="00A544C8">
            <w:pPr>
              <w:spacing w:after="0" w:line="259" w:lineRule="auto"/>
              <w:ind w:left="67" w:right="0" w:firstLine="0"/>
              <w:jc w:val="center"/>
              <w:rPr>
                <w:rFonts w:ascii="Open Sans" w:hAnsi="Open Sans" w:cs="Open Sans"/>
                <w:sz w:val="16"/>
                <w:szCs w:val="24"/>
                <w:rPrChange w:id="5311" w:author="Nicole Wu" w:date="2024-01-08T11:26:00Z">
                  <w:rPr>
                    <w:sz w:val="16"/>
                    <w:szCs w:val="24"/>
                  </w:rPr>
                </w:rPrChange>
              </w:rPr>
            </w:pPr>
            <w:r w:rsidRPr="00801E49">
              <w:rPr>
                <w:rFonts w:ascii="Open Sans" w:hAnsi="Open Sans" w:cs="Open Sans"/>
                <w:sz w:val="16"/>
                <w:szCs w:val="24"/>
                <w:rPrChange w:id="5312" w:author="Nicole Wu" w:date="2024-01-08T11:26:00Z">
                  <w:rPr>
                    <w:sz w:val="16"/>
                    <w:szCs w:val="24"/>
                  </w:rPr>
                </w:rPrChange>
              </w:rPr>
              <w:t>(0.04)</w:t>
            </w:r>
          </w:p>
        </w:tc>
        <w:tc>
          <w:tcPr>
            <w:tcW w:w="586" w:type="dxa"/>
            <w:tcBorders>
              <w:top w:val="nil"/>
              <w:left w:val="nil"/>
              <w:bottom w:val="nil"/>
              <w:right w:val="nil"/>
            </w:tcBorders>
          </w:tcPr>
          <w:p w14:paraId="4F50A22C" w14:textId="77777777" w:rsidR="00B92327" w:rsidRPr="00801E49" w:rsidRDefault="00332621" w:rsidP="00A544C8">
            <w:pPr>
              <w:spacing w:after="0" w:line="259" w:lineRule="auto"/>
              <w:ind w:left="67" w:right="0" w:firstLine="0"/>
              <w:jc w:val="center"/>
              <w:rPr>
                <w:rFonts w:ascii="Open Sans" w:hAnsi="Open Sans" w:cs="Open Sans"/>
                <w:sz w:val="16"/>
                <w:szCs w:val="24"/>
                <w:rPrChange w:id="5313" w:author="Nicole Wu" w:date="2024-01-08T11:26:00Z">
                  <w:rPr>
                    <w:sz w:val="16"/>
                    <w:szCs w:val="24"/>
                  </w:rPr>
                </w:rPrChange>
              </w:rPr>
            </w:pPr>
            <w:r w:rsidRPr="00801E49">
              <w:rPr>
                <w:rFonts w:ascii="Open Sans" w:hAnsi="Open Sans" w:cs="Open Sans"/>
                <w:sz w:val="16"/>
                <w:szCs w:val="24"/>
                <w:rPrChange w:id="5314" w:author="Nicole Wu" w:date="2024-01-08T11:26:00Z">
                  <w:rPr>
                    <w:sz w:val="16"/>
                    <w:szCs w:val="24"/>
                  </w:rPr>
                </w:rPrChange>
              </w:rPr>
              <w:t>(1.07)</w:t>
            </w:r>
          </w:p>
        </w:tc>
        <w:tc>
          <w:tcPr>
            <w:tcW w:w="707" w:type="dxa"/>
            <w:tcBorders>
              <w:top w:val="nil"/>
              <w:left w:val="nil"/>
              <w:bottom w:val="nil"/>
              <w:right w:val="nil"/>
            </w:tcBorders>
          </w:tcPr>
          <w:p w14:paraId="636A4FB8" w14:textId="77777777" w:rsidR="00B92327" w:rsidRPr="00801E49" w:rsidRDefault="00332621" w:rsidP="00A544C8">
            <w:pPr>
              <w:spacing w:after="0" w:line="259" w:lineRule="auto"/>
              <w:ind w:left="67" w:right="0" w:firstLine="0"/>
              <w:jc w:val="center"/>
              <w:rPr>
                <w:rFonts w:ascii="Open Sans" w:hAnsi="Open Sans" w:cs="Open Sans"/>
                <w:sz w:val="16"/>
                <w:szCs w:val="24"/>
                <w:rPrChange w:id="5315" w:author="Nicole Wu" w:date="2024-01-08T11:26:00Z">
                  <w:rPr>
                    <w:sz w:val="16"/>
                    <w:szCs w:val="24"/>
                  </w:rPr>
                </w:rPrChange>
              </w:rPr>
            </w:pPr>
            <w:r w:rsidRPr="00801E49">
              <w:rPr>
                <w:rFonts w:ascii="Open Sans" w:hAnsi="Open Sans" w:cs="Open Sans"/>
                <w:sz w:val="16"/>
                <w:szCs w:val="24"/>
                <w:rPrChange w:id="5316" w:author="Nicole Wu" w:date="2024-01-08T11:26:00Z">
                  <w:rPr>
                    <w:sz w:val="16"/>
                    <w:szCs w:val="24"/>
                  </w:rPr>
                </w:rPrChange>
              </w:rPr>
              <w:t>(0.99)</w:t>
            </w:r>
          </w:p>
        </w:tc>
        <w:tc>
          <w:tcPr>
            <w:tcW w:w="649" w:type="dxa"/>
            <w:tcBorders>
              <w:top w:val="nil"/>
              <w:left w:val="nil"/>
              <w:bottom w:val="nil"/>
              <w:right w:val="nil"/>
            </w:tcBorders>
          </w:tcPr>
          <w:p w14:paraId="0081289A" w14:textId="77777777" w:rsidR="00B92327" w:rsidRPr="00801E49" w:rsidRDefault="00332621" w:rsidP="00A544C8">
            <w:pPr>
              <w:spacing w:after="0" w:line="259" w:lineRule="auto"/>
              <w:ind w:left="67" w:right="0" w:firstLine="0"/>
              <w:jc w:val="center"/>
              <w:rPr>
                <w:rFonts w:ascii="Open Sans" w:hAnsi="Open Sans" w:cs="Open Sans"/>
                <w:sz w:val="16"/>
                <w:szCs w:val="24"/>
                <w:rPrChange w:id="5317" w:author="Nicole Wu" w:date="2024-01-08T11:26:00Z">
                  <w:rPr>
                    <w:sz w:val="16"/>
                    <w:szCs w:val="24"/>
                  </w:rPr>
                </w:rPrChange>
              </w:rPr>
            </w:pPr>
            <w:r w:rsidRPr="00801E49">
              <w:rPr>
                <w:rFonts w:ascii="Open Sans" w:hAnsi="Open Sans" w:cs="Open Sans"/>
                <w:sz w:val="16"/>
                <w:szCs w:val="24"/>
                <w:rPrChange w:id="5318" w:author="Nicole Wu" w:date="2024-01-08T11:26:00Z">
                  <w:rPr>
                    <w:sz w:val="16"/>
                    <w:szCs w:val="24"/>
                  </w:rPr>
                </w:rPrChange>
              </w:rPr>
              <w:t>(0.45)</w:t>
            </w:r>
          </w:p>
        </w:tc>
        <w:tc>
          <w:tcPr>
            <w:tcW w:w="617" w:type="dxa"/>
            <w:tcBorders>
              <w:top w:val="nil"/>
              <w:left w:val="nil"/>
              <w:bottom w:val="nil"/>
              <w:right w:val="nil"/>
            </w:tcBorders>
          </w:tcPr>
          <w:p w14:paraId="75FF5EDA" w14:textId="77777777" w:rsidR="00B92327" w:rsidRPr="00801E49" w:rsidRDefault="00332621" w:rsidP="00A544C8">
            <w:pPr>
              <w:spacing w:after="0" w:line="259" w:lineRule="auto"/>
              <w:ind w:left="67" w:right="0" w:firstLine="0"/>
              <w:jc w:val="center"/>
              <w:rPr>
                <w:rFonts w:ascii="Open Sans" w:hAnsi="Open Sans" w:cs="Open Sans"/>
                <w:sz w:val="16"/>
                <w:szCs w:val="24"/>
                <w:rPrChange w:id="5319" w:author="Nicole Wu" w:date="2024-01-08T11:26:00Z">
                  <w:rPr>
                    <w:sz w:val="16"/>
                    <w:szCs w:val="24"/>
                  </w:rPr>
                </w:rPrChange>
              </w:rPr>
            </w:pPr>
            <w:r w:rsidRPr="00801E49">
              <w:rPr>
                <w:rFonts w:ascii="Open Sans" w:hAnsi="Open Sans" w:cs="Open Sans"/>
                <w:sz w:val="16"/>
                <w:szCs w:val="24"/>
                <w:rPrChange w:id="5320" w:author="Nicole Wu" w:date="2024-01-08T11:26:00Z">
                  <w:rPr>
                    <w:sz w:val="16"/>
                    <w:szCs w:val="24"/>
                  </w:rPr>
                </w:rPrChange>
              </w:rPr>
              <w:t>(1.45)</w:t>
            </w:r>
          </w:p>
        </w:tc>
        <w:tc>
          <w:tcPr>
            <w:tcW w:w="657" w:type="dxa"/>
            <w:tcBorders>
              <w:top w:val="nil"/>
              <w:left w:val="nil"/>
              <w:bottom w:val="nil"/>
              <w:right w:val="nil"/>
            </w:tcBorders>
          </w:tcPr>
          <w:p w14:paraId="60E6D944" w14:textId="77777777" w:rsidR="00B92327" w:rsidRPr="00801E49" w:rsidRDefault="00332621" w:rsidP="00A544C8">
            <w:pPr>
              <w:spacing w:after="0" w:line="259" w:lineRule="auto"/>
              <w:ind w:left="67" w:right="0" w:firstLine="0"/>
              <w:jc w:val="center"/>
              <w:rPr>
                <w:rFonts w:ascii="Open Sans" w:hAnsi="Open Sans" w:cs="Open Sans"/>
                <w:sz w:val="16"/>
                <w:szCs w:val="24"/>
                <w:rPrChange w:id="5321" w:author="Nicole Wu" w:date="2024-01-08T11:26:00Z">
                  <w:rPr>
                    <w:sz w:val="16"/>
                    <w:szCs w:val="24"/>
                  </w:rPr>
                </w:rPrChange>
              </w:rPr>
            </w:pPr>
            <w:r w:rsidRPr="00801E49">
              <w:rPr>
                <w:rFonts w:ascii="Open Sans" w:hAnsi="Open Sans" w:cs="Open Sans"/>
                <w:sz w:val="16"/>
                <w:szCs w:val="24"/>
                <w:rPrChange w:id="5322" w:author="Nicole Wu" w:date="2024-01-08T11:26:00Z">
                  <w:rPr>
                    <w:sz w:val="16"/>
                    <w:szCs w:val="24"/>
                  </w:rPr>
                </w:rPrChange>
              </w:rPr>
              <w:t>(1.68)</w:t>
            </w:r>
          </w:p>
        </w:tc>
        <w:tc>
          <w:tcPr>
            <w:tcW w:w="728" w:type="dxa"/>
            <w:tcBorders>
              <w:top w:val="nil"/>
              <w:left w:val="nil"/>
              <w:bottom w:val="nil"/>
              <w:right w:val="nil"/>
            </w:tcBorders>
          </w:tcPr>
          <w:p w14:paraId="1329E5B0" w14:textId="77777777" w:rsidR="00B92327" w:rsidRPr="00801E49" w:rsidRDefault="00332621" w:rsidP="00A544C8">
            <w:pPr>
              <w:spacing w:after="0" w:line="259" w:lineRule="auto"/>
              <w:ind w:left="67" w:right="0" w:firstLine="0"/>
              <w:jc w:val="center"/>
              <w:rPr>
                <w:rFonts w:ascii="Open Sans" w:hAnsi="Open Sans" w:cs="Open Sans"/>
                <w:sz w:val="16"/>
                <w:szCs w:val="24"/>
                <w:rPrChange w:id="5323" w:author="Nicole Wu" w:date="2024-01-08T11:26:00Z">
                  <w:rPr>
                    <w:sz w:val="16"/>
                    <w:szCs w:val="24"/>
                  </w:rPr>
                </w:rPrChange>
              </w:rPr>
            </w:pPr>
            <w:r w:rsidRPr="00801E49">
              <w:rPr>
                <w:rFonts w:ascii="Open Sans" w:hAnsi="Open Sans" w:cs="Open Sans"/>
                <w:sz w:val="16"/>
                <w:szCs w:val="24"/>
                <w:rPrChange w:id="5324" w:author="Nicole Wu" w:date="2024-01-08T11:26:00Z">
                  <w:rPr>
                    <w:sz w:val="16"/>
                    <w:szCs w:val="24"/>
                  </w:rPr>
                </w:rPrChange>
              </w:rPr>
              <w:t>(0.00)</w:t>
            </w:r>
          </w:p>
        </w:tc>
      </w:tr>
      <w:tr w:rsidR="00B92327" w:rsidRPr="00801E49" w14:paraId="1CD2609A" w14:textId="77777777" w:rsidTr="00A544C8">
        <w:trPr>
          <w:trHeight w:val="155"/>
        </w:trPr>
        <w:tc>
          <w:tcPr>
            <w:tcW w:w="3494" w:type="dxa"/>
            <w:tcBorders>
              <w:top w:val="nil"/>
              <w:left w:val="nil"/>
              <w:bottom w:val="nil"/>
              <w:right w:val="nil"/>
            </w:tcBorders>
          </w:tcPr>
          <w:p w14:paraId="1E019B0C" w14:textId="77777777" w:rsidR="00B92327" w:rsidRPr="00801E49" w:rsidRDefault="00332621" w:rsidP="00A544C8">
            <w:pPr>
              <w:spacing w:after="0" w:line="259" w:lineRule="auto"/>
              <w:ind w:left="67" w:right="0" w:firstLine="0"/>
              <w:jc w:val="left"/>
              <w:rPr>
                <w:rFonts w:ascii="Open Sans" w:hAnsi="Open Sans" w:cs="Open Sans"/>
                <w:sz w:val="16"/>
                <w:szCs w:val="24"/>
                <w:rPrChange w:id="5325" w:author="Nicole Wu" w:date="2024-01-08T11:26:00Z">
                  <w:rPr>
                    <w:sz w:val="16"/>
                    <w:szCs w:val="24"/>
                  </w:rPr>
                </w:rPrChange>
              </w:rPr>
            </w:pPr>
            <w:r w:rsidRPr="00801E49">
              <w:rPr>
                <w:rFonts w:ascii="Open Sans" w:hAnsi="Open Sans" w:cs="Open Sans"/>
                <w:sz w:val="16"/>
                <w:szCs w:val="24"/>
                <w:rPrChange w:id="5326" w:author="Nicole Wu" w:date="2024-01-08T11:26:00Z">
                  <w:rPr>
                    <w:sz w:val="16"/>
                    <w:szCs w:val="24"/>
                  </w:rPr>
                </w:rPrChange>
              </w:rPr>
              <w:t>Consumption over the past 7 days (vegetables)</w:t>
            </w:r>
          </w:p>
        </w:tc>
        <w:tc>
          <w:tcPr>
            <w:tcW w:w="617" w:type="dxa"/>
            <w:tcBorders>
              <w:top w:val="nil"/>
              <w:left w:val="nil"/>
              <w:bottom w:val="nil"/>
              <w:right w:val="nil"/>
            </w:tcBorders>
          </w:tcPr>
          <w:p w14:paraId="3EA5E1F1" w14:textId="77777777" w:rsidR="00B92327" w:rsidRPr="00801E49" w:rsidRDefault="00332621" w:rsidP="00A544C8">
            <w:pPr>
              <w:spacing w:after="0" w:line="259" w:lineRule="auto"/>
              <w:ind w:left="67" w:right="0" w:firstLine="0"/>
              <w:jc w:val="center"/>
              <w:rPr>
                <w:rFonts w:ascii="Open Sans" w:hAnsi="Open Sans" w:cs="Open Sans"/>
                <w:sz w:val="16"/>
                <w:szCs w:val="24"/>
                <w:rPrChange w:id="5327" w:author="Nicole Wu" w:date="2024-01-08T11:26:00Z">
                  <w:rPr>
                    <w:sz w:val="16"/>
                    <w:szCs w:val="24"/>
                  </w:rPr>
                </w:rPrChange>
              </w:rPr>
            </w:pPr>
            <w:r w:rsidRPr="00801E49">
              <w:rPr>
                <w:rFonts w:ascii="Open Sans" w:hAnsi="Open Sans" w:cs="Open Sans"/>
                <w:sz w:val="16"/>
                <w:szCs w:val="24"/>
                <w:rPrChange w:id="5328" w:author="Nicole Wu" w:date="2024-01-08T11:26:00Z">
                  <w:rPr>
                    <w:sz w:val="16"/>
                    <w:szCs w:val="24"/>
                  </w:rPr>
                </w:rPrChange>
              </w:rPr>
              <w:t>3.73</w:t>
            </w:r>
          </w:p>
        </w:tc>
        <w:tc>
          <w:tcPr>
            <w:tcW w:w="657" w:type="dxa"/>
            <w:tcBorders>
              <w:top w:val="nil"/>
              <w:left w:val="nil"/>
              <w:bottom w:val="nil"/>
              <w:right w:val="nil"/>
            </w:tcBorders>
          </w:tcPr>
          <w:p w14:paraId="7CD9B86F" w14:textId="77777777" w:rsidR="00B92327" w:rsidRPr="00801E49" w:rsidRDefault="00332621" w:rsidP="00A544C8">
            <w:pPr>
              <w:spacing w:after="0" w:line="259" w:lineRule="auto"/>
              <w:ind w:left="67" w:right="0" w:firstLine="0"/>
              <w:jc w:val="center"/>
              <w:rPr>
                <w:rFonts w:ascii="Open Sans" w:hAnsi="Open Sans" w:cs="Open Sans"/>
                <w:sz w:val="16"/>
                <w:szCs w:val="24"/>
                <w:rPrChange w:id="5329" w:author="Nicole Wu" w:date="2024-01-08T11:26:00Z">
                  <w:rPr>
                    <w:sz w:val="16"/>
                    <w:szCs w:val="24"/>
                  </w:rPr>
                </w:rPrChange>
              </w:rPr>
            </w:pPr>
            <w:r w:rsidRPr="00801E49">
              <w:rPr>
                <w:rFonts w:ascii="Open Sans" w:hAnsi="Open Sans" w:cs="Open Sans"/>
                <w:sz w:val="16"/>
                <w:szCs w:val="24"/>
                <w:rPrChange w:id="5330" w:author="Nicole Wu" w:date="2024-01-08T11:26:00Z">
                  <w:rPr>
                    <w:sz w:val="16"/>
                    <w:szCs w:val="24"/>
                  </w:rPr>
                </w:rPrChange>
              </w:rPr>
              <w:t>5.64</w:t>
            </w:r>
          </w:p>
        </w:tc>
        <w:tc>
          <w:tcPr>
            <w:tcW w:w="648" w:type="dxa"/>
            <w:tcBorders>
              <w:top w:val="nil"/>
              <w:left w:val="nil"/>
              <w:bottom w:val="nil"/>
              <w:right w:val="nil"/>
            </w:tcBorders>
          </w:tcPr>
          <w:p w14:paraId="47856B04" w14:textId="77777777" w:rsidR="00B92327" w:rsidRPr="00801E49" w:rsidRDefault="00332621" w:rsidP="00A544C8">
            <w:pPr>
              <w:spacing w:after="0" w:line="259" w:lineRule="auto"/>
              <w:ind w:left="67" w:right="0" w:firstLine="0"/>
              <w:jc w:val="center"/>
              <w:rPr>
                <w:rFonts w:ascii="Open Sans" w:hAnsi="Open Sans" w:cs="Open Sans"/>
                <w:sz w:val="16"/>
                <w:szCs w:val="24"/>
                <w:rPrChange w:id="5331" w:author="Nicole Wu" w:date="2024-01-08T11:26:00Z">
                  <w:rPr>
                    <w:sz w:val="16"/>
                    <w:szCs w:val="24"/>
                  </w:rPr>
                </w:rPrChange>
              </w:rPr>
            </w:pPr>
            <w:r w:rsidRPr="00801E49">
              <w:rPr>
                <w:rFonts w:ascii="Open Sans" w:hAnsi="Open Sans" w:cs="Open Sans"/>
                <w:sz w:val="16"/>
                <w:szCs w:val="24"/>
                <w:rPrChange w:id="5332" w:author="Nicole Wu" w:date="2024-01-08T11:26:00Z">
                  <w:rPr>
                    <w:sz w:val="16"/>
                    <w:szCs w:val="24"/>
                  </w:rPr>
                </w:rPrChange>
              </w:rPr>
              <w:t>1.92***</w:t>
            </w:r>
          </w:p>
        </w:tc>
        <w:tc>
          <w:tcPr>
            <w:tcW w:w="586" w:type="dxa"/>
            <w:tcBorders>
              <w:top w:val="nil"/>
              <w:left w:val="nil"/>
              <w:bottom w:val="nil"/>
              <w:right w:val="nil"/>
            </w:tcBorders>
          </w:tcPr>
          <w:p w14:paraId="6467597C" w14:textId="77777777" w:rsidR="00B92327" w:rsidRPr="00801E49" w:rsidRDefault="00332621" w:rsidP="00A544C8">
            <w:pPr>
              <w:spacing w:after="0" w:line="259" w:lineRule="auto"/>
              <w:ind w:left="67" w:right="0" w:firstLine="0"/>
              <w:jc w:val="center"/>
              <w:rPr>
                <w:rFonts w:ascii="Open Sans" w:hAnsi="Open Sans" w:cs="Open Sans"/>
                <w:sz w:val="16"/>
                <w:szCs w:val="24"/>
                <w:rPrChange w:id="5333" w:author="Nicole Wu" w:date="2024-01-08T11:26:00Z">
                  <w:rPr>
                    <w:sz w:val="16"/>
                    <w:szCs w:val="24"/>
                  </w:rPr>
                </w:rPrChange>
              </w:rPr>
            </w:pPr>
            <w:r w:rsidRPr="00801E49">
              <w:rPr>
                <w:rFonts w:ascii="Open Sans" w:hAnsi="Open Sans" w:cs="Open Sans"/>
                <w:sz w:val="16"/>
                <w:szCs w:val="24"/>
                <w:rPrChange w:id="5334" w:author="Nicole Wu" w:date="2024-01-08T11:26:00Z">
                  <w:rPr>
                    <w:sz w:val="16"/>
                    <w:szCs w:val="24"/>
                  </w:rPr>
                </w:rPrChange>
              </w:rPr>
              <w:t>4.11</w:t>
            </w:r>
          </w:p>
        </w:tc>
        <w:tc>
          <w:tcPr>
            <w:tcW w:w="707" w:type="dxa"/>
            <w:tcBorders>
              <w:top w:val="nil"/>
              <w:left w:val="nil"/>
              <w:bottom w:val="nil"/>
              <w:right w:val="nil"/>
            </w:tcBorders>
          </w:tcPr>
          <w:p w14:paraId="6BE0CC80" w14:textId="77777777" w:rsidR="00B92327" w:rsidRPr="00801E49" w:rsidRDefault="00332621" w:rsidP="00A544C8">
            <w:pPr>
              <w:spacing w:after="0" w:line="259" w:lineRule="auto"/>
              <w:ind w:left="67" w:right="0" w:firstLine="0"/>
              <w:jc w:val="center"/>
              <w:rPr>
                <w:rFonts w:ascii="Open Sans" w:hAnsi="Open Sans" w:cs="Open Sans"/>
                <w:sz w:val="16"/>
                <w:szCs w:val="24"/>
                <w:rPrChange w:id="5335" w:author="Nicole Wu" w:date="2024-01-08T11:26:00Z">
                  <w:rPr>
                    <w:sz w:val="16"/>
                    <w:szCs w:val="24"/>
                  </w:rPr>
                </w:rPrChange>
              </w:rPr>
            </w:pPr>
            <w:r w:rsidRPr="00801E49">
              <w:rPr>
                <w:rFonts w:ascii="Open Sans" w:hAnsi="Open Sans" w:cs="Open Sans"/>
                <w:sz w:val="16"/>
                <w:szCs w:val="24"/>
                <w:rPrChange w:id="5336" w:author="Nicole Wu" w:date="2024-01-08T11:26:00Z">
                  <w:rPr>
                    <w:sz w:val="16"/>
                    <w:szCs w:val="24"/>
                  </w:rPr>
                </w:rPrChange>
              </w:rPr>
              <w:t>5.56</w:t>
            </w:r>
          </w:p>
        </w:tc>
        <w:tc>
          <w:tcPr>
            <w:tcW w:w="649" w:type="dxa"/>
            <w:tcBorders>
              <w:top w:val="nil"/>
              <w:left w:val="nil"/>
              <w:bottom w:val="nil"/>
              <w:right w:val="nil"/>
            </w:tcBorders>
          </w:tcPr>
          <w:p w14:paraId="2A123E44" w14:textId="77777777" w:rsidR="00B92327" w:rsidRPr="00801E49" w:rsidRDefault="00332621" w:rsidP="00A544C8">
            <w:pPr>
              <w:spacing w:after="0" w:line="259" w:lineRule="auto"/>
              <w:ind w:left="67" w:right="0" w:firstLine="0"/>
              <w:jc w:val="center"/>
              <w:rPr>
                <w:rFonts w:ascii="Open Sans" w:hAnsi="Open Sans" w:cs="Open Sans"/>
                <w:sz w:val="16"/>
                <w:szCs w:val="24"/>
                <w:rPrChange w:id="5337" w:author="Nicole Wu" w:date="2024-01-08T11:26:00Z">
                  <w:rPr>
                    <w:sz w:val="16"/>
                    <w:szCs w:val="24"/>
                  </w:rPr>
                </w:rPrChange>
              </w:rPr>
            </w:pPr>
            <w:r w:rsidRPr="00801E49">
              <w:rPr>
                <w:rFonts w:ascii="Open Sans" w:hAnsi="Open Sans" w:cs="Open Sans"/>
                <w:sz w:val="16"/>
                <w:szCs w:val="24"/>
                <w:rPrChange w:id="5338" w:author="Nicole Wu" w:date="2024-01-08T11:26:00Z">
                  <w:rPr>
                    <w:sz w:val="16"/>
                    <w:szCs w:val="24"/>
                  </w:rPr>
                </w:rPrChange>
              </w:rPr>
              <w:t>1.46***</w:t>
            </w:r>
          </w:p>
        </w:tc>
        <w:tc>
          <w:tcPr>
            <w:tcW w:w="617" w:type="dxa"/>
            <w:tcBorders>
              <w:top w:val="nil"/>
              <w:left w:val="nil"/>
              <w:bottom w:val="nil"/>
              <w:right w:val="nil"/>
            </w:tcBorders>
          </w:tcPr>
          <w:p w14:paraId="18EB829C" w14:textId="77777777" w:rsidR="00B92327" w:rsidRPr="00801E49" w:rsidRDefault="00332621" w:rsidP="00A544C8">
            <w:pPr>
              <w:spacing w:after="0" w:line="259" w:lineRule="auto"/>
              <w:ind w:left="67" w:right="0" w:firstLine="0"/>
              <w:jc w:val="center"/>
              <w:rPr>
                <w:rFonts w:ascii="Open Sans" w:hAnsi="Open Sans" w:cs="Open Sans"/>
                <w:sz w:val="16"/>
                <w:szCs w:val="24"/>
                <w:rPrChange w:id="5339" w:author="Nicole Wu" w:date="2024-01-08T11:26:00Z">
                  <w:rPr>
                    <w:sz w:val="16"/>
                    <w:szCs w:val="24"/>
                  </w:rPr>
                </w:rPrChange>
              </w:rPr>
            </w:pPr>
            <w:r w:rsidRPr="00801E49">
              <w:rPr>
                <w:rFonts w:ascii="Open Sans" w:hAnsi="Open Sans" w:cs="Open Sans"/>
                <w:sz w:val="16"/>
                <w:szCs w:val="24"/>
                <w:rPrChange w:id="5340" w:author="Nicole Wu" w:date="2024-01-08T11:26:00Z">
                  <w:rPr>
                    <w:sz w:val="16"/>
                    <w:szCs w:val="24"/>
                  </w:rPr>
                </w:rPrChange>
              </w:rPr>
              <w:t>3.99</w:t>
            </w:r>
          </w:p>
        </w:tc>
        <w:tc>
          <w:tcPr>
            <w:tcW w:w="657" w:type="dxa"/>
            <w:tcBorders>
              <w:top w:val="nil"/>
              <w:left w:val="nil"/>
              <w:bottom w:val="nil"/>
              <w:right w:val="nil"/>
            </w:tcBorders>
          </w:tcPr>
          <w:p w14:paraId="1DFE4E3A" w14:textId="77777777" w:rsidR="00B92327" w:rsidRPr="00801E49" w:rsidRDefault="00332621" w:rsidP="00A544C8">
            <w:pPr>
              <w:spacing w:after="0" w:line="259" w:lineRule="auto"/>
              <w:ind w:left="67" w:right="0" w:firstLine="0"/>
              <w:jc w:val="center"/>
              <w:rPr>
                <w:rFonts w:ascii="Open Sans" w:hAnsi="Open Sans" w:cs="Open Sans"/>
                <w:sz w:val="16"/>
                <w:szCs w:val="24"/>
                <w:rPrChange w:id="5341" w:author="Nicole Wu" w:date="2024-01-08T11:26:00Z">
                  <w:rPr>
                    <w:sz w:val="16"/>
                    <w:szCs w:val="24"/>
                  </w:rPr>
                </w:rPrChange>
              </w:rPr>
            </w:pPr>
            <w:r w:rsidRPr="00801E49">
              <w:rPr>
                <w:rFonts w:ascii="Open Sans" w:hAnsi="Open Sans" w:cs="Open Sans"/>
                <w:sz w:val="16"/>
                <w:szCs w:val="24"/>
                <w:rPrChange w:id="5342" w:author="Nicole Wu" w:date="2024-01-08T11:26:00Z">
                  <w:rPr>
                    <w:sz w:val="16"/>
                    <w:szCs w:val="24"/>
                  </w:rPr>
                </w:rPrChange>
              </w:rPr>
              <w:t>5.61</w:t>
            </w:r>
          </w:p>
        </w:tc>
        <w:tc>
          <w:tcPr>
            <w:tcW w:w="728" w:type="dxa"/>
            <w:tcBorders>
              <w:top w:val="nil"/>
              <w:left w:val="nil"/>
              <w:bottom w:val="nil"/>
              <w:right w:val="nil"/>
            </w:tcBorders>
          </w:tcPr>
          <w:p w14:paraId="400BB959" w14:textId="77777777" w:rsidR="00B92327" w:rsidRPr="00801E49" w:rsidRDefault="00332621" w:rsidP="00A544C8">
            <w:pPr>
              <w:spacing w:after="0" w:line="259" w:lineRule="auto"/>
              <w:ind w:left="67" w:right="0" w:firstLine="0"/>
              <w:jc w:val="center"/>
              <w:rPr>
                <w:rFonts w:ascii="Open Sans" w:hAnsi="Open Sans" w:cs="Open Sans"/>
                <w:sz w:val="16"/>
                <w:szCs w:val="24"/>
                <w:rPrChange w:id="5343" w:author="Nicole Wu" w:date="2024-01-08T11:26:00Z">
                  <w:rPr>
                    <w:sz w:val="16"/>
                    <w:szCs w:val="24"/>
                  </w:rPr>
                </w:rPrChange>
              </w:rPr>
            </w:pPr>
            <w:r w:rsidRPr="00801E49">
              <w:rPr>
                <w:rFonts w:ascii="Open Sans" w:hAnsi="Open Sans" w:cs="Open Sans"/>
                <w:sz w:val="16"/>
                <w:szCs w:val="24"/>
                <w:rPrChange w:id="5344" w:author="Nicole Wu" w:date="2024-01-08T11:26:00Z">
                  <w:rPr>
                    <w:sz w:val="16"/>
                    <w:szCs w:val="24"/>
                  </w:rPr>
                </w:rPrChange>
              </w:rPr>
              <w:t>1.62***</w:t>
            </w:r>
          </w:p>
        </w:tc>
      </w:tr>
      <w:tr w:rsidR="00B92327" w:rsidRPr="00801E49" w14:paraId="5708D6AA" w14:textId="77777777" w:rsidTr="00A544C8">
        <w:trPr>
          <w:trHeight w:val="155"/>
        </w:trPr>
        <w:tc>
          <w:tcPr>
            <w:tcW w:w="3494" w:type="dxa"/>
            <w:tcBorders>
              <w:top w:val="nil"/>
              <w:left w:val="nil"/>
              <w:bottom w:val="nil"/>
              <w:right w:val="nil"/>
            </w:tcBorders>
          </w:tcPr>
          <w:p w14:paraId="4DD0C28B" w14:textId="77777777" w:rsidR="00B92327" w:rsidRPr="00801E49" w:rsidRDefault="00B92327" w:rsidP="00A544C8">
            <w:pPr>
              <w:spacing w:after="0" w:line="259" w:lineRule="auto"/>
              <w:ind w:left="67" w:right="0" w:firstLine="0"/>
              <w:jc w:val="left"/>
              <w:rPr>
                <w:rFonts w:ascii="Open Sans" w:hAnsi="Open Sans" w:cs="Open Sans"/>
                <w:sz w:val="16"/>
                <w:szCs w:val="24"/>
                <w:rPrChange w:id="5345" w:author="Nicole Wu" w:date="2024-01-08T11:26:00Z">
                  <w:rPr>
                    <w:sz w:val="16"/>
                    <w:szCs w:val="24"/>
                  </w:rPr>
                </w:rPrChange>
              </w:rPr>
            </w:pPr>
          </w:p>
        </w:tc>
        <w:tc>
          <w:tcPr>
            <w:tcW w:w="617" w:type="dxa"/>
            <w:tcBorders>
              <w:top w:val="nil"/>
              <w:left w:val="nil"/>
              <w:bottom w:val="nil"/>
              <w:right w:val="nil"/>
            </w:tcBorders>
          </w:tcPr>
          <w:p w14:paraId="5CC43D17" w14:textId="77777777" w:rsidR="00B92327" w:rsidRPr="00801E49" w:rsidRDefault="00332621" w:rsidP="00A544C8">
            <w:pPr>
              <w:spacing w:after="0" w:line="259" w:lineRule="auto"/>
              <w:ind w:left="67" w:right="0" w:firstLine="0"/>
              <w:jc w:val="center"/>
              <w:rPr>
                <w:rFonts w:ascii="Open Sans" w:hAnsi="Open Sans" w:cs="Open Sans"/>
                <w:sz w:val="16"/>
                <w:szCs w:val="24"/>
                <w:rPrChange w:id="5346" w:author="Nicole Wu" w:date="2024-01-08T11:26:00Z">
                  <w:rPr>
                    <w:sz w:val="16"/>
                    <w:szCs w:val="24"/>
                  </w:rPr>
                </w:rPrChange>
              </w:rPr>
            </w:pPr>
            <w:r w:rsidRPr="00801E49">
              <w:rPr>
                <w:rFonts w:ascii="Open Sans" w:hAnsi="Open Sans" w:cs="Open Sans"/>
                <w:sz w:val="16"/>
                <w:szCs w:val="24"/>
                <w:rPrChange w:id="5347" w:author="Nicole Wu" w:date="2024-01-08T11:26:00Z">
                  <w:rPr>
                    <w:sz w:val="16"/>
                    <w:szCs w:val="24"/>
                  </w:rPr>
                </w:rPrChange>
              </w:rPr>
              <w:t>(2.93)</w:t>
            </w:r>
          </w:p>
        </w:tc>
        <w:tc>
          <w:tcPr>
            <w:tcW w:w="657" w:type="dxa"/>
            <w:tcBorders>
              <w:top w:val="nil"/>
              <w:left w:val="nil"/>
              <w:bottom w:val="nil"/>
              <w:right w:val="nil"/>
            </w:tcBorders>
          </w:tcPr>
          <w:p w14:paraId="6F687917" w14:textId="77777777" w:rsidR="00B92327" w:rsidRPr="00801E49" w:rsidRDefault="00332621" w:rsidP="00A544C8">
            <w:pPr>
              <w:spacing w:after="0" w:line="259" w:lineRule="auto"/>
              <w:ind w:left="67" w:right="0" w:firstLine="0"/>
              <w:jc w:val="center"/>
              <w:rPr>
                <w:rFonts w:ascii="Open Sans" w:hAnsi="Open Sans" w:cs="Open Sans"/>
                <w:sz w:val="16"/>
                <w:szCs w:val="24"/>
                <w:rPrChange w:id="5348" w:author="Nicole Wu" w:date="2024-01-08T11:26:00Z">
                  <w:rPr>
                    <w:sz w:val="16"/>
                    <w:szCs w:val="24"/>
                  </w:rPr>
                </w:rPrChange>
              </w:rPr>
            </w:pPr>
            <w:r w:rsidRPr="00801E49">
              <w:rPr>
                <w:rFonts w:ascii="Open Sans" w:hAnsi="Open Sans" w:cs="Open Sans"/>
                <w:sz w:val="16"/>
                <w:szCs w:val="24"/>
                <w:rPrChange w:id="5349" w:author="Nicole Wu" w:date="2024-01-08T11:26:00Z">
                  <w:rPr>
                    <w:sz w:val="16"/>
                    <w:szCs w:val="24"/>
                  </w:rPr>
                </w:rPrChange>
              </w:rPr>
              <w:t>(1.66)</w:t>
            </w:r>
          </w:p>
        </w:tc>
        <w:tc>
          <w:tcPr>
            <w:tcW w:w="648" w:type="dxa"/>
            <w:tcBorders>
              <w:top w:val="nil"/>
              <w:left w:val="nil"/>
              <w:bottom w:val="nil"/>
              <w:right w:val="nil"/>
            </w:tcBorders>
          </w:tcPr>
          <w:p w14:paraId="15FA4A1D" w14:textId="77777777" w:rsidR="00B92327" w:rsidRPr="00801E49" w:rsidRDefault="00332621" w:rsidP="00A544C8">
            <w:pPr>
              <w:spacing w:after="0" w:line="259" w:lineRule="auto"/>
              <w:ind w:left="67" w:right="0" w:firstLine="0"/>
              <w:jc w:val="center"/>
              <w:rPr>
                <w:rFonts w:ascii="Open Sans" w:hAnsi="Open Sans" w:cs="Open Sans"/>
                <w:sz w:val="16"/>
                <w:szCs w:val="24"/>
                <w:rPrChange w:id="5350" w:author="Nicole Wu" w:date="2024-01-08T11:26:00Z">
                  <w:rPr>
                    <w:sz w:val="16"/>
                    <w:szCs w:val="24"/>
                  </w:rPr>
                </w:rPrChange>
              </w:rPr>
            </w:pPr>
            <w:r w:rsidRPr="00801E49">
              <w:rPr>
                <w:rFonts w:ascii="Open Sans" w:hAnsi="Open Sans" w:cs="Open Sans"/>
                <w:sz w:val="16"/>
                <w:szCs w:val="24"/>
                <w:rPrChange w:id="5351" w:author="Nicole Wu" w:date="2024-01-08T11:26:00Z">
                  <w:rPr>
                    <w:sz w:val="16"/>
                    <w:szCs w:val="24"/>
                  </w:rPr>
                </w:rPrChange>
              </w:rPr>
              <w:t>(0.00)</w:t>
            </w:r>
          </w:p>
        </w:tc>
        <w:tc>
          <w:tcPr>
            <w:tcW w:w="586" w:type="dxa"/>
            <w:tcBorders>
              <w:top w:val="nil"/>
              <w:left w:val="nil"/>
              <w:bottom w:val="nil"/>
              <w:right w:val="nil"/>
            </w:tcBorders>
          </w:tcPr>
          <w:p w14:paraId="3DF9FD99" w14:textId="77777777" w:rsidR="00B92327" w:rsidRPr="00801E49" w:rsidRDefault="00332621" w:rsidP="00A544C8">
            <w:pPr>
              <w:spacing w:after="0" w:line="259" w:lineRule="auto"/>
              <w:ind w:left="67" w:right="0" w:firstLine="0"/>
              <w:jc w:val="center"/>
              <w:rPr>
                <w:rFonts w:ascii="Open Sans" w:hAnsi="Open Sans" w:cs="Open Sans"/>
                <w:sz w:val="16"/>
                <w:szCs w:val="24"/>
                <w:rPrChange w:id="5352" w:author="Nicole Wu" w:date="2024-01-08T11:26:00Z">
                  <w:rPr>
                    <w:sz w:val="16"/>
                    <w:szCs w:val="24"/>
                  </w:rPr>
                </w:rPrChange>
              </w:rPr>
            </w:pPr>
            <w:r w:rsidRPr="00801E49">
              <w:rPr>
                <w:rFonts w:ascii="Open Sans" w:hAnsi="Open Sans" w:cs="Open Sans"/>
                <w:sz w:val="16"/>
                <w:szCs w:val="24"/>
                <w:rPrChange w:id="5353" w:author="Nicole Wu" w:date="2024-01-08T11:26:00Z">
                  <w:rPr>
                    <w:sz w:val="16"/>
                    <w:szCs w:val="24"/>
                  </w:rPr>
                </w:rPrChange>
              </w:rPr>
              <w:t>(2.75)</w:t>
            </w:r>
          </w:p>
        </w:tc>
        <w:tc>
          <w:tcPr>
            <w:tcW w:w="707" w:type="dxa"/>
            <w:tcBorders>
              <w:top w:val="nil"/>
              <w:left w:val="nil"/>
              <w:bottom w:val="nil"/>
              <w:right w:val="nil"/>
            </w:tcBorders>
          </w:tcPr>
          <w:p w14:paraId="3A829FDD" w14:textId="77777777" w:rsidR="00B92327" w:rsidRPr="00801E49" w:rsidRDefault="00332621" w:rsidP="00A544C8">
            <w:pPr>
              <w:spacing w:after="0" w:line="259" w:lineRule="auto"/>
              <w:ind w:left="67" w:right="0" w:firstLine="0"/>
              <w:jc w:val="center"/>
              <w:rPr>
                <w:rFonts w:ascii="Open Sans" w:hAnsi="Open Sans" w:cs="Open Sans"/>
                <w:sz w:val="16"/>
                <w:szCs w:val="24"/>
                <w:rPrChange w:id="5354" w:author="Nicole Wu" w:date="2024-01-08T11:26:00Z">
                  <w:rPr>
                    <w:sz w:val="16"/>
                    <w:szCs w:val="24"/>
                  </w:rPr>
                </w:rPrChange>
              </w:rPr>
            </w:pPr>
            <w:r w:rsidRPr="00801E49">
              <w:rPr>
                <w:rFonts w:ascii="Open Sans" w:hAnsi="Open Sans" w:cs="Open Sans"/>
                <w:sz w:val="16"/>
                <w:szCs w:val="24"/>
                <w:rPrChange w:id="5355" w:author="Nicole Wu" w:date="2024-01-08T11:26:00Z">
                  <w:rPr>
                    <w:sz w:val="16"/>
                    <w:szCs w:val="24"/>
                  </w:rPr>
                </w:rPrChange>
              </w:rPr>
              <w:t>(1.78)</w:t>
            </w:r>
          </w:p>
        </w:tc>
        <w:tc>
          <w:tcPr>
            <w:tcW w:w="649" w:type="dxa"/>
            <w:tcBorders>
              <w:top w:val="nil"/>
              <w:left w:val="nil"/>
              <w:bottom w:val="nil"/>
              <w:right w:val="nil"/>
            </w:tcBorders>
          </w:tcPr>
          <w:p w14:paraId="403BAD7D" w14:textId="77777777" w:rsidR="00B92327" w:rsidRPr="00801E49" w:rsidRDefault="00332621" w:rsidP="00A544C8">
            <w:pPr>
              <w:spacing w:after="0" w:line="259" w:lineRule="auto"/>
              <w:ind w:left="67" w:right="0" w:firstLine="0"/>
              <w:jc w:val="center"/>
              <w:rPr>
                <w:rFonts w:ascii="Open Sans" w:hAnsi="Open Sans" w:cs="Open Sans"/>
                <w:sz w:val="16"/>
                <w:szCs w:val="24"/>
                <w:rPrChange w:id="5356" w:author="Nicole Wu" w:date="2024-01-08T11:26:00Z">
                  <w:rPr>
                    <w:sz w:val="16"/>
                    <w:szCs w:val="24"/>
                  </w:rPr>
                </w:rPrChange>
              </w:rPr>
            </w:pPr>
            <w:r w:rsidRPr="00801E49">
              <w:rPr>
                <w:rFonts w:ascii="Open Sans" w:hAnsi="Open Sans" w:cs="Open Sans"/>
                <w:sz w:val="16"/>
                <w:szCs w:val="24"/>
                <w:rPrChange w:id="5357" w:author="Nicole Wu" w:date="2024-01-08T11:26:00Z">
                  <w:rPr>
                    <w:sz w:val="16"/>
                    <w:szCs w:val="24"/>
                  </w:rPr>
                </w:rPrChange>
              </w:rPr>
              <w:t>(0.00)</w:t>
            </w:r>
          </w:p>
        </w:tc>
        <w:tc>
          <w:tcPr>
            <w:tcW w:w="617" w:type="dxa"/>
            <w:tcBorders>
              <w:top w:val="nil"/>
              <w:left w:val="nil"/>
              <w:bottom w:val="nil"/>
              <w:right w:val="nil"/>
            </w:tcBorders>
          </w:tcPr>
          <w:p w14:paraId="4C7B63D5" w14:textId="77777777" w:rsidR="00B92327" w:rsidRPr="00801E49" w:rsidRDefault="00332621" w:rsidP="00A544C8">
            <w:pPr>
              <w:spacing w:after="0" w:line="259" w:lineRule="auto"/>
              <w:ind w:left="67" w:right="0" w:firstLine="0"/>
              <w:jc w:val="center"/>
              <w:rPr>
                <w:rFonts w:ascii="Open Sans" w:hAnsi="Open Sans" w:cs="Open Sans"/>
                <w:sz w:val="16"/>
                <w:szCs w:val="24"/>
                <w:rPrChange w:id="5358" w:author="Nicole Wu" w:date="2024-01-08T11:26:00Z">
                  <w:rPr>
                    <w:sz w:val="16"/>
                    <w:szCs w:val="24"/>
                  </w:rPr>
                </w:rPrChange>
              </w:rPr>
            </w:pPr>
            <w:r w:rsidRPr="00801E49">
              <w:rPr>
                <w:rFonts w:ascii="Open Sans" w:hAnsi="Open Sans" w:cs="Open Sans"/>
                <w:sz w:val="16"/>
                <w:szCs w:val="24"/>
                <w:rPrChange w:id="5359" w:author="Nicole Wu" w:date="2024-01-08T11:26:00Z">
                  <w:rPr>
                    <w:sz w:val="16"/>
                    <w:szCs w:val="24"/>
                  </w:rPr>
                </w:rPrChange>
              </w:rPr>
              <w:t>(2.81)</w:t>
            </w:r>
          </w:p>
        </w:tc>
        <w:tc>
          <w:tcPr>
            <w:tcW w:w="657" w:type="dxa"/>
            <w:tcBorders>
              <w:top w:val="nil"/>
              <w:left w:val="nil"/>
              <w:bottom w:val="nil"/>
              <w:right w:val="nil"/>
            </w:tcBorders>
          </w:tcPr>
          <w:p w14:paraId="34B1D0E6" w14:textId="77777777" w:rsidR="00B92327" w:rsidRPr="00801E49" w:rsidRDefault="00332621" w:rsidP="00A544C8">
            <w:pPr>
              <w:spacing w:after="0" w:line="259" w:lineRule="auto"/>
              <w:ind w:left="67" w:right="0" w:firstLine="0"/>
              <w:jc w:val="center"/>
              <w:rPr>
                <w:rFonts w:ascii="Open Sans" w:hAnsi="Open Sans" w:cs="Open Sans"/>
                <w:sz w:val="16"/>
                <w:szCs w:val="24"/>
                <w:rPrChange w:id="5360" w:author="Nicole Wu" w:date="2024-01-08T11:26:00Z">
                  <w:rPr>
                    <w:sz w:val="16"/>
                    <w:szCs w:val="24"/>
                  </w:rPr>
                </w:rPrChange>
              </w:rPr>
            </w:pPr>
            <w:r w:rsidRPr="00801E49">
              <w:rPr>
                <w:rFonts w:ascii="Open Sans" w:hAnsi="Open Sans" w:cs="Open Sans"/>
                <w:sz w:val="16"/>
                <w:szCs w:val="24"/>
                <w:rPrChange w:id="5361" w:author="Nicole Wu" w:date="2024-01-08T11:26:00Z">
                  <w:rPr>
                    <w:sz w:val="16"/>
                    <w:szCs w:val="24"/>
                  </w:rPr>
                </w:rPrChange>
              </w:rPr>
              <w:t>(1.71)</w:t>
            </w:r>
          </w:p>
        </w:tc>
        <w:tc>
          <w:tcPr>
            <w:tcW w:w="728" w:type="dxa"/>
            <w:tcBorders>
              <w:top w:val="nil"/>
              <w:left w:val="nil"/>
              <w:bottom w:val="nil"/>
              <w:right w:val="nil"/>
            </w:tcBorders>
          </w:tcPr>
          <w:p w14:paraId="24A7DE53" w14:textId="77777777" w:rsidR="00B92327" w:rsidRPr="00801E49" w:rsidRDefault="00332621" w:rsidP="00A544C8">
            <w:pPr>
              <w:spacing w:after="0" w:line="259" w:lineRule="auto"/>
              <w:ind w:left="67" w:right="0" w:firstLine="0"/>
              <w:jc w:val="center"/>
              <w:rPr>
                <w:rFonts w:ascii="Open Sans" w:hAnsi="Open Sans" w:cs="Open Sans"/>
                <w:sz w:val="16"/>
                <w:szCs w:val="24"/>
                <w:rPrChange w:id="5362" w:author="Nicole Wu" w:date="2024-01-08T11:26:00Z">
                  <w:rPr>
                    <w:sz w:val="16"/>
                    <w:szCs w:val="24"/>
                  </w:rPr>
                </w:rPrChange>
              </w:rPr>
            </w:pPr>
            <w:r w:rsidRPr="00801E49">
              <w:rPr>
                <w:rFonts w:ascii="Open Sans" w:hAnsi="Open Sans" w:cs="Open Sans"/>
                <w:sz w:val="16"/>
                <w:szCs w:val="24"/>
                <w:rPrChange w:id="5363" w:author="Nicole Wu" w:date="2024-01-08T11:26:00Z">
                  <w:rPr>
                    <w:sz w:val="16"/>
                    <w:szCs w:val="24"/>
                  </w:rPr>
                </w:rPrChange>
              </w:rPr>
              <w:t>(0.00)</w:t>
            </w:r>
          </w:p>
        </w:tc>
      </w:tr>
      <w:tr w:rsidR="00B92327" w:rsidRPr="00801E49" w14:paraId="24A79FD4" w14:textId="77777777" w:rsidTr="00A544C8">
        <w:trPr>
          <w:trHeight w:val="155"/>
        </w:trPr>
        <w:tc>
          <w:tcPr>
            <w:tcW w:w="3494" w:type="dxa"/>
            <w:tcBorders>
              <w:top w:val="nil"/>
              <w:left w:val="nil"/>
              <w:bottom w:val="nil"/>
              <w:right w:val="nil"/>
            </w:tcBorders>
          </w:tcPr>
          <w:p w14:paraId="092020A9" w14:textId="77777777" w:rsidR="00B92327" w:rsidRPr="00801E49" w:rsidRDefault="00332621" w:rsidP="00A544C8">
            <w:pPr>
              <w:spacing w:after="0" w:line="259" w:lineRule="auto"/>
              <w:ind w:left="67" w:right="0" w:firstLine="0"/>
              <w:jc w:val="left"/>
              <w:rPr>
                <w:rFonts w:ascii="Open Sans" w:hAnsi="Open Sans" w:cs="Open Sans"/>
                <w:sz w:val="16"/>
                <w:szCs w:val="24"/>
                <w:rPrChange w:id="5364" w:author="Nicole Wu" w:date="2024-01-08T11:26:00Z">
                  <w:rPr>
                    <w:sz w:val="16"/>
                    <w:szCs w:val="24"/>
                  </w:rPr>
                </w:rPrChange>
              </w:rPr>
            </w:pPr>
            <w:r w:rsidRPr="00801E49">
              <w:rPr>
                <w:rFonts w:ascii="Open Sans" w:hAnsi="Open Sans" w:cs="Open Sans"/>
                <w:sz w:val="16"/>
                <w:szCs w:val="24"/>
                <w:rPrChange w:id="5365" w:author="Nicole Wu" w:date="2024-01-08T11:26:00Z">
                  <w:rPr>
                    <w:sz w:val="16"/>
                    <w:szCs w:val="24"/>
                  </w:rPr>
                </w:rPrChange>
              </w:rPr>
              <w:t>Consumption over the past 7 days (fruit)</w:t>
            </w:r>
          </w:p>
        </w:tc>
        <w:tc>
          <w:tcPr>
            <w:tcW w:w="617" w:type="dxa"/>
            <w:tcBorders>
              <w:top w:val="nil"/>
              <w:left w:val="nil"/>
              <w:bottom w:val="nil"/>
              <w:right w:val="nil"/>
            </w:tcBorders>
          </w:tcPr>
          <w:p w14:paraId="3091B243" w14:textId="77777777" w:rsidR="00B92327" w:rsidRPr="00801E49" w:rsidRDefault="00332621" w:rsidP="00A544C8">
            <w:pPr>
              <w:spacing w:after="0" w:line="259" w:lineRule="auto"/>
              <w:ind w:left="67" w:right="0" w:firstLine="0"/>
              <w:jc w:val="center"/>
              <w:rPr>
                <w:rFonts w:ascii="Open Sans" w:hAnsi="Open Sans" w:cs="Open Sans"/>
                <w:sz w:val="16"/>
                <w:szCs w:val="24"/>
                <w:rPrChange w:id="5366" w:author="Nicole Wu" w:date="2024-01-08T11:26:00Z">
                  <w:rPr>
                    <w:sz w:val="16"/>
                    <w:szCs w:val="24"/>
                  </w:rPr>
                </w:rPrChange>
              </w:rPr>
            </w:pPr>
            <w:r w:rsidRPr="00801E49">
              <w:rPr>
                <w:rFonts w:ascii="Open Sans" w:hAnsi="Open Sans" w:cs="Open Sans"/>
                <w:sz w:val="16"/>
                <w:szCs w:val="24"/>
                <w:rPrChange w:id="5367" w:author="Nicole Wu" w:date="2024-01-08T11:26:00Z">
                  <w:rPr>
                    <w:sz w:val="16"/>
                    <w:szCs w:val="24"/>
                  </w:rPr>
                </w:rPrChange>
              </w:rPr>
              <w:t>0.54</w:t>
            </w:r>
          </w:p>
        </w:tc>
        <w:tc>
          <w:tcPr>
            <w:tcW w:w="657" w:type="dxa"/>
            <w:tcBorders>
              <w:top w:val="nil"/>
              <w:left w:val="nil"/>
              <w:bottom w:val="nil"/>
              <w:right w:val="nil"/>
            </w:tcBorders>
          </w:tcPr>
          <w:p w14:paraId="60707706" w14:textId="77777777" w:rsidR="00B92327" w:rsidRPr="00801E49" w:rsidRDefault="00332621" w:rsidP="00A544C8">
            <w:pPr>
              <w:spacing w:after="0" w:line="259" w:lineRule="auto"/>
              <w:ind w:left="67" w:right="0" w:firstLine="0"/>
              <w:jc w:val="center"/>
              <w:rPr>
                <w:rFonts w:ascii="Open Sans" w:hAnsi="Open Sans" w:cs="Open Sans"/>
                <w:sz w:val="16"/>
                <w:szCs w:val="24"/>
                <w:rPrChange w:id="5368" w:author="Nicole Wu" w:date="2024-01-08T11:26:00Z">
                  <w:rPr>
                    <w:sz w:val="16"/>
                    <w:szCs w:val="24"/>
                  </w:rPr>
                </w:rPrChange>
              </w:rPr>
            </w:pPr>
            <w:r w:rsidRPr="00801E49">
              <w:rPr>
                <w:rFonts w:ascii="Open Sans" w:hAnsi="Open Sans" w:cs="Open Sans"/>
                <w:sz w:val="16"/>
                <w:szCs w:val="24"/>
                <w:rPrChange w:id="5369" w:author="Nicole Wu" w:date="2024-01-08T11:26:00Z">
                  <w:rPr>
                    <w:sz w:val="16"/>
                    <w:szCs w:val="24"/>
                  </w:rPr>
                </w:rPrChange>
              </w:rPr>
              <w:t>0.72</w:t>
            </w:r>
          </w:p>
        </w:tc>
        <w:tc>
          <w:tcPr>
            <w:tcW w:w="648" w:type="dxa"/>
            <w:tcBorders>
              <w:top w:val="nil"/>
              <w:left w:val="nil"/>
              <w:bottom w:val="nil"/>
              <w:right w:val="nil"/>
            </w:tcBorders>
          </w:tcPr>
          <w:p w14:paraId="55931458" w14:textId="77777777" w:rsidR="00B92327" w:rsidRPr="00801E49" w:rsidRDefault="00332621" w:rsidP="00A544C8">
            <w:pPr>
              <w:spacing w:after="0" w:line="259" w:lineRule="auto"/>
              <w:ind w:left="67" w:right="0" w:firstLine="0"/>
              <w:jc w:val="center"/>
              <w:rPr>
                <w:rFonts w:ascii="Open Sans" w:hAnsi="Open Sans" w:cs="Open Sans"/>
                <w:sz w:val="16"/>
                <w:szCs w:val="24"/>
                <w:rPrChange w:id="5370" w:author="Nicole Wu" w:date="2024-01-08T11:26:00Z">
                  <w:rPr>
                    <w:sz w:val="16"/>
                    <w:szCs w:val="24"/>
                  </w:rPr>
                </w:rPrChange>
              </w:rPr>
            </w:pPr>
            <w:r w:rsidRPr="00801E49">
              <w:rPr>
                <w:rFonts w:ascii="Open Sans" w:hAnsi="Open Sans" w:cs="Open Sans"/>
                <w:sz w:val="16"/>
                <w:szCs w:val="24"/>
                <w:rPrChange w:id="5371" w:author="Nicole Wu" w:date="2024-01-08T11:26:00Z">
                  <w:rPr>
                    <w:sz w:val="16"/>
                    <w:szCs w:val="24"/>
                  </w:rPr>
                </w:rPrChange>
              </w:rPr>
              <w:t>0.18</w:t>
            </w:r>
          </w:p>
        </w:tc>
        <w:tc>
          <w:tcPr>
            <w:tcW w:w="586" w:type="dxa"/>
            <w:tcBorders>
              <w:top w:val="nil"/>
              <w:left w:val="nil"/>
              <w:bottom w:val="nil"/>
              <w:right w:val="nil"/>
            </w:tcBorders>
          </w:tcPr>
          <w:p w14:paraId="068054C8" w14:textId="77777777" w:rsidR="00B92327" w:rsidRPr="00801E49" w:rsidRDefault="00332621" w:rsidP="00A544C8">
            <w:pPr>
              <w:spacing w:after="0" w:line="259" w:lineRule="auto"/>
              <w:ind w:left="67" w:right="0" w:firstLine="0"/>
              <w:jc w:val="center"/>
              <w:rPr>
                <w:rFonts w:ascii="Open Sans" w:hAnsi="Open Sans" w:cs="Open Sans"/>
                <w:sz w:val="16"/>
                <w:szCs w:val="24"/>
                <w:rPrChange w:id="5372" w:author="Nicole Wu" w:date="2024-01-08T11:26:00Z">
                  <w:rPr>
                    <w:sz w:val="16"/>
                    <w:szCs w:val="24"/>
                  </w:rPr>
                </w:rPrChange>
              </w:rPr>
            </w:pPr>
            <w:r w:rsidRPr="00801E49">
              <w:rPr>
                <w:rFonts w:ascii="Open Sans" w:hAnsi="Open Sans" w:cs="Open Sans"/>
                <w:sz w:val="16"/>
                <w:szCs w:val="24"/>
                <w:rPrChange w:id="5373" w:author="Nicole Wu" w:date="2024-01-08T11:26:00Z">
                  <w:rPr>
                    <w:sz w:val="16"/>
                    <w:szCs w:val="24"/>
                  </w:rPr>
                </w:rPrChange>
              </w:rPr>
              <w:t>0.31</w:t>
            </w:r>
          </w:p>
        </w:tc>
        <w:tc>
          <w:tcPr>
            <w:tcW w:w="707" w:type="dxa"/>
            <w:tcBorders>
              <w:top w:val="nil"/>
              <w:left w:val="nil"/>
              <w:bottom w:val="nil"/>
              <w:right w:val="nil"/>
            </w:tcBorders>
          </w:tcPr>
          <w:p w14:paraId="044123D9" w14:textId="77777777" w:rsidR="00B92327" w:rsidRPr="00801E49" w:rsidRDefault="00332621" w:rsidP="00A544C8">
            <w:pPr>
              <w:spacing w:after="0" w:line="259" w:lineRule="auto"/>
              <w:ind w:left="67" w:right="0" w:firstLine="0"/>
              <w:jc w:val="center"/>
              <w:rPr>
                <w:rFonts w:ascii="Open Sans" w:hAnsi="Open Sans" w:cs="Open Sans"/>
                <w:sz w:val="16"/>
                <w:szCs w:val="24"/>
                <w:rPrChange w:id="5374" w:author="Nicole Wu" w:date="2024-01-08T11:26:00Z">
                  <w:rPr>
                    <w:sz w:val="16"/>
                    <w:szCs w:val="24"/>
                  </w:rPr>
                </w:rPrChange>
              </w:rPr>
            </w:pPr>
            <w:r w:rsidRPr="00801E49">
              <w:rPr>
                <w:rFonts w:ascii="Open Sans" w:hAnsi="Open Sans" w:cs="Open Sans"/>
                <w:sz w:val="16"/>
                <w:szCs w:val="24"/>
                <w:rPrChange w:id="5375" w:author="Nicole Wu" w:date="2024-01-08T11:26:00Z">
                  <w:rPr>
                    <w:sz w:val="16"/>
                    <w:szCs w:val="24"/>
                  </w:rPr>
                </w:rPrChange>
              </w:rPr>
              <w:t>0.59</w:t>
            </w:r>
          </w:p>
        </w:tc>
        <w:tc>
          <w:tcPr>
            <w:tcW w:w="649" w:type="dxa"/>
            <w:tcBorders>
              <w:top w:val="nil"/>
              <w:left w:val="nil"/>
              <w:bottom w:val="nil"/>
              <w:right w:val="nil"/>
            </w:tcBorders>
          </w:tcPr>
          <w:p w14:paraId="5208EF3B" w14:textId="77777777" w:rsidR="00B92327" w:rsidRPr="00801E49" w:rsidRDefault="00332621" w:rsidP="00A544C8">
            <w:pPr>
              <w:spacing w:after="0" w:line="259" w:lineRule="auto"/>
              <w:ind w:left="67" w:right="0" w:firstLine="0"/>
              <w:jc w:val="center"/>
              <w:rPr>
                <w:rFonts w:ascii="Open Sans" w:hAnsi="Open Sans" w:cs="Open Sans"/>
                <w:sz w:val="16"/>
                <w:szCs w:val="24"/>
                <w:rPrChange w:id="5376" w:author="Nicole Wu" w:date="2024-01-08T11:26:00Z">
                  <w:rPr>
                    <w:sz w:val="16"/>
                    <w:szCs w:val="24"/>
                  </w:rPr>
                </w:rPrChange>
              </w:rPr>
            </w:pPr>
            <w:r w:rsidRPr="00801E49">
              <w:rPr>
                <w:rFonts w:ascii="Open Sans" w:hAnsi="Open Sans" w:cs="Open Sans"/>
                <w:sz w:val="16"/>
                <w:szCs w:val="24"/>
                <w:rPrChange w:id="5377" w:author="Nicole Wu" w:date="2024-01-08T11:26:00Z">
                  <w:rPr>
                    <w:sz w:val="16"/>
                    <w:szCs w:val="24"/>
                  </w:rPr>
                </w:rPrChange>
              </w:rPr>
              <w:t>0.27*</w:t>
            </w:r>
          </w:p>
        </w:tc>
        <w:tc>
          <w:tcPr>
            <w:tcW w:w="617" w:type="dxa"/>
            <w:tcBorders>
              <w:top w:val="nil"/>
              <w:left w:val="nil"/>
              <w:bottom w:val="nil"/>
              <w:right w:val="nil"/>
            </w:tcBorders>
          </w:tcPr>
          <w:p w14:paraId="3BCE9B80" w14:textId="77777777" w:rsidR="00B92327" w:rsidRPr="00801E49" w:rsidRDefault="00332621" w:rsidP="00A544C8">
            <w:pPr>
              <w:spacing w:after="0" w:line="259" w:lineRule="auto"/>
              <w:ind w:left="67" w:right="0" w:firstLine="0"/>
              <w:jc w:val="center"/>
              <w:rPr>
                <w:rFonts w:ascii="Open Sans" w:hAnsi="Open Sans" w:cs="Open Sans"/>
                <w:sz w:val="16"/>
                <w:szCs w:val="24"/>
                <w:rPrChange w:id="5378" w:author="Nicole Wu" w:date="2024-01-08T11:26:00Z">
                  <w:rPr>
                    <w:sz w:val="16"/>
                    <w:szCs w:val="24"/>
                  </w:rPr>
                </w:rPrChange>
              </w:rPr>
            </w:pPr>
            <w:r w:rsidRPr="00801E49">
              <w:rPr>
                <w:rFonts w:ascii="Open Sans" w:hAnsi="Open Sans" w:cs="Open Sans"/>
                <w:sz w:val="16"/>
                <w:szCs w:val="24"/>
                <w:rPrChange w:id="5379" w:author="Nicole Wu" w:date="2024-01-08T11:26:00Z">
                  <w:rPr>
                    <w:sz w:val="16"/>
                    <w:szCs w:val="24"/>
                  </w:rPr>
                </w:rPrChange>
              </w:rPr>
              <w:t>0.38</w:t>
            </w:r>
          </w:p>
        </w:tc>
        <w:tc>
          <w:tcPr>
            <w:tcW w:w="657" w:type="dxa"/>
            <w:tcBorders>
              <w:top w:val="nil"/>
              <w:left w:val="nil"/>
              <w:bottom w:val="nil"/>
              <w:right w:val="nil"/>
            </w:tcBorders>
          </w:tcPr>
          <w:p w14:paraId="00305B04" w14:textId="77777777" w:rsidR="00B92327" w:rsidRPr="00801E49" w:rsidRDefault="00332621" w:rsidP="00A544C8">
            <w:pPr>
              <w:spacing w:after="0" w:line="259" w:lineRule="auto"/>
              <w:ind w:left="67" w:right="0" w:firstLine="0"/>
              <w:jc w:val="center"/>
              <w:rPr>
                <w:rFonts w:ascii="Open Sans" w:hAnsi="Open Sans" w:cs="Open Sans"/>
                <w:sz w:val="16"/>
                <w:szCs w:val="24"/>
                <w:rPrChange w:id="5380" w:author="Nicole Wu" w:date="2024-01-08T11:26:00Z">
                  <w:rPr>
                    <w:sz w:val="16"/>
                    <w:szCs w:val="24"/>
                  </w:rPr>
                </w:rPrChange>
              </w:rPr>
            </w:pPr>
            <w:r w:rsidRPr="00801E49">
              <w:rPr>
                <w:rFonts w:ascii="Open Sans" w:hAnsi="Open Sans" w:cs="Open Sans"/>
                <w:sz w:val="16"/>
                <w:szCs w:val="24"/>
                <w:rPrChange w:id="5381" w:author="Nicole Wu" w:date="2024-01-08T11:26:00Z">
                  <w:rPr>
                    <w:sz w:val="16"/>
                    <w:szCs w:val="24"/>
                  </w:rPr>
                </w:rPrChange>
              </w:rPr>
              <w:t>0.66</w:t>
            </w:r>
          </w:p>
        </w:tc>
        <w:tc>
          <w:tcPr>
            <w:tcW w:w="728" w:type="dxa"/>
            <w:tcBorders>
              <w:top w:val="nil"/>
              <w:left w:val="nil"/>
              <w:bottom w:val="nil"/>
              <w:right w:val="nil"/>
            </w:tcBorders>
          </w:tcPr>
          <w:p w14:paraId="5A204FF0" w14:textId="77777777" w:rsidR="00B92327" w:rsidRPr="00801E49" w:rsidRDefault="00332621" w:rsidP="00A544C8">
            <w:pPr>
              <w:spacing w:after="0" w:line="259" w:lineRule="auto"/>
              <w:ind w:left="67" w:right="0" w:firstLine="0"/>
              <w:jc w:val="center"/>
              <w:rPr>
                <w:rFonts w:ascii="Open Sans" w:hAnsi="Open Sans" w:cs="Open Sans"/>
                <w:sz w:val="16"/>
                <w:szCs w:val="24"/>
                <w:rPrChange w:id="5382" w:author="Nicole Wu" w:date="2024-01-08T11:26:00Z">
                  <w:rPr>
                    <w:sz w:val="16"/>
                    <w:szCs w:val="24"/>
                  </w:rPr>
                </w:rPrChange>
              </w:rPr>
            </w:pPr>
            <w:r w:rsidRPr="00801E49">
              <w:rPr>
                <w:rFonts w:ascii="Open Sans" w:hAnsi="Open Sans" w:cs="Open Sans"/>
                <w:sz w:val="16"/>
                <w:szCs w:val="24"/>
                <w:rPrChange w:id="5383" w:author="Nicole Wu" w:date="2024-01-08T11:26:00Z">
                  <w:rPr>
                    <w:sz w:val="16"/>
                    <w:szCs w:val="24"/>
                  </w:rPr>
                </w:rPrChange>
              </w:rPr>
              <w:t>0.28**</w:t>
            </w:r>
          </w:p>
        </w:tc>
      </w:tr>
      <w:tr w:rsidR="00B92327" w:rsidRPr="00801E49" w14:paraId="54B7573F" w14:textId="77777777" w:rsidTr="00A544C8">
        <w:trPr>
          <w:trHeight w:val="155"/>
        </w:trPr>
        <w:tc>
          <w:tcPr>
            <w:tcW w:w="3494" w:type="dxa"/>
            <w:tcBorders>
              <w:top w:val="nil"/>
              <w:left w:val="nil"/>
              <w:bottom w:val="nil"/>
              <w:right w:val="nil"/>
            </w:tcBorders>
          </w:tcPr>
          <w:p w14:paraId="4DAB509F" w14:textId="77777777" w:rsidR="00B92327" w:rsidRPr="00801E49" w:rsidRDefault="00B92327" w:rsidP="00A544C8">
            <w:pPr>
              <w:spacing w:after="0" w:line="259" w:lineRule="auto"/>
              <w:ind w:left="67" w:right="0" w:firstLine="0"/>
              <w:jc w:val="left"/>
              <w:rPr>
                <w:rFonts w:ascii="Open Sans" w:hAnsi="Open Sans" w:cs="Open Sans"/>
                <w:sz w:val="16"/>
                <w:szCs w:val="24"/>
                <w:rPrChange w:id="5384" w:author="Nicole Wu" w:date="2024-01-08T11:26:00Z">
                  <w:rPr>
                    <w:sz w:val="16"/>
                    <w:szCs w:val="24"/>
                  </w:rPr>
                </w:rPrChange>
              </w:rPr>
            </w:pPr>
          </w:p>
        </w:tc>
        <w:tc>
          <w:tcPr>
            <w:tcW w:w="617" w:type="dxa"/>
            <w:tcBorders>
              <w:top w:val="nil"/>
              <w:left w:val="nil"/>
              <w:bottom w:val="nil"/>
              <w:right w:val="nil"/>
            </w:tcBorders>
          </w:tcPr>
          <w:p w14:paraId="4040BDFA" w14:textId="77777777" w:rsidR="00B92327" w:rsidRPr="00801E49" w:rsidRDefault="00332621" w:rsidP="00A544C8">
            <w:pPr>
              <w:spacing w:after="0" w:line="259" w:lineRule="auto"/>
              <w:ind w:left="67" w:right="0" w:firstLine="0"/>
              <w:jc w:val="center"/>
              <w:rPr>
                <w:rFonts w:ascii="Open Sans" w:hAnsi="Open Sans" w:cs="Open Sans"/>
                <w:sz w:val="16"/>
                <w:szCs w:val="24"/>
                <w:rPrChange w:id="5385" w:author="Nicole Wu" w:date="2024-01-08T11:26:00Z">
                  <w:rPr>
                    <w:sz w:val="16"/>
                    <w:szCs w:val="24"/>
                  </w:rPr>
                </w:rPrChange>
              </w:rPr>
            </w:pPr>
            <w:r w:rsidRPr="00801E49">
              <w:rPr>
                <w:rFonts w:ascii="Open Sans" w:hAnsi="Open Sans" w:cs="Open Sans"/>
                <w:sz w:val="16"/>
                <w:szCs w:val="24"/>
                <w:rPrChange w:id="5386" w:author="Nicole Wu" w:date="2024-01-08T11:26:00Z">
                  <w:rPr>
                    <w:sz w:val="16"/>
                    <w:szCs w:val="24"/>
                  </w:rPr>
                </w:rPrChange>
              </w:rPr>
              <w:t>(1.31)</w:t>
            </w:r>
          </w:p>
        </w:tc>
        <w:tc>
          <w:tcPr>
            <w:tcW w:w="657" w:type="dxa"/>
            <w:tcBorders>
              <w:top w:val="nil"/>
              <w:left w:val="nil"/>
              <w:bottom w:val="nil"/>
              <w:right w:val="nil"/>
            </w:tcBorders>
          </w:tcPr>
          <w:p w14:paraId="0EC4EDF9" w14:textId="77777777" w:rsidR="00B92327" w:rsidRPr="00801E49" w:rsidRDefault="00332621" w:rsidP="00A544C8">
            <w:pPr>
              <w:spacing w:after="0" w:line="259" w:lineRule="auto"/>
              <w:ind w:left="67" w:right="0" w:firstLine="0"/>
              <w:jc w:val="center"/>
              <w:rPr>
                <w:rFonts w:ascii="Open Sans" w:hAnsi="Open Sans" w:cs="Open Sans"/>
                <w:sz w:val="16"/>
                <w:szCs w:val="24"/>
                <w:rPrChange w:id="5387" w:author="Nicole Wu" w:date="2024-01-08T11:26:00Z">
                  <w:rPr>
                    <w:sz w:val="16"/>
                    <w:szCs w:val="24"/>
                  </w:rPr>
                </w:rPrChange>
              </w:rPr>
            </w:pPr>
            <w:r w:rsidRPr="00801E49">
              <w:rPr>
                <w:rFonts w:ascii="Open Sans" w:hAnsi="Open Sans" w:cs="Open Sans"/>
                <w:sz w:val="16"/>
                <w:szCs w:val="24"/>
                <w:rPrChange w:id="5388" w:author="Nicole Wu" w:date="2024-01-08T11:26:00Z">
                  <w:rPr>
                    <w:sz w:val="16"/>
                    <w:szCs w:val="24"/>
                  </w:rPr>
                </w:rPrChange>
              </w:rPr>
              <w:t>(1.34)</w:t>
            </w:r>
          </w:p>
        </w:tc>
        <w:tc>
          <w:tcPr>
            <w:tcW w:w="648" w:type="dxa"/>
            <w:tcBorders>
              <w:top w:val="nil"/>
              <w:left w:val="nil"/>
              <w:bottom w:val="nil"/>
              <w:right w:val="nil"/>
            </w:tcBorders>
          </w:tcPr>
          <w:p w14:paraId="33EA2E3E" w14:textId="77777777" w:rsidR="00B92327" w:rsidRPr="00801E49" w:rsidRDefault="00332621" w:rsidP="00A544C8">
            <w:pPr>
              <w:spacing w:after="0" w:line="259" w:lineRule="auto"/>
              <w:ind w:left="67" w:right="0" w:firstLine="0"/>
              <w:jc w:val="center"/>
              <w:rPr>
                <w:rFonts w:ascii="Open Sans" w:hAnsi="Open Sans" w:cs="Open Sans"/>
                <w:sz w:val="16"/>
                <w:szCs w:val="24"/>
                <w:rPrChange w:id="5389" w:author="Nicole Wu" w:date="2024-01-08T11:26:00Z">
                  <w:rPr>
                    <w:sz w:val="16"/>
                    <w:szCs w:val="24"/>
                  </w:rPr>
                </w:rPrChange>
              </w:rPr>
            </w:pPr>
            <w:r w:rsidRPr="00801E49">
              <w:rPr>
                <w:rFonts w:ascii="Open Sans" w:hAnsi="Open Sans" w:cs="Open Sans"/>
                <w:sz w:val="16"/>
                <w:szCs w:val="24"/>
                <w:rPrChange w:id="5390" w:author="Nicole Wu" w:date="2024-01-08T11:26:00Z">
                  <w:rPr>
                    <w:sz w:val="16"/>
                    <w:szCs w:val="24"/>
                  </w:rPr>
                </w:rPrChange>
              </w:rPr>
              <w:t>(0.17)</w:t>
            </w:r>
          </w:p>
        </w:tc>
        <w:tc>
          <w:tcPr>
            <w:tcW w:w="586" w:type="dxa"/>
            <w:tcBorders>
              <w:top w:val="nil"/>
              <w:left w:val="nil"/>
              <w:bottom w:val="nil"/>
              <w:right w:val="nil"/>
            </w:tcBorders>
          </w:tcPr>
          <w:p w14:paraId="39FCD09F" w14:textId="77777777" w:rsidR="00B92327" w:rsidRPr="00801E49" w:rsidRDefault="00332621" w:rsidP="00A544C8">
            <w:pPr>
              <w:spacing w:after="0" w:line="259" w:lineRule="auto"/>
              <w:ind w:left="67" w:right="0" w:firstLine="0"/>
              <w:jc w:val="center"/>
              <w:rPr>
                <w:rFonts w:ascii="Open Sans" w:hAnsi="Open Sans" w:cs="Open Sans"/>
                <w:sz w:val="16"/>
                <w:szCs w:val="24"/>
                <w:rPrChange w:id="5391" w:author="Nicole Wu" w:date="2024-01-08T11:26:00Z">
                  <w:rPr>
                    <w:sz w:val="16"/>
                    <w:szCs w:val="24"/>
                  </w:rPr>
                </w:rPrChange>
              </w:rPr>
            </w:pPr>
            <w:r w:rsidRPr="00801E49">
              <w:rPr>
                <w:rFonts w:ascii="Open Sans" w:hAnsi="Open Sans" w:cs="Open Sans"/>
                <w:sz w:val="16"/>
                <w:szCs w:val="24"/>
                <w:rPrChange w:id="5392" w:author="Nicole Wu" w:date="2024-01-08T11:26:00Z">
                  <w:rPr>
                    <w:sz w:val="16"/>
                    <w:szCs w:val="24"/>
                  </w:rPr>
                </w:rPrChange>
              </w:rPr>
              <w:t>(1.03)</w:t>
            </w:r>
          </w:p>
        </w:tc>
        <w:tc>
          <w:tcPr>
            <w:tcW w:w="707" w:type="dxa"/>
            <w:tcBorders>
              <w:top w:val="nil"/>
              <w:left w:val="nil"/>
              <w:bottom w:val="nil"/>
              <w:right w:val="nil"/>
            </w:tcBorders>
          </w:tcPr>
          <w:p w14:paraId="32DC4445" w14:textId="77777777" w:rsidR="00B92327" w:rsidRPr="00801E49" w:rsidRDefault="00332621" w:rsidP="00A544C8">
            <w:pPr>
              <w:spacing w:after="0" w:line="259" w:lineRule="auto"/>
              <w:ind w:left="67" w:right="0" w:firstLine="0"/>
              <w:jc w:val="center"/>
              <w:rPr>
                <w:rFonts w:ascii="Open Sans" w:hAnsi="Open Sans" w:cs="Open Sans"/>
                <w:sz w:val="16"/>
                <w:szCs w:val="24"/>
                <w:rPrChange w:id="5393" w:author="Nicole Wu" w:date="2024-01-08T11:26:00Z">
                  <w:rPr>
                    <w:sz w:val="16"/>
                    <w:szCs w:val="24"/>
                  </w:rPr>
                </w:rPrChange>
              </w:rPr>
            </w:pPr>
            <w:r w:rsidRPr="00801E49">
              <w:rPr>
                <w:rFonts w:ascii="Open Sans" w:hAnsi="Open Sans" w:cs="Open Sans"/>
                <w:sz w:val="16"/>
                <w:szCs w:val="24"/>
                <w:rPrChange w:id="5394" w:author="Nicole Wu" w:date="2024-01-08T11:26:00Z">
                  <w:rPr>
                    <w:sz w:val="16"/>
                    <w:szCs w:val="24"/>
                  </w:rPr>
                </w:rPrChange>
              </w:rPr>
              <w:t>(1.22)</w:t>
            </w:r>
          </w:p>
        </w:tc>
        <w:tc>
          <w:tcPr>
            <w:tcW w:w="649" w:type="dxa"/>
            <w:tcBorders>
              <w:top w:val="nil"/>
              <w:left w:val="nil"/>
              <w:bottom w:val="nil"/>
              <w:right w:val="nil"/>
            </w:tcBorders>
          </w:tcPr>
          <w:p w14:paraId="4733E31B" w14:textId="77777777" w:rsidR="00B92327" w:rsidRPr="00801E49" w:rsidRDefault="00332621" w:rsidP="00A544C8">
            <w:pPr>
              <w:spacing w:after="0" w:line="259" w:lineRule="auto"/>
              <w:ind w:left="67" w:right="0" w:firstLine="0"/>
              <w:jc w:val="center"/>
              <w:rPr>
                <w:rFonts w:ascii="Open Sans" w:hAnsi="Open Sans" w:cs="Open Sans"/>
                <w:sz w:val="16"/>
                <w:szCs w:val="24"/>
                <w:rPrChange w:id="5395" w:author="Nicole Wu" w:date="2024-01-08T11:26:00Z">
                  <w:rPr>
                    <w:sz w:val="16"/>
                    <w:szCs w:val="24"/>
                  </w:rPr>
                </w:rPrChange>
              </w:rPr>
            </w:pPr>
            <w:r w:rsidRPr="00801E49">
              <w:rPr>
                <w:rFonts w:ascii="Open Sans" w:hAnsi="Open Sans" w:cs="Open Sans"/>
                <w:sz w:val="16"/>
                <w:szCs w:val="24"/>
                <w:rPrChange w:id="5396" w:author="Nicole Wu" w:date="2024-01-08T11:26:00Z">
                  <w:rPr>
                    <w:sz w:val="16"/>
                    <w:szCs w:val="24"/>
                  </w:rPr>
                </w:rPrChange>
              </w:rPr>
              <w:t>(0.02)</w:t>
            </w:r>
          </w:p>
        </w:tc>
        <w:tc>
          <w:tcPr>
            <w:tcW w:w="617" w:type="dxa"/>
            <w:tcBorders>
              <w:top w:val="nil"/>
              <w:left w:val="nil"/>
              <w:bottom w:val="nil"/>
              <w:right w:val="nil"/>
            </w:tcBorders>
          </w:tcPr>
          <w:p w14:paraId="2C9C6D0F" w14:textId="77777777" w:rsidR="00B92327" w:rsidRPr="00801E49" w:rsidRDefault="00332621" w:rsidP="00A544C8">
            <w:pPr>
              <w:spacing w:after="0" w:line="259" w:lineRule="auto"/>
              <w:ind w:left="67" w:right="0" w:firstLine="0"/>
              <w:jc w:val="center"/>
              <w:rPr>
                <w:rFonts w:ascii="Open Sans" w:hAnsi="Open Sans" w:cs="Open Sans"/>
                <w:sz w:val="16"/>
                <w:szCs w:val="24"/>
                <w:rPrChange w:id="5397" w:author="Nicole Wu" w:date="2024-01-08T11:26:00Z">
                  <w:rPr>
                    <w:sz w:val="16"/>
                    <w:szCs w:val="24"/>
                  </w:rPr>
                </w:rPrChange>
              </w:rPr>
            </w:pPr>
            <w:r w:rsidRPr="00801E49">
              <w:rPr>
                <w:rFonts w:ascii="Open Sans" w:hAnsi="Open Sans" w:cs="Open Sans"/>
                <w:sz w:val="16"/>
                <w:szCs w:val="24"/>
                <w:rPrChange w:id="5398" w:author="Nicole Wu" w:date="2024-01-08T11:26:00Z">
                  <w:rPr>
                    <w:sz w:val="16"/>
                    <w:szCs w:val="24"/>
                  </w:rPr>
                </w:rPrChange>
              </w:rPr>
              <w:t>(1.13)</w:t>
            </w:r>
          </w:p>
        </w:tc>
        <w:tc>
          <w:tcPr>
            <w:tcW w:w="657" w:type="dxa"/>
            <w:tcBorders>
              <w:top w:val="nil"/>
              <w:left w:val="nil"/>
              <w:bottom w:val="nil"/>
              <w:right w:val="nil"/>
            </w:tcBorders>
          </w:tcPr>
          <w:p w14:paraId="0810A1A8" w14:textId="77777777" w:rsidR="00B92327" w:rsidRPr="00801E49" w:rsidRDefault="00332621" w:rsidP="00A544C8">
            <w:pPr>
              <w:spacing w:after="0" w:line="259" w:lineRule="auto"/>
              <w:ind w:left="67" w:right="0" w:firstLine="0"/>
              <w:jc w:val="center"/>
              <w:rPr>
                <w:rFonts w:ascii="Open Sans" w:hAnsi="Open Sans" w:cs="Open Sans"/>
                <w:sz w:val="16"/>
                <w:szCs w:val="24"/>
                <w:rPrChange w:id="5399" w:author="Nicole Wu" w:date="2024-01-08T11:26:00Z">
                  <w:rPr>
                    <w:sz w:val="16"/>
                    <w:szCs w:val="24"/>
                  </w:rPr>
                </w:rPrChange>
              </w:rPr>
            </w:pPr>
            <w:r w:rsidRPr="00801E49">
              <w:rPr>
                <w:rFonts w:ascii="Open Sans" w:hAnsi="Open Sans" w:cs="Open Sans"/>
                <w:sz w:val="16"/>
                <w:szCs w:val="24"/>
                <w:rPrChange w:id="5400" w:author="Nicole Wu" w:date="2024-01-08T11:26:00Z">
                  <w:rPr>
                    <w:sz w:val="16"/>
                    <w:szCs w:val="24"/>
                  </w:rPr>
                </w:rPrChange>
              </w:rPr>
              <w:t>(1.29)</w:t>
            </w:r>
          </w:p>
        </w:tc>
        <w:tc>
          <w:tcPr>
            <w:tcW w:w="728" w:type="dxa"/>
            <w:tcBorders>
              <w:top w:val="nil"/>
              <w:left w:val="nil"/>
              <w:bottom w:val="nil"/>
              <w:right w:val="nil"/>
            </w:tcBorders>
          </w:tcPr>
          <w:p w14:paraId="01166F45" w14:textId="77777777" w:rsidR="00B92327" w:rsidRPr="00801E49" w:rsidRDefault="00332621" w:rsidP="00A544C8">
            <w:pPr>
              <w:spacing w:after="0" w:line="259" w:lineRule="auto"/>
              <w:ind w:left="67" w:right="0" w:firstLine="0"/>
              <w:jc w:val="center"/>
              <w:rPr>
                <w:rFonts w:ascii="Open Sans" w:hAnsi="Open Sans" w:cs="Open Sans"/>
                <w:sz w:val="16"/>
                <w:szCs w:val="24"/>
                <w:rPrChange w:id="5401" w:author="Nicole Wu" w:date="2024-01-08T11:26:00Z">
                  <w:rPr>
                    <w:sz w:val="16"/>
                    <w:szCs w:val="24"/>
                  </w:rPr>
                </w:rPrChange>
              </w:rPr>
            </w:pPr>
            <w:r w:rsidRPr="00801E49">
              <w:rPr>
                <w:rFonts w:ascii="Open Sans" w:hAnsi="Open Sans" w:cs="Open Sans"/>
                <w:sz w:val="16"/>
                <w:szCs w:val="24"/>
                <w:rPrChange w:id="5402" w:author="Nicole Wu" w:date="2024-01-08T11:26:00Z">
                  <w:rPr>
                    <w:sz w:val="16"/>
                    <w:szCs w:val="24"/>
                  </w:rPr>
                </w:rPrChange>
              </w:rPr>
              <w:t>(0.00)</w:t>
            </w:r>
          </w:p>
        </w:tc>
      </w:tr>
      <w:tr w:rsidR="00B92327" w:rsidRPr="00801E49" w14:paraId="46637F87" w14:textId="77777777" w:rsidTr="00A544C8">
        <w:trPr>
          <w:trHeight w:val="155"/>
        </w:trPr>
        <w:tc>
          <w:tcPr>
            <w:tcW w:w="3494" w:type="dxa"/>
            <w:tcBorders>
              <w:top w:val="nil"/>
              <w:left w:val="nil"/>
              <w:bottom w:val="nil"/>
              <w:right w:val="nil"/>
            </w:tcBorders>
          </w:tcPr>
          <w:p w14:paraId="189AFA09" w14:textId="77777777" w:rsidR="00B92327" w:rsidRPr="00801E49" w:rsidRDefault="00332621" w:rsidP="00A544C8">
            <w:pPr>
              <w:spacing w:after="0" w:line="259" w:lineRule="auto"/>
              <w:ind w:left="67" w:right="0" w:firstLine="0"/>
              <w:jc w:val="left"/>
              <w:rPr>
                <w:rFonts w:ascii="Open Sans" w:hAnsi="Open Sans" w:cs="Open Sans"/>
                <w:sz w:val="16"/>
                <w:szCs w:val="24"/>
                <w:rPrChange w:id="5403" w:author="Nicole Wu" w:date="2024-01-08T11:26:00Z">
                  <w:rPr>
                    <w:sz w:val="16"/>
                    <w:szCs w:val="24"/>
                  </w:rPr>
                </w:rPrChange>
              </w:rPr>
            </w:pPr>
            <w:r w:rsidRPr="00801E49">
              <w:rPr>
                <w:rFonts w:ascii="Open Sans" w:hAnsi="Open Sans" w:cs="Open Sans"/>
                <w:sz w:val="16"/>
                <w:szCs w:val="24"/>
                <w:rPrChange w:id="5404" w:author="Nicole Wu" w:date="2024-01-08T11:26:00Z">
                  <w:rPr>
                    <w:sz w:val="16"/>
                    <w:szCs w:val="24"/>
                  </w:rPr>
                </w:rPrChange>
              </w:rPr>
              <w:t>Consumption over the past 7 days (oil)</w:t>
            </w:r>
          </w:p>
        </w:tc>
        <w:tc>
          <w:tcPr>
            <w:tcW w:w="617" w:type="dxa"/>
            <w:tcBorders>
              <w:top w:val="nil"/>
              <w:left w:val="nil"/>
              <w:bottom w:val="nil"/>
              <w:right w:val="nil"/>
            </w:tcBorders>
          </w:tcPr>
          <w:p w14:paraId="0C76EAAA" w14:textId="77777777" w:rsidR="00B92327" w:rsidRPr="00801E49" w:rsidRDefault="00332621" w:rsidP="00A544C8">
            <w:pPr>
              <w:spacing w:after="0" w:line="259" w:lineRule="auto"/>
              <w:ind w:left="67" w:right="0" w:firstLine="0"/>
              <w:jc w:val="center"/>
              <w:rPr>
                <w:rFonts w:ascii="Open Sans" w:hAnsi="Open Sans" w:cs="Open Sans"/>
                <w:sz w:val="16"/>
                <w:szCs w:val="24"/>
                <w:rPrChange w:id="5405" w:author="Nicole Wu" w:date="2024-01-08T11:26:00Z">
                  <w:rPr>
                    <w:sz w:val="16"/>
                    <w:szCs w:val="24"/>
                  </w:rPr>
                </w:rPrChange>
              </w:rPr>
            </w:pPr>
            <w:r w:rsidRPr="00801E49">
              <w:rPr>
                <w:rFonts w:ascii="Open Sans" w:hAnsi="Open Sans" w:cs="Open Sans"/>
                <w:sz w:val="16"/>
                <w:szCs w:val="24"/>
                <w:rPrChange w:id="5406" w:author="Nicole Wu" w:date="2024-01-08T11:26:00Z">
                  <w:rPr>
                    <w:sz w:val="16"/>
                    <w:szCs w:val="24"/>
                  </w:rPr>
                </w:rPrChange>
              </w:rPr>
              <w:t>4.90</w:t>
            </w:r>
          </w:p>
        </w:tc>
        <w:tc>
          <w:tcPr>
            <w:tcW w:w="657" w:type="dxa"/>
            <w:tcBorders>
              <w:top w:val="nil"/>
              <w:left w:val="nil"/>
              <w:bottom w:val="nil"/>
              <w:right w:val="nil"/>
            </w:tcBorders>
          </w:tcPr>
          <w:p w14:paraId="4915227F" w14:textId="77777777" w:rsidR="00B92327" w:rsidRPr="00801E49" w:rsidRDefault="00332621" w:rsidP="00A544C8">
            <w:pPr>
              <w:spacing w:after="0" w:line="259" w:lineRule="auto"/>
              <w:ind w:left="67" w:right="0" w:firstLine="0"/>
              <w:jc w:val="center"/>
              <w:rPr>
                <w:rFonts w:ascii="Open Sans" w:hAnsi="Open Sans" w:cs="Open Sans"/>
                <w:sz w:val="16"/>
                <w:szCs w:val="24"/>
                <w:rPrChange w:id="5407" w:author="Nicole Wu" w:date="2024-01-08T11:26:00Z">
                  <w:rPr>
                    <w:sz w:val="16"/>
                    <w:szCs w:val="24"/>
                  </w:rPr>
                </w:rPrChange>
              </w:rPr>
            </w:pPr>
            <w:r w:rsidRPr="00801E49">
              <w:rPr>
                <w:rFonts w:ascii="Open Sans" w:hAnsi="Open Sans" w:cs="Open Sans"/>
                <w:sz w:val="16"/>
                <w:szCs w:val="24"/>
                <w:rPrChange w:id="5408" w:author="Nicole Wu" w:date="2024-01-08T11:26:00Z">
                  <w:rPr>
                    <w:sz w:val="16"/>
                    <w:szCs w:val="24"/>
                  </w:rPr>
                </w:rPrChange>
              </w:rPr>
              <w:t>5.79</w:t>
            </w:r>
          </w:p>
        </w:tc>
        <w:tc>
          <w:tcPr>
            <w:tcW w:w="648" w:type="dxa"/>
            <w:tcBorders>
              <w:top w:val="nil"/>
              <w:left w:val="nil"/>
              <w:bottom w:val="nil"/>
              <w:right w:val="nil"/>
            </w:tcBorders>
          </w:tcPr>
          <w:p w14:paraId="4AD93874" w14:textId="77777777" w:rsidR="00B92327" w:rsidRPr="00801E49" w:rsidRDefault="00332621" w:rsidP="00A544C8">
            <w:pPr>
              <w:spacing w:after="0" w:line="259" w:lineRule="auto"/>
              <w:ind w:left="67" w:right="0" w:firstLine="0"/>
              <w:jc w:val="center"/>
              <w:rPr>
                <w:rFonts w:ascii="Open Sans" w:hAnsi="Open Sans" w:cs="Open Sans"/>
                <w:sz w:val="16"/>
                <w:szCs w:val="24"/>
                <w:rPrChange w:id="5409" w:author="Nicole Wu" w:date="2024-01-08T11:26:00Z">
                  <w:rPr>
                    <w:sz w:val="16"/>
                    <w:szCs w:val="24"/>
                  </w:rPr>
                </w:rPrChange>
              </w:rPr>
            </w:pPr>
            <w:r w:rsidRPr="00801E49">
              <w:rPr>
                <w:rFonts w:ascii="Open Sans" w:hAnsi="Open Sans" w:cs="Open Sans"/>
                <w:sz w:val="16"/>
                <w:szCs w:val="24"/>
                <w:rPrChange w:id="5410" w:author="Nicole Wu" w:date="2024-01-08T11:26:00Z">
                  <w:rPr>
                    <w:sz w:val="16"/>
                    <w:szCs w:val="24"/>
                  </w:rPr>
                </w:rPrChange>
              </w:rPr>
              <w:t>0.89***</w:t>
            </w:r>
          </w:p>
        </w:tc>
        <w:tc>
          <w:tcPr>
            <w:tcW w:w="586" w:type="dxa"/>
            <w:tcBorders>
              <w:top w:val="nil"/>
              <w:left w:val="nil"/>
              <w:bottom w:val="nil"/>
              <w:right w:val="nil"/>
            </w:tcBorders>
          </w:tcPr>
          <w:p w14:paraId="0A579D93" w14:textId="77777777" w:rsidR="00B92327" w:rsidRPr="00801E49" w:rsidRDefault="00332621" w:rsidP="00A544C8">
            <w:pPr>
              <w:spacing w:after="0" w:line="259" w:lineRule="auto"/>
              <w:ind w:left="67" w:right="0" w:firstLine="0"/>
              <w:jc w:val="center"/>
              <w:rPr>
                <w:rFonts w:ascii="Open Sans" w:hAnsi="Open Sans" w:cs="Open Sans"/>
                <w:sz w:val="16"/>
                <w:szCs w:val="24"/>
                <w:rPrChange w:id="5411" w:author="Nicole Wu" w:date="2024-01-08T11:26:00Z">
                  <w:rPr>
                    <w:sz w:val="16"/>
                    <w:szCs w:val="24"/>
                  </w:rPr>
                </w:rPrChange>
              </w:rPr>
            </w:pPr>
            <w:r w:rsidRPr="00801E49">
              <w:rPr>
                <w:rFonts w:ascii="Open Sans" w:hAnsi="Open Sans" w:cs="Open Sans"/>
                <w:sz w:val="16"/>
                <w:szCs w:val="24"/>
                <w:rPrChange w:id="5412" w:author="Nicole Wu" w:date="2024-01-08T11:26:00Z">
                  <w:rPr>
                    <w:sz w:val="16"/>
                    <w:szCs w:val="24"/>
                  </w:rPr>
                </w:rPrChange>
              </w:rPr>
              <w:t>1.99</w:t>
            </w:r>
          </w:p>
        </w:tc>
        <w:tc>
          <w:tcPr>
            <w:tcW w:w="707" w:type="dxa"/>
            <w:tcBorders>
              <w:top w:val="nil"/>
              <w:left w:val="nil"/>
              <w:bottom w:val="nil"/>
              <w:right w:val="nil"/>
            </w:tcBorders>
          </w:tcPr>
          <w:p w14:paraId="5E44C54D" w14:textId="77777777" w:rsidR="00B92327" w:rsidRPr="00801E49" w:rsidRDefault="00332621" w:rsidP="00A544C8">
            <w:pPr>
              <w:spacing w:after="0" w:line="259" w:lineRule="auto"/>
              <w:ind w:left="67" w:right="0" w:firstLine="0"/>
              <w:jc w:val="center"/>
              <w:rPr>
                <w:rFonts w:ascii="Open Sans" w:hAnsi="Open Sans" w:cs="Open Sans"/>
                <w:sz w:val="16"/>
                <w:szCs w:val="24"/>
                <w:rPrChange w:id="5413" w:author="Nicole Wu" w:date="2024-01-08T11:26:00Z">
                  <w:rPr>
                    <w:sz w:val="16"/>
                    <w:szCs w:val="24"/>
                  </w:rPr>
                </w:rPrChange>
              </w:rPr>
            </w:pPr>
            <w:r w:rsidRPr="00801E49">
              <w:rPr>
                <w:rFonts w:ascii="Open Sans" w:hAnsi="Open Sans" w:cs="Open Sans"/>
                <w:sz w:val="16"/>
                <w:szCs w:val="24"/>
                <w:rPrChange w:id="5414" w:author="Nicole Wu" w:date="2024-01-08T11:26:00Z">
                  <w:rPr>
                    <w:sz w:val="16"/>
                    <w:szCs w:val="24"/>
                  </w:rPr>
                </w:rPrChange>
              </w:rPr>
              <w:t>2.78</w:t>
            </w:r>
          </w:p>
        </w:tc>
        <w:tc>
          <w:tcPr>
            <w:tcW w:w="649" w:type="dxa"/>
            <w:tcBorders>
              <w:top w:val="nil"/>
              <w:left w:val="nil"/>
              <w:bottom w:val="nil"/>
              <w:right w:val="nil"/>
            </w:tcBorders>
          </w:tcPr>
          <w:p w14:paraId="0F51FDF5" w14:textId="77777777" w:rsidR="00B92327" w:rsidRPr="00801E49" w:rsidRDefault="00332621" w:rsidP="00A544C8">
            <w:pPr>
              <w:spacing w:after="0" w:line="259" w:lineRule="auto"/>
              <w:ind w:left="67" w:right="0" w:firstLine="0"/>
              <w:jc w:val="center"/>
              <w:rPr>
                <w:rFonts w:ascii="Open Sans" w:hAnsi="Open Sans" w:cs="Open Sans"/>
                <w:sz w:val="16"/>
                <w:szCs w:val="24"/>
                <w:rPrChange w:id="5415" w:author="Nicole Wu" w:date="2024-01-08T11:26:00Z">
                  <w:rPr>
                    <w:sz w:val="16"/>
                    <w:szCs w:val="24"/>
                  </w:rPr>
                </w:rPrChange>
              </w:rPr>
            </w:pPr>
            <w:r w:rsidRPr="00801E49">
              <w:rPr>
                <w:rFonts w:ascii="Open Sans" w:hAnsi="Open Sans" w:cs="Open Sans"/>
                <w:sz w:val="16"/>
                <w:szCs w:val="24"/>
                <w:rPrChange w:id="5416" w:author="Nicole Wu" w:date="2024-01-08T11:26:00Z">
                  <w:rPr>
                    <w:sz w:val="16"/>
                    <w:szCs w:val="24"/>
                  </w:rPr>
                </w:rPrChange>
              </w:rPr>
              <w:t>0.79***</w:t>
            </w:r>
          </w:p>
        </w:tc>
        <w:tc>
          <w:tcPr>
            <w:tcW w:w="617" w:type="dxa"/>
            <w:tcBorders>
              <w:top w:val="nil"/>
              <w:left w:val="nil"/>
              <w:bottom w:val="nil"/>
              <w:right w:val="nil"/>
            </w:tcBorders>
          </w:tcPr>
          <w:p w14:paraId="57885175" w14:textId="77777777" w:rsidR="00B92327" w:rsidRPr="00801E49" w:rsidRDefault="00332621" w:rsidP="00A544C8">
            <w:pPr>
              <w:spacing w:after="0" w:line="259" w:lineRule="auto"/>
              <w:ind w:left="67" w:right="0" w:firstLine="0"/>
              <w:jc w:val="center"/>
              <w:rPr>
                <w:rFonts w:ascii="Open Sans" w:hAnsi="Open Sans" w:cs="Open Sans"/>
                <w:sz w:val="16"/>
                <w:szCs w:val="24"/>
                <w:rPrChange w:id="5417" w:author="Nicole Wu" w:date="2024-01-08T11:26:00Z">
                  <w:rPr>
                    <w:sz w:val="16"/>
                    <w:szCs w:val="24"/>
                  </w:rPr>
                </w:rPrChange>
              </w:rPr>
            </w:pPr>
            <w:r w:rsidRPr="00801E49">
              <w:rPr>
                <w:rFonts w:ascii="Open Sans" w:hAnsi="Open Sans" w:cs="Open Sans"/>
                <w:sz w:val="16"/>
                <w:szCs w:val="24"/>
                <w:rPrChange w:id="5418" w:author="Nicole Wu" w:date="2024-01-08T11:26:00Z">
                  <w:rPr>
                    <w:sz w:val="16"/>
                    <w:szCs w:val="24"/>
                  </w:rPr>
                </w:rPrChange>
              </w:rPr>
              <w:t>2.87</w:t>
            </w:r>
          </w:p>
        </w:tc>
        <w:tc>
          <w:tcPr>
            <w:tcW w:w="657" w:type="dxa"/>
            <w:tcBorders>
              <w:top w:val="nil"/>
              <w:left w:val="nil"/>
              <w:bottom w:val="nil"/>
              <w:right w:val="nil"/>
            </w:tcBorders>
          </w:tcPr>
          <w:p w14:paraId="23A9CAD9" w14:textId="77777777" w:rsidR="00B92327" w:rsidRPr="00801E49" w:rsidRDefault="00332621" w:rsidP="00A544C8">
            <w:pPr>
              <w:spacing w:after="0" w:line="259" w:lineRule="auto"/>
              <w:ind w:left="67" w:right="0" w:firstLine="0"/>
              <w:jc w:val="center"/>
              <w:rPr>
                <w:rFonts w:ascii="Open Sans" w:hAnsi="Open Sans" w:cs="Open Sans"/>
                <w:sz w:val="16"/>
                <w:szCs w:val="24"/>
                <w:rPrChange w:id="5419" w:author="Nicole Wu" w:date="2024-01-08T11:26:00Z">
                  <w:rPr>
                    <w:sz w:val="16"/>
                    <w:szCs w:val="24"/>
                  </w:rPr>
                </w:rPrChange>
              </w:rPr>
            </w:pPr>
            <w:r w:rsidRPr="00801E49">
              <w:rPr>
                <w:rFonts w:ascii="Open Sans" w:hAnsi="Open Sans" w:cs="Open Sans"/>
                <w:sz w:val="16"/>
                <w:szCs w:val="24"/>
                <w:rPrChange w:id="5420" w:author="Nicole Wu" w:date="2024-01-08T11:26:00Z">
                  <w:rPr>
                    <w:sz w:val="16"/>
                    <w:szCs w:val="24"/>
                  </w:rPr>
                </w:rPrChange>
              </w:rPr>
              <w:t>4.49</w:t>
            </w:r>
          </w:p>
        </w:tc>
        <w:tc>
          <w:tcPr>
            <w:tcW w:w="728" w:type="dxa"/>
            <w:tcBorders>
              <w:top w:val="nil"/>
              <w:left w:val="nil"/>
              <w:bottom w:val="nil"/>
              <w:right w:val="nil"/>
            </w:tcBorders>
          </w:tcPr>
          <w:p w14:paraId="43D7BC66" w14:textId="77777777" w:rsidR="00B92327" w:rsidRPr="00801E49" w:rsidRDefault="00332621" w:rsidP="00A544C8">
            <w:pPr>
              <w:spacing w:after="0" w:line="259" w:lineRule="auto"/>
              <w:ind w:left="67" w:right="0" w:firstLine="0"/>
              <w:jc w:val="center"/>
              <w:rPr>
                <w:rFonts w:ascii="Open Sans" w:hAnsi="Open Sans" w:cs="Open Sans"/>
                <w:sz w:val="16"/>
                <w:szCs w:val="24"/>
                <w:rPrChange w:id="5421" w:author="Nicole Wu" w:date="2024-01-08T11:26:00Z">
                  <w:rPr>
                    <w:sz w:val="16"/>
                    <w:szCs w:val="24"/>
                  </w:rPr>
                </w:rPrChange>
              </w:rPr>
            </w:pPr>
            <w:r w:rsidRPr="00801E49">
              <w:rPr>
                <w:rFonts w:ascii="Open Sans" w:hAnsi="Open Sans" w:cs="Open Sans"/>
                <w:sz w:val="16"/>
                <w:szCs w:val="24"/>
                <w:rPrChange w:id="5422" w:author="Nicole Wu" w:date="2024-01-08T11:26:00Z">
                  <w:rPr>
                    <w:sz w:val="16"/>
                    <w:szCs w:val="24"/>
                  </w:rPr>
                </w:rPrChange>
              </w:rPr>
              <w:t>1.62***</w:t>
            </w:r>
          </w:p>
        </w:tc>
      </w:tr>
      <w:tr w:rsidR="00B92327" w:rsidRPr="00801E49" w14:paraId="4FE173AE" w14:textId="77777777" w:rsidTr="00A544C8">
        <w:trPr>
          <w:trHeight w:val="155"/>
        </w:trPr>
        <w:tc>
          <w:tcPr>
            <w:tcW w:w="3494" w:type="dxa"/>
            <w:tcBorders>
              <w:top w:val="nil"/>
              <w:left w:val="nil"/>
              <w:bottom w:val="nil"/>
              <w:right w:val="nil"/>
            </w:tcBorders>
          </w:tcPr>
          <w:p w14:paraId="72203C26" w14:textId="77777777" w:rsidR="00B92327" w:rsidRPr="00801E49" w:rsidRDefault="00B92327" w:rsidP="00A544C8">
            <w:pPr>
              <w:spacing w:after="0" w:line="259" w:lineRule="auto"/>
              <w:ind w:left="67" w:right="0" w:firstLine="0"/>
              <w:jc w:val="left"/>
              <w:rPr>
                <w:rFonts w:ascii="Open Sans" w:hAnsi="Open Sans" w:cs="Open Sans"/>
                <w:sz w:val="16"/>
                <w:szCs w:val="24"/>
                <w:rPrChange w:id="5423" w:author="Nicole Wu" w:date="2024-01-08T11:26:00Z">
                  <w:rPr>
                    <w:sz w:val="16"/>
                    <w:szCs w:val="24"/>
                  </w:rPr>
                </w:rPrChange>
              </w:rPr>
            </w:pPr>
          </w:p>
        </w:tc>
        <w:tc>
          <w:tcPr>
            <w:tcW w:w="617" w:type="dxa"/>
            <w:tcBorders>
              <w:top w:val="nil"/>
              <w:left w:val="nil"/>
              <w:bottom w:val="nil"/>
              <w:right w:val="nil"/>
            </w:tcBorders>
          </w:tcPr>
          <w:p w14:paraId="59B08367" w14:textId="77777777" w:rsidR="00B92327" w:rsidRPr="00801E49" w:rsidRDefault="00332621" w:rsidP="00A544C8">
            <w:pPr>
              <w:spacing w:after="0" w:line="259" w:lineRule="auto"/>
              <w:ind w:left="67" w:right="0" w:firstLine="0"/>
              <w:jc w:val="center"/>
              <w:rPr>
                <w:rFonts w:ascii="Open Sans" w:hAnsi="Open Sans" w:cs="Open Sans"/>
                <w:sz w:val="16"/>
                <w:szCs w:val="24"/>
                <w:rPrChange w:id="5424" w:author="Nicole Wu" w:date="2024-01-08T11:26:00Z">
                  <w:rPr>
                    <w:sz w:val="16"/>
                    <w:szCs w:val="24"/>
                  </w:rPr>
                </w:rPrChange>
              </w:rPr>
            </w:pPr>
            <w:r w:rsidRPr="00801E49">
              <w:rPr>
                <w:rFonts w:ascii="Open Sans" w:hAnsi="Open Sans" w:cs="Open Sans"/>
                <w:sz w:val="16"/>
                <w:szCs w:val="24"/>
                <w:rPrChange w:id="5425" w:author="Nicole Wu" w:date="2024-01-08T11:26:00Z">
                  <w:rPr>
                    <w:sz w:val="16"/>
                    <w:szCs w:val="24"/>
                  </w:rPr>
                </w:rPrChange>
              </w:rPr>
              <w:t>(2.37)</w:t>
            </w:r>
          </w:p>
        </w:tc>
        <w:tc>
          <w:tcPr>
            <w:tcW w:w="657" w:type="dxa"/>
            <w:tcBorders>
              <w:top w:val="nil"/>
              <w:left w:val="nil"/>
              <w:bottom w:val="nil"/>
              <w:right w:val="nil"/>
            </w:tcBorders>
          </w:tcPr>
          <w:p w14:paraId="63ADDB29" w14:textId="77777777" w:rsidR="00B92327" w:rsidRPr="00801E49" w:rsidRDefault="00332621" w:rsidP="00A544C8">
            <w:pPr>
              <w:spacing w:after="0" w:line="259" w:lineRule="auto"/>
              <w:ind w:left="67" w:right="0" w:firstLine="0"/>
              <w:jc w:val="center"/>
              <w:rPr>
                <w:rFonts w:ascii="Open Sans" w:hAnsi="Open Sans" w:cs="Open Sans"/>
                <w:sz w:val="16"/>
                <w:szCs w:val="24"/>
                <w:rPrChange w:id="5426" w:author="Nicole Wu" w:date="2024-01-08T11:26:00Z">
                  <w:rPr>
                    <w:sz w:val="16"/>
                    <w:szCs w:val="24"/>
                  </w:rPr>
                </w:rPrChange>
              </w:rPr>
            </w:pPr>
            <w:r w:rsidRPr="00801E49">
              <w:rPr>
                <w:rFonts w:ascii="Open Sans" w:hAnsi="Open Sans" w:cs="Open Sans"/>
                <w:sz w:val="16"/>
                <w:szCs w:val="24"/>
                <w:rPrChange w:id="5427" w:author="Nicole Wu" w:date="2024-01-08T11:26:00Z">
                  <w:rPr>
                    <w:sz w:val="16"/>
                    <w:szCs w:val="24"/>
                  </w:rPr>
                </w:rPrChange>
              </w:rPr>
              <w:t>(1.81)</w:t>
            </w:r>
          </w:p>
        </w:tc>
        <w:tc>
          <w:tcPr>
            <w:tcW w:w="648" w:type="dxa"/>
            <w:tcBorders>
              <w:top w:val="nil"/>
              <w:left w:val="nil"/>
              <w:bottom w:val="nil"/>
              <w:right w:val="nil"/>
            </w:tcBorders>
          </w:tcPr>
          <w:p w14:paraId="1FBD9E72" w14:textId="77777777" w:rsidR="00B92327" w:rsidRPr="00801E49" w:rsidRDefault="00332621" w:rsidP="00A544C8">
            <w:pPr>
              <w:spacing w:after="0" w:line="259" w:lineRule="auto"/>
              <w:ind w:left="67" w:right="0" w:firstLine="0"/>
              <w:jc w:val="center"/>
              <w:rPr>
                <w:rFonts w:ascii="Open Sans" w:hAnsi="Open Sans" w:cs="Open Sans"/>
                <w:sz w:val="16"/>
                <w:szCs w:val="24"/>
                <w:rPrChange w:id="5428" w:author="Nicole Wu" w:date="2024-01-08T11:26:00Z">
                  <w:rPr>
                    <w:sz w:val="16"/>
                    <w:szCs w:val="24"/>
                  </w:rPr>
                </w:rPrChange>
              </w:rPr>
            </w:pPr>
            <w:r w:rsidRPr="00801E49">
              <w:rPr>
                <w:rFonts w:ascii="Open Sans" w:hAnsi="Open Sans" w:cs="Open Sans"/>
                <w:sz w:val="16"/>
                <w:szCs w:val="24"/>
                <w:rPrChange w:id="5429" w:author="Nicole Wu" w:date="2024-01-08T11:26:00Z">
                  <w:rPr>
                    <w:sz w:val="16"/>
                    <w:szCs w:val="24"/>
                  </w:rPr>
                </w:rPrChange>
              </w:rPr>
              <w:t>(0.00)</w:t>
            </w:r>
          </w:p>
        </w:tc>
        <w:tc>
          <w:tcPr>
            <w:tcW w:w="586" w:type="dxa"/>
            <w:tcBorders>
              <w:top w:val="nil"/>
              <w:left w:val="nil"/>
              <w:bottom w:val="nil"/>
              <w:right w:val="nil"/>
            </w:tcBorders>
          </w:tcPr>
          <w:p w14:paraId="48743A21" w14:textId="77777777" w:rsidR="00B92327" w:rsidRPr="00801E49" w:rsidRDefault="00332621" w:rsidP="00A544C8">
            <w:pPr>
              <w:spacing w:after="0" w:line="259" w:lineRule="auto"/>
              <w:ind w:left="67" w:right="0" w:firstLine="0"/>
              <w:jc w:val="center"/>
              <w:rPr>
                <w:rFonts w:ascii="Open Sans" w:hAnsi="Open Sans" w:cs="Open Sans"/>
                <w:sz w:val="16"/>
                <w:szCs w:val="24"/>
                <w:rPrChange w:id="5430" w:author="Nicole Wu" w:date="2024-01-08T11:26:00Z">
                  <w:rPr>
                    <w:sz w:val="16"/>
                    <w:szCs w:val="24"/>
                  </w:rPr>
                </w:rPrChange>
              </w:rPr>
            </w:pPr>
            <w:r w:rsidRPr="00801E49">
              <w:rPr>
                <w:rFonts w:ascii="Open Sans" w:hAnsi="Open Sans" w:cs="Open Sans"/>
                <w:sz w:val="16"/>
                <w:szCs w:val="24"/>
                <w:rPrChange w:id="5431" w:author="Nicole Wu" w:date="2024-01-08T11:26:00Z">
                  <w:rPr>
                    <w:sz w:val="16"/>
                    <w:szCs w:val="24"/>
                  </w:rPr>
                </w:rPrChange>
              </w:rPr>
              <w:t>(2.38)</w:t>
            </w:r>
          </w:p>
        </w:tc>
        <w:tc>
          <w:tcPr>
            <w:tcW w:w="707" w:type="dxa"/>
            <w:tcBorders>
              <w:top w:val="nil"/>
              <w:left w:val="nil"/>
              <w:bottom w:val="nil"/>
              <w:right w:val="nil"/>
            </w:tcBorders>
          </w:tcPr>
          <w:p w14:paraId="2DE6DF1A" w14:textId="77777777" w:rsidR="00B92327" w:rsidRPr="00801E49" w:rsidRDefault="00332621" w:rsidP="00A544C8">
            <w:pPr>
              <w:spacing w:after="0" w:line="259" w:lineRule="auto"/>
              <w:ind w:left="67" w:right="0" w:firstLine="0"/>
              <w:jc w:val="center"/>
              <w:rPr>
                <w:rFonts w:ascii="Open Sans" w:hAnsi="Open Sans" w:cs="Open Sans"/>
                <w:sz w:val="16"/>
                <w:szCs w:val="24"/>
                <w:rPrChange w:id="5432" w:author="Nicole Wu" w:date="2024-01-08T11:26:00Z">
                  <w:rPr>
                    <w:sz w:val="16"/>
                    <w:szCs w:val="24"/>
                  </w:rPr>
                </w:rPrChange>
              </w:rPr>
            </w:pPr>
            <w:r w:rsidRPr="00801E49">
              <w:rPr>
                <w:rFonts w:ascii="Open Sans" w:hAnsi="Open Sans" w:cs="Open Sans"/>
                <w:sz w:val="16"/>
                <w:szCs w:val="24"/>
                <w:rPrChange w:id="5433" w:author="Nicole Wu" w:date="2024-01-08T11:26:00Z">
                  <w:rPr>
                    <w:sz w:val="16"/>
                    <w:szCs w:val="24"/>
                  </w:rPr>
                </w:rPrChange>
              </w:rPr>
              <w:t>(2.24)</w:t>
            </w:r>
          </w:p>
        </w:tc>
        <w:tc>
          <w:tcPr>
            <w:tcW w:w="649" w:type="dxa"/>
            <w:tcBorders>
              <w:top w:val="nil"/>
              <w:left w:val="nil"/>
              <w:bottom w:val="nil"/>
              <w:right w:val="nil"/>
            </w:tcBorders>
          </w:tcPr>
          <w:p w14:paraId="0D09BD7E" w14:textId="77777777" w:rsidR="00B92327" w:rsidRPr="00801E49" w:rsidRDefault="00332621" w:rsidP="00A544C8">
            <w:pPr>
              <w:spacing w:after="0" w:line="259" w:lineRule="auto"/>
              <w:ind w:left="67" w:right="0" w:firstLine="0"/>
              <w:jc w:val="center"/>
              <w:rPr>
                <w:rFonts w:ascii="Open Sans" w:hAnsi="Open Sans" w:cs="Open Sans"/>
                <w:sz w:val="16"/>
                <w:szCs w:val="24"/>
                <w:rPrChange w:id="5434" w:author="Nicole Wu" w:date="2024-01-08T11:26:00Z">
                  <w:rPr>
                    <w:sz w:val="16"/>
                    <w:szCs w:val="24"/>
                  </w:rPr>
                </w:rPrChange>
              </w:rPr>
            </w:pPr>
            <w:r w:rsidRPr="00801E49">
              <w:rPr>
                <w:rFonts w:ascii="Open Sans" w:hAnsi="Open Sans" w:cs="Open Sans"/>
                <w:sz w:val="16"/>
                <w:szCs w:val="24"/>
                <w:rPrChange w:id="5435" w:author="Nicole Wu" w:date="2024-01-08T11:26:00Z">
                  <w:rPr>
                    <w:sz w:val="16"/>
                    <w:szCs w:val="24"/>
                  </w:rPr>
                </w:rPrChange>
              </w:rPr>
              <w:t>(0.00)</w:t>
            </w:r>
          </w:p>
        </w:tc>
        <w:tc>
          <w:tcPr>
            <w:tcW w:w="617" w:type="dxa"/>
            <w:tcBorders>
              <w:top w:val="nil"/>
              <w:left w:val="nil"/>
              <w:bottom w:val="nil"/>
              <w:right w:val="nil"/>
            </w:tcBorders>
          </w:tcPr>
          <w:p w14:paraId="49B74478" w14:textId="77777777" w:rsidR="00B92327" w:rsidRPr="00801E49" w:rsidRDefault="00332621" w:rsidP="00A544C8">
            <w:pPr>
              <w:spacing w:after="0" w:line="259" w:lineRule="auto"/>
              <w:ind w:left="67" w:right="0" w:firstLine="0"/>
              <w:jc w:val="center"/>
              <w:rPr>
                <w:rFonts w:ascii="Open Sans" w:hAnsi="Open Sans" w:cs="Open Sans"/>
                <w:sz w:val="16"/>
                <w:szCs w:val="24"/>
                <w:rPrChange w:id="5436" w:author="Nicole Wu" w:date="2024-01-08T11:26:00Z">
                  <w:rPr>
                    <w:sz w:val="16"/>
                    <w:szCs w:val="24"/>
                  </w:rPr>
                </w:rPrChange>
              </w:rPr>
            </w:pPr>
            <w:r w:rsidRPr="00801E49">
              <w:rPr>
                <w:rFonts w:ascii="Open Sans" w:hAnsi="Open Sans" w:cs="Open Sans"/>
                <w:sz w:val="16"/>
                <w:szCs w:val="24"/>
                <w:rPrChange w:id="5437" w:author="Nicole Wu" w:date="2024-01-08T11:26:00Z">
                  <w:rPr>
                    <w:sz w:val="16"/>
                    <w:szCs w:val="24"/>
                  </w:rPr>
                </w:rPrChange>
              </w:rPr>
              <w:t>(2.73)</w:t>
            </w:r>
          </w:p>
        </w:tc>
        <w:tc>
          <w:tcPr>
            <w:tcW w:w="657" w:type="dxa"/>
            <w:tcBorders>
              <w:top w:val="nil"/>
              <w:left w:val="nil"/>
              <w:bottom w:val="nil"/>
              <w:right w:val="nil"/>
            </w:tcBorders>
          </w:tcPr>
          <w:p w14:paraId="16CA8431" w14:textId="77777777" w:rsidR="00B92327" w:rsidRPr="00801E49" w:rsidRDefault="00332621" w:rsidP="00A544C8">
            <w:pPr>
              <w:spacing w:after="0" w:line="259" w:lineRule="auto"/>
              <w:ind w:left="67" w:right="0" w:firstLine="0"/>
              <w:jc w:val="center"/>
              <w:rPr>
                <w:rFonts w:ascii="Open Sans" w:hAnsi="Open Sans" w:cs="Open Sans"/>
                <w:sz w:val="16"/>
                <w:szCs w:val="24"/>
                <w:rPrChange w:id="5438" w:author="Nicole Wu" w:date="2024-01-08T11:26:00Z">
                  <w:rPr>
                    <w:sz w:val="16"/>
                    <w:szCs w:val="24"/>
                  </w:rPr>
                </w:rPrChange>
              </w:rPr>
            </w:pPr>
            <w:r w:rsidRPr="00801E49">
              <w:rPr>
                <w:rFonts w:ascii="Open Sans" w:hAnsi="Open Sans" w:cs="Open Sans"/>
                <w:sz w:val="16"/>
                <w:szCs w:val="24"/>
                <w:rPrChange w:id="5439" w:author="Nicole Wu" w:date="2024-01-08T11:26:00Z">
                  <w:rPr>
                    <w:sz w:val="16"/>
                    <w:szCs w:val="24"/>
                  </w:rPr>
                </w:rPrChange>
              </w:rPr>
              <w:t>(2.50)</w:t>
            </w:r>
          </w:p>
        </w:tc>
        <w:tc>
          <w:tcPr>
            <w:tcW w:w="728" w:type="dxa"/>
            <w:tcBorders>
              <w:top w:val="nil"/>
              <w:left w:val="nil"/>
              <w:bottom w:val="nil"/>
              <w:right w:val="nil"/>
            </w:tcBorders>
          </w:tcPr>
          <w:p w14:paraId="723E020C" w14:textId="77777777" w:rsidR="00B92327" w:rsidRPr="00801E49" w:rsidRDefault="00332621" w:rsidP="00A544C8">
            <w:pPr>
              <w:spacing w:after="0" w:line="259" w:lineRule="auto"/>
              <w:ind w:left="67" w:right="0" w:firstLine="0"/>
              <w:jc w:val="center"/>
              <w:rPr>
                <w:rFonts w:ascii="Open Sans" w:hAnsi="Open Sans" w:cs="Open Sans"/>
                <w:sz w:val="16"/>
                <w:szCs w:val="24"/>
                <w:rPrChange w:id="5440" w:author="Nicole Wu" w:date="2024-01-08T11:26:00Z">
                  <w:rPr>
                    <w:sz w:val="16"/>
                    <w:szCs w:val="24"/>
                  </w:rPr>
                </w:rPrChange>
              </w:rPr>
            </w:pPr>
            <w:r w:rsidRPr="00801E49">
              <w:rPr>
                <w:rFonts w:ascii="Open Sans" w:hAnsi="Open Sans" w:cs="Open Sans"/>
                <w:sz w:val="16"/>
                <w:szCs w:val="24"/>
                <w:rPrChange w:id="5441" w:author="Nicole Wu" w:date="2024-01-08T11:26:00Z">
                  <w:rPr>
                    <w:sz w:val="16"/>
                    <w:szCs w:val="24"/>
                  </w:rPr>
                </w:rPrChange>
              </w:rPr>
              <w:t>(0.00)</w:t>
            </w:r>
          </w:p>
        </w:tc>
      </w:tr>
      <w:tr w:rsidR="00B92327" w:rsidRPr="00801E49" w14:paraId="4E74DD2E" w14:textId="77777777" w:rsidTr="00A544C8">
        <w:trPr>
          <w:trHeight w:val="155"/>
        </w:trPr>
        <w:tc>
          <w:tcPr>
            <w:tcW w:w="3494" w:type="dxa"/>
            <w:tcBorders>
              <w:top w:val="nil"/>
              <w:left w:val="nil"/>
              <w:bottom w:val="nil"/>
              <w:right w:val="nil"/>
            </w:tcBorders>
          </w:tcPr>
          <w:p w14:paraId="171FB4A7" w14:textId="77777777" w:rsidR="00B92327" w:rsidRPr="00801E49" w:rsidRDefault="00332621" w:rsidP="00A544C8">
            <w:pPr>
              <w:spacing w:after="0" w:line="259" w:lineRule="auto"/>
              <w:ind w:left="67" w:right="0" w:firstLine="0"/>
              <w:jc w:val="left"/>
              <w:rPr>
                <w:rFonts w:ascii="Open Sans" w:hAnsi="Open Sans" w:cs="Open Sans"/>
                <w:sz w:val="16"/>
                <w:szCs w:val="24"/>
                <w:rPrChange w:id="5442" w:author="Nicole Wu" w:date="2024-01-08T11:26:00Z">
                  <w:rPr>
                    <w:sz w:val="16"/>
                    <w:szCs w:val="24"/>
                  </w:rPr>
                </w:rPrChange>
              </w:rPr>
            </w:pPr>
            <w:r w:rsidRPr="00801E49">
              <w:rPr>
                <w:rFonts w:ascii="Open Sans" w:hAnsi="Open Sans" w:cs="Open Sans"/>
                <w:sz w:val="16"/>
                <w:szCs w:val="24"/>
                <w:rPrChange w:id="5443" w:author="Nicole Wu" w:date="2024-01-08T11:26:00Z">
                  <w:rPr>
                    <w:sz w:val="16"/>
                    <w:szCs w:val="24"/>
                  </w:rPr>
                </w:rPrChange>
              </w:rPr>
              <w:t>Consumption over the past 7 days (sugar)</w:t>
            </w:r>
          </w:p>
        </w:tc>
        <w:tc>
          <w:tcPr>
            <w:tcW w:w="617" w:type="dxa"/>
            <w:tcBorders>
              <w:top w:val="nil"/>
              <w:left w:val="nil"/>
              <w:bottom w:val="nil"/>
              <w:right w:val="nil"/>
            </w:tcBorders>
          </w:tcPr>
          <w:p w14:paraId="3662275C" w14:textId="77777777" w:rsidR="00B92327" w:rsidRPr="00801E49" w:rsidRDefault="00332621" w:rsidP="00A544C8">
            <w:pPr>
              <w:spacing w:after="0" w:line="259" w:lineRule="auto"/>
              <w:ind w:left="67" w:right="0" w:firstLine="0"/>
              <w:jc w:val="center"/>
              <w:rPr>
                <w:rFonts w:ascii="Open Sans" w:hAnsi="Open Sans" w:cs="Open Sans"/>
                <w:sz w:val="16"/>
                <w:szCs w:val="24"/>
                <w:rPrChange w:id="5444" w:author="Nicole Wu" w:date="2024-01-08T11:26:00Z">
                  <w:rPr>
                    <w:sz w:val="16"/>
                    <w:szCs w:val="24"/>
                  </w:rPr>
                </w:rPrChange>
              </w:rPr>
            </w:pPr>
            <w:r w:rsidRPr="00801E49">
              <w:rPr>
                <w:rFonts w:ascii="Open Sans" w:hAnsi="Open Sans" w:cs="Open Sans"/>
                <w:sz w:val="16"/>
                <w:szCs w:val="24"/>
                <w:rPrChange w:id="5445" w:author="Nicole Wu" w:date="2024-01-08T11:26:00Z">
                  <w:rPr>
                    <w:sz w:val="16"/>
                    <w:szCs w:val="24"/>
                  </w:rPr>
                </w:rPrChange>
              </w:rPr>
              <w:t>2.36</w:t>
            </w:r>
          </w:p>
        </w:tc>
        <w:tc>
          <w:tcPr>
            <w:tcW w:w="657" w:type="dxa"/>
            <w:tcBorders>
              <w:top w:val="nil"/>
              <w:left w:val="nil"/>
              <w:bottom w:val="nil"/>
              <w:right w:val="nil"/>
            </w:tcBorders>
          </w:tcPr>
          <w:p w14:paraId="6E8CD334" w14:textId="77777777" w:rsidR="00B92327" w:rsidRPr="00801E49" w:rsidRDefault="00332621" w:rsidP="00A544C8">
            <w:pPr>
              <w:spacing w:after="0" w:line="259" w:lineRule="auto"/>
              <w:ind w:left="67" w:right="0" w:firstLine="0"/>
              <w:jc w:val="center"/>
              <w:rPr>
                <w:rFonts w:ascii="Open Sans" w:hAnsi="Open Sans" w:cs="Open Sans"/>
                <w:sz w:val="16"/>
                <w:szCs w:val="24"/>
                <w:rPrChange w:id="5446" w:author="Nicole Wu" w:date="2024-01-08T11:26:00Z">
                  <w:rPr>
                    <w:sz w:val="16"/>
                    <w:szCs w:val="24"/>
                  </w:rPr>
                </w:rPrChange>
              </w:rPr>
            </w:pPr>
            <w:r w:rsidRPr="00801E49">
              <w:rPr>
                <w:rFonts w:ascii="Open Sans" w:hAnsi="Open Sans" w:cs="Open Sans"/>
                <w:sz w:val="16"/>
                <w:szCs w:val="24"/>
                <w:rPrChange w:id="5447" w:author="Nicole Wu" w:date="2024-01-08T11:26:00Z">
                  <w:rPr>
                    <w:sz w:val="16"/>
                    <w:szCs w:val="24"/>
                  </w:rPr>
                </w:rPrChange>
              </w:rPr>
              <w:t>3.53</w:t>
            </w:r>
          </w:p>
        </w:tc>
        <w:tc>
          <w:tcPr>
            <w:tcW w:w="648" w:type="dxa"/>
            <w:tcBorders>
              <w:top w:val="nil"/>
              <w:left w:val="nil"/>
              <w:bottom w:val="nil"/>
              <w:right w:val="nil"/>
            </w:tcBorders>
          </w:tcPr>
          <w:p w14:paraId="2B8F697A" w14:textId="77777777" w:rsidR="00B92327" w:rsidRPr="00801E49" w:rsidRDefault="00332621" w:rsidP="00A544C8">
            <w:pPr>
              <w:spacing w:after="0" w:line="259" w:lineRule="auto"/>
              <w:ind w:left="67" w:right="0" w:firstLine="0"/>
              <w:jc w:val="center"/>
              <w:rPr>
                <w:rFonts w:ascii="Open Sans" w:hAnsi="Open Sans" w:cs="Open Sans"/>
                <w:sz w:val="16"/>
                <w:szCs w:val="24"/>
                <w:rPrChange w:id="5448" w:author="Nicole Wu" w:date="2024-01-08T11:26:00Z">
                  <w:rPr>
                    <w:sz w:val="16"/>
                    <w:szCs w:val="24"/>
                  </w:rPr>
                </w:rPrChange>
              </w:rPr>
            </w:pPr>
            <w:r w:rsidRPr="00801E49">
              <w:rPr>
                <w:rFonts w:ascii="Open Sans" w:hAnsi="Open Sans" w:cs="Open Sans"/>
                <w:sz w:val="16"/>
                <w:szCs w:val="24"/>
                <w:rPrChange w:id="5449" w:author="Nicole Wu" w:date="2024-01-08T11:26:00Z">
                  <w:rPr>
                    <w:sz w:val="16"/>
                    <w:szCs w:val="24"/>
                  </w:rPr>
                </w:rPrChange>
              </w:rPr>
              <w:t>1.17***</w:t>
            </w:r>
          </w:p>
        </w:tc>
        <w:tc>
          <w:tcPr>
            <w:tcW w:w="586" w:type="dxa"/>
            <w:tcBorders>
              <w:top w:val="nil"/>
              <w:left w:val="nil"/>
              <w:bottom w:val="nil"/>
              <w:right w:val="nil"/>
            </w:tcBorders>
          </w:tcPr>
          <w:p w14:paraId="37CE4344" w14:textId="77777777" w:rsidR="00B92327" w:rsidRPr="00801E49" w:rsidRDefault="00332621" w:rsidP="00A544C8">
            <w:pPr>
              <w:spacing w:after="0" w:line="259" w:lineRule="auto"/>
              <w:ind w:left="67" w:right="0" w:firstLine="0"/>
              <w:jc w:val="center"/>
              <w:rPr>
                <w:rFonts w:ascii="Open Sans" w:hAnsi="Open Sans" w:cs="Open Sans"/>
                <w:sz w:val="16"/>
                <w:szCs w:val="24"/>
                <w:rPrChange w:id="5450" w:author="Nicole Wu" w:date="2024-01-08T11:26:00Z">
                  <w:rPr>
                    <w:sz w:val="16"/>
                    <w:szCs w:val="24"/>
                  </w:rPr>
                </w:rPrChange>
              </w:rPr>
            </w:pPr>
            <w:r w:rsidRPr="00801E49">
              <w:rPr>
                <w:rFonts w:ascii="Open Sans" w:hAnsi="Open Sans" w:cs="Open Sans"/>
                <w:sz w:val="16"/>
                <w:szCs w:val="24"/>
                <w:rPrChange w:id="5451" w:author="Nicole Wu" w:date="2024-01-08T11:26:00Z">
                  <w:rPr>
                    <w:sz w:val="16"/>
                    <w:szCs w:val="24"/>
                  </w:rPr>
                </w:rPrChange>
              </w:rPr>
              <w:t>1.30</w:t>
            </w:r>
          </w:p>
        </w:tc>
        <w:tc>
          <w:tcPr>
            <w:tcW w:w="707" w:type="dxa"/>
            <w:tcBorders>
              <w:top w:val="nil"/>
              <w:left w:val="nil"/>
              <w:bottom w:val="nil"/>
              <w:right w:val="nil"/>
            </w:tcBorders>
          </w:tcPr>
          <w:p w14:paraId="7EF7484A" w14:textId="77777777" w:rsidR="00B92327" w:rsidRPr="00801E49" w:rsidRDefault="00332621" w:rsidP="00A544C8">
            <w:pPr>
              <w:spacing w:after="0" w:line="259" w:lineRule="auto"/>
              <w:ind w:left="67" w:right="0" w:firstLine="0"/>
              <w:jc w:val="center"/>
              <w:rPr>
                <w:rFonts w:ascii="Open Sans" w:hAnsi="Open Sans" w:cs="Open Sans"/>
                <w:sz w:val="16"/>
                <w:szCs w:val="24"/>
                <w:rPrChange w:id="5452" w:author="Nicole Wu" w:date="2024-01-08T11:26:00Z">
                  <w:rPr>
                    <w:sz w:val="16"/>
                    <w:szCs w:val="24"/>
                  </w:rPr>
                </w:rPrChange>
              </w:rPr>
            </w:pPr>
            <w:r w:rsidRPr="00801E49">
              <w:rPr>
                <w:rFonts w:ascii="Open Sans" w:hAnsi="Open Sans" w:cs="Open Sans"/>
                <w:sz w:val="16"/>
                <w:szCs w:val="24"/>
                <w:rPrChange w:id="5453" w:author="Nicole Wu" w:date="2024-01-08T11:26:00Z">
                  <w:rPr>
                    <w:sz w:val="16"/>
                    <w:szCs w:val="24"/>
                  </w:rPr>
                </w:rPrChange>
              </w:rPr>
              <w:t>1.86</w:t>
            </w:r>
          </w:p>
        </w:tc>
        <w:tc>
          <w:tcPr>
            <w:tcW w:w="649" w:type="dxa"/>
            <w:tcBorders>
              <w:top w:val="nil"/>
              <w:left w:val="nil"/>
              <w:bottom w:val="nil"/>
              <w:right w:val="nil"/>
            </w:tcBorders>
          </w:tcPr>
          <w:p w14:paraId="6F9D2EC0" w14:textId="77777777" w:rsidR="00B92327" w:rsidRPr="00801E49" w:rsidRDefault="00332621" w:rsidP="00A544C8">
            <w:pPr>
              <w:spacing w:after="0" w:line="259" w:lineRule="auto"/>
              <w:ind w:left="67" w:right="0" w:firstLine="0"/>
              <w:jc w:val="center"/>
              <w:rPr>
                <w:rFonts w:ascii="Open Sans" w:hAnsi="Open Sans" w:cs="Open Sans"/>
                <w:sz w:val="16"/>
                <w:szCs w:val="24"/>
                <w:rPrChange w:id="5454" w:author="Nicole Wu" w:date="2024-01-08T11:26:00Z">
                  <w:rPr>
                    <w:sz w:val="16"/>
                    <w:szCs w:val="24"/>
                  </w:rPr>
                </w:rPrChange>
              </w:rPr>
            </w:pPr>
            <w:r w:rsidRPr="00801E49">
              <w:rPr>
                <w:rFonts w:ascii="Open Sans" w:hAnsi="Open Sans" w:cs="Open Sans"/>
                <w:sz w:val="16"/>
                <w:szCs w:val="24"/>
                <w:rPrChange w:id="5455" w:author="Nicole Wu" w:date="2024-01-08T11:26:00Z">
                  <w:rPr>
                    <w:sz w:val="16"/>
                    <w:szCs w:val="24"/>
                  </w:rPr>
                </w:rPrChange>
              </w:rPr>
              <w:t>0.55**</w:t>
            </w:r>
          </w:p>
        </w:tc>
        <w:tc>
          <w:tcPr>
            <w:tcW w:w="617" w:type="dxa"/>
            <w:tcBorders>
              <w:top w:val="nil"/>
              <w:left w:val="nil"/>
              <w:bottom w:val="nil"/>
              <w:right w:val="nil"/>
            </w:tcBorders>
          </w:tcPr>
          <w:p w14:paraId="7C175CEE" w14:textId="77777777" w:rsidR="00B92327" w:rsidRPr="00801E49" w:rsidRDefault="00332621" w:rsidP="00A544C8">
            <w:pPr>
              <w:spacing w:after="0" w:line="259" w:lineRule="auto"/>
              <w:ind w:left="67" w:right="0" w:firstLine="0"/>
              <w:jc w:val="center"/>
              <w:rPr>
                <w:rFonts w:ascii="Open Sans" w:hAnsi="Open Sans" w:cs="Open Sans"/>
                <w:sz w:val="16"/>
                <w:szCs w:val="24"/>
                <w:rPrChange w:id="5456" w:author="Nicole Wu" w:date="2024-01-08T11:26:00Z">
                  <w:rPr>
                    <w:sz w:val="16"/>
                    <w:szCs w:val="24"/>
                  </w:rPr>
                </w:rPrChange>
              </w:rPr>
            </w:pPr>
            <w:r w:rsidRPr="00801E49">
              <w:rPr>
                <w:rFonts w:ascii="Open Sans" w:hAnsi="Open Sans" w:cs="Open Sans"/>
                <w:sz w:val="16"/>
                <w:szCs w:val="24"/>
                <w:rPrChange w:id="5457" w:author="Nicole Wu" w:date="2024-01-08T11:26:00Z">
                  <w:rPr>
                    <w:sz w:val="16"/>
                    <w:szCs w:val="24"/>
                  </w:rPr>
                </w:rPrChange>
              </w:rPr>
              <w:t>1.62</w:t>
            </w:r>
          </w:p>
        </w:tc>
        <w:tc>
          <w:tcPr>
            <w:tcW w:w="657" w:type="dxa"/>
            <w:tcBorders>
              <w:top w:val="nil"/>
              <w:left w:val="nil"/>
              <w:bottom w:val="nil"/>
              <w:right w:val="nil"/>
            </w:tcBorders>
          </w:tcPr>
          <w:p w14:paraId="275506EE" w14:textId="77777777" w:rsidR="00B92327" w:rsidRPr="00801E49" w:rsidRDefault="00332621" w:rsidP="00A544C8">
            <w:pPr>
              <w:spacing w:after="0" w:line="259" w:lineRule="auto"/>
              <w:ind w:left="67" w:right="0" w:firstLine="0"/>
              <w:jc w:val="center"/>
              <w:rPr>
                <w:rFonts w:ascii="Open Sans" w:hAnsi="Open Sans" w:cs="Open Sans"/>
                <w:sz w:val="16"/>
                <w:szCs w:val="24"/>
                <w:rPrChange w:id="5458" w:author="Nicole Wu" w:date="2024-01-08T11:26:00Z">
                  <w:rPr>
                    <w:sz w:val="16"/>
                    <w:szCs w:val="24"/>
                  </w:rPr>
                </w:rPrChange>
              </w:rPr>
            </w:pPr>
            <w:r w:rsidRPr="00801E49">
              <w:rPr>
                <w:rFonts w:ascii="Open Sans" w:hAnsi="Open Sans" w:cs="Open Sans"/>
                <w:sz w:val="16"/>
                <w:szCs w:val="24"/>
                <w:rPrChange w:id="5459" w:author="Nicole Wu" w:date="2024-01-08T11:26:00Z">
                  <w:rPr>
                    <w:sz w:val="16"/>
                    <w:szCs w:val="24"/>
                  </w:rPr>
                </w:rPrChange>
              </w:rPr>
              <w:t>2.81</w:t>
            </w:r>
          </w:p>
        </w:tc>
        <w:tc>
          <w:tcPr>
            <w:tcW w:w="728" w:type="dxa"/>
            <w:tcBorders>
              <w:top w:val="nil"/>
              <w:left w:val="nil"/>
              <w:bottom w:val="nil"/>
              <w:right w:val="nil"/>
            </w:tcBorders>
          </w:tcPr>
          <w:p w14:paraId="03F7A4AB" w14:textId="77777777" w:rsidR="00B92327" w:rsidRPr="00801E49" w:rsidRDefault="00332621" w:rsidP="00A544C8">
            <w:pPr>
              <w:spacing w:after="0" w:line="259" w:lineRule="auto"/>
              <w:ind w:left="67" w:right="0" w:firstLine="0"/>
              <w:jc w:val="center"/>
              <w:rPr>
                <w:rFonts w:ascii="Open Sans" w:hAnsi="Open Sans" w:cs="Open Sans"/>
                <w:sz w:val="16"/>
                <w:szCs w:val="24"/>
                <w:rPrChange w:id="5460" w:author="Nicole Wu" w:date="2024-01-08T11:26:00Z">
                  <w:rPr>
                    <w:sz w:val="16"/>
                    <w:szCs w:val="24"/>
                  </w:rPr>
                </w:rPrChange>
              </w:rPr>
            </w:pPr>
            <w:r w:rsidRPr="00801E49">
              <w:rPr>
                <w:rFonts w:ascii="Open Sans" w:hAnsi="Open Sans" w:cs="Open Sans"/>
                <w:sz w:val="16"/>
                <w:szCs w:val="24"/>
                <w:rPrChange w:id="5461" w:author="Nicole Wu" w:date="2024-01-08T11:26:00Z">
                  <w:rPr>
                    <w:sz w:val="16"/>
                    <w:szCs w:val="24"/>
                  </w:rPr>
                </w:rPrChange>
              </w:rPr>
              <w:t>1.18***</w:t>
            </w:r>
          </w:p>
        </w:tc>
      </w:tr>
      <w:tr w:rsidR="00B92327" w:rsidRPr="00801E49" w14:paraId="6E0E7C44" w14:textId="77777777" w:rsidTr="00A544C8">
        <w:trPr>
          <w:trHeight w:val="159"/>
        </w:trPr>
        <w:tc>
          <w:tcPr>
            <w:tcW w:w="3494" w:type="dxa"/>
            <w:tcBorders>
              <w:top w:val="nil"/>
              <w:left w:val="nil"/>
              <w:bottom w:val="single" w:sz="3" w:space="0" w:color="000000"/>
              <w:right w:val="nil"/>
            </w:tcBorders>
          </w:tcPr>
          <w:p w14:paraId="74561C3A" w14:textId="77777777" w:rsidR="00B92327" w:rsidRPr="00801E49" w:rsidRDefault="00B92327" w:rsidP="00A544C8">
            <w:pPr>
              <w:spacing w:after="0" w:line="259" w:lineRule="auto"/>
              <w:ind w:left="67" w:right="0" w:firstLine="0"/>
              <w:jc w:val="left"/>
              <w:rPr>
                <w:rFonts w:ascii="Open Sans" w:hAnsi="Open Sans" w:cs="Open Sans"/>
                <w:sz w:val="16"/>
                <w:szCs w:val="24"/>
                <w:rPrChange w:id="5462" w:author="Nicole Wu" w:date="2024-01-08T11:26:00Z">
                  <w:rPr>
                    <w:sz w:val="16"/>
                    <w:szCs w:val="24"/>
                  </w:rPr>
                </w:rPrChange>
              </w:rPr>
            </w:pPr>
          </w:p>
        </w:tc>
        <w:tc>
          <w:tcPr>
            <w:tcW w:w="617" w:type="dxa"/>
            <w:tcBorders>
              <w:top w:val="nil"/>
              <w:left w:val="nil"/>
              <w:bottom w:val="single" w:sz="3" w:space="0" w:color="000000"/>
              <w:right w:val="nil"/>
            </w:tcBorders>
          </w:tcPr>
          <w:p w14:paraId="2685DA34" w14:textId="77777777" w:rsidR="00B92327" w:rsidRPr="00801E49" w:rsidRDefault="00332621" w:rsidP="00A544C8">
            <w:pPr>
              <w:spacing w:after="0" w:line="259" w:lineRule="auto"/>
              <w:ind w:left="67" w:right="0" w:firstLine="0"/>
              <w:jc w:val="center"/>
              <w:rPr>
                <w:rFonts w:ascii="Open Sans" w:hAnsi="Open Sans" w:cs="Open Sans"/>
                <w:sz w:val="16"/>
                <w:szCs w:val="24"/>
                <w:rPrChange w:id="5463" w:author="Nicole Wu" w:date="2024-01-08T11:26:00Z">
                  <w:rPr>
                    <w:sz w:val="16"/>
                    <w:szCs w:val="24"/>
                  </w:rPr>
                </w:rPrChange>
              </w:rPr>
            </w:pPr>
            <w:r w:rsidRPr="00801E49">
              <w:rPr>
                <w:rFonts w:ascii="Open Sans" w:hAnsi="Open Sans" w:cs="Open Sans"/>
                <w:sz w:val="16"/>
                <w:szCs w:val="24"/>
                <w:rPrChange w:id="5464" w:author="Nicole Wu" w:date="2024-01-08T11:26:00Z">
                  <w:rPr>
                    <w:sz w:val="16"/>
                    <w:szCs w:val="24"/>
                  </w:rPr>
                </w:rPrChange>
              </w:rPr>
              <w:t>(2.60)</w:t>
            </w:r>
          </w:p>
        </w:tc>
        <w:tc>
          <w:tcPr>
            <w:tcW w:w="657" w:type="dxa"/>
            <w:tcBorders>
              <w:top w:val="nil"/>
              <w:left w:val="nil"/>
              <w:bottom w:val="single" w:sz="3" w:space="0" w:color="000000"/>
              <w:right w:val="nil"/>
            </w:tcBorders>
          </w:tcPr>
          <w:p w14:paraId="7810BD8D" w14:textId="77777777" w:rsidR="00B92327" w:rsidRPr="00801E49" w:rsidRDefault="00332621" w:rsidP="00A544C8">
            <w:pPr>
              <w:spacing w:after="0" w:line="259" w:lineRule="auto"/>
              <w:ind w:left="67" w:right="0" w:firstLine="0"/>
              <w:jc w:val="center"/>
              <w:rPr>
                <w:rFonts w:ascii="Open Sans" w:hAnsi="Open Sans" w:cs="Open Sans"/>
                <w:sz w:val="16"/>
                <w:szCs w:val="24"/>
                <w:rPrChange w:id="5465" w:author="Nicole Wu" w:date="2024-01-08T11:26:00Z">
                  <w:rPr>
                    <w:sz w:val="16"/>
                    <w:szCs w:val="24"/>
                  </w:rPr>
                </w:rPrChange>
              </w:rPr>
            </w:pPr>
            <w:r w:rsidRPr="00801E49">
              <w:rPr>
                <w:rFonts w:ascii="Open Sans" w:hAnsi="Open Sans" w:cs="Open Sans"/>
                <w:sz w:val="16"/>
                <w:szCs w:val="24"/>
                <w:rPrChange w:id="5466" w:author="Nicole Wu" w:date="2024-01-08T11:26:00Z">
                  <w:rPr>
                    <w:sz w:val="16"/>
                    <w:szCs w:val="24"/>
                  </w:rPr>
                </w:rPrChange>
              </w:rPr>
              <w:t>(2.78)</w:t>
            </w:r>
          </w:p>
        </w:tc>
        <w:tc>
          <w:tcPr>
            <w:tcW w:w="648" w:type="dxa"/>
            <w:tcBorders>
              <w:top w:val="nil"/>
              <w:left w:val="nil"/>
              <w:bottom w:val="single" w:sz="3" w:space="0" w:color="000000"/>
              <w:right w:val="nil"/>
            </w:tcBorders>
          </w:tcPr>
          <w:p w14:paraId="3544C10F" w14:textId="77777777" w:rsidR="00B92327" w:rsidRPr="00801E49" w:rsidRDefault="00332621" w:rsidP="00A544C8">
            <w:pPr>
              <w:spacing w:after="0" w:line="259" w:lineRule="auto"/>
              <w:ind w:left="67" w:right="0" w:firstLine="0"/>
              <w:jc w:val="center"/>
              <w:rPr>
                <w:rFonts w:ascii="Open Sans" w:hAnsi="Open Sans" w:cs="Open Sans"/>
                <w:sz w:val="16"/>
                <w:szCs w:val="24"/>
                <w:rPrChange w:id="5467" w:author="Nicole Wu" w:date="2024-01-08T11:26:00Z">
                  <w:rPr>
                    <w:sz w:val="16"/>
                    <w:szCs w:val="24"/>
                  </w:rPr>
                </w:rPrChange>
              </w:rPr>
            </w:pPr>
            <w:r w:rsidRPr="00801E49">
              <w:rPr>
                <w:rFonts w:ascii="Open Sans" w:hAnsi="Open Sans" w:cs="Open Sans"/>
                <w:sz w:val="16"/>
                <w:szCs w:val="24"/>
                <w:rPrChange w:id="5468" w:author="Nicole Wu" w:date="2024-01-08T11:26:00Z">
                  <w:rPr>
                    <w:sz w:val="16"/>
                    <w:szCs w:val="24"/>
                  </w:rPr>
                </w:rPrChange>
              </w:rPr>
              <w:t>(0.00)</w:t>
            </w:r>
          </w:p>
        </w:tc>
        <w:tc>
          <w:tcPr>
            <w:tcW w:w="586" w:type="dxa"/>
            <w:tcBorders>
              <w:top w:val="nil"/>
              <w:left w:val="nil"/>
              <w:bottom w:val="single" w:sz="3" w:space="0" w:color="000000"/>
              <w:right w:val="nil"/>
            </w:tcBorders>
          </w:tcPr>
          <w:p w14:paraId="29AF3996" w14:textId="77777777" w:rsidR="00B92327" w:rsidRPr="00801E49" w:rsidRDefault="00332621" w:rsidP="00A544C8">
            <w:pPr>
              <w:spacing w:after="0" w:line="259" w:lineRule="auto"/>
              <w:ind w:left="67" w:right="0" w:firstLine="0"/>
              <w:jc w:val="center"/>
              <w:rPr>
                <w:rFonts w:ascii="Open Sans" w:hAnsi="Open Sans" w:cs="Open Sans"/>
                <w:sz w:val="16"/>
                <w:szCs w:val="24"/>
                <w:rPrChange w:id="5469" w:author="Nicole Wu" w:date="2024-01-08T11:26:00Z">
                  <w:rPr>
                    <w:sz w:val="16"/>
                    <w:szCs w:val="24"/>
                  </w:rPr>
                </w:rPrChange>
              </w:rPr>
            </w:pPr>
            <w:r w:rsidRPr="00801E49">
              <w:rPr>
                <w:rFonts w:ascii="Open Sans" w:hAnsi="Open Sans" w:cs="Open Sans"/>
                <w:sz w:val="16"/>
                <w:szCs w:val="24"/>
                <w:rPrChange w:id="5470" w:author="Nicole Wu" w:date="2024-01-08T11:26:00Z">
                  <w:rPr>
                    <w:sz w:val="16"/>
                    <w:szCs w:val="24"/>
                  </w:rPr>
                </w:rPrChange>
              </w:rPr>
              <w:t>(2.02)</w:t>
            </w:r>
          </w:p>
        </w:tc>
        <w:tc>
          <w:tcPr>
            <w:tcW w:w="707" w:type="dxa"/>
            <w:tcBorders>
              <w:top w:val="nil"/>
              <w:left w:val="nil"/>
              <w:bottom w:val="single" w:sz="3" w:space="0" w:color="000000"/>
              <w:right w:val="nil"/>
            </w:tcBorders>
          </w:tcPr>
          <w:p w14:paraId="424100DD" w14:textId="77777777" w:rsidR="00B92327" w:rsidRPr="00801E49" w:rsidRDefault="00332621" w:rsidP="00A544C8">
            <w:pPr>
              <w:spacing w:after="0" w:line="259" w:lineRule="auto"/>
              <w:ind w:left="67" w:right="0" w:firstLine="0"/>
              <w:jc w:val="center"/>
              <w:rPr>
                <w:rFonts w:ascii="Open Sans" w:hAnsi="Open Sans" w:cs="Open Sans"/>
                <w:sz w:val="16"/>
                <w:szCs w:val="24"/>
                <w:rPrChange w:id="5471" w:author="Nicole Wu" w:date="2024-01-08T11:26:00Z">
                  <w:rPr>
                    <w:sz w:val="16"/>
                    <w:szCs w:val="24"/>
                  </w:rPr>
                </w:rPrChange>
              </w:rPr>
            </w:pPr>
            <w:r w:rsidRPr="00801E49">
              <w:rPr>
                <w:rFonts w:ascii="Open Sans" w:hAnsi="Open Sans" w:cs="Open Sans"/>
                <w:sz w:val="16"/>
                <w:szCs w:val="24"/>
                <w:rPrChange w:id="5472" w:author="Nicole Wu" w:date="2024-01-08T11:26:00Z">
                  <w:rPr>
                    <w:sz w:val="16"/>
                    <w:szCs w:val="24"/>
                  </w:rPr>
                </w:rPrChange>
              </w:rPr>
              <w:t>(1.98)</w:t>
            </w:r>
          </w:p>
        </w:tc>
        <w:tc>
          <w:tcPr>
            <w:tcW w:w="649" w:type="dxa"/>
            <w:tcBorders>
              <w:top w:val="nil"/>
              <w:left w:val="nil"/>
              <w:bottom w:val="single" w:sz="3" w:space="0" w:color="000000"/>
              <w:right w:val="nil"/>
            </w:tcBorders>
          </w:tcPr>
          <w:p w14:paraId="52CB022A" w14:textId="77777777" w:rsidR="00B92327" w:rsidRPr="00801E49" w:rsidRDefault="00332621" w:rsidP="00A544C8">
            <w:pPr>
              <w:spacing w:after="0" w:line="259" w:lineRule="auto"/>
              <w:ind w:left="67" w:right="0" w:firstLine="0"/>
              <w:jc w:val="center"/>
              <w:rPr>
                <w:rFonts w:ascii="Open Sans" w:hAnsi="Open Sans" w:cs="Open Sans"/>
                <w:sz w:val="16"/>
                <w:szCs w:val="24"/>
                <w:rPrChange w:id="5473" w:author="Nicole Wu" w:date="2024-01-08T11:26:00Z">
                  <w:rPr>
                    <w:sz w:val="16"/>
                    <w:szCs w:val="24"/>
                  </w:rPr>
                </w:rPrChange>
              </w:rPr>
            </w:pPr>
            <w:r w:rsidRPr="00801E49">
              <w:rPr>
                <w:rFonts w:ascii="Open Sans" w:hAnsi="Open Sans" w:cs="Open Sans"/>
                <w:sz w:val="16"/>
                <w:szCs w:val="24"/>
                <w:rPrChange w:id="5474" w:author="Nicole Wu" w:date="2024-01-08T11:26:00Z">
                  <w:rPr>
                    <w:sz w:val="16"/>
                    <w:szCs w:val="24"/>
                  </w:rPr>
                </w:rPrChange>
              </w:rPr>
              <w:t>(0.01)</w:t>
            </w:r>
          </w:p>
        </w:tc>
        <w:tc>
          <w:tcPr>
            <w:tcW w:w="617" w:type="dxa"/>
            <w:tcBorders>
              <w:top w:val="nil"/>
              <w:left w:val="nil"/>
              <w:bottom w:val="single" w:sz="3" w:space="0" w:color="000000"/>
              <w:right w:val="nil"/>
            </w:tcBorders>
          </w:tcPr>
          <w:p w14:paraId="511EE3F7" w14:textId="77777777" w:rsidR="00B92327" w:rsidRPr="00801E49" w:rsidRDefault="00332621" w:rsidP="00A544C8">
            <w:pPr>
              <w:spacing w:after="0" w:line="259" w:lineRule="auto"/>
              <w:ind w:left="67" w:right="0" w:firstLine="0"/>
              <w:jc w:val="center"/>
              <w:rPr>
                <w:rFonts w:ascii="Open Sans" w:hAnsi="Open Sans" w:cs="Open Sans"/>
                <w:sz w:val="16"/>
                <w:szCs w:val="24"/>
                <w:rPrChange w:id="5475" w:author="Nicole Wu" w:date="2024-01-08T11:26:00Z">
                  <w:rPr>
                    <w:sz w:val="16"/>
                    <w:szCs w:val="24"/>
                  </w:rPr>
                </w:rPrChange>
              </w:rPr>
            </w:pPr>
            <w:r w:rsidRPr="00801E49">
              <w:rPr>
                <w:rFonts w:ascii="Open Sans" w:hAnsi="Open Sans" w:cs="Open Sans"/>
                <w:sz w:val="16"/>
                <w:szCs w:val="24"/>
                <w:rPrChange w:id="5476" w:author="Nicole Wu" w:date="2024-01-08T11:26:00Z">
                  <w:rPr>
                    <w:sz w:val="16"/>
                    <w:szCs w:val="24"/>
                  </w:rPr>
                </w:rPrChange>
              </w:rPr>
              <w:t>(2.26)</w:t>
            </w:r>
          </w:p>
        </w:tc>
        <w:tc>
          <w:tcPr>
            <w:tcW w:w="657" w:type="dxa"/>
            <w:tcBorders>
              <w:top w:val="nil"/>
              <w:left w:val="nil"/>
              <w:bottom w:val="single" w:sz="3" w:space="0" w:color="000000"/>
              <w:right w:val="nil"/>
            </w:tcBorders>
          </w:tcPr>
          <w:p w14:paraId="291C6B59" w14:textId="77777777" w:rsidR="00B92327" w:rsidRPr="00801E49" w:rsidRDefault="00332621" w:rsidP="00A544C8">
            <w:pPr>
              <w:spacing w:after="0" w:line="259" w:lineRule="auto"/>
              <w:ind w:left="67" w:right="0" w:firstLine="0"/>
              <w:jc w:val="center"/>
              <w:rPr>
                <w:rFonts w:ascii="Open Sans" w:hAnsi="Open Sans" w:cs="Open Sans"/>
                <w:sz w:val="16"/>
                <w:szCs w:val="24"/>
                <w:rPrChange w:id="5477" w:author="Nicole Wu" w:date="2024-01-08T11:26:00Z">
                  <w:rPr>
                    <w:sz w:val="16"/>
                    <w:szCs w:val="24"/>
                  </w:rPr>
                </w:rPrChange>
              </w:rPr>
            </w:pPr>
            <w:r w:rsidRPr="00801E49">
              <w:rPr>
                <w:rFonts w:ascii="Open Sans" w:hAnsi="Open Sans" w:cs="Open Sans"/>
                <w:sz w:val="16"/>
                <w:szCs w:val="24"/>
                <w:rPrChange w:id="5478" w:author="Nicole Wu" w:date="2024-01-08T11:26:00Z">
                  <w:rPr>
                    <w:sz w:val="16"/>
                    <w:szCs w:val="24"/>
                  </w:rPr>
                </w:rPrChange>
              </w:rPr>
              <w:t>(2.60)</w:t>
            </w:r>
          </w:p>
        </w:tc>
        <w:tc>
          <w:tcPr>
            <w:tcW w:w="728" w:type="dxa"/>
            <w:tcBorders>
              <w:top w:val="nil"/>
              <w:left w:val="nil"/>
              <w:bottom w:val="single" w:sz="3" w:space="0" w:color="000000"/>
              <w:right w:val="nil"/>
            </w:tcBorders>
          </w:tcPr>
          <w:p w14:paraId="424F0F65" w14:textId="77777777" w:rsidR="00B92327" w:rsidRPr="00801E49" w:rsidRDefault="00332621" w:rsidP="00A544C8">
            <w:pPr>
              <w:spacing w:after="0" w:line="259" w:lineRule="auto"/>
              <w:ind w:left="67" w:right="0" w:firstLine="0"/>
              <w:jc w:val="center"/>
              <w:rPr>
                <w:rFonts w:ascii="Open Sans" w:hAnsi="Open Sans" w:cs="Open Sans"/>
                <w:sz w:val="16"/>
                <w:szCs w:val="24"/>
                <w:rPrChange w:id="5479" w:author="Nicole Wu" w:date="2024-01-08T11:26:00Z">
                  <w:rPr>
                    <w:sz w:val="16"/>
                    <w:szCs w:val="24"/>
                  </w:rPr>
                </w:rPrChange>
              </w:rPr>
            </w:pPr>
            <w:r w:rsidRPr="00801E49">
              <w:rPr>
                <w:rFonts w:ascii="Open Sans" w:hAnsi="Open Sans" w:cs="Open Sans"/>
                <w:sz w:val="16"/>
                <w:szCs w:val="24"/>
                <w:rPrChange w:id="5480" w:author="Nicole Wu" w:date="2024-01-08T11:26:00Z">
                  <w:rPr>
                    <w:sz w:val="16"/>
                    <w:szCs w:val="24"/>
                  </w:rPr>
                </w:rPrChange>
              </w:rPr>
              <w:t>(0.00)</w:t>
            </w:r>
          </w:p>
        </w:tc>
      </w:tr>
      <w:tr w:rsidR="00B92327" w:rsidRPr="00801E49" w14:paraId="09F8E194" w14:textId="77777777" w:rsidTr="00A544C8">
        <w:trPr>
          <w:trHeight w:val="181"/>
        </w:trPr>
        <w:tc>
          <w:tcPr>
            <w:tcW w:w="3494" w:type="dxa"/>
            <w:tcBorders>
              <w:top w:val="single" w:sz="3" w:space="0" w:color="000000"/>
              <w:left w:val="nil"/>
              <w:bottom w:val="double" w:sz="3" w:space="0" w:color="000000"/>
              <w:right w:val="nil"/>
            </w:tcBorders>
          </w:tcPr>
          <w:p w14:paraId="3CC23018" w14:textId="77777777" w:rsidR="00B92327" w:rsidRPr="00801E49" w:rsidRDefault="00332621" w:rsidP="00A544C8">
            <w:pPr>
              <w:spacing w:after="0" w:line="259" w:lineRule="auto"/>
              <w:ind w:left="67" w:right="0" w:firstLine="0"/>
              <w:jc w:val="left"/>
              <w:rPr>
                <w:rFonts w:ascii="Open Sans" w:hAnsi="Open Sans" w:cs="Open Sans"/>
                <w:sz w:val="16"/>
                <w:szCs w:val="24"/>
                <w:rPrChange w:id="5481" w:author="Nicole Wu" w:date="2024-01-08T11:26:00Z">
                  <w:rPr>
                    <w:sz w:val="16"/>
                    <w:szCs w:val="24"/>
                  </w:rPr>
                </w:rPrChange>
              </w:rPr>
            </w:pPr>
            <w:r w:rsidRPr="00801E49">
              <w:rPr>
                <w:rFonts w:ascii="Open Sans" w:hAnsi="Open Sans" w:cs="Open Sans"/>
                <w:sz w:val="16"/>
                <w:szCs w:val="24"/>
                <w:rPrChange w:id="5482" w:author="Nicole Wu" w:date="2024-01-08T11:26:00Z">
                  <w:rPr>
                    <w:sz w:val="16"/>
                    <w:szCs w:val="24"/>
                  </w:rPr>
                </w:rPrChange>
              </w:rPr>
              <w:t>Observations</w:t>
            </w:r>
          </w:p>
        </w:tc>
        <w:tc>
          <w:tcPr>
            <w:tcW w:w="617" w:type="dxa"/>
            <w:tcBorders>
              <w:top w:val="single" w:sz="3" w:space="0" w:color="000000"/>
              <w:left w:val="nil"/>
              <w:bottom w:val="double" w:sz="3" w:space="0" w:color="000000"/>
              <w:right w:val="nil"/>
            </w:tcBorders>
          </w:tcPr>
          <w:p w14:paraId="00BBD812" w14:textId="77777777" w:rsidR="00B92327" w:rsidRPr="00801E49" w:rsidRDefault="00332621" w:rsidP="00A544C8">
            <w:pPr>
              <w:spacing w:after="0" w:line="259" w:lineRule="auto"/>
              <w:ind w:left="67" w:right="0" w:firstLine="0"/>
              <w:jc w:val="center"/>
              <w:rPr>
                <w:rFonts w:ascii="Open Sans" w:hAnsi="Open Sans" w:cs="Open Sans"/>
                <w:sz w:val="16"/>
                <w:szCs w:val="24"/>
                <w:rPrChange w:id="5483" w:author="Nicole Wu" w:date="2024-01-08T11:26:00Z">
                  <w:rPr>
                    <w:sz w:val="16"/>
                    <w:szCs w:val="24"/>
                  </w:rPr>
                </w:rPrChange>
              </w:rPr>
            </w:pPr>
            <w:r w:rsidRPr="00801E49">
              <w:rPr>
                <w:rFonts w:ascii="Open Sans" w:hAnsi="Open Sans" w:cs="Open Sans"/>
                <w:sz w:val="16"/>
                <w:szCs w:val="24"/>
                <w:rPrChange w:id="5484" w:author="Nicole Wu" w:date="2024-01-08T11:26:00Z">
                  <w:rPr>
                    <w:sz w:val="16"/>
                    <w:szCs w:val="24"/>
                  </w:rPr>
                </w:rPrChange>
              </w:rPr>
              <w:t>294</w:t>
            </w:r>
          </w:p>
        </w:tc>
        <w:tc>
          <w:tcPr>
            <w:tcW w:w="657" w:type="dxa"/>
            <w:tcBorders>
              <w:top w:val="single" w:sz="3" w:space="0" w:color="000000"/>
              <w:left w:val="nil"/>
              <w:bottom w:val="double" w:sz="3" w:space="0" w:color="000000"/>
              <w:right w:val="nil"/>
            </w:tcBorders>
          </w:tcPr>
          <w:p w14:paraId="415CEBBA" w14:textId="77777777" w:rsidR="00B92327" w:rsidRPr="00801E49" w:rsidRDefault="00332621" w:rsidP="00A544C8">
            <w:pPr>
              <w:spacing w:after="0" w:line="259" w:lineRule="auto"/>
              <w:ind w:left="67" w:right="0" w:firstLine="0"/>
              <w:jc w:val="center"/>
              <w:rPr>
                <w:rFonts w:ascii="Open Sans" w:hAnsi="Open Sans" w:cs="Open Sans"/>
                <w:sz w:val="16"/>
                <w:szCs w:val="24"/>
                <w:rPrChange w:id="5485" w:author="Nicole Wu" w:date="2024-01-08T11:26:00Z">
                  <w:rPr>
                    <w:sz w:val="16"/>
                    <w:szCs w:val="24"/>
                  </w:rPr>
                </w:rPrChange>
              </w:rPr>
            </w:pPr>
            <w:r w:rsidRPr="00801E49">
              <w:rPr>
                <w:rFonts w:ascii="Open Sans" w:hAnsi="Open Sans" w:cs="Open Sans"/>
                <w:sz w:val="16"/>
                <w:szCs w:val="24"/>
                <w:rPrChange w:id="5486" w:author="Nicole Wu" w:date="2024-01-08T11:26:00Z">
                  <w:rPr>
                    <w:sz w:val="16"/>
                    <w:szCs w:val="24"/>
                  </w:rPr>
                </w:rPrChange>
              </w:rPr>
              <w:t>157</w:t>
            </w:r>
          </w:p>
        </w:tc>
        <w:tc>
          <w:tcPr>
            <w:tcW w:w="648" w:type="dxa"/>
            <w:tcBorders>
              <w:top w:val="single" w:sz="3" w:space="0" w:color="000000"/>
              <w:left w:val="nil"/>
              <w:bottom w:val="double" w:sz="3" w:space="0" w:color="000000"/>
              <w:right w:val="nil"/>
            </w:tcBorders>
          </w:tcPr>
          <w:p w14:paraId="24CC1976" w14:textId="77777777" w:rsidR="00B92327" w:rsidRPr="00801E49" w:rsidRDefault="00332621" w:rsidP="00A544C8">
            <w:pPr>
              <w:spacing w:after="0" w:line="259" w:lineRule="auto"/>
              <w:ind w:left="67" w:right="0" w:firstLine="0"/>
              <w:jc w:val="center"/>
              <w:rPr>
                <w:rFonts w:ascii="Open Sans" w:hAnsi="Open Sans" w:cs="Open Sans"/>
                <w:sz w:val="16"/>
                <w:szCs w:val="24"/>
                <w:rPrChange w:id="5487" w:author="Nicole Wu" w:date="2024-01-08T11:26:00Z">
                  <w:rPr>
                    <w:sz w:val="16"/>
                    <w:szCs w:val="24"/>
                  </w:rPr>
                </w:rPrChange>
              </w:rPr>
            </w:pPr>
            <w:r w:rsidRPr="00801E49">
              <w:rPr>
                <w:rFonts w:ascii="Open Sans" w:hAnsi="Open Sans" w:cs="Open Sans"/>
                <w:sz w:val="16"/>
                <w:szCs w:val="24"/>
                <w:rPrChange w:id="5488" w:author="Nicole Wu" w:date="2024-01-08T11:26:00Z">
                  <w:rPr>
                    <w:sz w:val="16"/>
                    <w:szCs w:val="24"/>
                  </w:rPr>
                </w:rPrChange>
              </w:rPr>
              <w:t>451</w:t>
            </w:r>
          </w:p>
        </w:tc>
        <w:tc>
          <w:tcPr>
            <w:tcW w:w="586" w:type="dxa"/>
            <w:tcBorders>
              <w:top w:val="single" w:sz="3" w:space="0" w:color="000000"/>
              <w:left w:val="nil"/>
              <w:bottom w:val="double" w:sz="3" w:space="0" w:color="000000"/>
              <w:right w:val="nil"/>
            </w:tcBorders>
          </w:tcPr>
          <w:p w14:paraId="44F98F78" w14:textId="77777777" w:rsidR="00B92327" w:rsidRPr="00801E49" w:rsidRDefault="00332621" w:rsidP="00A544C8">
            <w:pPr>
              <w:spacing w:after="0" w:line="259" w:lineRule="auto"/>
              <w:ind w:left="67" w:right="0" w:firstLine="0"/>
              <w:jc w:val="center"/>
              <w:rPr>
                <w:rFonts w:ascii="Open Sans" w:hAnsi="Open Sans" w:cs="Open Sans"/>
                <w:sz w:val="16"/>
                <w:szCs w:val="24"/>
                <w:rPrChange w:id="5489" w:author="Nicole Wu" w:date="2024-01-08T11:26:00Z">
                  <w:rPr>
                    <w:sz w:val="16"/>
                    <w:szCs w:val="24"/>
                  </w:rPr>
                </w:rPrChange>
              </w:rPr>
            </w:pPr>
            <w:r w:rsidRPr="00801E49">
              <w:rPr>
                <w:rFonts w:ascii="Open Sans" w:hAnsi="Open Sans" w:cs="Open Sans"/>
                <w:sz w:val="16"/>
                <w:szCs w:val="24"/>
                <w:rPrChange w:id="5490" w:author="Nicole Wu" w:date="2024-01-08T11:26:00Z">
                  <w:rPr>
                    <w:sz w:val="16"/>
                    <w:szCs w:val="24"/>
                  </w:rPr>
                </w:rPrChange>
              </w:rPr>
              <w:t>675</w:t>
            </w:r>
          </w:p>
        </w:tc>
        <w:tc>
          <w:tcPr>
            <w:tcW w:w="707" w:type="dxa"/>
            <w:tcBorders>
              <w:top w:val="single" w:sz="3" w:space="0" w:color="000000"/>
              <w:left w:val="nil"/>
              <w:bottom w:val="double" w:sz="3" w:space="0" w:color="000000"/>
              <w:right w:val="nil"/>
            </w:tcBorders>
          </w:tcPr>
          <w:p w14:paraId="3501D300" w14:textId="77777777" w:rsidR="00B92327" w:rsidRPr="00801E49" w:rsidRDefault="00332621" w:rsidP="00A544C8">
            <w:pPr>
              <w:spacing w:after="0" w:line="259" w:lineRule="auto"/>
              <w:ind w:left="67" w:right="0" w:firstLine="0"/>
              <w:jc w:val="center"/>
              <w:rPr>
                <w:rFonts w:ascii="Open Sans" w:hAnsi="Open Sans" w:cs="Open Sans"/>
                <w:sz w:val="16"/>
                <w:szCs w:val="24"/>
                <w:rPrChange w:id="5491" w:author="Nicole Wu" w:date="2024-01-08T11:26:00Z">
                  <w:rPr>
                    <w:sz w:val="16"/>
                    <w:szCs w:val="24"/>
                  </w:rPr>
                </w:rPrChange>
              </w:rPr>
            </w:pPr>
            <w:r w:rsidRPr="00801E49">
              <w:rPr>
                <w:rFonts w:ascii="Open Sans" w:hAnsi="Open Sans" w:cs="Open Sans"/>
                <w:sz w:val="16"/>
                <w:szCs w:val="24"/>
                <w:rPrChange w:id="5492" w:author="Nicole Wu" w:date="2024-01-08T11:26:00Z">
                  <w:rPr>
                    <w:sz w:val="16"/>
                    <w:szCs w:val="24"/>
                  </w:rPr>
                </w:rPrChange>
              </w:rPr>
              <w:t>119</w:t>
            </w:r>
          </w:p>
        </w:tc>
        <w:tc>
          <w:tcPr>
            <w:tcW w:w="649" w:type="dxa"/>
            <w:tcBorders>
              <w:top w:val="single" w:sz="3" w:space="0" w:color="000000"/>
              <w:left w:val="nil"/>
              <w:bottom w:val="double" w:sz="3" w:space="0" w:color="000000"/>
              <w:right w:val="nil"/>
            </w:tcBorders>
          </w:tcPr>
          <w:p w14:paraId="220869C3" w14:textId="77777777" w:rsidR="00B92327" w:rsidRPr="00801E49" w:rsidRDefault="00332621" w:rsidP="00A544C8">
            <w:pPr>
              <w:spacing w:after="0" w:line="259" w:lineRule="auto"/>
              <w:ind w:left="67" w:right="0" w:firstLine="0"/>
              <w:jc w:val="center"/>
              <w:rPr>
                <w:rFonts w:ascii="Open Sans" w:hAnsi="Open Sans" w:cs="Open Sans"/>
                <w:sz w:val="16"/>
                <w:szCs w:val="24"/>
                <w:rPrChange w:id="5493" w:author="Nicole Wu" w:date="2024-01-08T11:26:00Z">
                  <w:rPr>
                    <w:sz w:val="16"/>
                    <w:szCs w:val="24"/>
                  </w:rPr>
                </w:rPrChange>
              </w:rPr>
            </w:pPr>
            <w:r w:rsidRPr="00801E49">
              <w:rPr>
                <w:rFonts w:ascii="Open Sans" w:hAnsi="Open Sans" w:cs="Open Sans"/>
                <w:sz w:val="16"/>
                <w:szCs w:val="24"/>
                <w:rPrChange w:id="5494" w:author="Nicole Wu" w:date="2024-01-08T11:26:00Z">
                  <w:rPr>
                    <w:sz w:val="16"/>
                    <w:szCs w:val="24"/>
                  </w:rPr>
                </w:rPrChange>
              </w:rPr>
              <w:t>794</w:t>
            </w:r>
          </w:p>
        </w:tc>
        <w:tc>
          <w:tcPr>
            <w:tcW w:w="617" w:type="dxa"/>
            <w:tcBorders>
              <w:top w:val="single" w:sz="3" w:space="0" w:color="000000"/>
              <w:left w:val="nil"/>
              <w:bottom w:val="double" w:sz="3" w:space="0" w:color="000000"/>
              <w:right w:val="nil"/>
            </w:tcBorders>
          </w:tcPr>
          <w:p w14:paraId="37CE319C" w14:textId="77777777" w:rsidR="00B92327" w:rsidRPr="00801E49" w:rsidRDefault="00332621" w:rsidP="00A544C8">
            <w:pPr>
              <w:spacing w:after="0" w:line="259" w:lineRule="auto"/>
              <w:ind w:left="67" w:right="0" w:firstLine="0"/>
              <w:jc w:val="center"/>
              <w:rPr>
                <w:rFonts w:ascii="Open Sans" w:hAnsi="Open Sans" w:cs="Open Sans"/>
                <w:sz w:val="16"/>
                <w:szCs w:val="24"/>
                <w:rPrChange w:id="5495" w:author="Nicole Wu" w:date="2024-01-08T11:26:00Z">
                  <w:rPr>
                    <w:sz w:val="16"/>
                    <w:szCs w:val="24"/>
                  </w:rPr>
                </w:rPrChange>
              </w:rPr>
            </w:pPr>
            <w:r w:rsidRPr="00801E49">
              <w:rPr>
                <w:rFonts w:ascii="Open Sans" w:hAnsi="Open Sans" w:cs="Open Sans"/>
                <w:sz w:val="16"/>
                <w:szCs w:val="24"/>
                <w:rPrChange w:id="5496" w:author="Nicole Wu" w:date="2024-01-08T11:26:00Z">
                  <w:rPr>
                    <w:sz w:val="16"/>
                    <w:szCs w:val="24"/>
                  </w:rPr>
                </w:rPrChange>
              </w:rPr>
              <w:t>969</w:t>
            </w:r>
          </w:p>
        </w:tc>
        <w:tc>
          <w:tcPr>
            <w:tcW w:w="657" w:type="dxa"/>
            <w:tcBorders>
              <w:top w:val="single" w:sz="3" w:space="0" w:color="000000"/>
              <w:left w:val="nil"/>
              <w:bottom w:val="double" w:sz="3" w:space="0" w:color="000000"/>
              <w:right w:val="nil"/>
            </w:tcBorders>
          </w:tcPr>
          <w:p w14:paraId="7C520A5B" w14:textId="77777777" w:rsidR="00B92327" w:rsidRPr="00801E49" w:rsidRDefault="00332621" w:rsidP="00A544C8">
            <w:pPr>
              <w:spacing w:after="0" w:line="259" w:lineRule="auto"/>
              <w:ind w:left="67" w:right="0" w:firstLine="0"/>
              <w:jc w:val="center"/>
              <w:rPr>
                <w:rFonts w:ascii="Open Sans" w:hAnsi="Open Sans" w:cs="Open Sans"/>
                <w:sz w:val="16"/>
                <w:szCs w:val="24"/>
                <w:rPrChange w:id="5497" w:author="Nicole Wu" w:date="2024-01-08T11:26:00Z">
                  <w:rPr>
                    <w:sz w:val="16"/>
                    <w:szCs w:val="24"/>
                  </w:rPr>
                </w:rPrChange>
              </w:rPr>
            </w:pPr>
            <w:r w:rsidRPr="00801E49">
              <w:rPr>
                <w:rFonts w:ascii="Open Sans" w:hAnsi="Open Sans" w:cs="Open Sans"/>
                <w:sz w:val="16"/>
                <w:szCs w:val="24"/>
                <w:rPrChange w:id="5498" w:author="Nicole Wu" w:date="2024-01-08T11:26:00Z">
                  <w:rPr>
                    <w:sz w:val="16"/>
                    <w:szCs w:val="24"/>
                  </w:rPr>
                </w:rPrChange>
              </w:rPr>
              <w:t>276</w:t>
            </w:r>
          </w:p>
        </w:tc>
        <w:tc>
          <w:tcPr>
            <w:tcW w:w="728" w:type="dxa"/>
            <w:tcBorders>
              <w:top w:val="single" w:sz="3" w:space="0" w:color="000000"/>
              <w:left w:val="nil"/>
              <w:bottom w:val="double" w:sz="3" w:space="0" w:color="000000"/>
              <w:right w:val="nil"/>
            </w:tcBorders>
          </w:tcPr>
          <w:p w14:paraId="72643958" w14:textId="77777777" w:rsidR="00B92327" w:rsidRPr="00801E49" w:rsidRDefault="00332621" w:rsidP="00A544C8">
            <w:pPr>
              <w:spacing w:after="0" w:line="259" w:lineRule="auto"/>
              <w:ind w:left="67" w:right="0" w:firstLine="0"/>
              <w:jc w:val="center"/>
              <w:rPr>
                <w:rFonts w:ascii="Open Sans" w:hAnsi="Open Sans" w:cs="Open Sans"/>
                <w:sz w:val="16"/>
                <w:szCs w:val="24"/>
                <w:rPrChange w:id="5499" w:author="Nicole Wu" w:date="2024-01-08T11:26:00Z">
                  <w:rPr>
                    <w:sz w:val="16"/>
                    <w:szCs w:val="24"/>
                  </w:rPr>
                </w:rPrChange>
              </w:rPr>
            </w:pPr>
            <w:r w:rsidRPr="00801E49">
              <w:rPr>
                <w:rFonts w:ascii="Open Sans" w:hAnsi="Open Sans" w:cs="Open Sans"/>
                <w:sz w:val="16"/>
                <w:szCs w:val="24"/>
                <w:rPrChange w:id="5500" w:author="Nicole Wu" w:date="2024-01-08T11:26:00Z">
                  <w:rPr>
                    <w:sz w:val="16"/>
                    <w:szCs w:val="24"/>
                  </w:rPr>
                </w:rPrChange>
              </w:rPr>
              <w:t>1,245</w:t>
            </w:r>
          </w:p>
        </w:tc>
      </w:tr>
    </w:tbl>
    <w:p w14:paraId="2BF2A0F1" w14:textId="77777777" w:rsidR="00B92327" w:rsidRPr="00801E49" w:rsidRDefault="00332621">
      <w:pPr>
        <w:spacing w:after="60" w:line="265" w:lineRule="auto"/>
        <w:ind w:left="27" w:right="0"/>
        <w:jc w:val="left"/>
        <w:rPr>
          <w:rFonts w:ascii="Open Sans" w:hAnsi="Open Sans" w:cs="Open Sans"/>
          <w:rPrChange w:id="5501" w:author="Nicole Wu" w:date="2024-01-08T11:26:00Z">
            <w:rPr/>
          </w:rPrChange>
        </w:rPr>
      </w:pPr>
      <w:r w:rsidRPr="00801E49">
        <w:rPr>
          <w:rFonts w:ascii="Open Sans" w:hAnsi="Open Sans" w:cs="Open Sans"/>
          <w:sz w:val="13"/>
          <w:rPrChange w:id="5502" w:author="Nicole Wu" w:date="2024-01-08T11:26:00Z">
            <w:rPr>
              <w:sz w:val="13"/>
            </w:rPr>
          </w:rPrChange>
        </w:rPr>
        <w:t>Note: Robust standard errors in parentheses; * p</w:t>
      </w:r>
      <w:r w:rsidRPr="00801E49">
        <w:rPr>
          <w:rFonts w:ascii="Open Sans" w:hAnsi="Open Sans" w:cs="Open Sans"/>
          <w:i/>
          <w:sz w:val="13"/>
          <w:rPrChange w:id="5503" w:author="Nicole Wu" w:date="2024-01-08T11:26:00Z">
            <w:rPr>
              <w:i/>
              <w:sz w:val="13"/>
            </w:rPr>
          </w:rPrChange>
        </w:rPr>
        <w:t>&lt;</w:t>
      </w:r>
      <w:r w:rsidRPr="00801E49">
        <w:rPr>
          <w:rFonts w:ascii="Open Sans" w:hAnsi="Open Sans" w:cs="Open Sans"/>
          <w:sz w:val="13"/>
          <w:rPrChange w:id="5504" w:author="Nicole Wu" w:date="2024-01-08T11:26:00Z">
            <w:rPr>
              <w:sz w:val="13"/>
            </w:rPr>
          </w:rPrChange>
        </w:rPr>
        <w:t>0.05, ** p</w:t>
      </w:r>
      <w:r w:rsidRPr="00801E49">
        <w:rPr>
          <w:rFonts w:ascii="Open Sans" w:hAnsi="Open Sans" w:cs="Open Sans"/>
          <w:i/>
          <w:sz w:val="13"/>
          <w:rPrChange w:id="5505" w:author="Nicole Wu" w:date="2024-01-08T11:26:00Z">
            <w:rPr>
              <w:i/>
              <w:sz w:val="13"/>
            </w:rPr>
          </w:rPrChange>
        </w:rPr>
        <w:t>&lt;</w:t>
      </w:r>
      <w:r w:rsidRPr="00801E49">
        <w:rPr>
          <w:rFonts w:ascii="Open Sans" w:hAnsi="Open Sans" w:cs="Open Sans"/>
          <w:sz w:val="13"/>
          <w:rPrChange w:id="5506" w:author="Nicole Wu" w:date="2024-01-08T11:26:00Z">
            <w:rPr>
              <w:sz w:val="13"/>
            </w:rPr>
          </w:rPrChange>
        </w:rPr>
        <w:t>0.01, *** p</w:t>
      </w:r>
      <w:r w:rsidRPr="00801E49">
        <w:rPr>
          <w:rFonts w:ascii="Open Sans" w:hAnsi="Open Sans" w:cs="Open Sans"/>
          <w:i/>
          <w:sz w:val="13"/>
          <w:rPrChange w:id="5507" w:author="Nicole Wu" w:date="2024-01-08T11:26:00Z">
            <w:rPr>
              <w:i/>
              <w:sz w:val="13"/>
            </w:rPr>
          </w:rPrChange>
        </w:rPr>
        <w:t>&lt;</w:t>
      </w:r>
      <w:r w:rsidRPr="00801E49">
        <w:rPr>
          <w:rFonts w:ascii="Open Sans" w:hAnsi="Open Sans" w:cs="Open Sans"/>
          <w:sz w:val="13"/>
          <w:rPrChange w:id="5508" w:author="Nicole Wu" w:date="2024-01-08T11:26:00Z">
            <w:rPr>
              <w:sz w:val="13"/>
            </w:rPr>
          </w:rPrChange>
        </w:rPr>
        <w:t>0.001.</w:t>
      </w:r>
      <w:r w:rsidRPr="00801E49">
        <w:rPr>
          <w:rFonts w:ascii="Open Sans" w:hAnsi="Open Sans" w:cs="Open Sans"/>
          <w:rPrChange w:id="5509" w:author="Nicole Wu" w:date="2024-01-08T11:26:00Z">
            <w:rPr/>
          </w:rPrChange>
        </w:rPr>
        <w:br w:type="page"/>
      </w:r>
    </w:p>
    <w:p w14:paraId="1614FD8B" w14:textId="77777777" w:rsidR="00B92327" w:rsidRPr="00801E49" w:rsidRDefault="00332621">
      <w:pPr>
        <w:pStyle w:val="Heading2"/>
        <w:ind w:left="598" w:hanging="613"/>
        <w:rPr>
          <w:rFonts w:ascii="Open Sans" w:hAnsi="Open Sans" w:cs="Open Sans"/>
          <w:rPrChange w:id="5510" w:author="Nicole Wu" w:date="2024-01-08T11:26:00Z">
            <w:rPr/>
          </w:rPrChange>
        </w:rPr>
      </w:pPr>
      <w:bookmarkStart w:id="5511" w:name="_Toc135984"/>
      <w:r w:rsidRPr="00801E49">
        <w:rPr>
          <w:rFonts w:ascii="Open Sans" w:hAnsi="Open Sans" w:cs="Open Sans"/>
          <w:rPrChange w:id="5512" w:author="Nicole Wu" w:date="2024-01-08T11:26:00Z">
            <w:rPr/>
          </w:rPrChange>
        </w:rPr>
        <w:t>Reduced Coping Strategies Index (rCSI)</w:t>
      </w:r>
      <w:bookmarkEnd w:id="5511"/>
    </w:p>
    <w:p w14:paraId="3E4F759E" w14:textId="77777777" w:rsidR="00B92327" w:rsidRPr="00801E49" w:rsidRDefault="00332621">
      <w:pPr>
        <w:ind w:left="-5" w:right="446"/>
        <w:rPr>
          <w:rFonts w:ascii="Open Sans" w:hAnsi="Open Sans" w:cs="Open Sans"/>
          <w:rPrChange w:id="5513" w:author="Nicole Wu" w:date="2024-01-08T11:26:00Z">
            <w:rPr/>
          </w:rPrChange>
        </w:rPr>
      </w:pPr>
      <w:r w:rsidRPr="00801E49">
        <w:rPr>
          <w:rFonts w:ascii="Open Sans" w:hAnsi="Open Sans" w:cs="Open Sans"/>
          <w:rPrChange w:id="5514" w:author="Nicole Wu" w:date="2024-01-08T11:26:00Z">
            <w:rPr/>
          </w:rPrChange>
        </w:rPr>
        <w:t>The reduced Coping Strategies indicator is used to compare the hardship/stress of households because of food shortage. It measures the frequency and severity of the food consumption behaviours households had to engage in in the last 7days due to food shortage. The indicator comprises of 5 standard strategies, that allows for the comparison of household behaviour over time and between groups.</w:t>
      </w:r>
    </w:p>
    <w:p w14:paraId="09600A1D" w14:textId="77777777" w:rsidR="00B92327" w:rsidRPr="00801E49" w:rsidRDefault="00332621">
      <w:pPr>
        <w:spacing w:after="58"/>
        <w:ind w:left="-5" w:right="446"/>
        <w:rPr>
          <w:rFonts w:ascii="Open Sans" w:hAnsi="Open Sans" w:cs="Open Sans"/>
          <w:rPrChange w:id="5515" w:author="Nicole Wu" w:date="2024-01-08T11:26:00Z">
            <w:rPr/>
          </w:rPrChange>
        </w:rPr>
      </w:pPr>
      <w:r w:rsidRPr="00801E49">
        <w:rPr>
          <w:rFonts w:ascii="Open Sans" w:hAnsi="Open Sans" w:cs="Open Sans"/>
          <w:rPrChange w:id="5516" w:author="Nicole Wu" w:date="2024-01-08T11:26:00Z">
            <w:rPr/>
          </w:rPrChange>
        </w:rPr>
        <w:t>Table 13 presents the results of the rCSI module for the three sub-samples. The results show that consistently, households reported higher rCSI (2.9 points amongst the phone owners group, 3.95 in the none phone owners and 3.52 in the combined sample respectively). This trend is further reflected in classifying more respondents as being food secure (rCSI severe category). The difference is mainly driven by more households over the phone restricting adult food consumption, reducing meals per day and meal sizes eaten.</w:t>
      </w:r>
    </w:p>
    <w:p w14:paraId="4470BA99" w14:textId="77777777" w:rsidR="00B92327" w:rsidRPr="00801E49" w:rsidRDefault="00332621">
      <w:pPr>
        <w:spacing w:after="0" w:line="259" w:lineRule="auto"/>
        <w:jc w:val="center"/>
        <w:rPr>
          <w:rFonts w:ascii="Open Sans" w:hAnsi="Open Sans" w:cs="Open Sans"/>
          <w:rPrChange w:id="5517" w:author="Nicole Wu" w:date="2024-01-08T11:26:00Z">
            <w:rPr/>
          </w:rPrChange>
        </w:rPr>
      </w:pPr>
      <w:r w:rsidRPr="00801E49">
        <w:rPr>
          <w:rFonts w:ascii="Open Sans" w:hAnsi="Open Sans" w:cs="Open Sans"/>
          <w:sz w:val="16"/>
          <w:rPrChange w:id="5518" w:author="Nicole Wu" w:date="2024-01-08T11:26:00Z">
            <w:rPr>
              <w:sz w:val="16"/>
            </w:rPr>
          </w:rPrChange>
        </w:rPr>
        <w:t>Table 13: Impact of Survey Modality on Reduced Coping Strategy Index Classification</w:t>
      </w:r>
    </w:p>
    <w:tbl>
      <w:tblPr>
        <w:tblW w:w="9360" w:type="dxa"/>
        <w:tblLayout w:type="fixed"/>
        <w:tblCellMar>
          <w:top w:w="18" w:type="dxa"/>
          <w:right w:w="83" w:type="dxa"/>
        </w:tblCellMar>
        <w:tblLook w:val="04A0" w:firstRow="1" w:lastRow="0" w:firstColumn="1" w:lastColumn="0" w:noHBand="0" w:noVBand="1"/>
      </w:tblPr>
      <w:tblGrid>
        <w:gridCol w:w="2835"/>
        <w:gridCol w:w="725"/>
        <w:gridCol w:w="725"/>
        <w:gridCol w:w="725"/>
        <w:gridCol w:w="725"/>
        <w:gridCol w:w="725"/>
        <w:gridCol w:w="725"/>
        <w:gridCol w:w="725"/>
        <w:gridCol w:w="725"/>
        <w:gridCol w:w="725"/>
      </w:tblGrid>
      <w:tr w:rsidR="00A544C8" w:rsidRPr="00801E49" w14:paraId="4B2E98E5" w14:textId="77777777" w:rsidTr="00A544C8">
        <w:trPr>
          <w:trHeight w:val="162"/>
        </w:trPr>
        <w:tc>
          <w:tcPr>
            <w:tcW w:w="2835" w:type="dxa"/>
            <w:tcBorders>
              <w:top w:val="double" w:sz="2" w:space="0" w:color="000000"/>
              <w:left w:val="nil"/>
              <w:bottom w:val="nil"/>
              <w:right w:val="nil"/>
            </w:tcBorders>
          </w:tcPr>
          <w:p w14:paraId="33B36509" w14:textId="77777777" w:rsidR="00A544C8" w:rsidRPr="00801E49" w:rsidRDefault="00A544C8" w:rsidP="00A544C8">
            <w:pPr>
              <w:spacing w:after="0" w:line="259" w:lineRule="auto"/>
              <w:ind w:left="67" w:right="0" w:firstLine="0"/>
              <w:jc w:val="left"/>
              <w:rPr>
                <w:rFonts w:ascii="Open Sans" w:hAnsi="Open Sans" w:cs="Open Sans"/>
                <w:b/>
                <w:sz w:val="16"/>
                <w:szCs w:val="24"/>
                <w:rPrChange w:id="5519" w:author="Nicole Wu" w:date="2024-01-08T11:26:00Z">
                  <w:rPr>
                    <w:b/>
                    <w:bCs/>
                    <w:sz w:val="16"/>
                    <w:szCs w:val="24"/>
                  </w:rPr>
                </w:rPrChange>
              </w:rPr>
            </w:pPr>
          </w:p>
        </w:tc>
        <w:tc>
          <w:tcPr>
            <w:tcW w:w="2175" w:type="dxa"/>
            <w:gridSpan w:val="3"/>
            <w:tcBorders>
              <w:top w:val="double" w:sz="2" w:space="0" w:color="000000"/>
              <w:left w:val="nil"/>
              <w:bottom w:val="nil"/>
              <w:right w:val="nil"/>
            </w:tcBorders>
          </w:tcPr>
          <w:p w14:paraId="6EE09BB9" w14:textId="77777777" w:rsidR="00A544C8" w:rsidRPr="00801E49" w:rsidRDefault="00A544C8" w:rsidP="00A544C8">
            <w:pPr>
              <w:spacing w:after="0" w:line="259" w:lineRule="auto"/>
              <w:ind w:left="67" w:right="0" w:firstLine="0"/>
              <w:jc w:val="center"/>
              <w:rPr>
                <w:rFonts w:ascii="Open Sans" w:hAnsi="Open Sans" w:cs="Open Sans"/>
                <w:b/>
                <w:sz w:val="16"/>
                <w:szCs w:val="24"/>
                <w:rPrChange w:id="5520" w:author="Nicole Wu" w:date="2024-01-08T11:26:00Z">
                  <w:rPr>
                    <w:b/>
                    <w:bCs/>
                    <w:sz w:val="16"/>
                    <w:szCs w:val="24"/>
                  </w:rPr>
                </w:rPrChange>
              </w:rPr>
            </w:pPr>
            <w:r w:rsidRPr="00801E49">
              <w:rPr>
                <w:rFonts w:ascii="Open Sans" w:hAnsi="Open Sans" w:cs="Open Sans"/>
                <w:b/>
                <w:sz w:val="16"/>
                <w:szCs w:val="24"/>
                <w:rPrChange w:id="5521" w:author="Nicole Wu" w:date="2024-01-08T11:26:00Z">
                  <w:rPr>
                    <w:b/>
                    <w:bCs/>
                    <w:sz w:val="16"/>
                    <w:szCs w:val="24"/>
                  </w:rPr>
                </w:rPrChange>
              </w:rPr>
              <w:t>Own Phone</w:t>
            </w:r>
          </w:p>
        </w:tc>
        <w:tc>
          <w:tcPr>
            <w:tcW w:w="2175" w:type="dxa"/>
            <w:gridSpan w:val="3"/>
            <w:tcBorders>
              <w:top w:val="double" w:sz="2" w:space="0" w:color="000000"/>
              <w:left w:val="nil"/>
              <w:bottom w:val="nil"/>
              <w:right w:val="nil"/>
            </w:tcBorders>
          </w:tcPr>
          <w:p w14:paraId="7966705B" w14:textId="574C5F19" w:rsidR="00A544C8" w:rsidRPr="00801E49" w:rsidRDefault="00A544C8" w:rsidP="00A544C8">
            <w:pPr>
              <w:spacing w:after="0" w:line="259" w:lineRule="auto"/>
              <w:ind w:left="67" w:right="0" w:firstLine="0"/>
              <w:jc w:val="center"/>
              <w:rPr>
                <w:rFonts w:ascii="Open Sans" w:hAnsi="Open Sans" w:cs="Open Sans"/>
                <w:b/>
                <w:sz w:val="16"/>
                <w:szCs w:val="24"/>
                <w:rPrChange w:id="5522" w:author="Nicole Wu" w:date="2024-01-08T11:26:00Z">
                  <w:rPr>
                    <w:b/>
                    <w:bCs/>
                    <w:sz w:val="16"/>
                    <w:szCs w:val="24"/>
                  </w:rPr>
                </w:rPrChange>
              </w:rPr>
            </w:pPr>
            <w:r w:rsidRPr="00801E49">
              <w:rPr>
                <w:rFonts w:ascii="Open Sans" w:hAnsi="Open Sans" w:cs="Open Sans"/>
                <w:b/>
                <w:sz w:val="16"/>
                <w:szCs w:val="24"/>
                <w:rPrChange w:id="5523" w:author="Nicole Wu" w:date="2024-01-08T11:26:00Z">
                  <w:rPr>
                    <w:b/>
                    <w:bCs/>
                    <w:sz w:val="16"/>
                    <w:szCs w:val="24"/>
                  </w:rPr>
                </w:rPrChange>
              </w:rPr>
              <w:t>No Phone</w:t>
            </w:r>
          </w:p>
        </w:tc>
        <w:tc>
          <w:tcPr>
            <w:tcW w:w="2175" w:type="dxa"/>
            <w:gridSpan w:val="3"/>
            <w:tcBorders>
              <w:top w:val="double" w:sz="2" w:space="0" w:color="000000"/>
              <w:left w:val="nil"/>
              <w:bottom w:val="nil"/>
              <w:right w:val="nil"/>
            </w:tcBorders>
          </w:tcPr>
          <w:p w14:paraId="36B7FB40" w14:textId="4778DDFF" w:rsidR="00A544C8" w:rsidRPr="00801E49" w:rsidRDefault="00A544C8" w:rsidP="00A544C8">
            <w:pPr>
              <w:spacing w:after="0" w:line="259" w:lineRule="auto"/>
              <w:ind w:left="67" w:right="0" w:firstLine="0"/>
              <w:jc w:val="center"/>
              <w:rPr>
                <w:rFonts w:ascii="Open Sans" w:hAnsi="Open Sans" w:cs="Open Sans"/>
                <w:b/>
                <w:sz w:val="16"/>
                <w:szCs w:val="24"/>
                <w:rPrChange w:id="5524" w:author="Nicole Wu" w:date="2024-01-08T11:26:00Z">
                  <w:rPr>
                    <w:b/>
                    <w:bCs/>
                    <w:sz w:val="16"/>
                    <w:szCs w:val="24"/>
                  </w:rPr>
                </w:rPrChange>
              </w:rPr>
            </w:pPr>
            <w:r w:rsidRPr="00801E49">
              <w:rPr>
                <w:rFonts w:ascii="Open Sans" w:hAnsi="Open Sans" w:cs="Open Sans"/>
                <w:b/>
                <w:sz w:val="16"/>
                <w:szCs w:val="24"/>
                <w:rPrChange w:id="5525" w:author="Nicole Wu" w:date="2024-01-08T11:26:00Z">
                  <w:rPr>
                    <w:b/>
                    <w:bCs/>
                    <w:sz w:val="16"/>
                    <w:szCs w:val="24"/>
                  </w:rPr>
                </w:rPrChange>
              </w:rPr>
              <w:t>Full Sample</w:t>
            </w:r>
          </w:p>
        </w:tc>
      </w:tr>
      <w:tr w:rsidR="00B92327" w:rsidRPr="00801E49" w14:paraId="0F12ACED" w14:textId="77777777" w:rsidTr="00A544C8">
        <w:trPr>
          <w:trHeight w:val="147"/>
        </w:trPr>
        <w:tc>
          <w:tcPr>
            <w:tcW w:w="2835" w:type="dxa"/>
            <w:tcBorders>
              <w:top w:val="nil"/>
              <w:left w:val="nil"/>
              <w:bottom w:val="single" w:sz="2" w:space="0" w:color="000000"/>
              <w:right w:val="nil"/>
            </w:tcBorders>
          </w:tcPr>
          <w:p w14:paraId="55AC7071" w14:textId="77777777" w:rsidR="00B92327" w:rsidRPr="00801E49" w:rsidRDefault="00332621" w:rsidP="00A544C8">
            <w:pPr>
              <w:spacing w:after="0" w:line="259" w:lineRule="auto"/>
              <w:ind w:left="67" w:right="0" w:firstLine="0"/>
              <w:jc w:val="left"/>
              <w:rPr>
                <w:rFonts w:ascii="Open Sans" w:hAnsi="Open Sans" w:cs="Open Sans"/>
                <w:b/>
                <w:sz w:val="16"/>
                <w:szCs w:val="24"/>
                <w:rPrChange w:id="5526" w:author="Nicole Wu" w:date="2024-01-08T11:26:00Z">
                  <w:rPr>
                    <w:b/>
                    <w:bCs/>
                    <w:sz w:val="16"/>
                    <w:szCs w:val="24"/>
                  </w:rPr>
                </w:rPrChange>
              </w:rPr>
            </w:pPr>
            <w:r w:rsidRPr="00801E49">
              <w:rPr>
                <w:rFonts w:ascii="Open Sans" w:hAnsi="Open Sans" w:cs="Open Sans"/>
                <w:b/>
                <w:sz w:val="16"/>
                <w:szCs w:val="24"/>
                <w:rPrChange w:id="5527" w:author="Nicole Wu" w:date="2024-01-08T11:26:00Z">
                  <w:rPr>
                    <w:b/>
                    <w:bCs/>
                    <w:sz w:val="16"/>
                    <w:szCs w:val="24"/>
                  </w:rPr>
                </w:rPrChange>
              </w:rPr>
              <w:t>Variable</w:t>
            </w:r>
          </w:p>
        </w:tc>
        <w:tc>
          <w:tcPr>
            <w:tcW w:w="725" w:type="dxa"/>
            <w:tcBorders>
              <w:top w:val="nil"/>
              <w:left w:val="nil"/>
              <w:bottom w:val="single" w:sz="2" w:space="0" w:color="000000"/>
              <w:right w:val="nil"/>
            </w:tcBorders>
          </w:tcPr>
          <w:p w14:paraId="5362846E"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28" w:author="Nicole Wu" w:date="2024-01-08T11:26:00Z">
                  <w:rPr>
                    <w:b/>
                    <w:bCs/>
                    <w:sz w:val="16"/>
                    <w:szCs w:val="24"/>
                  </w:rPr>
                </w:rPrChange>
              </w:rPr>
            </w:pPr>
            <w:r w:rsidRPr="00801E49">
              <w:rPr>
                <w:rFonts w:ascii="Open Sans" w:hAnsi="Open Sans" w:cs="Open Sans"/>
                <w:b/>
                <w:sz w:val="16"/>
                <w:szCs w:val="24"/>
                <w:rPrChange w:id="5529" w:author="Nicole Wu" w:date="2024-01-08T11:26:00Z">
                  <w:rPr>
                    <w:b/>
                    <w:bCs/>
                    <w:sz w:val="16"/>
                    <w:szCs w:val="24"/>
                  </w:rPr>
                </w:rPrChange>
              </w:rPr>
              <w:t>F2F</w:t>
            </w:r>
          </w:p>
        </w:tc>
        <w:tc>
          <w:tcPr>
            <w:tcW w:w="725" w:type="dxa"/>
            <w:tcBorders>
              <w:top w:val="nil"/>
              <w:left w:val="nil"/>
              <w:bottom w:val="single" w:sz="2" w:space="0" w:color="000000"/>
              <w:right w:val="nil"/>
            </w:tcBorders>
          </w:tcPr>
          <w:p w14:paraId="057F4096"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30" w:author="Nicole Wu" w:date="2024-01-08T11:26:00Z">
                  <w:rPr>
                    <w:b/>
                    <w:bCs/>
                    <w:sz w:val="16"/>
                    <w:szCs w:val="24"/>
                  </w:rPr>
                </w:rPrChange>
              </w:rPr>
            </w:pPr>
            <w:r w:rsidRPr="00801E49">
              <w:rPr>
                <w:rFonts w:ascii="Open Sans" w:hAnsi="Open Sans" w:cs="Open Sans"/>
                <w:b/>
                <w:sz w:val="16"/>
                <w:szCs w:val="24"/>
                <w:rPrChange w:id="5531" w:author="Nicole Wu" w:date="2024-01-08T11:26:00Z">
                  <w:rPr>
                    <w:b/>
                    <w:bCs/>
                    <w:sz w:val="16"/>
                    <w:szCs w:val="24"/>
                  </w:rPr>
                </w:rPrChange>
              </w:rPr>
              <w:t>Remote</w:t>
            </w:r>
          </w:p>
        </w:tc>
        <w:tc>
          <w:tcPr>
            <w:tcW w:w="725" w:type="dxa"/>
            <w:tcBorders>
              <w:top w:val="nil"/>
              <w:left w:val="nil"/>
              <w:bottom w:val="single" w:sz="2" w:space="0" w:color="000000"/>
              <w:right w:val="nil"/>
            </w:tcBorders>
          </w:tcPr>
          <w:p w14:paraId="7DDD7F0C"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32" w:author="Nicole Wu" w:date="2024-01-08T11:26:00Z">
                  <w:rPr>
                    <w:b/>
                    <w:bCs/>
                    <w:sz w:val="16"/>
                    <w:szCs w:val="24"/>
                  </w:rPr>
                </w:rPrChange>
              </w:rPr>
            </w:pPr>
            <w:r w:rsidRPr="00801E49">
              <w:rPr>
                <w:rFonts w:ascii="Open Sans" w:hAnsi="Open Sans" w:cs="Open Sans"/>
                <w:b/>
                <w:sz w:val="16"/>
                <w:szCs w:val="24"/>
                <w:rPrChange w:id="5533" w:author="Nicole Wu" w:date="2024-01-08T11:26:00Z">
                  <w:rPr>
                    <w:b/>
                    <w:bCs/>
                    <w:sz w:val="16"/>
                    <w:szCs w:val="24"/>
                  </w:rPr>
                </w:rPrChange>
              </w:rPr>
              <w:t>Diff</w:t>
            </w:r>
          </w:p>
        </w:tc>
        <w:tc>
          <w:tcPr>
            <w:tcW w:w="725" w:type="dxa"/>
            <w:tcBorders>
              <w:top w:val="nil"/>
              <w:left w:val="nil"/>
              <w:bottom w:val="single" w:sz="2" w:space="0" w:color="000000"/>
              <w:right w:val="nil"/>
            </w:tcBorders>
          </w:tcPr>
          <w:p w14:paraId="355FF748"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34" w:author="Nicole Wu" w:date="2024-01-08T11:26:00Z">
                  <w:rPr>
                    <w:b/>
                    <w:bCs/>
                    <w:sz w:val="16"/>
                    <w:szCs w:val="24"/>
                  </w:rPr>
                </w:rPrChange>
              </w:rPr>
            </w:pPr>
            <w:r w:rsidRPr="00801E49">
              <w:rPr>
                <w:rFonts w:ascii="Open Sans" w:hAnsi="Open Sans" w:cs="Open Sans"/>
                <w:b/>
                <w:sz w:val="16"/>
                <w:szCs w:val="24"/>
                <w:rPrChange w:id="5535" w:author="Nicole Wu" w:date="2024-01-08T11:26:00Z">
                  <w:rPr>
                    <w:b/>
                    <w:bCs/>
                    <w:sz w:val="16"/>
                    <w:szCs w:val="24"/>
                  </w:rPr>
                </w:rPrChange>
              </w:rPr>
              <w:t>F2F</w:t>
            </w:r>
          </w:p>
        </w:tc>
        <w:tc>
          <w:tcPr>
            <w:tcW w:w="725" w:type="dxa"/>
            <w:tcBorders>
              <w:top w:val="nil"/>
              <w:left w:val="nil"/>
              <w:bottom w:val="single" w:sz="2" w:space="0" w:color="000000"/>
              <w:right w:val="nil"/>
            </w:tcBorders>
          </w:tcPr>
          <w:p w14:paraId="3D9E4BD0"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36" w:author="Nicole Wu" w:date="2024-01-08T11:26:00Z">
                  <w:rPr>
                    <w:b/>
                    <w:bCs/>
                    <w:sz w:val="16"/>
                    <w:szCs w:val="24"/>
                  </w:rPr>
                </w:rPrChange>
              </w:rPr>
            </w:pPr>
            <w:r w:rsidRPr="00801E49">
              <w:rPr>
                <w:rFonts w:ascii="Open Sans" w:hAnsi="Open Sans" w:cs="Open Sans"/>
                <w:b/>
                <w:sz w:val="16"/>
                <w:szCs w:val="24"/>
                <w:rPrChange w:id="5537" w:author="Nicole Wu" w:date="2024-01-08T11:26:00Z">
                  <w:rPr>
                    <w:b/>
                    <w:bCs/>
                    <w:sz w:val="16"/>
                    <w:szCs w:val="24"/>
                  </w:rPr>
                </w:rPrChange>
              </w:rPr>
              <w:t>Remote</w:t>
            </w:r>
          </w:p>
        </w:tc>
        <w:tc>
          <w:tcPr>
            <w:tcW w:w="725" w:type="dxa"/>
            <w:tcBorders>
              <w:top w:val="nil"/>
              <w:left w:val="nil"/>
              <w:bottom w:val="single" w:sz="2" w:space="0" w:color="000000"/>
              <w:right w:val="nil"/>
            </w:tcBorders>
          </w:tcPr>
          <w:p w14:paraId="7CCF4F6A"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38" w:author="Nicole Wu" w:date="2024-01-08T11:26:00Z">
                  <w:rPr>
                    <w:b/>
                    <w:bCs/>
                    <w:sz w:val="16"/>
                    <w:szCs w:val="24"/>
                  </w:rPr>
                </w:rPrChange>
              </w:rPr>
            </w:pPr>
            <w:r w:rsidRPr="00801E49">
              <w:rPr>
                <w:rFonts w:ascii="Open Sans" w:hAnsi="Open Sans" w:cs="Open Sans"/>
                <w:b/>
                <w:sz w:val="16"/>
                <w:szCs w:val="24"/>
                <w:rPrChange w:id="5539" w:author="Nicole Wu" w:date="2024-01-08T11:26:00Z">
                  <w:rPr>
                    <w:b/>
                    <w:bCs/>
                    <w:sz w:val="16"/>
                    <w:szCs w:val="24"/>
                  </w:rPr>
                </w:rPrChange>
              </w:rPr>
              <w:t>Diff</w:t>
            </w:r>
          </w:p>
        </w:tc>
        <w:tc>
          <w:tcPr>
            <w:tcW w:w="725" w:type="dxa"/>
            <w:tcBorders>
              <w:top w:val="nil"/>
              <w:left w:val="nil"/>
              <w:bottom w:val="single" w:sz="2" w:space="0" w:color="000000"/>
              <w:right w:val="nil"/>
            </w:tcBorders>
          </w:tcPr>
          <w:p w14:paraId="38268214"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40" w:author="Nicole Wu" w:date="2024-01-08T11:26:00Z">
                  <w:rPr>
                    <w:b/>
                    <w:bCs/>
                    <w:sz w:val="16"/>
                    <w:szCs w:val="24"/>
                  </w:rPr>
                </w:rPrChange>
              </w:rPr>
            </w:pPr>
            <w:r w:rsidRPr="00801E49">
              <w:rPr>
                <w:rFonts w:ascii="Open Sans" w:hAnsi="Open Sans" w:cs="Open Sans"/>
                <w:b/>
                <w:sz w:val="16"/>
                <w:szCs w:val="24"/>
                <w:rPrChange w:id="5541" w:author="Nicole Wu" w:date="2024-01-08T11:26:00Z">
                  <w:rPr>
                    <w:b/>
                    <w:bCs/>
                    <w:sz w:val="16"/>
                    <w:szCs w:val="24"/>
                  </w:rPr>
                </w:rPrChange>
              </w:rPr>
              <w:t>F2F</w:t>
            </w:r>
          </w:p>
        </w:tc>
        <w:tc>
          <w:tcPr>
            <w:tcW w:w="725" w:type="dxa"/>
            <w:tcBorders>
              <w:top w:val="nil"/>
              <w:left w:val="nil"/>
              <w:bottom w:val="single" w:sz="2" w:space="0" w:color="000000"/>
              <w:right w:val="nil"/>
            </w:tcBorders>
          </w:tcPr>
          <w:p w14:paraId="38591AC0"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42" w:author="Nicole Wu" w:date="2024-01-08T11:26:00Z">
                  <w:rPr>
                    <w:b/>
                    <w:bCs/>
                    <w:sz w:val="16"/>
                    <w:szCs w:val="24"/>
                  </w:rPr>
                </w:rPrChange>
              </w:rPr>
            </w:pPr>
            <w:r w:rsidRPr="00801E49">
              <w:rPr>
                <w:rFonts w:ascii="Open Sans" w:hAnsi="Open Sans" w:cs="Open Sans"/>
                <w:b/>
                <w:sz w:val="16"/>
                <w:szCs w:val="24"/>
                <w:rPrChange w:id="5543" w:author="Nicole Wu" w:date="2024-01-08T11:26:00Z">
                  <w:rPr>
                    <w:b/>
                    <w:bCs/>
                    <w:sz w:val="16"/>
                    <w:szCs w:val="24"/>
                  </w:rPr>
                </w:rPrChange>
              </w:rPr>
              <w:t>Remote</w:t>
            </w:r>
          </w:p>
        </w:tc>
        <w:tc>
          <w:tcPr>
            <w:tcW w:w="725" w:type="dxa"/>
            <w:tcBorders>
              <w:top w:val="nil"/>
              <w:left w:val="nil"/>
              <w:bottom w:val="single" w:sz="2" w:space="0" w:color="000000"/>
              <w:right w:val="nil"/>
            </w:tcBorders>
          </w:tcPr>
          <w:p w14:paraId="4D63F74A" w14:textId="77777777" w:rsidR="00B92327" w:rsidRPr="00801E49" w:rsidRDefault="00332621" w:rsidP="00A544C8">
            <w:pPr>
              <w:spacing w:after="0" w:line="259" w:lineRule="auto"/>
              <w:ind w:left="67" w:right="0" w:firstLine="0"/>
              <w:jc w:val="center"/>
              <w:rPr>
                <w:rFonts w:ascii="Open Sans" w:hAnsi="Open Sans" w:cs="Open Sans"/>
                <w:b/>
                <w:sz w:val="16"/>
                <w:szCs w:val="24"/>
                <w:rPrChange w:id="5544" w:author="Nicole Wu" w:date="2024-01-08T11:26:00Z">
                  <w:rPr>
                    <w:b/>
                    <w:bCs/>
                    <w:sz w:val="16"/>
                    <w:szCs w:val="24"/>
                  </w:rPr>
                </w:rPrChange>
              </w:rPr>
            </w:pPr>
            <w:r w:rsidRPr="00801E49">
              <w:rPr>
                <w:rFonts w:ascii="Open Sans" w:hAnsi="Open Sans" w:cs="Open Sans"/>
                <w:b/>
                <w:sz w:val="16"/>
                <w:szCs w:val="24"/>
                <w:rPrChange w:id="5545" w:author="Nicole Wu" w:date="2024-01-08T11:26:00Z">
                  <w:rPr>
                    <w:b/>
                    <w:bCs/>
                    <w:sz w:val="16"/>
                    <w:szCs w:val="24"/>
                  </w:rPr>
                </w:rPrChange>
              </w:rPr>
              <w:t>Diff</w:t>
            </w:r>
          </w:p>
        </w:tc>
      </w:tr>
      <w:tr w:rsidR="00B92327" w:rsidRPr="00801E49" w14:paraId="4FABE52A" w14:textId="77777777" w:rsidTr="00A544C8">
        <w:trPr>
          <w:trHeight w:val="144"/>
        </w:trPr>
        <w:tc>
          <w:tcPr>
            <w:tcW w:w="2835" w:type="dxa"/>
            <w:tcBorders>
              <w:top w:val="single" w:sz="2" w:space="0" w:color="000000"/>
              <w:left w:val="nil"/>
              <w:bottom w:val="nil"/>
              <w:right w:val="nil"/>
            </w:tcBorders>
          </w:tcPr>
          <w:p w14:paraId="5A80A7CF" w14:textId="77777777" w:rsidR="00B92327" w:rsidRPr="00801E49" w:rsidRDefault="00332621" w:rsidP="00A544C8">
            <w:pPr>
              <w:spacing w:after="0" w:line="259" w:lineRule="auto"/>
              <w:ind w:left="67" w:right="0" w:firstLine="0"/>
              <w:jc w:val="left"/>
              <w:rPr>
                <w:rFonts w:ascii="Open Sans" w:hAnsi="Open Sans" w:cs="Open Sans"/>
                <w:sz w:val="16"/>
                <w:szCs w:val="24"/>
                <w:rPrChange w:id="5546" w:author="Nicole Wu" w:date="2024-01-08T11:26:00Z">
                  <w:rPr>
                    <w:sz w:val="16"/>
                    <w:szCs w:val="24"/>
                  </w:rPr>
                </w:rPrChange>
              </w:rPr>
            </w:pPr>
            <w:r w:rsidRPr="00801E49">
              <w:rPr>
                <w:rFonts w:ascii="Open Sans" w:hAnsi="Open Sans" w:cs="Open Sans"/>
                <w:sz w:val="16"/>
                <w:szCs w:val="24"/>
                <w:rPrChange w:id="5547" w:author="Nicole Wu" w:date="2024-01-08T11:26:00Z">
                  <w:rPr>
                    <w:sz w:val="16"/>
                    <w:szCs w:val="24"/>
                  </w:rPr>
                </w:rPrChange>
              </w:rPr>
              <w:t>Reduced Coping Strategies Index (rCSI)</w:t>
            </w:r>
          </w:p>
        </w:tc>
        <w:tc>
          <w:tcPr>
            <w:tcW w:w="725" w:type="dxa"/>
            <w:tcBorders>
              <w:top w:val="single" w:sz="2" w:space="0" w:color="000000"/>
              <w:left w:val="nil"/>
              <w:bottom w:val="nil"/>
              <w:right w:val="nil"/>
            </w:tcBorders>
          </w:tcPr>
          <w:p w14:paraId="14B29462" w14:textId="77777777" w:rsidR="00B92327" w:rsidRPr="00801E49" w:rsidRDefault="00332621" w:rsidP="00A544C8">
            <w:pPr>
              <w:spacing w:after="0" w:line="259" w:lineRule="auto"/>
              <w:ind w:left="67" w:right="0" w:firstLine="0"/>
              <w:jc w:val="center"/>
              <w:rPr>
                <w:rFonts w:ascii="Open Sans" w:hAnsi="Open Sans" w:cs="Open Sans"/>
                <w:sz w:val="16"/>
                <w:szCs w:val="24"/>
                <w:rPrChange w:id="5548" w:author="Nicole Wu" w:date="2024-01-08T11:26:00Z">
                  <w:rPr>
                    <w:sz w:val="16"/>
                    <w:szCs w:val="24"/>
                  </w:rPr>
                </w:rPrChange>
              </w:rPr>
            </w:pPr>
            <w:r w:rsidRPr="00801E49">
              <w:rPr>
                <w:rFonts w:ascii="Open Sans" w:hAnsi="Open Sans" w:cs="Open Sans"/>
                <w:sz w:val="16"/>
                <w:szCs w:val="24"/>
                <w:rPrChange w:id="5549" w:author="Nicole Wu" w:date="2024-01-08T11:26:00Z">
                  <w:rPr>
                    <w:sz w:val="16"/>
                    <w:szCs w:val="24"/>
                  </w:rPr>
                </w:rPrChange>
              </w:rPr>
              <w:t>14.35</w:t>
            </w:r>
          </w:p>
        </w:tc>
        <w:tc>
          <w:tcPr>
            <w:tcW w:w="725" w:type="dxa"/>
            <w:tcBorders>
              <w:top w:val="single" w:sz="2" w:space="0" w:color="000000"/>
              <w:left w:val="nil"/>
              <w:bottom w:val="nil"/>
              <w:right w:val="nil"/>
            </w:tcBorders>
          </w:tcPr>
          <w:p w14:paraId="21F32176" w14:textId="77777777" w:rsidR="00B92327" w:rsidRPr="00801E49" w:rsidRDefault="00332621" w:rsidP="00A544C8">
            <w:pPr>
              <w:spacing w:after="0" w:line="259" w:lineRule="auto"/>
              <w:ind w:left="67" w:right="0" w:firstLine="0"/>
              <w:jc w:val="center"/>
              <w:rPr>
                <w:rFonts w:ascii="Open Sans" w:hAnsi="Open Sans" w:cs="Open Sans"/>
                <w:sz w:val="16"/>
                <w:szCs w:val="24"/>
                <w:rPrChange w:id="5550" w:author="Nicole Wu" w:date="2024-01-08T11:26:00Z">
                  <w:rPr>
                    <w:sz w:val="16"/>
                    <w:szCs w:val="24"/>
                  </w:rPr>
                </w:rPrChange>
              </w:rPr>
            </w:pPr>
            <w:r w:rsidRPr="00801E49">
              <w:rPr>
                <w:rFonts w:ascii="Open Sans" w:hAnsi="Open Sans" w:cs="Open Sans"/>
                <w:sz w:val="16"/>
                <w:szCs w:val="24"/>
                <w:rPrChange w:id="5551" w:author="Nicole Wu" w:date="2024-01-08T11:26:00Z">
                  <w:rPr>
                    <w:sz w:val="16"/>
                    <w:szCs w:val="24"/>
                  </w:rPr>
                </w:rPrChange>
              </w:rPr>
              <w:t>17.27</w:t>
            </w:r>
          </w:p>
        </w:tc>
        <w:tc>
          <w:tcPr>
            <w:tcW w:w="725" w:type="dxa"/>
            <w:tcBorders>
              <w:top w:val="single" w:sz="2" w:space="0" w:color="000000"/>
              <w:left w:val="nil"/>
              <w:bottom w:val="nil"/>
              <w:right w:val="nil"/>
            </w:tcBorders>
          </w:tcPr>
          <w:p w14:paraId="075765A4" w14:textId="77777777" w:rsidR="00B92327" w:rsidRPr="00801E49" w:rsidRDefault="00332621" w:rsidP="00A544C8">
            <w:pPr>
              <w:spacing w:after="0" w:line="259" w:lineRule="auto"/>
              <w:ind w:left="67" w:right="0" w:firstLine="0"/>
              <w:jc w:val="center"/>
              <w:rPr>
                <w:rFonts w:ascii="Open Sans" w:hAnsi="Open Sans" w:cs="Open Sans"/>
                <w:sz w:val="16"/>
                <w:szCs w:val="24"/>
                <w:rPrChange w:id="5552" w:author="Nicole Wu" w:date="2024-01-08T11:26:00Z">
                  <w:rPr>
                    <w:sz w:val="16"/>
                    <w:szCs w:val="24"/>
                  </w:rPr>
                </w:rPrChange>
              </w:rPr>
            </w:pPr>
            <w:r w:rsidRPr="00801E49">
              <w:rPr>
                <w:rFonts w:ascii="Open Sans" w:hAnsi="Open Sans" w:cs="Open Sans"/>
                <w:sz w:val="16"/>
                <w:szCs w:val="24"/>
                <w:rPrChange w:id="5553" w:author="Nicole Wu" w:date="2024-01-08T11:26:00Z">
                  <w:rPr>
                    <w:sz w:val="16"/>
                    <w:szCs w:val="24"/>
                  </w:rPr>
                </w:rPrChange>
              </w:rPr>
              <w:t>2.92**</w:t>
            </w:r>
          </w:p>
        </w:tc>
        <w:tc>
          <w:tcPr>
            <w:tcW w:w="725" w:type="dxa"/>
            <w:tcBorders>
              <w:top w:val="single" w:sz="2" w:space="0" w:color="000000"/>
              <w:left w:val="nil"/>
              <w:bottom w:val="nil"/>
              <w:right w:val="nil"/>
            </w:tcBorders>
          </w:tcPr>
          <w:p w14:paraId="3EE2F9C7" w14:textId="77777777" w:rsidR="00B92327" w:rsidRPr="00801E49" w:rsidRDefault="00332621" w:rsidP="00A544C8">
            <w:pPr>
              <w:spacing w:after="0" w:line="259" w:lineRule="auto"/>
              <w:ind w:left="67" w:right="0" w:firstLine="0"/>
              <w:jc w:val="center"/>
              <w:rPr>
                <w:rFonts w:ascii="Open Sans" w:hAnsi="Open Sans" w:cs="Open Sans"/>
                <w:sz w:val="16"/>
                <w:szCs w:val="24"/>
                <w:rPrChange w:id="5554" w:author="Nicole Wu" w:date="2024-01-08T11:26:00Z">
                  <w:rPr>
                    <w:sz w:val="16"/>
                    <w:szCs w:val="24"/>
                  </w:rPr>
                </w:rPrChange>
              </w:rPr>
            </w:pPr>
            <w:r w:rsidRPr="00801E49">
              <w:rPr>
                <w:rFonts w:ascii="Open Sans" w:hAnsi="Open Sans" w:cs="Open Sans"/>
                <w:sz w:val="16"/>
                <w:szCs w:val="24"/>
                <w:rPrChange w:id="5555" w:author="Nicole Wu" w:date="2024-01-08T11:26:00Z">
                  <w:rPr>
                    <w:sz w:val="16"/>
                    <w:szCs w:val="24"/>
                  </w:rPr>
                </w:rPrChange>
              </w:rPr>
              <w:t>13.16</w:t>
            </w:r>
          </w:p>
        </w:tc>
        <w:tc>
          <w:tcPr>
            <w:tcW w:w="725" w:type="dxa"/>
            <w:tcBorders>
              <w:top w:val="single" w:sz="2" w:space="0" w:color="000000"/>
              <w:left w:val="nil"/>
              <w:bottom w:val="nil"/>
              <w:right w:val="nil"/>
            </w:tcBorders>
          </w:tcPr>
          <w:p w14:paraId="24951FC9" w14:textId="77777777" w:rsidR="00B92327" w:rsidRPr="00801E49" w:rsidRDefault="00332621" w:rsidP="00A544C8">
            <w:pPr>
              <w:spacing w:after="0" w:line="259" w:lineRule="auto"/>
              <w:ind w:left="67" w:right="0" w:firstLine="0"/>
              <w:jc w:val="center"/>
              <w:rPr>
                <w:rFonts w:ascii="Open Sans" w:hAnsi="Open Sans" w:cs="Open Sans"/>
                <w:sz w:val="16"/>
                <w:szCs w:val="24"/>
                <w:rPrChange w:id="5556" w:author="Nicole Wu" w:date="2024-01-08T11:26:00Z">
                  <w:rPr>
                    <w:sz w:val="16"/>
                    <w:szCs w:val="24"/>
                  </w:rPr>
                </w:rPrChange>
              </w:rPr>
            </w:pPr>
            <w:r w:rsidRPr="00801E49">
              <w:rPr>
                <w:rFonts w:ascii="Open Sans" w:hAnsi="Open Sans" w:cs="Open Sans"/>
                <w:sz w:val="16"/>
                <w:szCs w:val="24"/>
                <w:rPrChange w:id="5557" w:author="Nicole Wu" w:date="2024-01-08T11:26:00Z">
                  <w:rPr>
                    <w:sz w:val="16"/>
                    <w:szCs w:val="24"/>
                  </w:rPr>
                </w:rPrChange>
              </w:rPr>
              <w:t>16.75</w:t>
            </w:r>
          </w:p>
        </w:tc>
        <w:tc>
          <w:tcPr>
            <w:tcW w:w="725" w:type="dxa"/>
            <w:tcBorders>
              <w:top w:val="single" w:sz="2" w:space="0" w:color="000000"/>
              <w:left w:val="nil"/>
              <w:bottom w:val="nil"/>
              <w:right w:val="nil"/>
            </w:tcBorders>
          </w:tcPr>
          <w:p w14:paraId="07F1295B" w14:textId="77777777" w:rsidR="00B92327" w:rsidRPr="00801E49" w:rsidRDefault="00332621" w:rsidP="00A544C8">
            <w:pPr>
              <w:spacing w:after="0" w:line="259" w:lineRule="auto"/>
              <w:ind w:left="67" w:right="0" w:firstLine="0"/>
              <w:jc w:val="center"/>
              <w:rPr>
                <w:rFonts w:ascii="Open Sans" w:hAnsi="Open Sans" w:cs="Open Sans"/>
                <w:sz w:val="16"/>
                <w:szCs w:val="24"/>
                <w:rPrChange w:id="5558" w:author="Nicole Wu" w:date="2024-01-08T11:26:00Z">
                  <w:rPr>
                    <w:sz w:val="16"/>
                    <w:szCs w:val="24"/>
                  </w:rPr>
                </w:rPrChange>
              </w:rPr>
            </w:pPr>
            <w:r w:rsidRPr="00801E49">
              <w:rPr>
                <w:rFonts w:ascii="Open Sans" w:hAnsi="Open Sans" w:cs="Open Sans"/>
                <w:sz w:val="16"/>
                <w:szCs w:val="24"/>
                <w:rPrChange w:id="5559" w:author="Nicole Wu" w:date="2024-01-08T11:26:00Z">
                  <w:rPr>
                    <w:sz w:val="16"/>
                    <w:szCs w:val="24"/>
                  </w:rPr>
                </w:rPrChange>
              </w:rPr>
              <w:t>3.59***</w:t>
            </w:r>
          </w:p>
        </w:tc>
        <w:tc>
          <w:tcPr>
            <w:tcW w:w="725" w:type="dxa"/>
            <w:tcBorders>
              <w:top w:val="single" w:sz="2" w:space="0" w:color="000000"/>
              <w:left w:val="nil"/>
              <w:bottom w:val="nil"/>
              <w:right w:val="nil"/>
            </w:tcBorders>
          </w:tcPr>
          <w:p w14:paraId="49CC3889" w14:textId="77777777" w:rsidR="00B92327" w:rsidRPr="00801E49" w:rsidRDefault="00332621" w:rsidP="00A544C8">
            <w:pPr>
              <w:spacing w:after="0" w:line="259" w:lineRule="auto"/>
              <w:ind w:left="67" w:right="0" w:firstLine="0"/>
              <w:jc w:val="center"/>
              <w:rPr>
                <w:rFonts w:ascii="Open Sans" w:hAnsi="Open Sans" w:cs="Open Sans"/>
                <w:sz w:val="16"/>
                <w:szCs w:val="24"/>
                <w:rPrChange w:id="5560" w:author="Nicole Wu" w:date="2024-01-08T11:26:00Z">
                  <w:rPr>
                    <w:sz w:val="16"/>
                    <w:szCs w:val="24"/>
                  </w:rPr>
                </w:rPrChange>
              </w:rPr>
            </w:pPr>
            <w:r w:rsidRPr="00801E49">
              <w:rPr>
                <w:rFonts w:ascii="Open Sans" w:hAnsi="Open Sans" w:cs="Open Sans"/>
                <w:sz w:val="16"/>
                <w:szCs w:val="24"/>
                <w:rPrChange w:id="5561" w:author="Nicole Wu" w:date="2024-01-08T11:26:00Z">
                  <w:rPr>
                    <w:sz w:val="16"/>
                    <w:szCs w:val="24"/>
                  </w:rPr>
                </w:rPrChange>
              </w:rPr>
              <w:t>13.52</w:t>
            </w:r>
          </w:p>
        </w:tc>
        <w:tc>
          <w:tcPr>
            <w:tcW w:w="725" w:type="dxa"/>
            <w:tcBorders>
              <w:top w:val="single" w:sz="2" w:space="0" w:color="000000"/>
              <w:left w:val="nil"/>
              <w:bottom w:val="nil"/>
              <w:right w:val="nil"/>
            </w:tcBorders>
          </w:tcPr>
          <w:p w14:paraId="3AA1CD9D" w14:textId="77777777" w:rsidR="00B92327" w:rsidRPr="00801E49" w:rsidRDefault="00332621" w:rsidP="00A544C8">
            <w:pPr>
              <w:spacing w:after="0" w:line="259" w:lineRule="auto"/>
              <w:ind w:left="67" w:right="0" w:firstLine="0"/>
              <w:jc w:val="center"/>
              <w:rPr>
                <w:rFonts w:ascii="Open Sans" w:hAnsi="Open Sans" w:cs="Open Sans"/>
                <w:sz w:val="16"/>
                <w:szCs w:val="24"/>
                <w:rPrChange w:id="5562" w:author="Nicole Wu" w:date="2024-01-08T11:26:00Z">
                  <w:rPr>
                    <w:sz w:val="16"/>
                    <w:szCs w:val="24"/>
                  </w:rPr>
                </w:rPrChange>
              </w:rPr>
            </w:pPr>
            <w:r w:rsidRPr="00801E49">
              <w:rPr>
                <w:rFonts w:ascii="Open Sans" w:hAnsi="Open Sans" w:cs="Open Sans"/>
                <w:sz w:val="16"/>
                <w:szCs w:val="24"/>
                <w:rPrChange w:id="5563" w:author="Nicole Wu" w:date="2024-01-08T11:26:00Z">
                  <w:rPr>
                    <w:sz w:val="16"/>
                    <w:szCs w:val="24"/>
                  </w:rPr>
                </w:rPrChange>
              </w:rPr>
              <w:t>17.05</w:t>
            </w:r>
          </w:p>
        </w:tc>
        <w:tc>
          <w:tcPr>
            <w:tcW w:w="725" w:type="dxa"/>
            <w:tcBorders>
              <w:top w:val="single" w:sz="2" w:space="0" w:color="000000"/>
              <w:left w:val="nil"/>
              <w:bottom w:val="nil"/>
              <w:right w:val="nil"/>
            </w:tcBorders>
          </w:tcPr>
          <w:p w14:paraId="6C59E4D0" w14:textId="77777777" w:rsidR="00B92327" w:rsidRPr="00801E49" w:rsidRDefault="00332621" w:rsidP="00A544C8">
            <w:pPr>
              <w:spacing w:after="0" w:line="259" w:lineRule="auto"/>
              <w:ind w:left="67" w:right="0" w:firstLine="0"/>
              <w:jc w:val="center"/>
              <w:rPr>
                <w:rFonts w:ascii="Open Sans" w:hAnsi="Open Sans" w:cs="Open Sans"/>
                <w:sz w:val="16"/>
                <w:szCs w:val="24"/>
                <w:rPrChange w:id="5564" w:author="Nicole Wu" w:date="2024-01-08T11:26:00Z">
                  <w:rPr>
                    <w:sz w:val="16"/>
                    <w:szCs w:val="24"/>
                  </w:rPr>
                </w:rPrChange>
              </w:rPr>
            </w:pPr>
            <w:r w:rsidRPr="00801E49">
              <w:rPr>
                <w:rFonts w:ascii="Open Sans" w:hAnsi="Open Sans" w:cs="Open Sans"/>
                <w:sz w:val="16"/>
                <w:szCs w:val="24"/>
                <w:rPrChange w:id="5565" w:author="Nicole Wu" w:date="2024-01-08T11:26:00Z">
                  <w:rPr>
                    <w:sz w:val="16"/>
                    <w:szCs w:val="24"/>
                  </w:rPr>
                </w:rPrChange>
              </w:rPr>
              <w:t>3.52***</w:t>
            </w:r>
          </w:p>
        </w:tc>
      </w:tr>
      <w:tr w:rsidR="00B92327" w:rsidRPr="00801E49" w14:paraId="2E5D9333" w14:textId="77777777" w:rsidTr="00A544C8">
        <w:trPr>
          <w:trHeight w:val="143"/>
        </w:trPr>
        <w:tc>
          <w:tcPr>
            <w:tcW w:w="2835" w:type="dxa"/>
            <w:tcBorders>
              <w:top w:val="nil"/>
              <w:left w:val="nil"/>
              <w:bottom w:val="nil"/>
              <w:right w:val="nil"/>
            </w:tcBorders>
          </w:tcPr>
          <w:p w14:paraId="108361CA" w14:textId="77777777" w:rsidR="00B92327" w:rsidRPr="00801E49" w:rsidRDefault="00B92327" w:rsidP="00A544C8">
            <w:pPr>
              <w:spacing w:after="0" w:line="259" w:lineRule="auto"/>
              <w:ind w:left="67" w:right="0" w:firstLine="0"/>
              <w:jc w:val="left"/>
              <w:rPr>
                <w:rFonts w:ascii="Open Sans" w:hAnsi="Open Sans" w:cs="Open Sans"/>
                <w:sz w:val="16"/>
                <w:szCs w:val="24"/>
                <w:rPrChange w:id="5566" w:author="Nicole Wu" w:date="2024-01-08T11:26:00Z">
                  <w:rPr>
                    <w:sz w:val="16"/>
                    <w:szCs w:val="24"/>
                  </w:rPr>
                </w:rPrChange>
              </w:rPr>
            </w:pPr>
          </w:p>
        </w:tc>
        <w:tc>
          <w:tcPr>
            <w:tcW w:w="725" w:type="dxa"/>
            <w:tcBorders>
              <w:top w:val="nil"/>
              <w:left w:val="nil"/>
              <w:bottom w:val="nil"/>
              <w:right w:val="nil"/>
            </w:tcBorders>
          </w:tcPr>
          <w:p w14:paraId="1B4B3A95" w14:textId="77777777" w:rsidR="00B92327" w:rsidRPr="00801E49" w:rsidRDefault="00332621" w:rsidP="00A544C8">
            <w:pPr>
              <w:spacing w:after="0" w:line="259" w:lineRule="auto"/>
              <w:ind w:left="67" w:right="0" w:firstLine="0"/>
              <w:jc w:val="center"/>
              <w:rPr>
                <w:rFonts w:ascii="Open Sans" w:hAnsi="Open Sans" w:cs="Open Sans"/>
                <w:sz w:val="16"/>
                <w:szCs w:val="24"/>
                <w:rPrChange w:id="5567" w:author="Nicole Wu" w:date="2024-01-08T11:26:00Z">
                  <w:rPr>
                    <w:sz w:val="16"/>
                    <w:szCs w:val="24"/>
                  </w:rPr>
                </w:rPrChange>
              </w:rPr>
            </w:pPr>
            <w:r w:rsidRPr="00801E49">
              <w:rPr>
                <w:rFonts w:ascii="Open Sans" w:hAnsi="Open Sans" w:cs="Open Sans"/>
                <w:sz w:val="16"/>
                <w:szCs w:val="24"/>
                <w:rPrChange w:id="5568" w:author="Nicole Wu" w:date="2024-01-08T11:26:00Z">
                  <w:rPr>
                    <w:sz w:val="16"/>
                    <w:szCs w:val="24"/>
                  </w:rPr>
                </w:rPrChange>
              </w:rPr>
              <w:t>(9.97)</w:t>
            </w:r>
          </w:p>
        </w:tc>
        <w:tc>
          <w:tcPr>
            <w:tcW w:w="725" w:type="dxa"/>
            <w:tcBorders>
              <w:top w:val="nil"/>
              <w:left w:val="nil"/>
              <w:bottom w:val="nil"/>
              <w:right w:val="nil"/>
            </w:tcBorders>
          </w:tcPr>
          <w:p w14:paraId="30132273" w14:textId="77777777" w:rsidR="00B92327" w:rsidRPr="00801E49" w:rsidRDefault="00332621" w:rsidP="00A544C8">
            <w:pPr>
              <w:spacing w:after="0" w:line="259" w:lineRule="auto"/>
              <w:ind w:left="67" w:right="0" w:firstLine="0"/>
              <w:jc w:val="center"/>
              <w:rPr>
                <w:rFonts w:ascii="Open Sans" w:hAnsi="Open Sans" w:cs="Open Sans"/>
                <w:sz w:val="16"/>
                <w:szCs w:val="24"/>
                <w:rPrChange w:id="5569" w:author="Nicole Wu" w:date="2024-01-08T11:26:00Z">
                  <w:rPr>
                    <w:sz w:val="16"/>
                    <w:szCs w:val="24"/>
                  </w:rPr>
                </w:rPrChange>
              </w:rPr>
            </w:pPr>
            <w:r w:rsidRPr="00801E49">
              <w:rPr>
                <w:rFonts w:ascii="Open Sans" w:hAnsi="Open Sans" w:cs="Open Sans"/>
                <w:sz w:val="16"/>
                <w:szCs w:val="24"/>
                <w:rPrChange w:id="5570" w:author="Nicole Wu" w:date="2024-01-08T11:26:00Z">
                  <w:rPr>
                    <w:sz w:val="16"/>
                    <w:szCs w:val="24"/>
                  </w:rPr>
                </w:rPrChange>
              </w:rPr>
              <w:t>(8.88)</w:t>
            </w:r>
          </w:p>
        </w:tc>
        <w:tc>
          <w:tcPr>
            <w:tcW w:w="725" w:type="dxa"/>
            <w:tcBorders>
              <w:top w:val="nil"/>
              <w:left w:val="nil"/>
              <w:bottom w:val="nil"/>
              <w:right w:val="nil"/>
            </w:tcBorders>
          </w:tcPr>
          <w:p w14:paraId="691D51B8" w14:textId="77777777" w:rsidR="00B92327" w:rsidRPr="00801E49" w:rsidRDefault="00332621" w:rsidP="00A544C8">
            <w:pPr>
              <w:spacing w:after="0" w:line="259" w:lineRule="auto"/>
              <w:ind w:left="67" w:right="0" w:firstLine="0"/>
              <w:jc w:val="center"/>
              <w:rPr>
                <w:rFonts w:ascii="Open Sans" w:hAnsi="Open Sans" w:cs="Open Sans"/>
                <w:sz w:val="16"/>
                <w:szCs w:val="24"/>
                <w:rPrChange w:id="5571" w:author="Nicole Wu" w:date="2024-01-08T11:26:00Z">
                  <w:rPr>
                    <w:sz w:val="16"/>
                    <w:szCs w:val="24"/>
                  </w:rPr>
                </w:rPrChange>
              </w:rPr>
            </w:pPr>
            <w:r w:rsidRPr="00801E49">
              <w:rPr>
                <w:rFonts w:ascii="Open Sans" w:hAnsi="Open Sans" w:cs="Open Sans"/>
                <w:sz w:val="16"/>
                <w:szCs w:val="24"/>
                <w:rPrChange w:id="5572" w:author="Nicole Wu" w:date="2024-01-08T11:26:00Z">
                  <w:rPr>
                    <w:sz w:val="16"/>
                    <w:szCs w:val="24"/>
                  </w:rPr>
                </w:rPrChange>
              </w:rPr>
              <w:t>(0.00)</w:t>
            </w:r>
          </w:p>
        </w:tc>
        <w:tc>
          <w:tcPr>
            <w:tcW w:w="725" w:type="dxa"/>
            <w:tcBorders>
              <w:top w:val="nil"/>
              <w:left w:val="nil"/>
              <w:bottom w:val="nil"/>
              <w:right w:val="nil"/>
            </w:tcBorders>
          </w:tcPr>
          <w:p w14:paraId="24D4E5AC" w14:textId="77777777" w:rsidR="00B92327" w:rsidRPr="00801E49" w:rsidRDefault="00332621" w:rsidP="00A544C8">
            <w:pPr>
              <w:spacing w:after="0" w:line="259" w:lineRule="auto"/>
              <w:ind w:left="67" w:right="0" w:firstLine="0"/>
              <w:jc w:val="center"/>
              <w:rPr>
                <w:rFonts w:ascii="Open Sans" w:hAnsi="Open Sans" w:cs="Open Sans"/>
                <w:sz w:val="16"/>
                <w:szCs w:val="24"/>
                <w:rPrChange w:id="5573" w:author="Nicole Wu" w:date="2024-01-08T11:26:00Z">
                  <w:rPr>
                    <w:sz w:val="16"/>
                    <w:szCs w:val="24"/>
                  </w:rPr>
                </w:rPrChange>
              </w:rPr>
            </w:pPr>
            <w:r w:rsidRPr="00801E49">
              <w:rPr>
                <w:rFonts w:ascii="Open Sans" w:hAnsi="Open Sans" w:cs="Open Sans"/>
                <w:sz w:val="16"/>
                <w:szCs w:val="24"/>
                <w:rPrChange w:id="5574" w:author="Nicole Wu" w:date="2024-01-08T11:26:00Z">
                  <w:rPr>
                    <w:sz w:val="16"/>
                    <w:szCs w:val="24"/>
                  </w:rPr>
                </w:rPrChange>
              </w:rPr>
              <w:t>(10.70)</w:t>
            </w:r>
          </w:p>
        </w:tc>
        <w:tc>
          <w:tcPr>
            <w:tcW w:w="725" w:type="dxa"/>
            <w:tcBorders>
              <w:top w:val="nil"/>
              <w:left w:val="nil"/>
              <w:bottom w:val="nil"/>
              <w:right w:val="nil"/>
            </w:tcBorders>
          </w:tcPr>
          <w:p w14:paraId="167BCB8F" w14:textId="77777777" w:rsidR="00B92327" w:rsidRPr="00801E49" w:rsidRDefault="00332621" w:rsidP="00A544C8">
            <w:pPr>
              <w:spacing w:after="0" w:line="259" w:lineRule="auto"/>
              <w:ind w:left="67" w:right="0" w:firstLine="0"/>
              <w:jc w:val="center"/>
              <w:rPr>
                <w:rFonts w:ascii="Open Sans" w:hAnsi="Open Sans" w:cs="Open Sans"/>
                <w:sz w:val="16"/>
                <w:szCs w:val="24"/>
                <w:rPrChange w:id="5575" w:author="Nicole Wu" w:date="2024-01-08T11:26:00Z">
                  <w:rPr>
                    <w:sz w:val="16"/>
                    <w:szCs w:val="24"/>
                  </w:rPr>
                </w:rPrChange>
              </w:rPr>
            </w:pPr>
            <w:r w:rsidRPr="00801E49">
              <w:rPr>
                <w:rFonts w:ascii="Open Sans" w:hAnsi="Open Sans" w:cs="Open Sans"/>
                <w:sz w:val="16"/>
                <w:szCs w:val="24"/>
                <w:rPrChange w:id="5576" w:author="Nicole Wu" w:date="2024-01-08T11:26:00Z">
                  <w:rPr>
                    <w:sz w:val="16"/>
                    <w:szCs w:val="24"/>
                  </w:rPr>
                </w:rPrChange>
              </w:rPr>
              <w:t>(9.82)</w:t>
            </w:r>
          </w:p>
        </w:tc>
        <w:tc>
          <w:tcPr>
            <w:tcW w:w="725" w:type="dxa"/>
            <w:tcBorders>
              <w:top w:val="nil"/>
              <w:left w:val="nil"/>
              <w:bottom w:val="nil"/>
              <w:right w:val="nil"/>
            </w:tcBorders>
          </w:tcPr>
          <w:p w14:paraId="263CD8C9" w14:textId="77777777" w:rsidR="00B92327" w:rsidRPr="00801E49" w:rsidRDefault="00332621" w:rsidP="00A544C8">
            <w:pPr>
              <w:spacing w:after="0" w:line="259" w:lineRule="auto"/>
              <w:ind w:left="67" w:right="0" w:firstLine="0"/>
              <w:jc w:val="center"/>
              <w:rPr>
                <w:rFonts w:ascii="Open Sans" w:hAnsi="Open Sans" w:cs="Open Sans"/>
                <w:sz w:val="16"/>
                <w:szCs w:val="24"/>
                <w:rPrChange w:id="5577" w:author="Nicole Wu" w:date="2024-01-08T11:26:00Z">
                  <w:rPr>
                    <w:sz w:val="16"/>
                    <w:szCs w:val="24"/>
                  </w:rPr>
                </w:rPrChange>
              </w:rPr>
            </w:pPr>
            <w:r w:rsidRPr="00801E49">
              <w:rPr>
                <w:rFonts w:ascii="Open Sans" w:hAnsi="Open Sans" w:cs="Open Sans"/>
                <w:sz w:val="16"/>
                <w:szCs w:val="24"/>
                <w:rPrChange w:id="5578" w:author="Nicole Wu" w:date="2024-01-08T11:26:00Z">
                  <w:rPr>
                    <w:sz w:val="16"/>
                    <w:szCs w:val="24"/>
                  </w:rPr>
                </w:rPrChange>
              </w:rPr>
              <w:t>(0.00)</w:t>
            </w:r>
          </w:p>
        </w:tc>
        <w:tc>
          <w:tcPr>
            <w:tcW w:w="725" w:type="dxa"/>
            <w:tcBorders>
              <w:top w:val="nil"/>
              <w:left w:val="nil"/>
              <w:bottom w:val="nil"/>
              <w:right w:val="nil"/>
            </w:tcBorders>
          </w:tcPr>
          <w:p w14:paraId="07555477" w14:textId="77777777" w:rsidR="00B92327" w:rsidRPr="00801E49" w:rsidRDefault="00332621" w:rsidP="00A544C8">
            <w:pPr>
              <w:spacing w:after="0" w:line="259" w:lineRule="auto"/>
              <w:ind w:left="67" w:right="0" w:firstLine="0"/>
              <w:jc w:val="center"/>
              <w:rPr>
                <w:rFonts w:ascii="Open Sans" w:hAnsi="Open Sans" w:cs="Open Sans"/>
                <w:sz w:val="16"/>
                <w:szCs w:val="24"/>
                <w:rPrChange w:id="5579" w:author="Nicole Wu" w:date="2024-01-08T11:26:00Z">
                  <w:rPr>
                    <w:sz w:val="16"/>
                    <w:szCs w:val="24"/>
                  </w:rPr>
                </w:rPrChange>
              </w:rPr>
            </w:pPr>
            <w:r w:rsidRPr="00801E49">
              <w:rPr>
                <w:rFonts w:ascii="Open Sans" w:hAnsi="Open Sans" w:cs="Open Sans"/>
                <w:sz w:val="16"/>
                <w:szCs w:val="24"/>
                <w:rPrChange w:id="5580" w:author="Nicole Wu" w:date="2024-01-08T11:26:00Z">
                  <w:rPr>
                    <w:sz w:val="16"/>
                    <w:szCs w:val="24"/>
                  </w:rPr>
                </w:rPrChange>
              </w:rPr>
              <w:t>(10.49)</w:t>
            </w:r>
          </w:p>
        </w:tc>
        <w:tc>
          <w:tcPr>
            <w:tcW w:w="725" w:type="dxa"/>
            <w:tcBorders>
              <w:top w:val="nil"/>
              <w:left w:val="nil"/>
              <w:bottom w:val="nil"/>
              <w:right w:val="nil"/>
            </w:tcBorders>
          </w:tcPr>
          <w:p w14:paraId="6F960A9B" w14:textId="77777777" w:rsidR="00B92327" w:rsidRPr="00801E49" w:rsidRDefault="00332621" w:rsidP="00A544C8">
            <w:pPr>
              <w:spacing w:after="0" w:line="259" w:lineRule="auto"/>
              <w:ind w:left="67" w:right="0" w:firstLine="0"/>
              <w:jc w:val="center"/>
              <w:rPr>
                <w:rFonts w:ascii="Open Sans" w:hAnsi="Open Sans" w:cs="Open Sans"/>
                <w:sz w:val="16"/>
                <w:szCs w:val="24"/>
                <w:rPrChange w:id="5581" w:author="Nicole Wu" w:date="2024-01-08T11:26:00Z">
                  <w:rPr>
                    <w:sz w:val="16"/>
                    <w:szCs w:val="24"/>
                  </w:rPr>
                </w:rPrChange>
              </w:rPr>
            </w:pPr>
            <w:r w:rsidRPr="00801E49">
              <w:rPr>
                <w:rFonts w:ascii="Open Sans" w:hAnsi="Open Sans" w:cs="Open Sans"/>
                <w:sz w:val="16"/>
                <w:szCs w:val="24"/>
                <w:rPrChange w:id="5582" w:author="Nicole Wu" w:date="2024-01-08T11:26:00Z">
                  <w:rPr>
                    <w:sz w:val="16"/>
                    <w:szCs w:val="24"/>
                  </w:rPr>
                </w:rPrChange>
              </w:rPr>
              <w:t>(9.28)</w:t>
            </w:r>
          </w:p>
        </w:tc>
        <w:tc>
          <w:tcPr>
            <w:tcW w:w="725" w:type="dxa"/>
            <w:tcBorders>
              <w:top w:val="nil"/>
              <w:left w:val="nil"/>
              <w:bottom w:val="nil"/>
              <w:right w:val="nil"/>
            </w:tcBorders>
          </w:tcPr>
          <w:p w14:paraId="6A21D10B" w14:textId="77777777" w:rsidR="00B92327" w:rsidRPr="00801E49" w:rsidRDefault="00332621" w:rsidP="00A544C8">
            <w:pPr>
              <w:spacing w:after="0" w:line="259" w:lineRule="auto"/>
              <w:ind w:left="67" w:right="0" w:firstLine="0"/>
              <w:jc w:val="center"/>
              <w:rPr>
                <w:rFonts w:ascii="Open Sans" w:hAnsi="Open Sans" w:cs="Open Sans"/>
                <w:sz w:val="16"/>
                <w:szCs w:val="24"/>
                <w:rPrChange w:id="5583" w:author="Nicole Wu" w:date="2024-01-08T11:26:00Z">
                  <w:rPr>
                    <w:sz w:val="16"/>
                    <w:szCs w:val="24"/>
                  </w:rPr>
                </w:rPrChange>
              </w:rPr>
            </w:pPr>
            <w:r w:rsidRPr="00801E49">
              <w:rPr>
                <w:rFonts w:ascii="Open Sans" w:hAnsi="Open Sans" w:cs="Open Sans"/>
                <w:sz w:val="16"/>
                <w:szCs w:val="24"/>
                <w:rPrChange w:id="5584" w:author="Nicole Wu" w:date="2024-01-08T11:26:00Z">
                  <w:rPr>
                    <w:sz w:val="16"/>
                    <w:szCs w:val="24"/>
                  </w:rPr>
                </w:rPrChange>
              </w:rPr>
              <w:t>(0.00)</w:t>
            </w:r>
          </w:p>
        </w:tc>
      </w:tr>
      <w:tr w:rsidR="00B92327" w:rsidRPr="00801E49" w14:paraId="6BB4E0F8" w14:textId="77777777" w:rsidTr="00A544C8">
        <w:trPr>
          <w:trHeight w:val="143"/>
        </w:trPr>
        <w:tc>
          <w:tcPr>
            <w:tcW w:w="2835" w:type="dxa"/>
            <w:tcBorders>
              <w:top w:val="nil"/>
              <w:left w:val="nil"/>
              <w:bottom w:val="nil"/>
              <w:right w:val="nil"/>
            </w:tcBorders>
          </w:tcPr>
          <w:p w14:paraId="56E4DD33" w14:textId="77777777" w:rsidR="00B92327" w:rsidRPr="00801E49" w:rsidRDefault="00332621" w:rsidP="00A544C8">
            <w:pPr>
              <w:spacing w:after="0" w:line="259" w:lineRule="auto"/>
              <w:ind w:left="67" w:right="0" w:firstLine="0"/>
              <w:jc w:val="left"/>
              <w:rPr>
                <w:rFonts w:ascii="Open Sans" w:hAnsi="Open Sans" w:cs="Open Sans"/>
                <w:sz w:val="16"/>
                <w:szCs w:val="24"/>
                <w:rPrChange w:id="5585" w:author="Nicole Wu" w:date="2024-01-08T11:26:00Z">
                  <w:rPr>
                    <w:sz w:val="16"/>
                    <w:szCs w:val="24"/>
                  </w:rPr>
                </w:rPrChange>
              </w:rPr>
            </w:pPr>
            <w:r w:rsidRPr="00801E49">
              <w:rPr>
                <w:rFonts w:ascii="Open Sans" w:hAnsi="Open Sans" w:cs="Open Sans"/>
                <w:sz w:val="16"/>
                <w:szCs w:val="24"/>
                <w:rPrChange w:id="5586" w:author="Nicole Wu" w:date="2024-01-08T11:26:00Z">
                  <w:rPr>
                    <w:sz w:val="16"/>
                    <w:szCs w:val="24"/>
                  </w:rPr>
                </w:rPrChange>
              </w:rPr>
              <w:t>rCSI: Low</w:t>
            </w:r>
          </w:p>
        </w:tc>
        <w:tc>
          <w:tcPr>
            <w:tcW w:w="725" w:type="dxa"/>
            <w:tcBorders>
              <w:top w:val="nil"/>
              <w:left w:val="nil"/>
              <w:bottom w:val="nil"/>
              <w:right w:val="nil"/>
            </w:tcBorders>
          </w:tcPr>
          <w:p w14:paraId="2506C6EB" w14:textId="77777777" w:rsidR="00B92327" w:rsidRPr="00801E49" w:rsidRDefault="00332621" w:rsidP="00A544C8">
            <w:pPr>
              <w:spacing w:after="0" w:line="259" w:lineRule="auto"/>
              <w:ind w:left="67" w:right="0" w:firstLine="0"/>
              <w:jc w:val="center"/>
              <w:rPr>
                <w:rFonts w:ascii="Open Sans" w:hAnsi="Open Sans" w:cs="Open Sans"/>
                <w:sz w:val="16"/>
                <w:szCs w:val="24"/>
                <w:rPrChange w:id="5587" w:author="Nicole Wu" w:date="2024-01-08T11:26:00Z">
                  <w:rPr>
                    <w:sz w:val="16"/>
                    <w:szCs w:val="24"/>
                  </w:rPr>
                </w:rPrChange>
              </w:rPr>
            </w:pPr>
            <w:r w:rsidRPr="00801E49">
              <w:rPr>
                <w:rFonts w:ascii="Open Sans" w:hAnsi="Open Sans" w:cs="Open Sans"/>
                <w:sz w:val="16"/>
                <w:szCs w:val="24"/>
                <w:rPrChange w:id="5588" w:author="Nicole Wu" w:date="2024-01-08T11:26:00Z">
                  <w:rPr>
                    <w:sz w:val="16"/>
                    <w:szCs w:val="24"/>
                  </w:rPr>
                </w:rPrChange>
              </w:rPr>
              <w:t>0.06</w:t>
            </w:r>
          </w:p>
        </w:tc>
        <w:tc>
          <w:tcPr>
            <w:tcW w:w="725" w:type="dxa"/>
            <w:tcBorders>
              <w:top w:val="nil"/>
              <w:left w:val="nil"/>
              <w:bottom w:val="nil"/>
              <w:right w:val="nil"/>
            </w:tcBorders>
          </w:tcPr>
          <w:p w14:paraId="1009F399" w14:textId="77777777" w:rsidR="00B92327" w:rsidRPr="00801E49" w:rsidRDefault="00332621" w:rsidP="00A544C8">
            <w:pPr>
              <w:spacing w:after="0" w:line="259" w:lineRule="auto"/>
              <w:ind w:left="67" w:right="0" w:firstLine="0"/>
              <w:jc w:val="center"/>
              <w:rPr>
                <w:rFonts w:ascii="Open Sans" w:hAnsi="Open Sans" w:cs="Open Sans"/>
                <w:sz w:val="16"/>
                <w:szCs w:val="24"/>
                <w:rPrChange w:id="5589" w:author="Nicole Wu" w:date="2024-01-08T11:26:00Z">
                  <w:rPr>
                    <w:sz w:val="16"/>
                    <w:szCs w:val="24"/>
                  </w:rPr>
                </w:rPrChange>
              </w:rPr>
            </w:pPr>
            <w:r w:rsidRPr="00801E49">
              <w:rPr>
                <w:rFonts w:ascii="Open Sans" w:hAnsi="Open Sans" w:cs="Open Sans"/>
                <w:sz w:val="16"/>
                <w:szCs w:val="24"/>
                <w:rPrChange w:id="5590" w:author="Nicole Wu" w:date="2024-01-08T11:26:00Z">
                  <w:rPr>
                    <w:sz w:val="16"/>
                    <w:szCs w:val="24"/>
                  </w:rPr>
                </w:rPrChange>
              </w:rPr>
              <w:t>0.04</w:t>
            </w:r>
          </w:p>
        </w:tc>
        <w:tc>
          <w:tcPr>
            <w:tcW w:w="725" w:type="dxa"/>
            <w:tcBorders>
              <w:top w:val="nil"/>
              <w:left w:val="nil"/>
              <w:bottom w:val="nil"/>
              <w:right w:val="nil"/>
            </w:tcBorders>
          </w:tcPr>
          <w:p w14:paraId="68D30055" w14:textId="77777777" w:rsidR="00B92327" w:rsidRPr="00801E49" w:rsidRDefault="00332621" w:rsidP="00A544C8">
            <w:pPr>
              <w:spacing w:after="0" w:line="259" w:lineRule="auto"/>
              <w:ind w:left="67" w:right="0" w:firstLine="0"/>
              <w:jc w:val="center"/>
              <w:rPr>
                <w:rFonts w:ascii="Open Sans" w:hAnsi="Open Sans" w:cs="Open Sans"/>
                <w:sz w:val="16"/>
                <w:szCs w:val="24"/>
                <w:rPrChange w:id="5591" w:author="Nicole Wu" w:date="2024-01-08T11:26:00Z">
                  <w:rPr>
                    <w:sz w:val="16"/>
                    <w:szCs w:val="24"/>
                  </w:rPr>
                </w:rPrChange>
              </w:rPr>
            </w:pPr>
            <w:r w:rsidRPr="00801E49">
              <w:rPr>
                <w:rFonts w:ascii="Open Sans" w:hAnsi="Open Sans" w:cs="Open Sans"/>
                <w:sz w:val="16"/>
                <w:szCs w:val="24"/>
                <w:rPrChange w:id="5592" w:author="Nicole Wu" w:date="2024-01-08T11:26:00Z">
                  <w:rPr>
                    <w:sz w:val="16"/>
                    <w:szCs w:val="24"/>
                  </w:rPr>
                </w:rPrChange>
              </w:rPr>
              <w:t>-0.02</w:t>
            </w:r>
          </w:p>
        </w:tc>
        <w:tc>
          <w:tcPr>
            <w:tcW w:w="725" w:type="dxa"/>
            <w:tcBorders>
              <w:top w:val="nil"/>
              <w:left w:val="nil"/>
              <w:bottom w:val="nil"/>
              <w:right w:val="nil"/>
            </w:tcBorders>
          </w:tcPr>
          <w:p w14:paraId="01C0AF39" w14:textId="77777777" w:rsidR="00B92327" w:rsidRPr="00801E49" w:rsidRDefault="00332621" w:rsidP="00A544C8">
            <w:pPr>
              <w:spacing w:after="0" w:line="259" w:lineRule="auto"/>
              <w:ind w:left="67" w:right="0" w:firstLine="0"/>
              <w:jc w:val="center"/>
              <w:rPr>
                <w:rFonts w:ascii="Open Sans" w:hAnsi="Open Sans" w:cs="Open Sans"/>
                <w:sz w:val="16"/>
                <w:szCs w:val="24"/>
                <w:rPrChange w:id="5593" w:author="Nicole Wu" w:date="2024-01-08T11:26:00Z">
                  <w:rPr>
                    <w:sz w:val="16"/>
                    <w:szCs w:val="24"/>
                  </w:rPr>
                </w:rPrChange>
              </w:rPr>
            </w:pPr>
            <w:r w:rsidRPr="00801E49">
              <w:rPr>
                <w:rFonts w:ascii="Open Sans" w:hAnsi="Open Sans" w:cs="Open Sans"/>
                <w:sz w:val="16"/>
                <w:szCs w:val="24"/>
                <w:rPrChange w:id="5594" w:author="Nicole Wu" w:date="2024-01-08T11:26:00Z">
                  <w:rPr>
                    <w:sz w:val="16"/>
                    <w:szCs w:val="24"/>
                  </w:rPr>
                </w:rPrChange>
              </w:rPr>
              <w:t>0.19</w:t>
            </w:r>
          </w:p>
        </w:tc>
        <w:tc>
          <w:tcPr>
            <w:tcW w:w="725" w:type="dxa"/>
            <w:tcBorders>
              <w:top w:val="nil"/>
              <w:left w:val="nil"/>
              <w:bottom w:val="nil"/>
              <w:right w:val="nil"/>
            </w:tcBorders>
          </w:tcPr>
          <w:p w14:paraId="580ED83A" w14:textId="77777777" w:rsidR="00B92327" w:rsidRPr="00801E49" w:rsidRDefault="00332621" w:rsidP="00A544C8">
            <w:pPr>
              <w:spacing w:after="0" w:line="259" w:lineRule="auto"/>
              <w:ind w:left="67" w:right="0" w:firstLine="0"/>
              <w:jc w:val="center"/>
              <w:rPr>
                <w:rFonts w:ascii="Open Sans" w:hAnsi="Open Sans" w:cs="Open Sans"/>
                <w:sz w:val="16"/>
                <w:szCs w:val="24"/>
                <w:rPrChange w:id="5595" w:author="Nicole Wu" w:date="2024-01-08T11:26:00Z">
                  <w:rPr>
                    <w:sz w:val="16"/>
                    <w:szCs w:val="24"/>
                  </w:rPr>
                </w:rPrChange>
              </w:rPr>
            </w:pPr>
            <w:r w:rsidRPr="00801E49">
              <w:rPr>
                <w:rFonts w:ascii="Open Sans" w:hAnsi="Open Sans" w:cs="Open Sans"/>
                <w:sz w:val="16"/>
                <w:szCs w:val="24"/>
                <w:rPrChange w:id="5596" w:author="Nicole Wu" w:date="2024-01-08T11:26:00Z">
                  <w:rPr>
                    <w:sz w:val="16"/>
                    <w:szCs w:val="24"/>
                  </w:rPr>
                </w:rPrChange>
              </w:rPr>
              <w:t>0.07</w:t>
            </w:r>
          </w:p>
        </w:tc>
        <w:tc>
          <w:tcPr>
            <w:tcW w:w="725" w:type="dxa"/>
            <w:tcBorders>
              <w:top w:val="nil"/>
              <w:left w:val="nil"/>
              <w:bottom w:val="nil"/>
              <w:right w:val="nil"/>
            </w:tcBorders>
          </w:tcPr>
          <w:p w14:paraId="4C89FD97" w14:textId="77777777" w:rsidR="00B92327" w:rsidRPr="00801E49" w:rsidRDefault="00332621" w:rsidP="00A544C8">
            <w:pPr>
              <w:spacing w:after="0" w:line="259" w:lineRule="auto"/>
              <w:ind w:left="67" w:right="0" w:firstLine="0"/>
              <w:jc w:val="center"/>
              <w:rPr>
                <w:rFonts w:ascii="Open Sans" w:hAnsi="Open Sans" w:cs="Open Sans"/>
                <w:sz w:val="16"/>
                <w:szCs w:val="24"/>
                <w:rPrChange w:id="5597" w:author="Nicole Wu" w:date="2024-01-08T11:26:00Z">
                  <w:rPr>
                    <w:sz w:val="16"/>
                    <w:szCs w:val="24"/>
                  </w:rPr>
                </w:rPrChange>
              </w:rPr>
            </w:pPr>
            <w:r w:rsidRPr="00801E49">
              <w:rPr>
                <w:rFonts w:ascii="Open Sans" w:hAnsi="Open Sans" w:cs="Open Sans"/>
                <w:sz w:val="16"/>
                <w:szCs w:val="24"/>
                <w:rPrChange w:id="5598" w:author="Nicole Wu" w:date="2024-01-08T11:26:00Z">
                  <w:rPr>
                    <w:sz w:val="16"/>
                    <w:szCs w:val="24"/>
                  </w:rPr>
                </w:rPrChange>
              </w:rPr>
              <w:t>-0.13***</w:t>
            </w:r>
          </w:p>
        </w:tc>
        <w:tc>
          <w:tcPr>
            <w:tcW w:w="725" w:type="dxa"/>
            <w:tcBorders>
              <w:top w:val="nil"/>
              <w:left w:val="nil"/>
              <w:bottom w:val="nil"/>
              <w:right w:val="nil"/>
            </w:tcBorders>
          </w:tcPr>
          <w:p w14:paraId="64D27680" w14:textId="77777777" w:rsidR="00B92327" w:rsidRPr="00801E49" w:rsidRDefault="00332621" w:rsidP="00A544C8">
            <w:pPr>
              <w:spacing w:after="0" w:line="259" w:lineRule="auto"/>
              <w:ind w:left="67" w:right="0" w:firstLine="0"/>
              <w:jc w:val="center"/>
              <w:rPr>
                <w:rFonts w:ascii="Open Sans" w:hAnsi="Open Sans" w:cs="Open Sans"/>
                <w:sz w:val="16"/>
                <w:szCs w:val="24"/>
                <w:rPrChange w:id="5599" w:author="Nicole Wu" w:date="2024-01-08T11:26:00Z">
                  <w:rPr>
                    <w:sz w:val="16"/>
                    <w:szCs w:val="24"/>
                  </w:rPr>
                </w:rPrChange>
              </w:rPr>
            </w:pPr>
            <w:r w:rsidRPr="00801E49">
              <w:rPr>
                <w:rFonts w:ascii="Open Sans" w:hAnsi="Open Sans" w:cs="Open Sans"/>
                <w:sz w:val="16"/>
                <w:szCs w:val="24"/>
                <w:rPrChange w:id="5600" w:author="Nicole Wu" w:date="2024-01-08T11:26:00Z">
                  <w:rPr>
                    <w:sz w:val="16"/>
                    <w:szCs w:val="24"/>
                  </w:rPr>
                </w:rPrChange>
              </w:rPr>
              <w:t>0.15</w:t>
            </w:r>
          </w:p>
        </w:tc>
        <w:tc>
          <w:tcPr>
            <w:tcW w:w="725" w:type="dxa"/>
            <w:tcBorders>
              <w:top w:val="nil"/>
              <w:left w:val="nil"/>
              <w:bottom w:val="nil"/>
              <w:right w:val="nil"/>
            </w:tcBorders>
          </w:tcPr>
          <w:p w14:paraId="7918F4DF" w14:textId="77777777" w:rsidR="00B92327" w:rsidRPr="00801E49" w:rsidRDefault="00332621" w:rsidP="00A544C8">
            <w:pPr>
              <w:spacing w:after="0" w:line="259" w:lineRule="auto"/>
              <w:ind w:left="67" w:right="0" w:firstLine="0"/>
              <w:jc w:val="center"/>
              <w:rPr>
                <w:rFonts w:ascii="Open Sans" w:hAnsi="Open Sans" w:cs="Open Sans"/>
                <w:sz w:val="16"/>
                <w:szCs w:val="24"/>
                <w:rPrChange w:id="5601" w:author="Nicole Wu" w:date="2024-01-08T11:26:00Z">
                  <w:rPr>
                    <w:sz w:val="16"/>
                    <w:szCs w:val="24"/>
                  </w:rPr>
                </w:rPrChange>
              </w:rPr>
            </w:pPr>
            <w:r w:rsidRPr="00801E49">
              <w:rPr>
                <w:rFonts w:ascii="Open Sans" w:hAnsi="Open Sans" w:cs="Open Sans"/>
                <w:sz w:val="16"/>
                <w:szCs w:val="24"/>
                <w:rPrChange w:id="5602" w:author="Nicole Wu" w:date="2024-01-08T11:26:00Z">
                  <w:rPr>
                    <w:sz w:val="16"/>
                    <w:szCs w:val="24"/>
                  </w:rPr>
                </w:rPrChange>
              </w:rPr>
              <w:t>0.05</w:t>
            </w:r>
          </w:p>
        </w:tc>
        <w:tc>
          <w:tcPr>
            <w:tcW w:w="725" w:type="dxa"/>
            <w:tcBorders>
              <w:top w:val="nil"/>
              <w:left w:val="nil"/>
              <w:bottom w:val="nil"/>
              <w:right w:val="nil"/>
            </w:tcBorders>
          </w:tcPr>
          <w:p w14:paraId="4D771030" w14:textId="77777777" w:rsidR="00B92327" w:rsidRPr="00801E49" w:rsidRDefault="00332621" w:rsidP="00A544C8">
            <w:pPr>
              <w:spacing w:after="0" w:line="259" w:lineRule="auto"/>
              <w:ind w:left="67" w:right="0" w:firstLine="0"/>
              <w:jc w:val="center"/>
              <w:rPr>
                <w:rFonts w:ascii="Open Sans" w:hAnsi="Open Sans" w:cs="Open Sans"/>
                <w:sz w:val="16"/>
                <w:szCs w:val="24"/>
                <w:rPrChange w:id="5603" w:author="Nicole Wu" w:date="2024-01-08T11:26:00Z">
                  <w:rPr>
                    <w:sz w:val="16"/>
                    <w:szCs w:val="24"/>
                  </w:rPr>
                </w:rPrChange>
              </w:rPr>
            </w:pPr>
            <w:r w:rsidRPr="00801E49">
              <w:rPr>
                <w:rFonts w:ascii="Open Sans" w:hAnsi="Open Sans" w:cs="Open Sans"/>
                <w:sz w:val="16"/>
                <w:szCs w:val="24"/>
                <w:rPrChange w:id="5604" w:author="Nicole Wu" w:date="2024-01-08T11:26:00Z">
                  <w:rPr>
                    <w:sz w:val="16"/>
                    <w:szCs w:val="24"/>
                  </w:rPr>
                </w:rPrChange>
              </w:rPr>
              <w:t>-0.10***</w:t>
            </w:r>
          </w:p>
        </w:tc>
      </w:tr>
      <w:tr w:rsidR="00B92327" w:rsidRPr="00801E49" w14:paraId="50ADEE0C" w14:textId="77777777" w:rsidTr="00A544C8">
        <w:trPr>
          <w:trHeight w:val="143"/>
        </w:trPr>
        <w:tc>
          <w:tcPr>
            <w:tcW w:w="2835" w:type="dxa"/>
            <w:tcBorders>
              <w:top w:val="nil"/>
              <w:left w:val="nil"/>
              <w:bottom w:val="nil"/>
              <w:right w:val="nil"/>
            </w:tcBorders>
          </w:tcPr>
          <w:p w14:paraId="15277AA4" w14:textId="77777777" w:rsidR="00B92327" w:rsidRPr="00801E49" w:rsidRDefault="00B92327" w:rsidP="00A544C8">
            <w:pPr>
              <w:spacing w:after="0" w:line="259" w:lineRule="auto"/>
              <w:ind w:left="67" w:right="0" w:firstLine="0"/>
              <w:jc w:val="left"/>
              <w:rPr>
                <w:rFonts w:ascii="Open Sans" w:hAnsi="Open Sans" w:cs="Open Sans"/>
                <w:sz w:val="16"/>
                <w:szCs w:val="24"/>
                <w:rPrChange w:id="5605" w:author="Nicole Wu" w:date="2024-01-08T11:26:00Z">
                  <w:rPr>
                    <w:sz w:val="16"/>
                    <w:szCs w:val="24"/>
                  </w:rPr>
                </w:rPrChange>
              </w:rPr>
            </w:pPr>
          </w:p>
        </w:tc>
        <w:tc>
          <w:tcPr>
            <w:tcW w:w="725" w:type="dxa"/>
            <w:tcBorders>
              <w:top w:val="nil"/>
              <w:left w:val="nil"/>
              <w:bottom w:val="nil"/>
              <w:right w:val="nil"/>
            </w:tcBorders>
          </w:tcPr>
          <w:p w14:paraId="26989276" w14:textId="77777777" w:rsidR="00B92327" w:rsidRPr="00801E49" w:rsidRDefault="00332621" w:rsidP="00A544C8">
            <w:pPr>
              <w:spacing w:after="0" w:line="259" w:lineRule="auto"/>
              <w:ind w:left="67" w:right="0" w:firstLine="0"/>
              <w:jc w:val="center"/>
              <w:rPr>
                <w:rFonts w:ascii="Open Sans" w:hAnsi="Open Sans" w:cs="Open Sans"/>
                <w:sz w:val="16"/>
                <w:szCs w:val="24"/>
                <w:rPrChange w:id="5606" w:author="Nicole Wu" w:date="2024-01-08T11:26:00Z">
                  <w:rPr>
                    <w:sz w:val="16"/>
                    <w:szCs w:val="24"/>
                  </w:rPr>
                </w:rPrChange>
              </w:rPr>
            </w:pPr>
            <w:r w:rsidRPr="00801E49">
              <w:rPr>
                <w:rFonts w:ascii="Open Sans" w:hAnsi="Open Sans" w:cs="Open Sans"/>
                <w:sz w:val="16"/>
                <w:szCs w:val="24"/>
                <w:rPrChange w:id="5607" w:author="Nicole Wu" w:date="2024-01-08T11:26:00Z">
                  <w:rPr>
                    <w:sz w:val="16"/>
                    <w:szCs w:val="24"/>
                  </w:rPr>
                </w:rPrChange>
              </w:rPr>
              <w:t>(0.25)</w:t>
            </w:r>
          </w:p>
        </w:tc>
        <w:tc>
          <w:tcPr>
            <w:tcW w:w="725" w:type="dxa"/>
            <w:tcBorders>
              <w:top w:val="nil"/>
              <w:left w:val="nil"/>
              <w:bottom w:val="nil"/>
              <w:right w:val="nil"/>
            </w:tcBorders>
          </w:tcPr>
          <w:p w14:paraId="46378B23" w14:textId="77777777" w:rsidR="00B92327" w:rsidRPr="00801E49" w:rsidRDefault="00332621" w:rsidP="00A544C8">
            <w:pPr>
              <w:spacing w:after="0" w:line="259" w:lineRule="auto"/>
              <w:ind w:left="67" w:right="0" w:firstLine="0"/>
              <w:jc w:val="center"/>
              <w:rPr>
                <w:rFonts w:ascii="Open Sans" w:hAnsi="Open Sans" w:cs="Open Sans"/>
                <w:sz w:val="16"/>
                <w:szCs w:val="24"/>
                <w:rPrChange w:id="5608" w:author="Nicole Wu" w:date="2024-01-08T11:26:00Z">
                  <w:rPr>
                    <w:sz w:val="16"/>
                    <w:szCs w:val="24"/>
                  </w:rPr>
                </w:rPrChange>
              </w:rPr>
            </w:pPr>
            <w:r w:rsidRPr="00801E49">
              <w:rPr>
                <w:rFonts w:ascii="Open Sans" w:hAnsi="Open Sans" w:cs="Open Sans"/>
                <w:sz w:val="16"/>
                <w:szCs w:val="24"/>
                <w:rPrChange w:id="5609" w:author="Nicole Wu" w:date="2024-01-08T11:26:00Z">
                  <w:rPr>
                    <w:sz w:val="16"/>
                    <w:szCs w:val="24"/>
                  </w:rPr>
                </w:rPrChange>
              </w:rPr>
              <w:t>(0.21)</w:t>
            </w:r>
          </w:p>
        </w:tc>
        <w:tc>
          <w:tcPr>
            <w:tcW w:w="725" w:type="dxa"/>
            <w:tcBorders>
              <w:top w:val="nil"/>
              <w:left w:val="nil"/>
              <w:bottom w:val="nil"/>
              <w:right w:val="nil"/>
            </w:tcBorders>
          </w:tcPr>
          <w:p w14:paraId="5BE1A87C" w14:textId="77777777" w:rsidR="00B92327" w:rsidRPr="00801E49" w:rsidRDefault="00332621" w:rsidP="00A544C8">
            <w:pPr>
              <w:spacing w:after="0" w:line="259" w:lineRule="auto"/>
              <w:ind w:left="67" w:right="0" w:firstLine="0"/>
              <w:jc w:val="center"/>
              <w:rPr>
                <w:rFonts w:ascii="Open Sans" w:hAnsi="Open Sans" w:cs="Open Sans"/>
                <w:sz w:val="16"/>
                <w:szCs w:val="24"/>
                <w:rPrChange w:id="5610" w:author="Nicole Wu" w:date="2024-01-08T11:26:00Z">
                  <w:rPr>
                    <w:sz w:val="16"/>
                    <w:szCs w:val="24"/>
                  </w:rPr>
                </w:rPrChange>
              </w:rPr>
            </w:pPr>
            <w:r w:rsidRPr="00801E49">
              <w:rPr>
                <w:rFonts w:ascii="Open Sans" w:hAnsi="Open Sans" w:cs="Open Sans"/>
                <w:sz w:val="16"/>
                <w:szCs w:val="24"/>
                <w:rPrChange w:id="5611" w:author="Nicole Wu" w:date="2024-01-08T11:26:00Z">
                  <w:rPr>
                    <w:sz w:val="16"/>
                    <w:szCs w:val="24"/>
                  </w:rPr>
                </w:rPrChange>
              </w:rPr>
              <w:t>(0.36)</w:t>
            </w:r>
          </w:p>
        </w:tc>
        <w:tc>
          <w:tcPr>
            <w:tcW w:w="725" w:type="dxa"/>
            <w:tcBorders>
              <w:top w:val="nil"/>
              <w:left w:val="nil"/>
              <w:bottom w:val="nil"/>
              <w:right w:val="nil"/>
            </w:tcBorders>
          </w:tcPr>
          <w:p w14:paraId="7B099707" w14:textId="77777777" w:rsidR="00B92327" w:rsidRPr="00801E49" w:rsidRDefault="00332621" w:rsidP="00A544C8">
            <w:pPr>
              <w:spacing w:after="0" w:line="259" w:lineRule="auto"/>
              <w:ind w:left="67" w:right="0" w:firstLine="0"/>
              <w:jc w:val="center"/>
              <w:rPr>
                <w:rFonts w:ascii="Open Sans" w:hAnsi="Open Sans" w:cs="Open Sans"/>
                <w:sz w:val="16"/>
                <w:szCs w:val="24"/>
                <w:rPrChange w:id="5612" w:author="Nicole Wu" w:date="2024-01-08T11:26:00Z">
                  <w:rPr>
                    <w:sz w:val="16"/>
                    <w:szCs w:val="24"/>
                  </w:rPr>
                </w:rPrChange>
              </w:rPr>
            </w:pPr>
            <w:r w:rsidRPr="00801E49">
              <w:rPr>
                <w:rFonts w:ascii="Open Sans" w:hAnsi="Open Sans" w:cs="Open Sans"/>
                <w:sz w:val="16"/>
                <w:szCs w:val="24"/>
                <w:rPrChange w:id="5613" w:author="Nicole Wu" w:date="2024-01-08T11:26:00Z">
                  <w:rPr>
                    <w:sz w:val="16"/>
                    <w:szCs w:val="24"/>
                  </w:rPr>
                </w:rPrChange>
              </w:rPr>
              <w:t>(0.40)</w:t>
            </w:r>
          </w:p>
        </w:tc>
        <w:tc>
          <w:tcPr>
            <w:tcW w:w="725" w:type="dxa"/>
            <w:tcBorders>
              <w:top w:val="nil"/>
              <w:left w:val="nil"/>
              <w:bottom w:val="nil"/>
              <w:right w:val="nil"/>
            </w:tcBorders>
          </w:tcPr>
          <w:p w14:paraId="39F3DCA8" w14:textId="77777777" w:rsidR="00B92327" w:rsidRPr="00801E49" w:rsidRDefault="00332621" w:rsidP="00A544C8">
            <w:pPr>
              <w:spacing w:after="0" w:line="259" w:lineRule="auto"/>
              <w:ind w:left="67" w:right="0" w:firstLine="0"/>
              <w:jc w:val="center"/>
              <w:rPr>
                <w:rFonts w:ascii="Open Sans" w:hAnsi="Open Sans" w:cs="Open Sans"/>
                <w:sz w:val="16"/>
                <w:szCs w:val="24"/>
                <w:rPrChange w:id="5614" w:author="Nicole Wu" w:date="2024-01-08T11:26:00Z">
                  <w:rPr>
                    <w:sz w:val="16"/>
                    <w:szCs w:val="24"/>
                  </w:rPr>
                </w:rPrChange>
              </w:rPr>
            </w:pPr>
            <w:r w:rsidRPr="00801E49">
              <w:rPr>
                <w:rFonts w:ascii="Open Sans" w:hAnsi="Open Sans" w:cs="Open Sans"/>
                <w:sz w:val="16"/>
                <w:szCs w:val="24"/>
                <w:rPrChange w:id="5615" w:author="Nicole Wu" w:date="2024-01-08T11:26:00Z">
                  <w:rPr>
                    <w:sz w:val="16"/>
                    <w:szCs w:val="24"/>
                  </w:rPr>
                </w:rPrChange>
              </w:rPr>
              <w:t>(0.25)</w:t>
            </w:r>
          </w:p>
        </w:tc>
        <w:tc>
          <w:tcPr>
            <w:tcW w:w="725" w:type="dxa"/>
            <w:tcBorders>
              <w:top w:val="nil"/>
              <w:left w:val="nil"/>
              <w:bottom w:val="nil"/>
              <w:right w:val="nil"/>
            </w:tcBorders>
          </w:tcPr>
          <w:p w14:paraId="5B64EF46" w14:textId="77777777" w:rsidR="00B92327" w:rsidRPr="00801E49" w:rsidRDefault="00332621" w:rsidP="00A544C8">
            <w:pPr>
              <w:spacing w:after="0" w:line="259" w:lineRule="auto"/>
              <w:ind w:left="67" w:right="0" w:firstLine="0"/>
              <w:jc w:val="center"/>
              <w:rPr>
                <w:rFonts w:ascii="Open Sans" w:hAnsi="Open Sans" w:cs="Open Sans"/>
                <w:sz w:val="16"/>
                <w:szCs w:val="24"/>
                <w:rPrChange w:id="5616" w:author="Nicole Wu" w:date="2024-01-08T11:26:00Z">
                  <w:rPr>
                    <w:sz w:val="16"/>
                    <w:szCs w:val="24"/>
                  </w:rPr>
                </w:rPrChange>
              </w:rPr>
            </w:pPr>
            <w:r w:rsidRPr="00801E49">
              <w:rPr>
                <w:rFonts w:ascii="Open Sans" w:hAnsi="Open Sans" w:cs="Open Sans"/>
                <w:sz w:val="16"/>
                <w:szCs w:val="24"/>
                <w:rPrChange w:id="5617" w:author="Nicole Wu" w:date="2024-01-08T11:26:00Z">
                  <w:rPr>
                    <w:sz w:val="16"/>
                    <w:szCs w:val="24"/>
                  </w:rPr>
                </w:rPrChange>
              </w:rPr>
              <w:t>(0.00)</w:t>
            </w:r>
          </w:p>
        </w:tc>
        <w:tc>
          <w:tcPr>
            <w:tcW w:w="725" w:type="dxa"/>
            <w:tcBorders>
              <w:top w:val="nil"/>
              <w:left w:val="nil"/>
              <w:bottom w:val="nil"/>
              <w:right w:val="nil"/>
            </w:tcBorders>
          </w:tcPr>
          <w:p w14:paraId="4A3C2CE4" w14:textId="77777777" w:rsidR="00B92327" w:rsidRPr="00801E49" w:rsidRDefault="00332621" w:rsidP="00A544C8">
            <w:pPr>
              <w:spacing w:after="0" w:line="259" w:lineRule="auto"/>
              <w:ind w:left="67" w:right="0" w:firstLine="0"/>
              <w:jc w:val="center"/>
              <w:rPr>
                <w:rFonts w:ascii="Open Sans" w:hAnsi="Open Sans" w:cs="Open Sans"/>
                <w:sz w:val="16"/>
                <w:szCs w:val="24"/>
                <w:rPrChange w:id="5618" w:author="Nicole Wu" w:date="2024-01-08T11:26:00Z">
                  <w:rPr>
                    <w:sz w:val="16"/>
                    <w:szCs w:val="24"/>
                  </w:rPr>
                </w:rPrChange>
              </w:rPr>
            </w:pPr>
            <w:r w:rsidRPr="00801E49">
              <w:rPr>
                <w:rFonts w:ascii="Open Sans" w:hAnsi="Open Sans" w:cs="Open Sans"/>
                <w:sz w:val="16"/>
                <w:szCs w:val="24"/>
                <w:rPrChange w:id="5619" w:author="Nicole Wu" w:date="2024-01-08T11:26:00Z">
                  <w:rPr>
                    <w:sz w:val="16"/>
                    <w:szCs w:val="24"/>
                  </w:rPr>
                </w:rPrChange>
              </w:rPr>
              <w:t>(0.36)</w:t>
            </w:r>
          </w:p>
        </w:tc>
        <w:tc>
          <w:tcPr>
            <w:tcW w:w="725" w:type="dxa"/>
            <w:tcBorders>
              <w:top w:val="nil"/>
              <w:left w:val="nil"/>
              <w:bottom w:val="nil"/>
              <w:right w:val="nil"/>
            </w:tcBorders>
          </w:tcPr>
          <w:p w14:paraId="01930637" w14:textId="77777777" w:rsidR="00B92327" w:rsidRPr="00801E49" w:rsidRDefault="00332621" w:rsidP="00A544C8">
            <w:pPr>
              <w:spacing w:after="0" w:line="259" w:lineRule="auto"/>
              <w:ind w:left="67" w:right="0" w:firstLine="0"/>
              <w:jc w:val="center"/>
              <w:rPr>
                <w:rFonts w:ascii="Open Sans" w:hAnsi="Open Sans" w:cs="Open Sans"/>
                <w:sz w:val="16"/>
                <w:szCs w:val="24"/>
                <w:rPrChange w:id="5620" w:author="Nicole Wu" w:date="2024-01-08T11:26:00Z">
                  <w:rPr>
                    <w:sz w:val="16"/>
                    <w:szCs w:val="24"/>
                  </w:rPr>
                </w:rPrChange>
              </w:rPr>
            </w:pPr>
            <w:r w:rsidRPr="00801E49">
              <w:rPr>
                <w:rFonts w:ascii="Open Sans" w:hAnsi="Open Sans" w:cs="Open Sans"/>
                <w:sz w:val="16"/>
                <w:szCs w:val="24"/>
                <w:rPrChange w:id="5621" w:author="Nicole Wu" w:date="2024-01-08T11:26:00Z">
                  <w:rPr>
                    <w:sz w:val="16"/>
                    <w:szCs w:val="24"/>
                  </w:rPr>
                </w:rPrChange>
              </w:rPr>
              <w:t>(0.23)</w:t>
            </w:r>
          </w:p>
        </w:tc>
        <w:tc>
          <w:tcPr>
            <w:tcW w:w="725" w:type="dxa"/>
            <w:tcBorders>
              <w:top w:val="nil"/>
              <w:left w:val="nil"/>
              <w:bottom w:val="nil"/>
              <w:right w:val="nil"/>
            </w:tcBorders>
          </w:tcPr>
          <w:p w14:paraId="0062283A" w14:textId="77777777" w:rsidR="00B92327" w:rsidRPr="00801E49" w:rsidRDefault="00332621" w:rsidP="00A544C8">
            <w:pPr>
              <w:spacing w:after="0" w:line="259" w:lineRule="auto"/>
              <w:ind w:left="67" w:right="0" w:firstLine="0"/>
              <w:jc w:val="center"/>
              <w:rPr>
                <w:rFonts w:ascii="Open Sans" w:hAnsi="Open Sans" w:cs="Open Sans"/>
                <w:sz w:val="16"/>
                <w:szCs w:val="24"/>
                <w:rPrChange w:id="5622" w:author="Nicole Wu" w:date="2024-01-08T11:26:00Z">
                  <w:rPr>
                    <w:sz w:val="16"/>
                    <w:szCs w:val="24"/>
                  </w:rPr>
                </w:rPrChange>
              </w:rPr>
            </w:pPr>
            <w:r w:rsidRPr="00801E49">
              <w:rPr>
                <w:rFonts w:ascii="Open Sans" w:hAnsi="Open Sans" w:cs="Open Sans"/>
                <w:sz w:val="16"/>
                <w:szCs w:val="24"/>
                <w:rPrChange w:id="5623" w:author="Nicole Wu" w:date="2024-01-08T11:26:00Z">
                  <w:rPr>
                    <w:sz w:val="16"/>
                    <w:szCs w:val="24"/>
                  </w:rPr>
                </w:rPrChange>
              </w:rPr>
              <w:t>(0.00)</w:t>
            </w:r>
          </w:p>
        </w:tc>
      </w:tr>
      <w:tr w:rsidR="00B92327" w:rsidRPr="00801E49" w14:paraId="255C97A7" w14:textId="77777777" w:rsidTr="00A544C8">
        <w:trPr>
          <w:trHeight w:val="143"/>
        </w:trPr>
        <w:tc>
          <w:tcPr>
            <w:tcW w:w="2835" w:type="dxa"/>
            <w:tcBorders>
              <w:top w:val="nil"/>
              <w:left w:val="nil"/>
              <w:bottom w:val="nil"/>
              <w:right w:val="nil"/>
            </w:tcBorders>
          </w:tcPr>
          <w:p w14:paraId="3B921172" w14:textId="77777777" w:rsidR="00B92327" w:rsidRPr="00801E49" w:rsidRDefault="00332621" w:rsidP="00A544C8">
            <w:pPr>
              <w:spacing w:after="0" w:line="259" w:lineRule="auto"/>
              <w:ind w:left="67" w:right="0" w:firstLine="0"/>
              <w:jc w:val="left"/>
              <w:rPr>
                <w:rFonts w:ascii="Open Sans" w:hAnsi="Open Sans" w:cs="Open Sans"/>
                <w:sz w:val="16"/>
                <w:szCs w:val="24"/>
                <w:rPrChange w:id="5624" w:author="Nicole Wu" w:date="2024-01-08T11:26:00Z">
                  <w:rPr>
                    <w:sz w:val="16"/>
                    <w:szCs w:val="24"/>
                  </w:rPr>
                </w:rPrChange>
              </w:rPr>
            </w:pPr>
            <w:r w:rsidRPr="00801E49">
              <w:rPr>
                <w:rFonts w:ascii="Open Sans" w:hAnsi="Open Sans" w:cs="Open Sans"/>
                <w:sz w:val="16"/>
                <w:szCs w:val="24"/>
                <w:rPrChange w:id="5625" w:author="Nicole Wu" w:date="2024-01-08T11:26:00Z">
                  <w:rPr>
                    <w:sz w:val="16"/>
                    <w:szCs w:val="24"/>
                  </w:rPr>
                </w:rPrChange>
              </w:rPr>
              <w:t>rCSI: Median</w:t>
            </w:r>
          </w:p>
        </w:tc>
        <w:tc>
          <w:tcPr>
            <w:tcW w:w="725" w:type="dxa"/>
            <w:tcBorders>
              <w:top w:val="nil"/>
              <w:left w:val="nil"/>
              <w:bottom w:val="nil"/>
              <w:right w:val="nil"/>
            </w:tcBorders>
          </w:tcPr>
          <w:p w14:paraId="6DB410A3" w14:textId="77777777" w:rsidR="00B92327" w:rsidRPr="00801E49" w:rsidRDefault="00332621" w:rsidP="00A544C8">
            <w:pPr>
              <w:spacing w:after="0" w:line="259" w:lineRule="auto"/>
              <w:ind w:left="67" w:right="0" w:firstLine="0"/>
              <w:jc w:val="center"/>
              <w:rPr>
                <w:rFonts w:ascii="Open Sans" w:hAnsi="Open Sans" w:cs="Open Sans"/>
                <w:sz w:val="16"/>
                <w:szCs w:val="24"/>
                <w:rPrChange w:id="5626" w:author="Nicole Wu" w:date="2024-01-08T11:26:00Z">
                  <w:rPr>
                    <w:sz w:val="16"/>
                    <w:szCs w:val="24"/>
                  </w:rPr>
                </w:rPrChange>
              </w:rPr>
            </w:pPr>
            <w:r w:rsidRPr="00801E49">
              <w:rPr>
                <w:rFonts w:ascii="Open Sans" w:hAnsi="Open Sans" w:cs="Open Sans"/>
                <w:sz w:val="16"/>
                <w:szCs w:val="24"/>
                <w:rPrChange w:id="5627" w:author="Nicole Wu" w:date="2024-01-08T11:26:00Z">
                  <w:rPr>
                    <w:sz w:val="16"/>
                    <w:szCs w:val="24"/>
                  </w:rPr>
                </w:rPrChange>
              </w:rPr>
              <w:t>0.70</w:t>
            </w:r>
          </w:p>
        </w:tc>
        <w:tc>
          <w:tcPr>
            <w:tcW w:w="725" w:type="dxa"/>
            <w:tcBorders>
              <w:top w:val="nil"/>
              <w:left w:val="nil"/>
              <w:bottom w:val="nil"/>
              <w:right w:val="nil"/>
            </w:tcBorders>
          </w:tcPr>
          <w:p w14:paraId="2FEF2F55" w14:textId="77777777" w:rsidR="00B92327" w:rsidRPr="00801E49" w:rsidRDefault="00332621" w:rsidP="00A544C8">
            <w:pPr>
              <w:spacing w:after="0" w:line="259" w:lineRule="auto"/>
              <w:ind w:left="67" w:right="0" w:firstLine="0"/>
              <w:jc w:val="center"/>
              <w:rPr>
                <w:rFonts w:ascii="Open Sans" w:hAnsi="Open Sans" w:cs="Open Sans"/>
                <w:sz w:val="16"/>
                <w:szCs w:val="24"/>
                <w:rPrChange w:id="5628" w:author="Nicole Wu" w:date="2024-01-08T11:26:00Z">
                  <w:rPr>
                    <w:sz w:val="16"/>
                    <w:szCs w:val="24"/>
                  </w:rPr>
                </w:rPrChange>
              </w:rPr>
            </w:pPr>
            <w:r w:rsidRPr="00801E49">
              <w:rPr>
                <w:rFonts w:ascii="Open Sans" w:hAnsi="Open Sans" w:cs="Open Sans"/>
                <w:sz w:val="16"/>
                <w:szCs w:val="24"/>
                <w:rPrChange w:id="5629" w:author="Nicole Wu" w:date="2024-01-08T11:26:00Z">
                  <w:rPr>
                    <w:sz w:val="16"/>
                    <w:szCs w:val="24"/>
                  </w:rPr>
                </w:rPrChange>
              </w:rPr>
              <w:t>0.57</w:t>
            </w:r>
          </w:p>
        </w:tc>
        <w:tc>
          <w:tcPr>
            <w:tcW w:w="725" w:type="dxa"/>
            <w:tcBorders>
              <w:top w:val="nil"/>
              <w:left w:val="nil"/>
              <w:bottom w:val="nil"/>
              <w:right w:val="nil"/>
            </w:tcBorders>
          </w:tcPr>
          <w:p w14:paraId="05F79BEF" w14:textId="77777777" w:rsidR="00B92327" w:rsidRPr="00801E49" w:rsidRDefault="00332621" w:rsidP="00A544C8">
            <w:pPr>
              <w:spacing w:after="0" w:line="259" w:lineRule="auto"/>
              <w:ind w:left="67" w:right="0" w:firstLine="0"/>
              <w:jc w:val="center"/>
              <w:rPr>
                <w:rFonts w:ascii="Open Sans" w:hAnsi="Open Sans" w:cs="Open Sans"/>
                <w:sz w:val="16"/>
                <w:szCs w:val="24"/>
                <w:rPrChange w:id="5630" w:author="Nicole Wu" w:date="2024-01-08T11:26:00Z">
                  <w:rPr>
                    <w:sz w:val="16"/>
                    <w:szCs w:val="24"/>
                  </w:rPr>
                </w:rPrChange>
              </w:rPr>
            </w:pPr>
            <w:r w:rsidRPr="00801E49">
              <w:rPr>
                <w:rFonts w:ascii="Open Sans" w:hAnsi="Open Sans" w:cs="Open Sans"/>
                <w:sz w:val="16"/>
                <w:szCs w:val="24"/>
                <w:rPrChange w:id="5631" w:author="Nicole Wu" w:date="2024-01-08T11:26:00Z">
                  <w:rPr>
                    <w:sz w:val="16"/>
                    <w:szCs w:val="24"/>
                  </w:rPr>
                </w:rPrChange>
              </w:rPr>
              <w:t>-0.14**</w:t>
            </w:r>
          </w:p>
        </w:tc>
        <w:tc>
          <w:tcPr>
            <w:tcW w:w="725" w:type="dxa"/>
            <w:tcBorders>
              <w:top w:val="nil"/>
              <w:left w:val="nil"/>
              <w:bottom w:val="nil"/>
              <w:right w:val="nil"/>
            </w:tcBorders>
          </w:tcPr>
          <w:p w14:paraId="0725E151" w14:textId="77777777" w:rsidR="00B92327" w:rsidRPr="00801E49" w:rsidRDefault="00332621" w:rsidP="00A544C8">
            <w:pPr>
              <w:spacing w:after="0" w:line="259" w:lineRule="auto"/>
              <w:ind w:left="67" w:right="0" w:firstLine="0"/>
              <w:jc w:val="center"/>
              <w:rPr>
                <w:rFonts w:ascii="Open Sans" w:hAnsi="Open Sans" w:cs="Open Sans"/>
                <w:sz w:val="16"/>
                <w:szCs w:val="24"/>
                <w:rPrChange w:id="5632" w:author="Nicole Wu" w:date="2024-01-08T11:26:00Z">
                  <w:rPr>
                    <w:sz w:val="16"/>
                    <w:szCs w:val="24"/>
                  </w:rPr>
                </w:rPrChange>
              </w:rPr>
            </w:pPr>
            <w:r w:rsidRPr="00801E49">
              <w:rPr>
                <w:rFonts w:ascii="Open Sans" w:hAnsi="Open Sans" w:cs="Open Sans"/>
                <w:sz w:val="16"/>
                <w:szCs w:val="24"/>
                <w:rPrChange w:id="5633" w:author="Nicole Wu" w:date="2024-01-08T11:26:00Z">
                  <w:rPr>
                    <w:sz w:val="16"/>
                    <w:szCs w:val="24"/>
                  </w:rPr>
                </w:rPrChange>
              </w:rPr>
              <w:t>0.55</w:t>
            </w:r>
          </w:p>
        </w:tc>
        <w:tc>
          <w:tcPr>
            <w:tcW w:w="725" w:type="dxa"/>
            <w:tcBorders>
              <w:top w:val="nil"/>
              <w:left w:val="nil"/>
              <w:bottom w:val="nil"/>
              <w:right w:val="nil"/>
            </w:tcBorders>
          </w:tcPr>
          <w:p w14:paraId="53418A76" w14:textId="77777777" w:rsidR="00B92327" w:rsidRPr="00801E49" w:rsidRDefault="00332621" w:rsidP="00A544C8">
            <w:pPr>
              <w:spacing w:after="0" w:line="259" w:lineRule="auto"/>
              <w:ind w:left="67" w:right="0" w:firstLine="0"/>
              <w:jc w:val="center"/>
              <w:rPr>
                <w:rFonts w:ascii="Open Sans" w:hAnsi="Open Sans" w:cs="Open Sans"/>
                <w:sz w:val="16"/>
                <w:szCs w:val="24"/>
                <w:rPrChange w:id="5634" w:author="Nicole Wu" w:date="2024-01-08T11:26:00Z">
                  <w:rPr>
                    <w:sz w:val="16"/>
                    <w:szCs w:val="24"/>
                  </w:rPr>
                </w:rPrChange>
              </w:rPr>
            </w:pPr>
            <w:r w:rsidRPr="00801E49">
              <w:rPr>
                <w:rFonts w:ascii="Open Sans" w:hAnsi="Open Sans" w:cs="Open Sans"/>
                <w:sz w:val="16"/>
                <w:szCs w:val="24"/>
                <w:rPrChange w:id="5635" w:author="Nicole Wu" w:date="2024-01-08T11:26:00Z">
                  <w:rPr>
                    <w:sz w:val="16"/>
                    <w:szCs w:val="24"/>
                  </w:rPr>
                </w:rPrChange>
              </w:rPr>
              <w:t>0.57</w:t>
            </w:r>
          </w:p>
        </w:tc>
        <w:tc>
          <w:tcPr>
            <w:tcW w:w="725" w:type="dxa"/>
            <w:tcBorders>
              <w:top w:val="nil"/>
              <w:left w:val="nil"/>
              <w:bottom w:val="nil"/>
              <w:right w:val="nil"/>
            </w:tcBorders>
          </w:tcPr>
          <w:p w14:paraId="1469A6E3" w14:textId="77777777" w:rsidR="00B92327" w:rsidRPr="00801E49" w:rsidRDefault="00332621" w:rsidP="00A544C8">
            <w:pPr>
              <w:spacing w:after="0" w:line="259" w:lineRule="auto"/>
              <w:ind w:left="67" w:right="0" w:firstLine="0"/>
              <w:jc w:val="center"/>
              <w:rPr>
                <w:rFonts w:ascii="Open Sans" w:hAnsi="Open Sans" w:cs="Open Sans"/>
                <w:sz w:val="16"/>
                <w:szCs w:val="24"/>
                <w:rPrChange w:id="5636" w:author="Nicole Wu" w:date="2024-01-08T11:26:00Z">
                  <w:rPr>
                    <w:sz w:val="16"/>
                    <w:szCs w:val="24"/>
                  </w:rPr>
                </w:rPrChange>
              </w:rPr>
            </w:pPr>
            <w:r w:rsidRPr="00801E49">
              <w:rPr>
                <w:rFonts w:ascii="Open Sans" w:hAnsi="Open Sans" w:cs="Open Sans"/>
                <w:sz w:val="16"/>
                <w:szCs w:val="24"/>
                <w:rPrChange w:id="5637" w:author="Nicole Wu" w:date="2024-01-08T11:26:00Z">
                  <w:rPr>
                    <w:sz w:val="16"/>
                    <w:szCs w:val="24"/>
                  </w:rPr>
                </w:rPrChange>
              </w:rPr>
              <w:t>0.02</w:t>
            </w:r>
          </w:p>
        </w:tc>
        <w:tc>
          <w:tcPr>
            <w:tcW w:w="725" w:type="dxa"/>
            <w:tcBorders>
              <w:top w:val="nil"/>
              <w:left w:val="nil"/>
              <w:bottom w:val="nil"/>
              <w:right w:val="nil"/>
            </w:tcBorders>
          </w:tcPr>
          <w:p w14:paraId="34341A06" w14:textId="77777777" w:rsidR="00B92327" w:rsidRPr="00801E49" w:rsidRDefault="00332621" w:rsidP="00A544C8">
            <w:pPr>
              <w:spacing w:after="0" w:line="259" w:lineRule="auto"/>
              <w:ind w:left="67" w:right="0" w:firstLine="0"/>
              <w:jc w:val="center"/>
              <w:rPr>
                <w:rFonts w:ascii="Open Sans" w:hAnsi="Open Sans" w:cs="Open Sans"/>
                <w:sz w:val="16"/>
                <w:szCs w:val="24"/>
                <w:rPrChange w:id="5638" w:author="Nicole Wu" w:date="2024-01-08T11:26:00Z">
                  <w:rPr>
                    <w:sz w:val="16"/>
                    <w:szCs w:val="24"/>
                  </w:rPr>
                </w:rPrChange>
              </w:rPr>
            </w:pPr>
            <w:r w:rsidRPr="00801E49">
              <w:rPr>
                <w:rFonts w:ascii="Open Sans" w:hAnsi="Open Sans" w:cs="Open Sans"/>
                <w:sz w:val="16"/>
                <w:szCs w:val="24"/>
                <w:rPrChange w:id="5639" w:author="Nicole Wu" w:date="2024-01-08T11:26:00Z">
                  <w:rPr>
                    <w:sz w:val="16"/>
                    <w:szCs w:val="24"/>
                  </w:rPr>
                </w:rPrChange>
              </w:rPr>
              <w:t>0.60</w:t>
            </w:r>
          </w:p>
        </w:tc>
        <w:tc>
          <w:tcPr>
            <w:tcW w:w="725" w:type="dxa"/>
            <w:tcBorders>
              <w:top w:val="nil"/>
              <w:left w:val="nil"/>
              <w:bottom w:val="nil"/>
              <w:right w:val="nil"/>
            </w:tcBorders>
          </w:tcPr>
          <w:p w14:paraId="4DD71D90" w14:textId="77777777" w:rsidR="00B92327" w:rsidRPr="00801E49" w:rsidRDefault="00332621" w:rsidP="00A544C8">
            <w:pPr>
              <w:spacing w:after="0" w:line="259" w:lineRule="auto"/>
              <w:ind w:left="67" w:right="0" w:firstLine="0"/>
              <w:jc w:val="center"/>
              <w:rPr>
                <w:rFonts w:ascii="Open Sans" w:hAnsi="Open Sans" w:cs="Open Sans"/>
                <w:sz w:val="16"/>
                <w:szCs w:val="24"/>
                <w:rPrChange w:id="5640" w:author="Nicole Wu" w:date="2024-01-08T11:26:00Z">
                  <w:rPr>
                    <w:sz w:val="16"/>
                    <w:szCs w:val="24"/>
                  </w:rPr>
                </w:rPrChange>
              </w:rPr>
            </w:pPr>
            <w:r w:rsidRPr="00801E49">
              <w:rPr>
                <w:rFonts w:ascii="Open Sans" w:hAnsi="Open Sans" w:cs="Open Sans"/>
                <w:sz w:val="16"/>
                <w:szCs w:val="24"/>
                <w:rPrChange w:id="5641" w:author="Nicole Wu" w:date="2024-01-08T11:26:00Z">
                  <w:rPr>
                    <w:sz w:val="16"/>
                    <w:szCs w:val="24"/>
                  </w:rPr>
                </w:rPrChange>
              </w:rPr>
              <w:t>0.57</w:t>
            </w:r>
          </w:p>
        </w:tc>
        <w:tc>
          <w:tcPr>
            <w:tcW w:w="725" w:type="dxa"/>
            <w:tcBorders>
              <w:top w:val="nil"/>
              <w:left w:val="nil"/>
              <w:bottom w:val="nil"/>
              <w:right w:val="nil"/>
            </w:tcBorders>
          </w:tcPr>
          <w:p w14:paraId="5095FECB" w14:textId="77777777" w:rsidR="00B92327" w:rsidRPr="00801E49" w:rsidRDefault="00332621" w:rsidP="00A544C8">
            <w:pPr>
              <w:spacing w:after="0" w:line="259" w:lineRule="auto"/>
              <w:ind w:left="67" w:right="0" w:firstLine="0"/>
              <w:jc w:val="center"/>
              <w:rPr>
                <w:rFonts w:ascii="Open Sans" w:hAnsi="Open Sans" w:cs="Open Sans"/>
                <w:sz w:val="16"/>
                <w:szCs w:val="24"/>
                <w:rPrChange w:id="5642" w:author="Nicole Wu" w:date="2024-01-08T11:26:00Z">
                  <w:rPr>
                    <w:sz w:val="16"/>
                    <w:szCs w:val="24"/>
                  </w:rPr>
                </w:rPrChange>
              </w:rPr>
            </w:pPr>
            <w:r w:rsidRPr="00801E49">
              <w:rPr>
                <w:rFonts w:ascii="Open Sans" w:hAnsi="Open Sans" w:cs="Open Sans"/>
                <w:sz w:val="16"/>
                <w:szCs w:val="24"/>
                <w:rPrChange w:id="5643" w:author="Nicole Wu" w:date="2024-01-08T11:26:00Z">
                  <w:rPr>
                    <w:sz w:val="16"/>
                    <w:szCs w:val="24"/>
                  </w:rPr>
                </w:rPrChange>
              </w:rPr>
              <w:t>-0.03</w:t>
            </w:r>
          </w:p>
        </w:tc>
      </w:tr>
      <w:tr w:rsidR="00B92327" w:rsidRPr="00801E49" w14:paraId="30EB9EA1" w14:textId="77777777" w:rsidTr="00A544C8">
        <w:trPr>
          <w:trHeight w:val="143"/>
        </w:trPr>
        <w:tc>
          <w:tcPr>
            <w:tcW w:w="2835" w:type="dxa"/>
            <w:tcBorders>
              <w:top w:val="nil"/>
              <w:left w:val="nil"/>
              <w:bottom w:val="nil"/>
              <w:right w:val="nil"/>
            </w:tcBorders>
          </w:tcPr>
          <w:p w14:paraId="6C329657" w14:textId="77777777" w:rsidR="00B92327" w:rsidRPr="00801E49" w:rsidRDefault="00B92327" w:rsidP="00A544C8">
            <w:pPr>
              <w:spacing w:after="0" w:line="259" w:lineRule="auto"/>
              <w:ind w:left="67" w:right="0" w:firstLine="0"/>
              <w:jc w:val="left"/>
              <w:rPr>
                <w:rFonts w:ascii="Open Sans" w:hAnsi="Open Sans" w:cs="Open Sans"/>
                <w:sz w:val="16"/>
                <w:szCs w:val="24"/>
                <w:rPrChange w:id="5644" w:author="Nicole Wu" w:date="2024-01-08T11:26:00Z">
                  <w:rPr>
                    <w:sz w:val="16"/>
                    <w:szCs w:val="24"/>
                  </w:rPr>
                </w:rPrChange>
              </w:rPr>
            </w:pPr>
          </w:p>
        </w:tc>
        <w:tc>
          <w:tcPr>
            <w:tcW w:w="725" w:type="dxa"/>
            <w:tcBorders>
              <w:top w:val="nil"/>
              <w:left w:val="nil"/>
              <w:bottom w:val="nil"/>
              <w:right w:val="nil"/>
            </w:tcBorders>
          </w:tcPr>
          <w:p w14:paraId="6BBE7C0B" w14:textId="77777777" w:rsidR="00B92327" w:rsidRPr="00801E49" w:rsidRDefault="00332621" w:rsidP="00A544C8">
            <w:pPr>
              <w:spacing w:after="0" w:line="259" w:lineRule="auto"/>
              <w:ind w:left="67" w:right="0" w:firstLine="0"/>
              <w:jc w:val="center"/>
              <w:rPr>
                <w:rFonts w:ascii="Open Sans" w:hAnsi="Open Sans" w:cs="Open Sans"/>
                <w:sz w:val="16"/>
                <w:szCs w:val="24"/>
                <w:rPrChange w:id="5645" w:author="Nicole Wu" w:date="2024-01-08T11:26:00Z">
                  <w:rPr>
                    <w:sz w:val="16"/>
                    <w:szCs w:val="24"/>
                  </w:rPr>
                </w:rPrChange>
              </w:rPr>
            </w:pPr>
            <w:r w:rsidRPr="00801E49">
              <w:rPr>
                <w:rFonts w:ascii="Open Sans" w:hAnsi="Open Sans" w:cs="Open Sans"/>
                <w:sz w:val="16"/>
                <w:szCs w:val="24"/>
                <w:rPrChange w:id="5646" w:author="Nicole Wu" w:date="2024-01-08T11:26:00Z">
                  <w:rPr>
                    <w:sz w:val="16"/>
                    <w:szCs w:val="24"/>
                  </w:rPr>
                </w:rPrChange>
              </w:rPr>
              <w:t>(0.46)</w:t>
            </w:r>
          </w:p>
        </w:tc>
        <w:tc>
          <w:tcPr>
            <w:tcW w:w="725" w:type="dxa"/>
            <w:tcBorders>
              <w:top w:val="nil"/>
              <w:left w:val="nil"/>
              <w:bottom w:val="nil"/>
              <w:right w:val="nil"/>
            </w:tcBorders>
          </w:tcPr>
          <w:p w14:paraId="05A99654" w14:textId="77777777" w:rsidR="00B92327" w:rsidRPr="00801E49" w:rsidRDefault="00332621" w:rsidP="00A544C8">
            <w:pPr>
              <w:spacing w:after="0" w:line="259" w:lineRule="auto"/>
              <w:ind w:left="67" w:right="0" w:firstLine="0"/>
              <w:jc w:val="center"/>
              <w:rPr>
                <w:rFonts w:ascii="Open Sans" w:hAnsi="Open Sans" w:cs="Open Sans"/>
                <w:sz w:val="16"/>
                <w:szCs w:val="24"/>
                <w:rPrChange w:id="5647" w:author="Nicole Wu" w:date="2024-01-08T11:26:00Z">
                  <w:rPr>
                    <w:sz w:val="16"/>
                    <w:szCs w:val="24"/>
                  </w:rPr>
                </w:rPrChange>
              </w:rPr>
            </w:pPr>
            <w:r w:rsidRPr="00801E49">
              <w:rPr>
                <w:rFonts w:ascii="Open Sans" w:hAnsi="Open Sans" w:cs="Open Sans"/>
                <w:sz w:val="16"/>
                <w:szCs w:val="24"/>
                <w:rPrChange w:id="5648" w:author="Nicole Wu" w:date="2024-01-08T11:26:00Z">
                  <w:rPr>
                    <w:sz w:val="16"/>
                    <w:szCs w:val="24"/>
                  </w:rPr>
                </w:rPrChange>
              </w:rPr>
              <w:t>(0.50)</w:t>
            </w:r>
          </w:p>
        </w:tc>
        <w:tc>
          <w:tcPr>
            <w:tcW w:w="725" w:type="dxa"/>
            <w:tcBorders>
              <w:top w:val="nil"/>
              <w:left w:val="nil"/>
              <w:bottom w:val="nil"/>
              <w:right w:val="nil"/>
            </w:tcBorders>
          </w:tcPr>
          <w:p w14:paraId="55F8D062" w14:textId="77777777" w:rsidR="00B92327" w:rsidRPr="00801E49" w:rsidRDefault="00332621" w:rsidP="00A544C8">
            <w:pPr>
              <w:spacing w:after="0" w:line="259" w:lineRule="auto"/>
              <w:ind w:left="67" w:right="0" w:firstLine="0"/>
              <w:jc w:val="center"/>
              <w:rPr>
                <w:rFonts w:ascii="Open Sans" w:hAnsi="Open Sans" w:cs="Open Sans"/>
                <w:sz w:val="16"/>
                <w:szCs w:val="24"/>
                <w:rPrChange w:id="5649" w:author="Nicole Wu" w:date="2024-01-08T11:26:00Z">
                  <w:rPr>
                    <w:sz w:val="16"/>
                    <w:szCs w:val="24"/>
                  </w:rPr>
                </w:rPrChange>
              </w:rPr>
            </w:pPr>
            <w:r w:rsidRPr="00801E49">
              <w:rPr>
                <w:rFonts w:ascii="Open Sans" w:hAnsi="Open Sans" w:cs="Open Sans"/>
                <w:sz w:val="16"/>
                <w:szCs w:val="24"/>
                <w:rPrChange w:id="5650" w:author="Nicole Wu" w:date="2024-01-08T11:26:00Z">
                  <w:rPr>
                    <w:sz w:val="16"/>
                    <w:szCs w:val="24"/>
                  </w:rPr>
                </w:rPrChange>
              </w:rPr>
              <w:t>(0.00)</w:t>
            </w:r>
          </w:p>
        </w:tc>
        <w:tc>
          <w:tcPr>
            <w:tcW w:w="725" w:type="dxa"/>
            <w:tcBorders>
              <w:top w:val="nil"/>
              <w:left w:val="nil"/>
              <w:bottom w:val="nil"/>
              <w:right w:val="nil"/>
            </w:tcBorders>
          </w:tcPr>
          <w:p w14:paraId="455F1E76" w14:textId="77777777" w:rsidR="00B92327" w:rsidRPr="00801E49" w:rsidRDefault="00332621" w:rsidP="00A544C8">
            <w:pPr>
              <w:spacing w:after="0" w:line="259" w:lineRule="auto"/>
              <w:ind w:left="67" w:right="0" w:firstLine="0"/>
              <w:jc w:val="center"/>
              <w:rPr>
                <w:rFonts w:ascii="Open Sans" w:hAnsi="Open Sans" w:cs="Open Sans"/>
                <w:sz w:val="16"/>
                <w:szCs w:val="24"/>
                <w:rPrChange w:id="5651" w:author="Nicole Wu" w:date="2024-01-08T11:26:00Z">
                  <w:rPr>
                    <w:sz w:val="16"/>
                    <w:szCs w:val="24"/>
                  </w:rPr>
                </w:rPrChange>
              </w:rPr>
            </w:pPr>
            <w:r w:rsidRPr="00801E49">
              <w:rPr>
                <w:rFonts w:ascii="Open Sans" w:hAnsi="Open Sans" w:cs="Open Sans"/>
                <w:sz w:val="16"/>
                <w:szCs w:val="24"/>
                <w:rPrChange w:id="5652" w:author="Nicole Wu" w:date="2024-01-08T11:26:00Z">
                  <w:rPr>
                    <w:sz w:val="16"/>
                    <w:szCs w:val="24"/>
                  </w:rPr>
                </w:rPrChange>
              </w:rPr>
              <w:t>(0.50)</w:t>
            </w:r>
          </w:p>
        </w:tc>
        <w:tc>
          <w:tcPr>
            <w:tcW w:w="725" w:type="dxa"/>
            <w:tcBorders>
              <w:top w:val="nil"/>
              <w:left w:val="nil"/>
              <w:bottom w:val="nil"/>
              <w:right w:val="nil"/>
            </w:tcBorders>
          </w:tcPr>
          <w:p w14:paraId="6D206D0E" w14:textId="77777777" w:rsidR="00B92327" w:rsidRPr="00801E49" w:rsidRDefault="00332621" w:rsidP="00A544C8">
            <w:pPr>
              <w:spacing w:after="0" w:line="259" w:lineRule="auto"/>
              <w:ind w:left="67" w:right="0" w:firstLine="0"/>
              <w:jc w:val="center"/>
              <w:rPr>
                <w:rFonts w:ascii="Open Sans" w:hAnsi="Open Sans" w:cs="Open Sans"/>
                <w:sz w:val="16"/>
                <w:szCs w:val="24"/>
                <w:rPrChange w:id="5653" w:author="Nicole Wu" w:date="2024-01-08T11:26:00Z">
                  <w:rPr>
                    <w:sz w:val="16"/>
                    <w:szCs w:val="24"/>
                  </w:rPr>
                </w:rPrChange>
              </w:rPr>
            </w:pPr>
            <w:r w:rsidRPr="00801E49">
              <w:rPr>
                <w:rFonts w:ascii="Open Sans" w:hAnsi="Open Sans" w:cs="Open Sans"/>
                <w:sz w:val="16"/>
                <w:szCs w:val="24"/>
                <w:rPrChange w:id="5654" w:author="Nicole Wu" w:date="2024-01-08T11:26:00Z">
                  <w:rPr>
                    <w:sz w:val="16"/>
                    <w:szCs w:val="24"/>
                  </w:rPr>
                </w:rPrChange>
              </w:rPr>
              <w:t>(0.50)</w:t>
            </w:r>
          </w:p>
        </w:tc>
        <w:tc>
          <w:tcPr>
            <w:tcW w:w="725" w:type="dxa"/>
            <w:tcBorders>
              <w:top w:val="nil"/>
              <w:left w:val="nil"/>
              <w:bottom w:val="nil"/>
              <w:right w:val="nil"/>
            </w:tcBorders>
          </w:tcPr>
          <w:p w14:paraId="1004AA46" w14:textId="77777777" w:rsidR="00B92327" w:rsidRPr="00801E49" w:rsidRDefault="00332621" w:rsidP="00A544C8">
            <w:pPr>
              <w:spacing w:after="0" w:line="259" w:lineRule="auto"/>
              <w:ind w:left="67" w:right="0" w:firstLine="0"/>
              <w:jc w:val="center"/>
              <w:rPr>
                <w:rFonts w:ascii="Open Sans" w:hAnsi="Open Sans" w:cs="Open Sans"/>
                <w:sz w:val="16"/>
                <w:szCs w:val="24"/>
                <w:rPrChange w:id="5655" w:author="Nicole Wu" w:date="2024-01-08T11:26:00Z">
                  <w:rPr>
                    <w:sz w:val="16"/>
                    <w:szCs w:val="24"/>
                  </w:rPr>
                </w:rPrChange>
              </w:rPr>
            </w:pPr>
            <w:r w:rsidRPr="00801E49">
              <w:rPr>
                <w:rFonts w:ascii="Open Sans" w:hAnsi="Open Sans" w:cs="Open Sans"/>
                <w:sz w:val="16"/>
                <w:szCs w:val="24"/>
                <w:rPrChange w:id="5656" w:author="Nicole Wu" w:date="2024-01-08T11:26:00Z">
                  <w:rPr>
                    <w:sz w:val="16"/>
                    <w:szCs w:val="24"/>
                  </w:rPr>
                </w:rPrChange>
              </w:rPr>
              <w:t>(0.66)</w:t>
            </w:r>
          </w:p>
        </w:tc>
        <w:tc>
          <w:tcPr>
            <w:tcW w:w="725" w:type="dxa"/>
            <w:tcBorders>
              <w:top w:val="nil"/>
              <w:left w:val="nil"/>
              <w:bottom w:val="nil"/>
              <w:right w:val="nil"/>
            </w:tcBorders>
          </w:tcPr>
          <w:p w14:paraId="1E050065" w14:textId="77777777" w:rsidR="00B92327" w:rsidRPr="00801E49" w:rsidRDefault="00332621" w:rsidP="00A544C8">
            <w:pPr>
              <w:spacing w:after="0" w:line="259" w:lineRule="auto"/>
              <w:ind w:left="67" w:right="0" w:firstLine="0"/>
              <w:jc w:val="center"/>
              <w:rPr>
                <w:rFonts w:ascii="Open Sans" w:hAnsi="Open Sans" w:cs="Open Sans"/>
                <w:sz w:val="16"/>
                <w:szCs w:val="24"/>
                <w:rPrChange w:id="5657" w:author="Nicole Wu" w:date="2024-01-08T11:26:00Z">
                  <w:rPr>
                    <w:sz w:val="16"/>
                    <w:szCs w:val="24"/>
                  </w:rPr>
                </w:rPrChange>
              </w:rPr>
            </w:pPr>
            <w:r w:rsidRPr="00801E49">
              <w:rPr>
                <w:rFonts w:ascii="Open Sans" w:hAnsi="Open Sans" w:cs="Open Sans"/>
                <w:sz w:val="16"/>
                <w:szCs w:val="24"/>
                <w:rPrChange w:id="5658" w:author="Nicole Wu" w:date="2024-01-08T11:26:00Z">
                  <w:rPr>
                    <w:sz w:val="16"/>
                    <w:szCs w:val="24"/>
                  </w:rPr>
                </w:rPrChange>
              </w:rPr>
              <w:t>(0.49)</w:t>
            </w:r>
          </w:p>
        </w:tc>
        <w:tc>
          <w:tcPr>
            <w:tcW w:w="725" w:type="dxa"/>
            <w:tcBorders>
              <w:top w:val="nil"/>
              <w:left w:val="nil"/>
              <w:bottom w:val="nil"/>
              <w:right w:val="nil"/>
            </w:tcBorders>
          </w:tcPr>
          <w:p w14:paraId="40ECE8AD" w14:textId="77777777" w:rsidR="00B92327" w:rsidRPr="00801E49" w:rsidRDefault="00332621" w:rsidP="00A544C8">
            <w:pPr>
              <w:spacing w:after="0" w:line="259" w:lineRule="auto"/>
              <w:ind w:left="67" w:right="0" w:firstLine="0"/>
              <w:jc w:val="center"/>
              <w:rPr>
                <w:rFonts w:ascii="Open Sans" w:hAnsi="Open Sans" w:cs="Open Sans"/>
                <w:sz w:val="16"/>
                <w:szCs w:val="24"/>
                <w:rPrChange w:id="5659" w:author="Nicole Wu" w:date="2024-01-08T11:26:00Z">
                  <w:rPr>
                    <w:sz w:val="16"/>
                    <w:szCs w:val="24"/>
                  </w:rPr>
                </w:rPrChange>
              </w:rPr>
            </w:pPr>
            <w:r w:rsidRPr="00801E49">
              <w:rPr>
                <w:rFonts w:ascii="Open Sans" w:hAnsi="Open Sans" w:cs="Open Sans"/>
                <w:sz w:val="16"/>
                <w:szCs w:val="24"/>
                <w:rPrChange w:id="5660" w:author="Nicole Wu" w:date="2024-01-08T11:26:00Z">
                  <w:rPr>
                    <w:sz w:val="16"/>
                    <w:szCs w:val="24"/>
                  </w:rPr>
                </w:rPrChange>
              </w:rPr>
              <w:t>(0.50)</w:t>
            </w:r>
          </w:p>
        </w:tc>
        <w:tc>
          <w:tcPr>
            <w:tcW w:w="725" w:type="dxa"/>
            <w:tcBorders>
              <w:top w:val="nil"/>
              <w:left w:val="nil"/>
              <w:bottom w:val="nil"/>
              <w:right w:val="nil"/>
            </w:tcBorders>
          </w:tcPr>
          <w:p w14:paraId="5BA70159" w14:textId="77777777" w:rsidR="00B92327" w:rsidRPr="00801E49" w:rsidRDefault="00332621" w:rsidP="00A544C8">
            <w:pPr>
              <w:spacing w:after="0" w:line="259" w:lineRule="auto"/>
              <w:ind w:left="67" w:right="0" w:firstLine="0"/>
              <w:jc w:val="center"/>
              <w:rPr>
                <w:rFonts w:ascii="Open Sans" w:hAnsi="Open Sans" w:cs="Open Sans"/>
                <w:sz w:val="16"/>
                <w:szCs w:val="24"/>
                <w:rPrChange w:id="5661" w:author="Nicole Wu" w:date="2024-01-08T11:26:00Z">
                  <w:rPr>
                    <w:sz w:val="16"/>
                    <w:szCs w:val="24"/>
                  </w:rPr>
                </w:rPrChange>
              </w:rPr>
            </w:pPr>
            <w:r w:rsidRPr="00801E49">
              <w:rPr>
                <w:rFonts w:ascii="Open Sans" w:hAnsi="Open Sans" w:cs="Open Sans"/>
                <w:sz w:val="16"/>
                <w:szCs w:val="24"/>
                <w:rPrChange w:id="5662" w:author="Nicole Wu" w:date="2024-01-08T11:26:00Z">
                  <w:rPr>
                    <w:sz w:val="16"/>
                    <w:szCs w:val="24"/>
                  </w:rPr>
                </w:rPrChange>
              </w:rPr>
              <w:t>(0.41)</w:t>
            </w:r>
          </w:p>
        </w:tc>
      </w:tr>
      <w:tr w:rsidR="00B92327" w:rsidRPr="00801E49" w14:paraId="0C280FD1" w14:textId="77777777" w:rsidTr="00A544C8">
        <w:trPr>
          <w:trHeight w:val="143"/>
        </w:trPr>
        <w:tc>
          <w:tcPr>
            <w:tcW w:w="2835" w:type="dxa"/>
            <w:tcBorders>
              <w:top w:val="nil"/>
              <w:left w:val="nil"/>
              <w:bottom w:val="nil"/>
              <w:right w:val="nil"/>
            </w:tcBorders>
          </w:tcPr>
          <w:p w14:paraId="5A316486" w14:textId="77777777" w:rsidR="00B92327" w:rsidRPr="00801E49" w:rsidRDefault="00332621" w:rsidP="00A544C8">
            <w:pPr>
              <w:spacing w:after="0" w:line="259" w:lineRule="auto"/>
              <w:ind w:left="67" w:right="0" w:firstLine="0"/>
              <w:jc w:val="left"/>
              <w:rPr>
                <w:rFonts w:ascii="Open Sans" w:hAnsi="Open Sans" w:cs="Open Sans"/>
                <w:sz w:val="16"/>
                <w:szCs w:val="24"/>
                <w:rPrChange w:id="5663" w:author="Nicole Wu" w:date="2024-01-08T11:26:00Z">
                  <w:rPr>
                    <w:sz w:val="16"/>
                    <w:szCs w:val="24"/>
                  </w:rPr>
                </w:rPrChange>
              </w:rPr>
            </w:pPr>
            <w:r w:rsidRPr="00801E49">
              <w:rPr>
                <w:rFonts w:ascii="Open Sans" w:hAnsi="Open Sans" w:cs="Open Sans"/>
                <w:sz w:val="16"/>
                <w:szCs w:val="24"/>
                <w:rPrChange w:id="5664" w:author="Nicole Wu" w:date="2024-01-08T11:26:00Z">
                  <w:rPr>
                    <w:sz w:val="16"/>
                    <w:szCs w:val="24"/>
                  </w:rPr>
                </w:rPrChange>
              </w:rPr>
              <w:t>rCSI: Severe</w:t>
            </w:r>
          </w:p>
        </w:tc>
        <w:tc>
          <w:tcPr>
            <w:tcW w:w="725" w:type="dxa"/>
            <w:tcBorders>
              <w:top w:val="nil"/>
              <w:left w:val="nil"/>
              <w:bottom w:val="nil"/>
              <w:right w:val="nil"/>
            </w:tcBorders>
          </w:tcPr>
          <w:p w14:paraId="33EA40F2" w14:textId="77777777" w:rsidR="00B92327" w:rsidRPr="00801E49" w:rsidRDefault="00332621" w:rsidP="00A544C8">
            <w:pPr>
              <w:spacing w:after="0" w:line="259" w:lineRule="auto"/>
              <w:ind w:left="67" w:right="0" w:firstLine="0"/>
              <w:jc w:val="center"/>
              <w:rPr>
                <w:rFonts w:ascii="Open Sans" w:hAnsi="Open Sans" w:cs="Open Sans"/>
                <w:sz w:val="16"/>
                <w:szCs w:val="24"/>
                <w:rPrChange w:id="5665" w:author="Nicole Wu" w:date="2024-01-08T11:26:00Z">
                  <w:rPr>
                    <w:sz w:val="16"/>
                    <w:szCs w:val="24"/>
                  </w:rPr>
                </w:rPrChange>
              </w:rPr>
            </w:pPr>
            <w:r w:rsidRPr="00801E49">
              <w:rPr>
                <w:rFonts w:ascii="Open Sans" w:hAnsi="Open Sans" w:cs="Open Sans"/>
                <w:sz w:val="16"/>
                <w:szCs w:val="24"/>
                <w:rPrChange w:id="5666" w:author="Nicole Wu" w:date="2024-01-08T11:26:00Z">
                  <w:rPr>
                    <w:sz w:val="16"/>
                    <w:szCs w:val="24"/>
                  </w:rPr>
                </w:rPrChange>
              </w:rPr>
              <w:t>0.23</w:t>
            </w:r>
          </w:p>
        </w:tc>
        <w:tc>
          <w:tcPr>
            <w:tcW w:w="725" w:type="dxa"/>
            <w:tcBorders>
              <w:top w:val="nil"/>
              <w:left w:val="nil"/>
              <w:bottom w:val="nil"/>
              <w:right w:val="nil"/>
            </w:tcBorders>
          </w:tcPr>
          <w:p w14:paraId="3CCA5CB4" w14:textId="77777777" w:rsidR="00B92327" w:rsidRPr="00801E49" w:rsidRDefault="00332621" w:rsidP="00A544C8">
            <w:pPr>
              <w:spacing w:after="0" w:line="259" w:lineRule="auto"/>
              <w:ind w:left="67" w:right="0" w:firstLine="0"/>
              <w:jc w:val="center"/>
              <w:rPr>
                <w:rFonts w:ascii="Open Sans" w:hAnsi="Open Sans" w:cs="Open Sans"/>
                <w:sz w:val="16"/>
                <w:szCs w:val="24"/>
                <w:rPrChange w:id="5667" w:author="Nicole Wu" w:date="2024-01-08T11:26:00Z">
                  <w:rPr>
                    <w:sz w:val="16"/>
                    <w:szCs w:val="24"/>
                  </w:rPr>
                </w:rPrChange>
              </w:rPr>
            </w:pPr>
            <w:r w:rsidRPr="00801E49">
              <w:rPr>
                <w:rFonts w:ascii="Open Sans" w:hAnsi="Open Sans" w:cs="Open Sans"/>
                <w:sz w:val="16"/>
                <w:szCs w:val="24"/>
                <w:rPrChange w:id="5668" w:author="Nicole Wu" w:date="2024-01-08T11:26:00Z">
                  <w:rPr>
                    <w:sz w:val="16"/>
                    <w:szCs w:val="24"/>
                  </w:rPr>
                </w:rPrChange>
              </w:rPr>
              <w:t>0.39</w:t>
            </w:r>
          </w:p>
        </w:tc>
        <w:tc>
          <w:tcPr>
            <w:tcW w:w="725" w:type="dxa"/>
            <w:tcBorders>
              <w:top w:val="nil"/>
              <w:left w:val="nil"/>
              <w:bottom w:val="nil"/>
              <w:right w:val="nil"/>
            </w:tcBorders>
          </w:tcPr>
          <w:p w14:paraId="3A534899" w14:textId="77777777" w:rsidR="00B92327" w:rsidRPr="00801E49" w:rsidRDefault="00332621" w:rsidP="00A544C8">
            <w:pPr>
              <w:spacing w:after="0" w:line="259" w:lineRule="auto"/>
              <w:ind w:left="67" w:right="0" w:firstLine="0"/>
              <w:jc w:val="center"/>
              <w:rPr>
                <w:rFonts w:ascii="Open Sans" w:hAnsi="Open Sans" w:cs="Open Sans"/>
                <w:sz w:val="16"/>
                <w:szCs w:val="24"/>
                <w:rPrChange w:id="5669" w:author="Nicole Wu" w:date="2024-01-08T11:26:00Z">
                  <w:rPr>
                    <w:sz w:val="16"/>
                    <w:szCs w:val="24"/>
                  </w:rPr>
                </w:rPrChange>
              </w:rPr>
            </w:pPr>
            <w:r w:rsidRPr="00801E49">
              <w:rPr>
                <w:rFonts w:ascii="Open Sans" w:hAnsi="Open Sans" w:cs="Open Sans"/>
                <w:sz w:val="16"/>
                <w:szCs w:val="24"/>
                <w:rPrChange w:id="5670" w:author="Nicole Wu" w:date="2024-01-08T11:26:00Z">
                  <w:rPr>
                    <w:sz w:val="16"/>
                    <w:szCs w:val="24"/>
                  </w:rPr>
                </w:rPrChange>
              </w:rPr>
              <w:t>0.16***</w:t>
            </w:r>
          </w:p>
        </w:tc>
        <w:tc>
          <w:tcPr>
            <w:tcW w:w="725" w:type="dxa"/>
            <w:tcBorders>
              <w:top w:val="nil"/>
              <w:left w:val="nil"/>
              <w:bottom w:val="nil"/>
              <w:right w:val="nil"/>
            </w:tcBorders>
          </w:tcPr>
          <w:p w14:paraId="2814DBF1" w14:textId="77777777" w:rsidR="00B92327" w:rsidRPr="00801E49" w:rsidRDefault="00332621" w:rsidP="00A544C8">
            <w:pPr>
              <w:spacing w:after="0" w:line="259" w:lineRule="auto"/>
              <w:ind w:left="67" w:right="0" w:firstLine="0"/>
              <w:jc w:val="center"/>
              <w:rPr>
                <w:rFonts w:ascii="Open Sans" w:hAnsi="Open Sans" w:cs="Open Sans"/>
                <w:sz w:val="16"/>
                <w:szCs w:val="24"/>
                <w:rPrChange w:id="5671" w:author="Nicole Wu" w:date="2024-01-08T11:26:00Z">
                  <w:rPr>
                    <w:sz w:val="16"/>
                    <w:szCs w:val="24"/>
                  </w:rPr>
                </w:rPrChange>
              </w:rPr>
            </w:pPr>
            <w:r w:rsidRPr="00801E49">
              <w:rPr>
                <w:rFonts w:ascii="Open Sans" w:hAnsi="Open Sans" w:cs="Open Sans"/>
                <w:sz w:val="16"/>
                <w:szCs w:val="24"/>
                <w:rPrChange w:id="5672" w:author="Nicole Wu" w:date="2024-01-08T11:26:00Z">
                  <w:rPr>
                    <w:sz w:val="16"/>
                    <w:szCs w:val="24"/>
                  </w:rPr>
                </w:rPrChange>
              </w:rPr>
              <w:t>0.26</w:t>
            </w:r>
          </w:p>
        </w:tc>
        <w:tc>
          <w:tcPr>
            <w:tcW w:w="725" w:type="dxa"/>
            <w:tcBorders>
              <w:top w:val="nil"/>
              <w:left w:val="nil"/>
              <w:bottom w:val="nil"/>
              <w:right w:val="nil"/>
            </w:tcBorders>
          </w:tcPr>
          <w:p w14:paraId="43467588" w14:textId="77777777" w:rsidR="00B92327" w:rsidRPr="00801E49" w:rsidRDefault="00332621" w:rsidP="00A544C8">
            <w:pPr>
              <w:spacing w:after="0" w:line="259" w:lineRule="auto"/>
              <w:ind w:left="67" w:right="0" w:firstLine="0"/>
              <w:jc w:val="center"/>
              <w:rPr>
                <w:rFonts w:ascii="Open Sans" w:hAnsi="Open Sans" w:cs="Open Sans"/>
                <w:sz w:val="16"/>
                <w:szCs w:val="24"/>
                <w:rPrChange w:id="5673" w:author="Nicole Wu" w:date="2024-01-08T11:26:00Z">
                  <w:rPr>
                    <w:sz w:val="16"/>
                    <w:szCs w:val="24"/>
                  </w:rPr>
                </w:rPrChange>
              </w:rPr>
            </w:pPr>
            <w:r w:rsidRPr="00801E49">
              <w:rPr>
                <w:rFonts w:ascii="Open Sans" w:hAnsi="Open Sans" w:cs="Open Sans"/>
                <w:sz w:val="16"/>
                <w:szCs w:val="24"/>
                <w:rPrChange w:id="5674" w:author="Nicole Wu" w:date="2024-01-08T11:26:00Z">
                  <w:rPr>
                    <w:sz w:val="16"/>
                    <w:szCs w:val="24"/>
                  </w:rPr>
                </w:rPrChange>
              </w:rPr>
              <w:t>0.36</w:t>
            </w:r>
          </w:p>
        </w:tc>
        <w:tc>
          <w:tcPr>
            <w:tcW w:w="725" w:type="dxa"/>
            <w:tcBorders>
              <w:top w:val="nil"/>
              <w:left w:val="nil"/>
              <w:bottom w:val="nil"/>
              <w:right w:val="nil"/>
            </w:tcBorders>
          </w:tcPr>
          <w:p w14:paraId="0117B91A" w14:textId="77777777" w:rsidR="00B92327" w:rsidRPr="00801E49" w:rsidRDefault="00332621" w:rsidP="00A544C8">
            <w:pPr>
              <w:spacing w:after="0" w:line="259" w:lineRule="auto"/>
              <w:ind w:left="67" w:right="0" w:firstLine="0"/>
              <w:jc w:val="center"/>
              <w:rPr>
                <w:rFonts w:ascii="Open Sans" w:hAnsi="Open Sans" w:cs="Open Sans"/>
                <w:sz w:val="16"/>
                <w:szCs w:val="24"/>
                <w:rPrChange w:id="5675" w:author="Nicole Wu" w:date="2024-01-08T11:26:00Z">
                  <w:rPr>
                    <w:sz w:val="16"/>
                    <w:szCs w:val="24"/>
                  </w:rPr>
                </w:rPrChange>
              </w:rPr>
            </w:pPr>
            <w:r w:rsidRPr="00801E49">
              <w:rPr>
                <w:rFonts w:ascii="Open Sans" w:hAnsi="Open Sans" w:cs="Open Sans"/>
                <w:sz w:val="16"/>
                <w:szCs w:val="24"/>
                <w:rPrChange w:id="5676" w:author="Nicole Wu" w:date="2024-01-08T11:26:00Z">
                  <w:rPr>
                    <w:sz w:val="16"/>
                    <w:szCs w:val="24"/>
                  </w:rPr>
                </w:rPrChange>
              </w:rPr>
              <w:t>0.11*</w:t>
            </w:r>
          </w:p>
        </w:tc>
        <w:tc>
          <w:tcPr>
            <w:tcW w:w="725" w:type="dxa"/>
            <w:tcBorders>
              <w:top w:val="nil"/>
              <w:left w:val="nil"/>
              <w:bottom w:val="nil"/>
              <w:right w:val="nil"/>
            </w:tcBorders>
          </w:tcPr>
          <w:p w14:paraId="0624D3FE" w14:textId="77777777" w:rsidR="00B92327" w:rsidRPr="00801E49" w:rsidRDefault="00332621" w:rsidP="00A544C8">
            <w:pPr>
              <w:spacing w:after="0" w:line="259" w:lineRule="auto"/>
              <w:ind w:left="67" w:right="0" w:firstLine="0"/>
              <w:jc w:val="center"/>
              <w:rPr>
                <w:rFonts w:ascii="Open Sans" w:hAnsi="Open Sans" w:cs="Open Sans"/>
                <w:sz w:val="16"/>
                <w:szCs w:val="24"/>
                <w:rPrChange w:id="5677" w:author="Nicole Wu" w:date="2024-01-08T11:26:00Z">
                  <w:rPr>
                    <w:sz w:val="16"/>
                    <w:szCs w:val="24"/>
                  </w:rPr>
                </w:rPrChange>
              </w:rPr>
            </w:pPr>
            <w:r w:rsidRPr="00801E49">
              <w:rPr>
                <w:rFonts w:ascii="Open Sans" w:hAnsi="Open Sans" w:cs="Open Sans"/>
                <w:sz w:val="16"/>
                <w:szCs w:val="24"/>
                <w:rPrChange w:id="5678" w:author="Nicole Wu" w:date="2024-01-08T11:26:00Z">
                  <w:rPr>
                    <w:sz w:val="16"/>
                    <w:szCs w:val="24"/>
                  </w:rPr>
                </w:rPrChange>
              </w:rPr>
              <w:t>0.25</w:t>
            </w:r>
          </w:p>
        </w:tc>
        <w:tc>
          <w:tcPr>
            <w:tcW w:w="725" w:type="dxa"/>
            <w:tcBorders>
              <w:top w:val="nil"/>
              <w:left w:val="nil"/>
              <w:bottom w:val="nil"/>
              <w:right w:val="nil"/>
            </w:tcBorders>
          </w:tcPr>
          <w:p w14:paraId="4DE57DEE" w14:textId="77777777" w:rsidR="00B92327" w:rsidRPr="00801E49" w:rsidRDefault="00332621" w:rsidP="00A544C8">
            <w:pPr>
              <w:spacing w:after="0" w:line="259" w:lineRule="auto"/>
              <w:ind w:left="67" w:right="0" w:firstLine="0"/>
              <w:jc w:val="center"/>
              <w:rPr>
                <w:rFonts w:ascii="Open Sans" w:hAnsi="Open Sans" w:cs="Open Sans"/>
                <w:sz w:val="16"/>
                <w:szCs w:val="24"/>
                <w:rPrChange w:id="5679" w:author="Nicole Wu" w:date="2024-01-08T11:26:00Z">
                  <w:rPr>
                    <w:sz w:val="16"/>
                    <w:szCs w:val="24"/>
                  </w:rPr>
                </w:rPrChange>
              </w:rPr>
            </w:pPr>
            <w:r w:rsidRPr="00801E49">
              <w:rPr>
                <w:rFonts w:ascii="Open Sans" w:hAnsi="Open Sans" w:cs="Open Sans"/>
                <w:sz w:val="16"/>
                <w:szCs w:val="24"/>
                <w:rPrChange w:id="5680" w:author="Nicole Wu" w:date="2024-01-08T11:26:00Z">
                  <w:rPr>
                    <w:sz w:val="16"/>
                    <w:szCs w:val="24"/>
                  </w:rPr>
                </w:rPrChange>
              </w:rPr>
              <w:t>0.38</w:t>
            </w:r>
          </w:p>
        </w:tc>
        <w:tc>
          <w:tcPr>
            <w:tcW w:w="725" w:type="dxa"/>
            <w:tcBorders>
              <w:top w:val="nil"/>
              <w:left w:val="nil"/>
              <w:bottom w:val="nil"/>
              <w:right w:val="nil"/>
            </w:tcBorders>
          </w:tcPr>
          <w:p w14:paraId="781D03CF" w14:textId="77777777" w:rsidR="00B92327" w:rsidRPr="00801E49" w:rsidRDefault="00332621" w:rsidP="00A544C8">
            <w:pPr>
              <w:spacing w:after="0" w:line="259" w:lineRule="auto"/>
              <w:ind w:left="67" w:right="0" w:firstLine="0"/>
              <w:jc w:val="center"/>
              <w:rPr>
                <w:rFonts w:ascii="Open Sans" w:hAnsi="Open Sans" w:cs="Open Sans"/>
                <w:sz w:val="16"/>
                <w:szCs w:val="24"/>
                <w:rPrChange w:id="5681" w:author="Nicole Wu" w:date="2024-01-08T11:26:00Z">
                  <w:rPr>
                    <w:sz w:val="16"/>
                    <w:szCs w:val="24"/>
                  </w:rPr>
                </w:rPrChange>
              </w:rPr>
            </w:pPr>
            <w:r w:rsidRPr="00801E49">
              <w:rPr>
                <w:rFonts w:ascii="Open Sans" w:hAnsi="Open Sans" w:cs="Open Sans"/>
                <w:sz w:val="16"/>
                <w:szCs w:val="24"/>
                <w:rPrChange w:id="5682" w:author="Nicole Wu" w:date="2024-01-08T11:26:00Z">
                  <w:rPr>
                    <w:sz w:val="16"/>
                    <w:szCs w:val="24"/>
                  </w:rPr>
                </w:rPrChange>
              </w:rPr>
              <w:t>0.13***</w:t>
            </w:r>
          </w:p>
        </w:tc>
      </w:tr>
      <w:tr w:rsidR="00B92327" w:rsidRPr="00801E49" w14:paraId="69BFEA89" w14:textId="77777777" w:rsidTr="00A544C8">
        <w:trPr>
          <w:trHeight w:val="143"/>
        </w:trPr>
        <w:tc>
          <w:tcPr>
            <w:tcW w:w="2835" w:type="dxa"/>
            <w:tcBorders>
              <w:top w:val="nil"/>
              <w:left w:val="nil"/>
              <w:bottom w:val="nil"/>
              <w:right w:val="nil"/>
            </w:tcBorders>
          </w:tcPr>
          <w:p w14:paraId="77F382E3" w14:textId="77777777" w:rsidR="00B92327" w:rsidRPr="00801E49" w:rsidRDefault="00B92327" w:rsidP="00A544C8">
            <w:pPr>
              <w:spacing w:after="0" w:line="259" w:lineRule="auto"/>
              <w:ind w:left="67" w:right="0" w:firstLine="0"/>
              <w:jc w:val="left"/>
              <w:rPr>
                <w:rFonts w:ascii="Open Sans" w:hAnsi="Open Sans" w:cs="Open Sans"/>
                <w:sz w:val="16"/>
                <w:szCs w:val="24"/>
                <w:rPrChange w:id="5683" w:author="Nicole Wu" w:date="2024-01-08T11:26:00Z">
                  <w:rPr>
                    <w:sz w:val="16"/>
                    <w:szCs w:val="24"/>
                  </w:rPr>
                </w:rPrChange>
              </w:rPr>
            </w:pPr>
          </w:p>
        </w:tc>
        <w:tc>
          <w:tcPr>
            <w:tcW w:w="725" w:type="dxa"/>
            <w:tcBorders>
              <w:top w:val="nil"/>
              <w:left w:val="nil"/>
              <w:bottom w:val="nil"/>
              <w:right w:val="nil"/>
            </w:tcBorders>
          </w:tcPr>
          <w:p w14:paraId="53F146FC" w14:textId="77777777" w:rsidR="00B92327" w:rsidRPr="00801E49" w:rsidRDefault="00332621" w:rsidP="00A544C8">
            <w:pPr>
              <w:spacing w:after="0" w:line="259" w:lineRule="auto"/>
              <w:ind w:left="67" w:right="0" w:firstLine="0"/>
              <w:jc w:val="center"/>
              <w:rPr>
                <w:rFonts w:ascii="Open Sans" w:hAnsi="Open Sans" w:cs="Open Sans"/>
                <w:sz w:val="16"/>
                <w:szCs w:val="24"/>
                <w:rPrChange w:id="5684" w:author="Nicole Wu" w:date="2024-01-08T11:26:00Z">
                  <w:rPr>
                    <w:sz w:val="16"/>
                    <w:szCs w:val="24"/>
                  </w:rPr>
                </w:rPrChange>
              </w:rPr>
            </w:pPr>
            <w:r w:rsidRPr="00801E49">
              <w:rPr>
                <w:rFonts w:ascii="Open Sans" w:hAnsi="Open Sans" w:cs="Open Sans"/>
                <w:sz w:val="16"/>
                <w:szCs w:val="24"/>
                <w:rPrChange w:id="5685" w:author="Nicole Wu" w:date="2024-01-08T11:26:00Z">
                  <w:rPr>
                    <w:sz w:val="16"/>
                    <w:szCs w:val="24"/>
                  </w:rPr>
                </w:rPrChange>
              </w:rPr>
              <w:t>(0.42)</w:t>
            </w:r>
          </w:p>
        </w:tc>
        <w:tc>
          <w:tcPr>
            <w:tcW w:w="725" w:type="dxa"/>
            <w:tcBorders>
              <w:top w:val="nil"/>
              <w:left w:val="nil"/>
              <w:bottom w:val="nil"/>
              <w:right w:val="nil"/>
            </w:tcBorders>
          </w:tcPr>
          <w:p w14:paraId="6A3D0996" w14:textId="77777777" w:rsidR="00B92327" w:rsidRPr="00801E49" w:rsidRDefault="00332621" w:rsidP="00A544C8">
            <w:pPr>
              <w:spacing w:after="0" w:line="259" w:lineRule="auto"/>
              <w:ind w:left="67" w:right="0" w:firstLine="0"/>
              <w:jc w:val="center"/>
              <w:rPr>
                <w:rFonts w:ascii="Open Sans" w:hAnsi="Open Sans" w:cs="Open Sans"/>
                <w:sz w:val="16"/>
                <w:szCs w:val="24"/>
                <w:rPrChange w:id="5686" w:author="Nicole Wu" w:date="2024-01-08T11:26:00Z">
                  <w:rPr>
                    <w:sz w:val="16"/>
                    <w:szCs w:val="24"/>
                  </w:rPr>
                </w:rPrChange>
              </w:rPr>
            </w:pPr>
            <w:r w:rsidRPr="00801E49">
              <w:rPr>
                <w:rFonts w:ascii="Open Sans" w:hAnsi="Open Sans" w:cs="Open Sans"/>
                <w:sz w:val="16"/>
                <w:szCs w:val="24"/>
                <w:rPrChange w:id="5687" w:author="Nicole Wu" w:date="2024-01-08T11:26:00Z">
                  <w:rPr>
                    <w:sz w:val="16"/>
                    <w:szCs w:val="24"/>
                  </w:rPr>
                </w:rPrChange>
              </w:rPr>
              <w:t>(0.49)</w:t>
            </w:r>
          </w:p>
        </w:tc>
        <w:tc>
          <w:tcPr>
            <w:tcW w:w="725" w:type="dxa"/>
            <w:tcBorders>
              <w:top w:val="nil"/>
              <w:left w:val="nil"/>
              <w:bottom w:val="nil"/>
              <w:right w:val="nil"/>
            </w:tcBorders>
          </w:tcPr>
          <w:p w14:paraId="42A5A9BE" w14:textId="77777777" w:rsidR="00B92327" w:rsidRPr="00801E49" w:rsidRDefault="00332621" w:rsidP="00A544C8">
            <w:pPr>
              <w:spacing w:after="0" w:line="259" w:lineRule="auto"/>
              <w:ind w:left="67" w:right="0" w:firstLine="0"/>
              <w:jc w:val="center"/>
              <w:rPr>
                <w:rFonts w:ascii="Open Sans" w:hAnsi="Open Sans" w:cs="Open Sans"/>
                <w:sz w:val="16"/>
                <w:szCs w:val="24"/>
                <w:rPrChange w:id="5688" w:author="Nicole Wu" w:date="2024-01-08T11:26:00Z">
                  <w:rPr>
                    <w:sz w:val="16"/>
                    <w:szCs w:val="24"/>
                  </w:rPr>
                </w:rPrChange>
              </w:rPr>
            </w:pPr>
            <w:r w:rsidRPr="00801E49">
              <w:rPr>
                <w:rFonts w:ascii="Open Sans" w:hAnsi="Open Sans" w:cs="Open Sans"/>
                <w:sz w:val="16"/>
                <w:szCs w:val="24"/>
                <w:rPrChange w:id="5689" w:author="Nicole Wu" w:date="2024-01-08T11:26:00Z">
                  <w:rPr>
                    <w:sz w:val="16"/>
                    <w:szCs w:val="24"/>
                  </w:rPr>
                </w:rPrChange>
              </w:rPr>
              <w:t>(0.00)</w:t>
            </w:r>
          </w:p>
        </w:tc>
        <w:tc>
          <w:tcPr>
            <w:tcW w:w="725" w:type="dxa"/>
            <w:tcBorders>
              <w:top w:val="nil"/>
              <w:left w:val="nil"/>
              <w:bottom w:val="nil"/>
              <w:right w:val="nil"/>
            </w:tcBorders>
          </w:tcPr>
          <w:p w14:paraId="686DA73A" w14:textId="77777777" w:rsidR="00B92327" w:rsidRPr="00801E49" w:rsidRDefault="00332621" w:rsidP="00A544C8">
            <w:pPr>
              <w:spacing w:after="0" w:line="259" w:lineRule="auto"/>
              <w:ind w:left="67" w:right="0" w:firstLine="0"/>
              <w:jc w:val="center"/>
              <w:rPr>
                <w:rFonts w:ascii="Open Sans" w:hAnsi="Open Sans" w:cs="Open Sans"/>
                <w:sz w:val="16"/>
                <w:szCs w:val="24"/>
                <w:rPrChange w:id="5690" w:author="Nicole Wu" w:date="2024-01-08T11:26:00Z">
                  <w:rPr>
                    <w:sz w:val="16"/>
                    <w:szCs w:val="24"/>
                  </w:rPr>
                </w:rPrChange>
              </w:rPr>
            </w:pPr>
            <w:r w:rsidRPr="00801E49">
              <w:rPr>
                <w:rFonts w:ascii="Open Sans" w:hAnsi="Open Sans" w:cs="Open Sans"/>
                <w:sz w:val="16"/>
                <w:szCs w:val="24"/>
                <w:rPrChange w:id="5691" w:author="Nicole Wu" w:date="2024-01-08T11:26:00Z">
                  <w:rPr>
                    <w:sz w:val="16"/>
                    <w:szCs w:val="24"/>
                  </w:rPr>
                </w:rPrChange>
              </w:rPr>
              <w:t>(0.44)</w:t>
            </w:r>
          </w:p>
        </w:tc>
        <w:tc>
          <w:tcPr>
            <w:tcW w:w="725" w:type="dxa"/>
            <w:tcBorders>
              <w:top w:val="nil"/>
              <w:left w:val="nil"/>
              <w:bottom w:val="nil"/>
              <w:right w:val="nil"/>
            </w:tcBorders>
          </w:tcPr>
          <w:p w14:paraId="51B547AB" w14:textId="77777777" w:rsidR="00B92327" w:rsidRPr="00801E49" w:rsidRDefault="00332621" w:rsidP="00A544C8">
            <w:pPr>
              <w:spacing w:after="0" w:line="259" w:lineRule="auto"/>
              <w:ind w:left="67" w:right="0" w:firstLine="0"/>
              <w:jc w:val="center"/>
              <w:rPr>
                <w:rFonts w:ascii="Open Sans" w:hAnsi="Open Sans" w:cs="Open Sans"/>
                <w:sz w:val="16"/>
                <w:szCs w:val="24"/>
                <w:rPrChange w:id="5692" w:author="Nicole Wu" w:date="2024-01-08T11:26:00Z">
                  <w:rPr>
                    <w:sz w:val="16"/>
                    <w:szCs w:val="24"/>
                  </w:rPr>
                </w:rPrChange>
              </w:rPr>
            </w:pPr>
            <w:r w:rsidRPr="00801E49">
              <w:rPr>
                <w:rFonts w:ascii="Open Sans" w:hAnsi="Open Sans" w:cs="Open Sans"/>
                <w:sz w:val="16"/>
                <w:szCs w:val="24"/>
                <w:rPrChange w:id="5693" w:author="Nicole Wu" w:date="2024-01-08T11:26:00Z">
                  <w:rPr>
                    <w:sz w:val="16"/>
                    <w:szCs w:val="24"/>
                  </w:rPr>
                </w:rPrChange>
              </w:rPr>
              <w:t>(0.48)</w:t>
            </w:r>
          </w:p>
        </w:tc>
        <w:tc>
          <w:tcPr>
            <w:tcW w:w="725" w:type="dxa"/>
            <w:tcBorders>
              <w:top w:val="nil"/>
              <w:left w:val="nil"/>
              <w:bottom w:val="nil"/>
              <w:right w:val="nil"/>
            </w:tcBorders>
          </w:tcPr>
          <w:p w14:paraId="328B3EAB" w14:textId="77777777" w:rsidR="00B92327" w:rsidRPr="00801E49" w:rsidRDefault="00332621" w:rsidP="00A544C8">
            <w:pPr>
              <w:spacing w:after="0" w:line="259" w:lineRule="auto"/>
              <w:ind w:left="67" w:right="0" w:firstLine="0"/>
              <w:jc w:val="center"/>
              <w:rPr>
                <w:rFonts w:ascii="Open Sans" w:hAnsi="Open Sans" w:cs="Open Sans"/>
                <w:sz w:val="16"/>
                <w:szCs w:val="24"/>
                <w:rPrChange w:id="5694" w:author="Nicole Wu" w:date="2024-01-08T11:26:00Z">
                  <w:rPr>
                    <w:sz w:val="16"/>
                    <w:szCs w:val="24"/>
                  </w:rPr>
                </w:rPrChange>
              </w:rPr>
            </w:pPr>
            <w:r w:rsidRPr="00801E49">
              <w:rPr>
                <w:rFonts w:ascii="Open Sans" w:hAnsi="Open Sans" w:cs="Open Sans"/>
                <w:sz w:val="16"/>
                <w:szCs w:val="24"/>
                <w:rPrChange w:id="5695" w:author="Nicole Wu" w:date="2024-01-08T11:26:00Z">
                  <w:rPr>
                    <w:sz w:val="16"/>
                    <w:szCs w:val="24"/>
                  </w:rPr>
                </w:rPrChange>
              </w:rPr>
              <w:t>(0.03)</w:t>
            </w:r>
          </w:p>
        </w:tc>
        <w:tc>
          <w:tcPr>
            <w:tcW w:w="725" w:type="dxa"/>
            <w:tcBorders>
              <w:top w:val="nil"/>
              <w:left w:val="nil"/>
              <w:bottom w:val="nil"/>
              <w:right w:val="nil"/>
            </w:tcBorders>
          </w:tcPr>
          <w:p w14:paraId="22EFEDE8" w14:textId="77777777" w:rsidR="00B92327" w:rsidRPr="00801E49" w:rsidRDefault="00332621" w:rsidP="00A544C8">
            <w:pPr>
              <w:spacing w:after="0" w:line="259" w:lineRule="auto"/>
              <w:ind w:left="67" w:right="0" w:firstLine="0"/>
              <w:jc w:val="center"/>
              <w:rPr>
                <w:rFonts w:ascii="Open Sans" w:hAnsi="Open Sans" w:cs="Open Sans"/>
                <w:sz w:val="16"/>
                <w:szCs w:val="24"/>
                <w:rPrChange w:id="5696" w:author="Nicole Wu" w:date="2024-01-08T11:26:00Z">
                  <w:rPr>
                    <w:sz w:val="16"/>
                    <w:szCs w:val="24"/>
                  </w:rPr>
                </w:rPrChange>
              </w:rPr>
            </w:pPr>
            <w:r w:rsidRPr="00801E49">
              <w:rPr>
                <w:rFonts w:ascii="Open Sans" w:hAnsi="Open Sans" w:cs="Open Sans"/>
                <w:sz w:val="16"/>
                <w:szCs w:val="24"/>
                <w:rPrChange w:id="5697" w:author="Nicole Wu" w:date="2024-01-08T11:26:00Z">
                  <w:rPr>
                    <w:sz w:val="16"/>
                    <w:szCs w:val="24"/>
                  </w:rPr>
                </w:rPrChange>
              </w:rPr>
              <w:t>(0.43)</w:t>
            </w:r>
          </w:p>
        </w:tc>
        <w:tc>
          <w:tcPr>
            <w:tcW w:w="725" w:type="dxa"/>
            <w:tcBorders>
              <w:top w:val="nil"/>
              <w:left w:val="nil"/>
              <w:bottom w:val="nil"/>
              <w:right w:val="nil"/>
            </w:tcBorders>
          </w:tcPr>
          <w:p w14:paraId="69869134" w14:textId="77777777" w:rsidR="00B92327" w:rsidRPr="00801E49" w:rsidRDefault="00332621" w:rsidP="00A544C8">
            <w:pPr>
              <w:spacing w:after="0" w:line="259" w:lineRule="auto"/>
              <w:ind w:left="67" w:right="0" w:firstLine="0"/>
              <w:jc w:val="center"/>
              <w:rPr>
                <w:rFonts w:ascii="Open Sans" w:hAnsi="Open Sans" w:cs="Open Sans"/>
                <w:sz w:val="16"/>
                <w:szCs w:val="24"/>
                <w:rPrChange w:id="5698" w:author="Nicole Wu" w:date="2024-01-08T11:26:00Z">
                  <w:rPr>
                    <w:sz w:val="16"/>
                    <w:szCs w:val="24"/>
                  </w:rPr>
                </w:rPrChange>
              </w:rPr>
            </w:pPr>
            <w:r w:rsidRPr="00801E49">
              <w:rPr>
                <w:rFonts w:ascii="Open Sans" w:hAnsi="Open Sans" w:cs="Open Sans"/>
                <w:sz w:val="16"/>
                <w:szCs w:val="24"/>
                <w:rPrChange w:id="5699" w:author="Nicole Wu" w:date="2024-01-08T11:26:00Z">
                  <w:rPr>
                    <w:sz w:val="16"/>
                    <w:szCs w:val="24"/>
                  </w:rPr>
                </w:rPrChange>
              </w:rPr>
              <w:t>(0.49)</w:t>
            </w:r>
          </w:p>
        </w:tc>
        <w:tc>
          <w:tcPr>
            <w:tcW w:w="725" w:type="dxa"/>
            <w:tcBorders>
              <w:top w:val="nil"/>
              <w:left w:val="nil"/>
              <w:bottom w:val="nil"/>
              <w:right w:val="nil"/>
            </w:tcBorders>
          </w:tcPr>
          <w:p w14:paraId="6A7D735F" w14:textId="77777777" w:rsidR="00B92327" w:rsidRPr="00801E49" w:rsidRDefault="00332621" w:rsidP="00A544C8">
            <w:pPr>
              <w:spacing w:after="0" w:line="259" w:lineRule="auto"/>
              <w:ind w:left="67" w:right="0" w:firstLine="0"/>
              <w:jc w:val="center"/>
              <w:rPr>
                <w:rFonts w:ascii="Open Sans" w:hAnsi="Open Sans" w:cs="Open Sans"/>
                <w:sz w:val="16"/>
                <w:szCs w:val="24"/>
                <w:rPrChange w:id="5700" w:author="Nicole Wu" w:date="2024-01-08T11:26:00Z">
                  <w:rPr>
                    <w:sz w:val="16"/>
                    <w:szCs w:val="24"/>
                  </w:rPr>
                </w:rPrChange>
              </w:rPr>
            </w:pPr>
            <w:r w:rsidRPr="00801E49">
              <w:rPr>
                <w:rFonts w:ascii="Open Sans" w:hAnsi="Open Sans" w:cs="Open Sans"/>
                <w:sz w:val="16"/>
                <w:szCs w:val="24"/>
                <w:rPrChange w:id="5701" w:author="Nicole Wu" w:date="2024-01-08T11:26:00Z">
                  <w:rPr>
                    <w:sz w:val="16"/>
                    <w:szCs w:val="24"/>
                  </w:rPr>
                </w:rPrChange>
              </w:rPr>
              <w:t>(0.00)</w:t>
            </w:r>
          </w:p>
        </w:tc>
      </w:tr>
      <w:tr w:rsidR="00B92327" w:rsidRPr="00801E49" w14:paraId="70E8697F" w14:textId="77777777" w:rsidTr="00A544C8">
        <w:trPr>
          <w:trHeight w:val="143"/>
        </w:trPr>
        <w:tc>
          <w:tcPr>
            <w:tcW w:w="2835" w:type="dxa"/>
            <w:tcBorders>
              <w:top w:val="nil"/>
              <w:left w:val="nil"/>
              <w:bottom w:val="nil"/>
              <w:right w:val="nil"/>
            </w:tcBorders>
          </w:tcPr>
          <w:p w14:paraId="0295809C" w14:textId="77777777" w:rsidR="00B92327" w:rsidRPr="00801E49" w:rsidRDefault="00332621" w:rsidP="00A544C8">
            <w:pPr>
              <w:spacing w:after="0" w:line="259" w:lineRule="auto"/>
              <w:ind w:left="67" w:right="0" w:firstLine="0"/>
              <w:jc w:val="left"/>
              <w:rPr>
                <w:rFonts w:ascii="Open Sans" w:hAnsi="Open Sans" w:cs="Open Sans"/>
                <w:sz w:val="16"/>
                <w:szCs w:val="24"/>
                <w:rPrChange w:id="5702" w:author="Nicole Wu" w:date="2024-01-08T11:26:00Z">
                  <w:rPr>
                    <w:sz w:val="16"/>
                    <w:szCs w:val="24"/>
                  </w:rPr>
                </w:rPrChange>
              </w:rPr>
            </w:pPr>
            <w:r w:rsidRPr="00801E49">
              <w:rPr>
                <w:rFonts w:ascii="Open Sans" w:hAnsi="Open Sans" w:cs="Open Sans"/>
                <w:sz w:val="16"/>
                <w:szCs w:val="24"/>
                <w:rPrChange w:id="5703" w:author="Nicole Wu" w:date="2024-01-08T11:26:00Z">
                  <w:rPr>
                    <w:sz w:val="16"/>
                    <w:szCs w:val="24"/>
                  </w:rPr>
                </w:rPrChange>
              </w:rPr>
              <w:t>Relied on less preferred, less expensive food</w:t>
            </w:r>
          </w:p>
        </w:tc>
        <w:tc>
          <w:tcPr>
            <w:tcW w:w="725" w:type="dxa"/>
            <w:tcBorders>
              <w:top w:val="nil"/>
              <w:left w:val="nil"/>
              <w:bottom w:val="nil"/>
              <w:right w:val="nil"/>
            </w:tcBorders>
          </w:tcPr>
          <w:p w14:paraId="3C73974C" w14:textId="77777777" w:rsidR="00B92327" w:rsidRPr="00801E49" w:rsidRDefault="00332621" w:rsidP="00A544C8">
            <w:pPr>
              <w:spacing w:after="0" w:line="259" w:lineRule="auto"/>
              <w:ind w:left="67" w:right="0" w:firstLine="0"/>
              <w:jc w:val="center"/>
              <w:rPr>
                <w:rFonts w:ascii="Open Sans" w:hAnsi="Open Sans" w:cs="Open Sans"/>
                <w:sz w:val="16"/>
                <w:szCs w:val="24"/>
                <w:rPrChange w:id="5704" w:author="Nicole Wu" w:date="2024-01-08T11:26:00Z">
                  <w:rPr>
                    <w:sz w:val="16"/>
                    <w:szCs w:val="24"/>
                  </w:rPr>
                </w:rPrChange>
              </w:rPr>
            </w:pPr>
            <w:r w:rsidRPr="00801E49">
              <w:rPr>
                <w:rFonts w:ascii="Open Sans" w:hAnsi="Open Sans" w:cs="Open Sans"/>
                <w:sz w:val="16"/>
                <w:szCs w:val="24"/>
                <w:rPrChange w:id="5705" w:author="Nicole Wu" w:date="2024-01-08T11:26:00Z">
                  <w:rPr>
                    <w:sz w:val="16"/>
                    <w:szCs w:val="24"/>
                  </w:rPr>
                </w:rPrChange>
              </w:rPr>
              <w:t>3.92</w:t>
            </w:r>
          </w:p>
        </w:tc>
        <w:tc>
          <w:tcPr>
            <w:tcW w:w="725" w:type="dxa"/>
            <w:tcBorders>
              <w:top w:val="nil"/>
              <w:left w:val="nil"/>
              <w:bottom w:val="nil"/>
              <w:right w:val="nil"/>
            </w:tcBorders>
          </w:tcPr>
          <w:p w14:paraId="3980020C" w14:textId="77777777" w:rsidR="00B92327" w:rsidRPr="00801E49" w:rsidRDefault="00332621" w:rsidP="00A544C8">
            <w:pPr>
              <w:spacing w:after="0" w:line="259" w:lineRule="auto"/>
              <w:ind w:left="67" w:right="0" w:firstLine="0"/>
              <w:jc w:val="center"/>
              <w:rPr>
                <w:rFonts w:ascii="Open Sans" w:hAnsi="Open Sans" w:cs="Open Sans"/>
                <w:sz w:val="16"/>
                <w:szCs w:val="24"/>
                <w:rPrChange w:id="5706" w:author="Nicole Wu" w:date="2024-01-08T11:26:00Z">
                  <w:rPr>
                    <w:sz w:val="16"/>
                    <w:szCs w:val="24"/>
                  </w:rPr>
                </w:rPrChange>
              </w:rPr>
            </w:pPr>
            <w:r w:rsidRPr="00801E49">
              <w:rPr>
                <w:rFonts w:ascii="Open Sans" w:hAnsi="Open Sans" w:cs="Open Sans"/>
                <w:sz w:val="16"/>
                <w:szCs w:val="24"/>
                <w:rPrChange w:id="5707" w:author="Nicole Wu" w:date="2024-01-08T11:26:00Z">
                  <w:rPr>
                    <w:sz w:val="16"/>
                    <w:szCs w:val="24"/>
                  </w:rPr>
                </w:rPrChange>
              </w:rPr>
              <w:t>2.75</w:t>
            </w:r>
          </w:p>
        </w:tc>
        <w:tc>
          <w:tcPr>
            <w:tcW w:w="725" w:type="dxa"/>
            <w:tcBorders>
              <w:top w:val="nil"/>
              <w:left w:val="nil"/>
              <w:bottom w:val="nil"/>
              <w:right w:val="nil"/>
            </w:tcBorders>
          </w:tcPr>
          <w:p w14:paraId="7EDB631E" w14:textId="77777777" w:rsidR="00B92327" w:rsidRPr="00801E49" w:rsidRDefault="00332621" w:rsidP="00A544C8">
            <w:pPr>
              <w:spacing w:after="0" w:line="259" w:lineRule="auto"/>
              <w:ind w:left="67" w:right="0" w:firstLine="0"/>
              <w:jc w:val="center"/>
              <w:rPr>
                <w:rFonts w:ascii="Open Sans" w:hAnsi="Open Sans" w:cs="Open Sans"/>
                <w:sz w:val="16"/>
                <w:szCs w:val="24"/>
                <w:rPrChange w:id="5708" w:author="Nicole Wu" w:date="2024-01-08T11:26:00Z">
                  <w:rPr>
                    <w:sz w:val="16"/>
                    <w:szCs w:val="24"/>
                  </w:rPr>
                </w:rPrChange>
              </w:rPr>
            </w:pPr>
            <w:r w:rsidRPr="00801E49">
              <w:rPr>
                <w:rFonts w:ascii="Open Sans" w:hAnsi="Open Sans" w:cs="Open Sans"/>
                <w:sz w:val="16"/>
                <w:szCs w:val="24"/>
                <w:rPrChange w:id="5709" w:author="Nicole Wu" w:date="2024-01-08T11:26:00Z">
                  <w:rPr>
                    <w:sz w:val="16"/>
                    <w:szCs w:val="24"/>
                  </w:rPr>
                </w:rPrChange>
              </w:rPr>
              <w:t>-1.17***</w:t>
            </w:r>
          </w:p>
        </w:tc>
        <w:tc>
          <w:tcPr>
            <w:tcW w:w="725" w:type="dxa"/>
            <w:tcBorders>
              <w:top w:val="nil"/>
              <w:left w:val="nil"/>
              <w:bottom w:val="nil"/>
              <w:right w:val="nil"/>
            </w:tcBorders>
          </w:tcPr>
          <w:p w14:paraId="41767128" w14:textId="77777777" w:rsidR="00B92327" w:rsidRPr="00801E49" w:rsidRDefault="00332621" w:rsidP="00A544C8">
            <w:pPr>
              <w:spacing w:after="0" w:line="259" w:lineRule="auto"/>
              <w:ind w:left="67" w:right="0" w:firstLine="0"/>
              <w:jc w:val="center"/>
              <w:rPr>
                <w:rFonts w:ascii="Open Sans" w:hAnsi="Open Sans" w:cs="Open Sans"/>
                <w:sz w:val="16"/>
                <w:szCs w:val="24"/>
                <w:rPrChange w:id="5710" w:author="Nicole Wu" w:date="2024-01-08T11:26:00Z">
                  <w:rPr>
                    <w:sz w:val="16"/>
                    <w:szCs w:val="24"/>
                  </w:rPr>
                </w:rPrChange>
              </w:rPr>
            </w:pPr>
            <w:r w:rsidRPr="00801E49">
              <w:rPr>
                <w:rFonts w:ascii="Open Sans" w:hAnsi="Open Sans" w:cs="Open Sans"/>
                <w:sz w:val="16"/>
                <w:szCs w:val="24"/>
                <w:rPrChange w:id="5711" w:author="Nicole Wu" w:date="2024-01-08T11:26:00Z">
                  <w:rPr>
                    <w:sz w:val="16"/>
                    <w:szCs w:val="24"/>
                  </w:rPr>
                </w:rPrChange>
              </w:rPr>
              <w:t>3.39</w:t>
            </w:r>
          </w:p>
        </w:tc>
        <w:tc>
          <w:tcPr>
            <w:tcW w:w="725" w:type="dxa"/>
            <w:tcBorders>
              <w:top w:val="nil"/>
              <w:left w:val="nil"/>
              <w:bottom w:val="nil"/>
              <w:right w:val="nil"/>
            </w:tcBorders>
          </w:tcPr>
          <w:p w14:paraId="77DFDDB9" w14:textId="77777777" w:rsidR="00B92327" w:rsidRPr="00801E49" w:rsidRDefault="00332621" w:rsidP="00A544C8">
            <w:pPr>
              <w:spacing w:after="0" w:line="259" w:lineRule="auto"/>
              <w:ind w:left="67" w:right="0" w:firstLine="0"/>
              <w:jc w:val="center"/>
              <w:rPr>
                <w:rFonts w:ascii="Open Sans" w:hAnsi="Open Sans" w:cs="Open Sans"/>
                <w:sz w:val="16"/>
                <w:szCs w:val="24"/>
                <w:rPrChange w:id="5712" w:author="Nicole Wu" w:date="2024-01-08T11:26:00Z">
                  <w:rPr>
                    <w:sz w:val="16"/>
                    <w:szCs w:val="24"/>
                  </w:rPr>
                </w:rPrChange>
              </w:rPr>
            </w:pPr>
            <w:r w:rsidRPr="00801E49">
              <w:rPr>
                <w:rFonts w:ascii="Open Sans" w:hAnsi="Open Sans" w:cs="Open Sans"/>
                <w:sz w:val="16"/>
                <w:szCs w:val="24"/>
                <w:rPrChange w:id="5713" w:author="Nicole Wu" w:date="2024-01-08T11:26:00Z">
                  <w:rPr>
                    <w:sz w:val="16"/>
                    <w:szCs w:val="24"/>
                  </w:rPr>
                </w:rPrChange>
              </w:rPr>
              <w:t>3.29</w:t>
            </w:r>
          </w:p>
        </w:tc>
        <w:tc>
          <w:tcPr>
            <w:tcW w:w="725" w:type="dxa"/>
            <w:tcBorders>
              <w:top w:val="nil"/>
              <w:left w:val="nil"/>
              <w:bottom w:val="nil"/>
              <w:right w:val="nil"/>
            </w:tcBorders>
          </w:tcPr>
          <w:p w14:paraId="624A0C5F" w14:textId="77777777" w:rsidR="00B92327" w:rsidRPr="00801E49" w:rsidRDefault="00332621" w:rsidP="00A544C8">
            <w:pPr>
              <w:spacing w:after="0" w:line="259" w:lineRule="auto"/>
              <w:ind w:left="67" w:right="0" w:firstLine="0"/>
              <w:jc w:val="center"/>
              <w:rPr>
                <w:rFonts w:ascii="Open Sans" w:hAnsi="Open Sans" w:cs="Open Sans"/>
                <w:sz w:val="16"/>
                <w:szCs w:val="24"/>
                <w:rPrChange w:id="5714" w:author="Nicole Wu" w:date="2024-01-08T11:26:00Z">
                  <w:rPr>
                    <w:sz w:val="16"/>
                    <w:szCs w:val="24"/>
                  </w:rPr>
                </w:rPrChange>
              </w:rPr>
            </w:pPr>
            <w:r w:rsidRPr="00801E49">
              <w:rPr>
                <w:rFonts w:ascii="Open Sans" w:hAnsi="Open Sans" w:cs="Open Sans"/>
                <w:sz w:val="16"/>
                <w:szCs w:val="24"/>
                <w:rPrChange w:id="5715" w:author="Nicole Wu" w:date="2024-01-08T11:26:00Z">
                  <w:rPr>
                    <w:sz w:val="16"/>
                    <w:szCs w:val="24"/>
                  </w:rPr>
                </w:rPrChange>
              </w:rPr>
              <w:t>-0.10</w:t>
            </w:r>
          </w:p>
        </w:tc>
        <w:tc>
          <w:tcPr>
            <w:tcW w:w="725" w:type="dxa"/>
            <w:tcBorders>
              <w:top w:val="nil"/>
              <w:left w:val="nil"/>
              <w:bottom w:val="nil"/>
              <w:right w:val="nil"/>
            </w:tcBorders>
          </w:tcPr>
          <w:p w14:paraId="4DC9969E" w14:textId="77777777" w:rsidR="00B92327" w:rsidRPr="00801E49" w:rsidRDefault="00332621" w:rsidP="00A544C8">
            <w:pPr>
              <w:spacing w:after="0" w:line="259" w:lineRule="auto"/>
              <w:ind w:left="67" w:right="0" w:firstLine="0"/>
              <w:jc w:val="center"/>
              <w:rPr>
                <w:rFonts w:ascii="Open Sans" w:hAnsi="Open Sans" w:cs="Open Sans"/>
                <w:sz w:val="16"/>
                <w:szCs w:val="24"/>
                <w:rPrChange w:id="5716" w:author="Nicole Wu" w:date="2024-01-08T11:26:00Z">
                  <w:rPr>
                    <w:sz w:val="16"/>
                    <w:szCs w:val="24"/>
                  </w:rPr>
                </w:rPrChange>
              </w:rPr>
            </w:pPr>
            <w:r w:rsidRPr="00801E49">
              <w:rPr>
                <w:rFonts w:ascii="Open Sans" w:hAnsi="Open Sans" w:cs="Open Sans"/>
                <w:sz w:val="16"/>
                <w:szCs w:val="24"/>
                <w:rPrChange w:id="5717" w:author="Nicole Wu" w:date="2024-01-08T11:26:00Z">
                  <w:rPr>
                    <w:sz w:val="16"/>
                    <w:szCs w:val="24"/>
                  </w:rPr>
                </w:rPrChange>
              </w:rPr>
              <w:t>3.55</w:t>
            </w:r>
          </w:p>
        </w:tc>
        <w:tc>
          <w:tcPr>
            <w:tcW w:w="725" w:type="dxa"/>
            <w:tcBorders>
              <w:top w:val="nil"/>
              <w:left w:val="nil"/>
              <w:bottom w:val="nil"/>
              <w:right w:val="nil"/>
            </w:tcBorders>
          </w:tcPr>
          <w:p w14:paraId="49A3F9C6" w14:textId="77777777" w:rsidR="00B92327" w:rsidRPr="00801E49" w:rsidRDefault="00332621" w:rsidP="00A544C8">
            <w:pPr>
              <w:spacing w:after="0" w:line="259" w:lineRule="auto"/>
              <w:ind w:left="67" w:right="0" w:firstLine="0"/>
              <w:jc w:val="center"/>
              <w:rPr>
                <w:rFonts w:ascii="Open Sans" w:hAnsi="Open Sans" w:cs="Open Sans"/>
                <w:sz w:val="16"/>
                <w:szCs w:val="24"/>
                <w:rPrChange w:id="5718" w:author="Nicole Wu" w:date="2024-01-08T11:26:00Z">
                  <w:rPr>
                    <w:sz w:val="16"/>
                    <w:szCs w:val="24"/>
                  </w:rPr>
                </w:rPrChange>
              </w:rPr>
            </w:pPr>
            <w:r w:rsidRPr="00801E49">
              <w:rPr>
                <w:rFonts w:ascii="Open Sans" w:hAnsi="Open Sans" w:cs="Open Sans"/>
                <w:sz w:val="16"/>
                <w:szCs w:val="24"/>
                <w:rPrChange w:id="5719" w:author="Nicole Wu" w:date="2024-01-08T11:26:00Z">
                  <w:rPr>
                    <w:sz w:val="16"/>
                    <w:szCs w:val="24"/>
                  </w:rPr>
                </w:rPrChange>
              </w:rPr>
              <w:t>2.98</w:t>
            </w:r>
          </w:p>
        </w:tc>
        <w:tc>
          <w:tcPr>
            <w:tcW w:w="725" w:type="dxa"/>
            <w:tcBorders>
              <w:top w:val="nil"/>
              <w:left w:val="nil"/>
              <w:bottom w:val="nil"/>
              <w:right w:val="nil"/>
            </w:tcBorders>
          </w:tcPr>
          <w:p w14:paraId="32B1FA9F" w14:textId="77777777" w:rsidR="00B92327" w:rsidRPr="00801E49" w:rsidRDefault="00332621" w:rsidP="00A544C8">
            <w:pPr>
              <w:spacing w:after="0" w:line="259" w:lineRule="auto"/>
              <w:ind w:left="67" w:right="0" w:firstLine="0"/>
              <w:jc w:val="center"/>
              <w:rPr>
                <w:rFonts w:ascii="Open Sans" w:hAnsi="Open Sans" w:cs="Open Sans"/>
                <w:sz w:val="16"/>
                <w:szCs w:val="24"/>
                <w:rPrChange w:id="5720" w:author="Nicole Wu" w:date="2024-01-08T11:26:00Z">
                  <w:rPr>
                    <w:sz w:val="16"/>
                    <w:szCs w:val="24"/>
                  </w:rPr>
                </w:rPrChange>
              </w:rPr>
            </w:pPr>
            <w:r w:rsidRPr="00801E49">
              <w:rPr>
                <w:rFonts w:ascii="Open Sans" w:hAnsi="Open Sans" w:cs="Open Sans"/>
                <w:sz w:val="16"/>
                <w:szCs w:val="24"/>
                <w:rPrChange w:id="5721" w:author="Nicole Wu" w:date="2024-01-08T11:26:00Z">
                  <w:rPr>
                    <w:sz w:val="16"/>
                    <w:szCs w:val="24"/>
                  </w:rPr>
                </w:rPrChange>
              </w:rPr>
              <w:t>-0.57***</w:t>
            </w:r>
          </w:p>
        </w:tc>
      </w:tr>
      <w:tr w:rsidR="00B92327" w:rsidRPr="00801E49" w14:paraId="40316A7D" w14:textId="77777777" w:rsidTr="00A544C8">
        <w:trPr>
          <w:trHeight w:val="143"/>
        </w:trPr>
        <w:tc>
          <w:tcPr>
            <w:tcW w:w="2835" w:type="dxa"/>
            <w:tcBorders>
              <w:top w:val="nil"/>
              <w:left w:val="nil"/>
              <w:bottom w:val="nil"/>
              <w:right w:val="nil"/>
            </w:tcBorders>
          </w:tcPr>
          <w:p w14:paraId="1F240EC5" w14:textId="77777777" w:rsidR="00B92327" w:rsidRPr="00801E49" w:rsidRDefault="00B92327" w:rsidP="00A544C8">
            <w:pPr>
              <w:spacing w:after="0" w:line="259" w:lineRule="auto"/>
              <w:ind w:left="67" w:right="0" w:firstLine="0"/>
              <w:jc w:val="left"/>
              <w:rPr>
                <w:rFonts w:ascii="Open Sans" w:hAnsi="Open Sans" w:cs="Open Sans"/>
                <w:sz w:val="16"/>
                <w:szCs w:val="24"/>
                <w:rPrChange w:id="5722" w:author="Nicole Wu" w:date="2024-01-08T11:26:00Z">
                  <w:rPr>
                    <w:sz w:val="16"/>
                    <w:szCs w:val="24"/>
                  </w:rPr>
                </w:rPrChange>
              </w:rPr>
            </w:pPr>
          </w:p>
        </w:tc>
        <w:tc>
          <w:tcPr>
            <w:tcW w:w="725" w:type="dxa"/>
            <w:tcBorders>
              <w:top w:val="nil"/>
              <w:left w:val="nil"/>
              <w:bottom w:val="nil"/>
              <w:right w:val="nil"/>
            </w:tcBorders>
          </w:tcPr>
          <w:p w14:paraId="4557691E" w14:textId="77777777" w:rsidR="00B92327" w:rsidRPr="00801E49" w:rsidRDefault="00332621" w:rsidP="00A544C8">
            <w:pPr>
              <w:spacing w:after="0" w:line="259" w:lineRule="auto"/>
              <w:ind w:left="67" w:right="0" w:firstLine="0"/>
              <w:jc w:val="center"/>
              <w:rPr>
                <w:rFonts w:ascii="Open Sans" w:hAnsi="Open Sans" w:cs="Open Sans"/>
                <w:sz w:val="16"/>
                <w:szCs w:val="24"/>
                <w:rPrChange w:id="5723" w:author="Nicole Wu" w:date="2024-01-08T11:26:00Z">
                  <w:rPr>
                    <w:sz w:val="16"/>
                    <w:szCs w:val="24"/>
                  </w:rPr>
                </w:rPrChange>
              </w:rPr>
            </w:pPr>
            <w:r w:rsidRPr="00801E49">
              <w:rPr>
                <w:rFonts w:ascii="Open Sans" w:hAnsi="Open Sans" w:cs="Open Sans"/>
                <w:sz w:val="16"/>
                <w:szCs w:val="24"/>
                <w:rPrChange w:id="5724" w:author="Nicole Wu" w:date="2024-01-08T11:26:00Z">
                  <w:rPr>
                    <w:sz w:val="16"/>
                    <w:szCs w:val="24"/>
                  </w:rPr>
                </w:rPrChange>
              </w:rPr>
              <w:t>(2.00)</w:t>
            </w:r>
          </w:p>
        </w:tc>
        <w:tc>
          <w:tcPr>
            <w:tcW w:w="725" w:type="dxa"/>
            <w:tcBorders>
              <w:top w:val="nil"/>
              <w:left w:val="nil"/>
              <w:bottom w:val="nil"/>
              <w:right w:val="nil"/>
            </w:tcBorders>
          </w:tcPr>
          <w:p w14:paraId="45687DAA" w14:textId="77777777" w:rsidR="00B92327" w:rsidRPr="00801E49" w:rsidRDefault="00332621" w:rsidP="00A544C8">
            <w:pPr>
              <w:spacing w:after="0" w:line="259" w:lineRule="auto"/>
              <w:ind w:left="67" w:right="0" w:firstLine="0"/>
              <w:jc w:val="center"/>
              <w:rPr>
                <w:rFonts w:ascii="Open Sans" w:hAnsi="Open Sans" w:cs="Open Sans"/>
                <w:sz w:val="16"/>
                <w:szCs w:val="24"/>
                <w:rPrChange w:id="5725" w:author="Nicole Wu" w:date="2024-01-08T11:26:00Z">
                  <w:rPr>
                    <w:sz w:val="16"/>
                    <w:szCs w:val="24"/>
                  </w:rPr>
                </w:rPrChange>
              </w:rPr>
            </w:pPr>
            <w:r w:rsidRPr="00801E49">
              <w:rPr>
                <w:rFonts w:ascii="Open Sans" w:hAnsi="Open Sans" w:cs="Open Sans"/>
                <w:sz w:val="16"/>
                <w:szCs w:val="24"/>
                <w:rPrChange w:id="5726" w:author="Nicole Wu" w:date="2024-01-08T11:26:00Z">
                  <w:rPr>
                    <w:sz w:val="16"/>
                    <w:szCs w:val="24"/>
                  </w:rPr>
                </w:rPrChange>
              </w:rPr>
              <w:t>(1.84)</w:t>
            </w:r>
          </w:p>
        </w:tc>
        <w:tc>
          <w:tcPr>
            <w:tcW w:w="725" w:type="dxa"/>
            <w:tcBorders>
              <w:top w:val="nil"/>
              <w:left w:val="nil"/>
              <w:bottom w:val="nil"/>
              <w:right w:val="nil"/>
            </w:tcBorders>
          </w:tcPr>
          <w:p w14:paraId="54A9AD76" w14:textId="77777777" w:rsidR="00B92327" w:rsidRPr="00801E49" w:rsidRDefault="00332621" w:rsidP="00A544C8">
            <w:pPr>
              <w:spacing w:after="0" w:line="259" w:lineRule="auto"/>
              <w:ind w:left="67" w:right="0" w:firstLine="0"/>
              <w:jc w:val="center"/>
              <w:rPr>
                <w:rFonts w:ascii="Open Sans" w:hAnsi="Open Sans" w:cs="Open Sans"/>
                <w:sz w:val="16"/>
                <w:szCs w:val="24"/>
                <w:rPrChange w:id="5727" w:author="Nicole Wu" w:date="2024-01-08T11:26:00Z">
                  <w:rPr>
                    <w:sz w:val="16"/>
                    <w:szCs w:val="24"/>
                  </w:rPr>
                </w:rPrChange>
              </w:rPr>
            </w:pPr>
            <w:r w:rsidRPr="00801E49">
              <w:rPr>
                <w:rFonts w:ascii="Open Sans" w:hAnsi="Open Sans" w:cs="Open Sans"/>
                <w:sz w:val="16"/>
                <w:szCs w:val="24"/>
                <w:rPrChange w:id="5728" w:author="Nicole Wu" w:date="2024-01-08T11:26:00Z">
                  <w:rPr>
                    <w:sz w:val="16"/>
                    <w:szCs w:val="24"/>
                  </w:rPr>
                </w:rPrChange>
              </w:rPr>
              <w:t>(0.00)</w:t>
            </w:r>
          </w:p>
        </w:tc>
        <w:tc>
          <w:tcPr>
            <w:tcW w:w="725" w:type="dxa"/>
            <w:tcBorders>
              <w:top w:val="nil"/>
              <w:left w:val="nil"/>
              <w:bottom w:val="nil"/>
              <w:right w:val="nil"/>
            </w:tcBorders>
          </w:tcPr>
          <w:p w14:paraId="0C706562" w14:textId="77777777" w:rsidR="00B92327" w:rsidRPr="00801E49" w:rsidRDefault="00332621" w:rsidP="00A544C8">
            <w:pPr>
              <w:spacing w:after="0" w:line="259" w:lineRule="auto"/>
              <w:ind w:left="67" w:right="0" w:firstLine="0"/>
              <w:jc w:val="center"/>
              <w:rPr>
                <w:rFonts w:ascii="Open Sans" w:hAnsi="Open Sans" w:cs="Open Sans"/>
                <w:sz w:val="16"/>
                <w:szCs w:val="24"/>
                <w:rPrChange w:id="5729" w:author="Nicole Wu" w:date="2024-01-08T11:26:00Z">
                  <w:rPr>
                    <w:sz w:val="16"/>
                    <w:szCs w:val="24"/>
                  </w:rPr>
                </w:rPrChange>
              </w:rPr>
            </w:pPr>
            <w:r w:rsidRPr="00801E49">
              <w:rPr>
                <w:rFonts w:ascii="Open Sans" w:hAnsi="Open Sans" w:cs="Open Sans"/>
                <w:sz w:val="16"/>
                <w:szCs w:val="24"/>
                <w:rPrChange w:id="5730" w:author="Nicole Wu" w:date="2024-01-08T11:26:00Z">
                  <w:rPr>
                    <w:sz w:val="16"/>
                    <w:szCs w:val="24"/>
                  </w:rPr>
                </w:rPrChange>
              </w:rPr>
              <w:t>(2.43)</w:t>
            </w:r>
          </w:p>
        </w:tc>
        <w:tc>
          <w:tcPr>
            <w:tcW w:w="725" w:type="dxa"/>
            <w:tcBorders>
              <w:top w:val="nil"/>
              <w:left w:val="nil"/>
              <w:bottom w:val="nil"/>
              <w:right w:val="nil"/>
            </w:tcBorders>
          </w:tcPr>
          <w:p w14:paraId="4EEE0817" w14:textId="77777777" w:rsidR="00B92327" w:rsidRPr="00801E49" w:rsidRDefault="00332621" w:rsidP="00A544C8">
            <w:pPr>
              <w:spacing w:after="0" w:line="259" w:lineRule="auto"/>
              <w:ind w:left="67" w:right="0" w:firstLine="0"/>
              <w:jc w:val="center"/>
              <w:rPr>
                <w:rFonts w:ascii="Open Sans" w:hAnsi="Open Sans" w:cs="Open Sans"/>
                <w:sz w:val="16"/>
                <w:szCs w:val="24"/>
                <w:rPrChange w:id="5731" w:author="Nicole Wu" w:date="2024-01-08T11:26:00Z">
                  <w:rPr>
                    <w:sz w:val="16"/>
                    <w:szCs w:val="24"/>
                  </w:rPr>
                </w:rPrChange>
              </w:rPr>
            </w:pPr>
            <w:r w:rsidRPr="00801E49">
              <w:rPr>
                <w:rFonts w:ascii="Open Sans" w:hAnsi="Open Sans" w:cs="Open Sans"/>
                <w:sz w:val="16"/>
                <w:szCs w:val="24"/>
                <w:rPrChange w:id="5732" w:author="Nicole Wu" w:date="2024-01-08T11:26:00Z">
                  <w:rPr>
                    <w:sz w:val="16"/>
                    <w:szCs w:val="24"/>
                  </w:rPr>
                </w:rPrChange>
              </w:rPr>
              <w:t>(2.45)</w:t>
            </w:r>
          </w:p>
        </w:tc>
        <w:tc>
          <w:tcPr>
            <w:tcW w:w="725" w:type="dxa"/>
            <w:tcBorders>
              <w:top w:val="nil"/>
              <w:left w:val="nil"/>
              <w:bottom w:val="nil"/>
              <w:right w:val="nil"/>
            </w:tcBorders>
          </w:tcPr>
          <w:p w14:paraId="1CB929A2" w14:textId="77777777" w:rsidR="00B92327" w:rsidRPr="00801E49" w:rsidRDefault="00332621" w:rsidP="00A544C8">
            <w:pPr>
              <w:spacing w:after="0" w:line="259" w:lineRule="auto"/>
              <w:ind w:left="67" w:right="0" w:firstLine="0"/>
              <w:jc w:val="center"/>
              <w:rPr>
                <w:rFonts w:ascii="Open Sans" w:hAnsi="Open Sans" w:cs="Open Sans"/>
                <w:sz w:val="16"/>
                <w:szCs w:val="24"/>
                <w:rPrChange w:id="5733" w:author="Nicole Wu" w:date="2024-01-08T11:26:00Z">
                  <w:rPr>
                    <w:sz w:val="16"/>
                    <w:szCs w:val="24"/>
                  </w:rPr>
                </w:rPrChange>
              </w:rPr>
            </w:pPr>
            <w:r w:rsidRPr="00801E49">
              <w:rPr>
                <w:rFonts w:ascii="Open Sans" w:hAnsi="Open Sans" w:cs="Open Sans"/>
                <w:sz w:val="16"/>
                <w:szCs w:val="24"/>
                <w:rPrChange w:id="5734" w:author="Nicole Wu" w:date="2024-01-08T11:26:00Z">
                  <w:rPr>
                    <w:sz w:val="16"/>
                    <w:szCs w:val="24"/>
                  </w:rPr>
                </w:rPrChange>
              </w:rPr>
              <w:t>(0.67)</w:t>
            </w:r>
          </w:p>
        </w:tc>
        <w:tc>
          <w:tcPr>
            <w:tcW w:w="725" w:type="dxa"/>
            <w:tcBorders>
              <w:top w:val="nil"/>
              <w:left w:val="nil"/>
              <w:bottom w:val="nil"/>
              <w:right w:val="nil"/>
            </w:tcBorders>
          </w:tcPr>
          <w:p w14:paraId="067EE613" w14:textId="77777777" w:rsidR="00B92327" w:rsidRPr="00801E49" w:rsidRDefault="00332621" w:rsidP="00A544C8">
            <w:pPr>
              <w:spacing w:after="0" w:line="259" w:lineRule="auto"/>
              <w:ind w:left="67" w:right="0" w:firstLine="0"/>
              <w:jc w:val="center"/>
              <w:rPr>
                <w:rFonts w:ascii="Open Sans" w:hAnsi="Open Sans" w:cs="Open Sans"/>
                <w:sz w:val="16"/>
                <w:szCs w:val="24"/>
                <w:rPrChange w:id="5735" w:author="Nicole Wu" w:date="2024-01-08T11:26:00Z">
                  <w:rPr>
                    <w:sz w:val="16"/>
                    <w:szCs w:val="24"/>
                  </w:rPr>
                </w:rPrChange>
              </w:rPr>
            </w:pPr>
            <w:r w:rsidRPr="00801E49">
              <w:rPr>
                <w:rFonts w:ascii="Open Sans" w:hAnsi="Open Sans" w:cs="Open Sans"/>
                <w:sz w:val="16"/>
                <w:szCs w:val="24"/>
                <w:rPrChange w:id="5736" w:author="Nicole Wu" w:date="2024-01-08T11:26:00Z">
                  <w:rPr>
                    <w:sz w:val="16"/>
                    <w:szCs w:val="24"/>
                  </w:rPr>
                </w:rPrChange>
              </w:rPr>
              <w:t>(2.32)</w:t>
            </w:r>
          </w:p>
        </w:tc>
        <w:tc>
          <w:tcPr>
            <w:tcW w:w="725" w:type="dxa"/>
            <w:tcBorders>
              <w:top w:val="nil"/>
              <w:left w:val="nil"/>
              <w:bottom w:val="nil"/>
              <w:right w:val="nil"/>
            </w:tcBorders>
          </w:tcPr>
          <w:p w14:paraId="4D4D1F8C" w14:textId="77777777" w:rsidR="00B92327" w:rsidRPr="00801E49" w:rsidRDefault="00332621" w:rsidP="00A544C8">
            <w:pPr>
              <w:spacing w:after="0" w:line="259" w:lineRule="auto"/>
              <w:ind w:left="67" w:right="0" w:firstLine="0"/>
              <w:jc w:val="center"/>
              <w:rPr>
                <w:rFonts w:ascii="Open Sans" w:hAnsi="Open Sans" w:cs="Open Sans"/>
                <w:sz w:val="16"/>
                <w:szCs w:val="24"/>
                <w:rPrChange w:id="5737" w:author="Nicole Wu" w:date="2024-01-08T11:26:00Z">
                  <w:rPr>
                    <w:sz w:val="16"/>
                    <w:szCs w:val="24"/>
                  </w:rPr>
                </w:rPrChange>
              </w:rPr>
            </w:pPr>
            <w:r w:rsidRPr="00801E49">
              <w:rPr>
                <w:rFonts w:ascii="Open Sans" w:hAnsi="Open Sans" w:cs="Open Sans"/>
                <w:sz w:val="16"/>
                <w:szCs w:val="24"/>
                <w:rPrChange w:id="5738" w:author="Nicole Wu" w:date="2024-01-08T11:26:00Z">
                  <w:rPr>
                    <w:sz w:val="16"/>
                    <w:szCs w:val="24"/>
                  </w:rPr>
                </w:rPrChange>
              </w:rPr>
              <w:t>(2.14)</w:t>
            </w:r>
          </w:p>
        </w:tc>
        <w:tc>
          <w:tcPr>
            <w:tcW w:w="725" w:type="dxa"/>
            <w:tcBorders>
              <w:top w:val="nil"/>
              <w:left w:val="nil"/>
              <w:bottom w:val="nil"/>
              <w:right w:val="nil"/>
            </w:tcBorders>
          </w:tcPr>
          <w:p w14:paraId="22C023FD" w14:textId="77777777" w:rsidR="00B92327" w:rsidRPr="00801E49" w:rsidRDefault="00332621" w:rsidP="00A544C8">
            <w:pPr>
              <w:spacing w:after="0" w:line="259" w:lineRule="auto"/>
              <w:ind w:left="67" w:right="0" w:firstLine="0"/>
              <w:jc w:val="center"/>
              <w:rPr>
                <w:rFonts w:ascii="Open Sans" w:hAnsi="Open Sans" w:cs="Open Sans"/>
                <w:sz w:val="16"/>
                <w:szCs w:val="24"/>
                <w:rPrChange w:id="5739" w:author="Nicole Wu" w:date="2024-01-08T11:26:00Z">
                  <w:rPr>
                    <w:sz w:val="16"/>
                    <w:szCs w:val="24"/>
                  </w:rPr>
                </w:rPrChange>
              </w:rPr>
            </w:pPr>
            <w:r w:rsidRPr="00801E49">
              <w:rPr>
                <w:rFonts w:ascii="Open Sans" w:hAnsi="Open Sans" w:cs="Open Sans"/>
                <w:sz w:val="16"/>
                <w:szCs w:val="24"/>
                <w:rPrChange w:id="5740" w:author="Nicole Wu" w:date="2024-01-08T11:26:00Z">
                  <w:rPr>
                    <w:sz w:val="16"/>
                    <w:szCs w:val="24"/>
                  </w:rPr>
                </w:rPrChange>
              </w:rPr>
              <w:t>(0.00)</w:t>
            </w:r>
          </w:p>
        </w:tc>
      </w:tr>
      <w:tr w:rsidR="00B92327" w:rsidRPr="00801E49" w14:paraId="7CC1A340" w14:textId="77777777" w:rsidTr="00A544C8">
        <w:trPr>
          <w:trHeight w:val="143"/>
        </w:trPr>
        <w:tc>
          <w:tcPr>
            <w:tcW w:w="2835" w:type="dxa"/>
            <w:tcBorders>
              <w:top w:val="nil"/>
              <w:left w:val="nil"/>
              <w:bottom w:val="nil"/>
              <w:right w:val="nil"/>
            </w:tcBorders>
          </w:tcPr>
          <w:p w14:paraId="42CF257C" w14:textId="77777777" w:rsidR="00B92327" w:rsidRPr="00801E49" w:rsidRDefault="00332621" w:rsidP="00A544C8">
            <w:pPr>
              <w:spacing w:after="0" w:line="259" w:lineRule="auto"/>
              <w:ind w:left="67" w:right="0" w:firstLine="0"/>
              <w:jc w:val="left"/>
              <w:rPr>
                <w:rFonts w:ascii="Open Sans" w:hAnsi="Open Sans" w:cs="Open Sans"/>
                <w:sz w:val="16"/>
                <w:szCs w:val="24"/>
                <w:rPrChange w:id="5741" w:author="Nicole Wu" w:date="2024-01-08T11:26:00Z">
                  <w:rPr>
                    <w:sz w:val="16"/>
                    <w:szCs w:val="24"/>
                  </w:rPr>
                </w:rPrChange>
              </w:rPr>
            </w:pPr>
            <w:r w:rsidRPr="00801E49">
              <w:rPr>
                <w:rFonts w:ascii="Open Sans" w:hAnsi="Open Sans" w:cs="Open Sans"/>
                <w:sz w:val="16"/>
                <w:szCs w:val="24"/>
                <w:rPrChange w:id="5742" w:author="Nicole Wu" w:date="2024-01-08T11:26:00Z">
                  <w:rPr>
                    <w:sz w:val="16"/>
                    <w:szCs w:val="24"/>
                  </w:rPr>
                </w:rPrChange>
              </w:rPr>
              <w:t>Borrowed food or relied on help from friends or relatives</w:t>
            </w:r>
          </w:p>
        </w:tc>
        <w:tc>
          <w:tcPr>
            <w:tcW w:w="725" w:type="dxa"/>
            <w:tcBorders>
              <w:top w:val="nil"/>
              <w:left w:val="nil"/>
              <w:bottom w:val="nil"/>
              <w:right w:val="nil"/>
            </w:tcBorders>
          </w:tcPr>
          <w:p w14:paraId="1FDDEB5A" w14:textId="77777777" w:rsidR="00B92327" w:rsidRPr="00801E49" w:rsidRDefault="00332621" w:rsidP="00A544C8">
            <w:pPr>
              <w:spacing w:after="0" w:line="259" w:lineRule="auto"/>
              <w:ind w:left="67" w:right="0" w:firstLine="0"/>
              <w:jc w:val="center"/>
              <w:rPr>
                <w:rFonts w:ascii="Open Sans" w:hAnsi="Open Sans" w:cs="Open Sans"/>
                <w:sz w:val="16"/>
                <w:szCs w:val="24"/>
                <w:rPrChange w:id="5743" w:author="Nicole Wu" w:date="2024-01-08T11:26:00Z">
                  <w:rPr>
                    <w:sz w:val="16"/>
                    <w:szCs w:val="24"/>
                  </w:rPr>
                </w:rPrChange>
              </w:rPr>
            </w:pPr>
            <w:r w:rsidRPr="00801E49">
              <w:rPr>
                <w:rFonts w:ascii="Open Sans" w:hAnsi="Open Sans" w:cs="Open Sans"/>
                <w:sz w:val="16"/>
                <w:szCs w:val="24"/>
                <w:rPrChange w:id="5744" w:author="Nicole Wu" w:date="2024-01-08T11:26:00Z">
                  <w:rPr>
                    <w:sz w:val="16"/>
                    <w:szCs w:val="24"/>
                  </w:rPr>
                </w:rPrChange>
              </w:rPr>
              <w:t>0.77</w:t>
            </w:r>
          </w:p>
        </w:tc>
        <w:tc>
          <w:tcPr>
            <w:tcW w:w="725" w:type="dxa"/>
            <w:tcBorders>
              <w:top w:val="nil"/>
              <w:left w:val="nil"/>
              <w:bottom w:val="nil"/>
              <w:right w:val="nil"/>
            </w:tcBorders>
          </w:tcPr>
          <w:p w14:paraId="1F9AA55A" w14:textId="77777777" w:rsidR="00B92327" w:rsidRPr="00801E49" w:rsidRDefault="00332621" w:rsidP="00A544C8">
            <w:pPr>
              <w:spacing w:after="0" w:line="259" w:lineRule="auto"/>
              <w:ind w:left="67" w:right="0" w:firstLine="0"/>
              <w:jc w:val="center"/>
              <w:rPr>
                <w:rFonts w:ascii="Open Sans" w:hAnsi="Open Sans" w:cs="Open Sans"/>
                <w:sz w:val="16"/>
                <w:szCs w:val="24"/>
                <w:rPrChange w:id="5745" w:author="Nicole Wu" w:date="2024-01-08T11:26:00Z">
                  <w:rPr>
                    <w:sz w:val="16"/>
                    <w:szCs w:val="24"/>
                  </w:rPr>
                </w:rPrChange>
              </w:rPr>
            </w:pPr>
            <w:r w:rsidRPr="00801E49">
              <w:rPr>
                <w:rFonts w:ascii="Open Sans" w:hAnsi="Open Sans" w:cs="Open Sans"/>
                <w:sz w:val="16"/>
                <w:szCs w:val="24"/>
                <w:rPrChange w:id="5746" w:author="Nicole Wu" w:date="2024-01-08T11:26:00Z">
                  <w:rPr>
                    <w:sz w:val="16"/>
                    <w:szCs w:val="24"/>
                  </w:rPr>
                </w:rPrChange>
              </w:rPr>
              <w:t>0.89</w:t>
            </w:r>
          </w:p>
        </w:tc>
        <w:tc>
          <w:tcPr>
            <w:tcW w:w="725" w:type="dxa"/>
            <w:tcBorders>
              <w:top w:val="nil"/>
              <w:left w:val="nil"/>
              <w:bottom w:val="nil"/>
              <w:right w:val="nil"/>
            </w:tcBorders>
          </w:tcPr>
          <w:p w14:paraId="0AC63661" w14:textId="77777777" w:rsidR="00B92327" w:rsidRPr="00801E49" w:rsidRDefault="00332621" w:rsidP="00A544C8">
            <w:pPr>
              <w:spacing w:after="0" w:line="259" w:lineRule="auto"/>
              <w:ind w:left="67" w:right="0" w:firstLine="0"/>
              <w:jc w:val="center"/>
              <w:rPr>
                <w:rFonts w:ascii="Open Sans" w:hAnsi="Open Sans" w:cs="Open Sans"/>
                <w:sz w:val="16"/>
                <w:szCs w:val="24"/>
                <w:rPrChange w:id="5747" w:author="Nicole Wu" w:date="2024-01-08T11:26:00Z">
                  <w:rPr>
                    <w:sz w:val="16"/>
                    <w:szCs w:val="24"/>
                  </w:rPr>
                </w:rPrChange>
              </w:rPr>
            </w:pPr>
            <w:r w:rsidRPr="00801E49">
              <w:rPr>
                <w:rFonts w:ascii="Open Sans" w:hAnsi="Open Sans" w:cs="Open Sans"/>
                <w:sz w:val="16"/>
                <w:szCs w:val="24"/>
                <w:rPrChange w:id="5748" w:author="Nicole Wu" w:date="2024-01-08T11:26:00Z">
                  <w:rPr>
                    <w:sz w:val="16"/>
                    <w:szCs w:val="24"/>
                  </w:rPr>
                </w:rPrChange>
              </w:rPr>
              <w:t>0.12</w:t>
            </w:r>
          </w:p>
        </w:tc>
        <w:tc>
          <w:tcPr>
            <w:tcW w:w="725" w:type="dxa"/>
            <w:tcBorders>
              <w:top w:val="nil"/>
              <w:left w:val="nil"/>
              <w:bottom w:val="nil"/>
              <w:right w:val="nil"/>
            </w:tcBorders>
          </w:tcPr>
          <w:p w14:paraId="7120E20E" w14:textId="77777777" w:rsidR="00B92327" w:rsidRPr="00801E49" w:rsidRDefault="00332621" w:rsidP="00A544C8">
            <w:pPr>
              <w:spacing w:after="0" w:line="259" w:lineRule="auto"/>
              <w:ind w:left="67" w:right="0" w:firstLine="0"/>
              <w:jc w:val="center"/>
              <w:rPr>
                <w:rFonts w:ascii="Open Sans" w:hAnsi="Open Sans" w:cs="Open Sans"/>
                <w:sz w:val="16"/>
                <w:szCs w:val="24"/>
                <w:rPrChange w:id="5749" w:author="Nicole Wu" w:date="2024-01-08T11:26:00Z">
                  <w:rPr>
                    <w:sz w:val="16"/>
                    <w:szCs w:val="24"/>
                  </w:rPr>
                </w:rPrChange>
              </w:rPr>
            </w:pPr>
            <w:r w:rsidRPr="00801E49">
              <w:rPr>
                <w:rFonts w:ascii="Open Sans" w:hAnsi="Open Sans" w:cs="Open Sans"/>
                <w:sz w:val="16"/>
                <w:szCs w:val="24"/>
                <w:rPrChange w:id="5750" w:author="Nicole Wu" w:date="2024-01-08T11:26:00Z">
                  <w:rPr>
                    <w:sz w:val="16"/>
                    <w:szCs w:val="24"/>
                  </w:rPr>
                </w:rPrChange>
              </w:rPr>
              <w:t>0.82</w:t>
            </w:r>
          </w:p>
        </w:tc>
        <w:tc>
          <w:tcPr>
            <w:tcW w:w="725" w:type="dxa"/>
            <w:tcBorders>
              <w:top w:val="nil"/>
              <w:left w:val="nil"/>
              <w:bottom w:val="nil"/>
              <w:right w:val="nil"/>
            </w:tcBorders>
          </w:tcPr>
          <w:p w14:paraId="158D237B" w14:textId="77777777" w:rsidR="00B92327" w:rsidRPr="00801E49" w:rsidRDefault="00332621" w:rsidP="00A544C8">
            <w:pPr>
              <w:spacing w:after="0" w:line="259" w:lineRule="auto"/>
              <w:ind w:left="67" w:right="0" w:firstLine="0"/>
              <w:jc w:val="center"/>
              <w:rPr>
                <w:rFonts w:ascii="Open Sans" w:hAnsi="Open Sans" w:cs="Open Sans"/>
                <w:sz w:val="16"/>
                <w:szCs w:val="24"/>
                <w:rPrChange w:id="5751" w:author="Nicole Wu" w:date="2024-01-08T11:26:00Z">
                  <w:rPr>
                    <w:sz w:val="16"/>
                    <w:szCs w:val="24"/>
                  </w:rPr>
                </w:rPrChange>
              </w:rPr>
            </w:pPr>
            <w:r w:rsidRPr="00801E49">
              <w:rPr>
                <w:rFonts w:ascii="Open Sans" w:hAnsi="Open Sans" w:cs="Open Sans"/>
                <w:sz w:val="16"/>
                <w:szCs w:val="24"/>
                <w:rPrChange w:id="5752" w:author="Nicole Wu" w:date="2024-01-08T11:26:00Z">
                  <w:rPr>
                    <w:sz w:val="16"/>
                    <w:szCs w:val="24"/>
                  </w:rPr>
                </w:rPrChange>
              </w:rPr>
              <w:t>0.74</w:t>
            </w:r>
          </w:p>
        </w:tc>
        <w:tc>
          <w:tcPr>
            <w:tcW w:w="725" w:type="dxa"/>
            <w:tcBorders>
              <w:top w:val="nil"/>
              <w:left w:val="nil"/>
              <w:bottom w:val="nil"/>
              <w:right w:val="nil"/>
            </w:tcBorders>
          </w:tcPr>
          <w:p w14:paraId="6296EAD7" w14:textId="77777777" w:rsidR="00B92327" w:rsidRPr="00801E49" w:rsidRDefault="00332621" w:rsidP="00A544C8">
            <w:pPr>
              <w:spacing w:after="0" w:line="259" w:lineRule="auto"/>
              <w:ind w:left="67" w:right="0" w:firstLine="0"/>
              <w:jc w:val="center"/>
              <w:rPr>
                <w:rFonts w:ascii="Open Sans" w:hAnsi="Open Sans" w:cs="Open Sans"/>
                <w:sz w:val="16"/>
                <w:szCs w:val="24"/>
                <w:rPrChange w:id="5753" w:author="Nicole Wu" w:date="2024-01-08T11:26:00Z">
                  <w:rPr>
                    <w:sz w:val="16"/>
                    <w:szCs w:val="24"/>
                  </w:rPr>
                </w:rPrChange>
              </w:rPr>
            </w:pPr>
            <w:r w:rsidRPr="00801E49">
              <w:rPr>
                <w:rFonts w:ascii="Open Sans" w:hAnsi="Open Sans" w:cs="Open Sans"/>
                <w:sz w:val="16"/>
                <w:szCs w:val="24"/>
                <w:rPrChange w:id="5754" w:author="Nicole Wu" w:date="2024-01-08T11:26:00Z">
                  <w:rPr>
                    <w:sz w:val="16"/>
                    <w:szCs w:val="24"/>
                  </w:rPr>
                </w:rPrChange>
              </w:rPr>
              <w:t>-0.08</w:t>
            </w:r>
          </w:p>
        </w:tc>
        <w:tc>
          <w:tcPr>
            <w:tcW w:w="725" w:type="dxa"/>
            <w:tcBorders>
              <w:top w:val="nil"/>
              <w:left w:val="nil"/>
              <w:bottom w:val="nil"/>
              <w:right w:val="nil"/>
            </w:tcBorders>
          </w:tcPr>
          <w:p w14:paraId="52BC2D0B" w14:textId="77777777" w:rsidR="00B92327" w:rsidRPr="00801E49" w:rsidRDefault="00332621" w:rsidP="00A544C8">
            <w:pPr>
              <w:spacing w:after="0" w:line="259" w:lineRule="auto"/>
              <w:ind w:left="67" w:right="0" w:firstLine="0"/>
              <w:jc w:val="center"/>
              <w:rPr>
                <w:rFonts w:ascii="Open Sans" w:hAnsi="Open Sans" w:cs="Open Sans"/>
                <w:sz w:val="16"/>
                <w:szCs w:val="24"/>
                <w:rPrChange w:id="5755" w:author="Nicole Wu" w:date="2024-01-08T11:26:00Z">
                  <w:rPr>
                    <w:sz w:val="16"/>
                    <w:szCs w:val="24"/>
                  </w:rPr>
                </w:rPrChange>
              </w:rPr>
            </w:pPr>
            <w:r w:rsidRPr="00801E49">
              <w:rPr>
                <w:rFonts w:ascii="Open Sans" w:hAnsi="Open Sans" w:cs="Open Sans"/>
                <w:sz w:val="16"/>
                <w:szCs w:val="24"/>
                <w:rPrChange w:id="5756" w:author="Nicole Wu" w:date="2024-01-08T11:26:00Z">
                  <w:rPr>
                    <w:sz w:val="16"/>
                    <w:szCs w:val="24"/>
                  </w:rPr>
                </w:rPrChange>
              </w:rPr>
              <w:t>0.81</w:t>
            </w:r>
          </w:p>
        </w:tc>
        <w:tc>
          <w:tcPr>
            <w:tcW w:w="725" w:type="dxa"/>
            <w:tcBorders>
              <w:top w:val="nil"/>
              <w:left w:val="nil"/>
              <w:bottom w:val="nil"/>
              <w:right w:val="nil"/>
            </w:tcBorders>
          </w:tcPr>
          <w:p w14:paraId="1818F144" w14:textId="77777777" w:rsidR="00B92327" w:rsidRPr="00801E49" w:rsidRDefault="00332621" w:rsidP="00A544C8">
            <w:pPr>
              <w:spacing w:after="0" w:line="259" w:lineRule="auto"/>
              <w:ind w:left="67" w:right="0" w:firstLine="0"/>
              <w:jc w:val="center"/>
              <w:rPr>
                <w:rFonts w:ascii="Open Sans" w:hAnsi="Open Sans" w:cs="Open Sans"/>
                <w:sz w:val="16"/>
                <w:szCs w:val="24"/>
                <w:rPrChange w:id="5757" w:author="Nicole Wu" w:date="2024-01-08T11:26:00Z">
                  <w:rPr>
                    <w:sz w:val="16"/>
                    <w:szCs w:val="24"/>
                  </w:rPr>
                </w:rPrChange>
              </w:rPr>
            </w:pPr>
            <w:r w:rsidRPr="00801E49">
              <w:rPr>
                <w:rFonts w:ascii="Open Sans" w:hAnsi="Open Sans" w:cs="Open Sans"/>
                <w:sz w:val="16"/>
                <w:szCs w:val="24"/>
                <w:rPrChange w:id="5758" w:author="Nicole Wu" w:date="2024-01-08T11:26:00Z">
                  <w:rPr>
                    <w:sz w:val="16"/>
                    <w:szCs w:val="24"/>
                  </w:rPr>
                </w:rPrChange>
              </w:rPr>
              <w:t>0.82</w:t>
            </w:r>
          </w:p>
        </w:tc>
        <w:tc>
          <w:tcPr>
            <w:tcW w:w="725" w:type="dxa"/>
            <w:tcBorders>
              <w:top w:val="nil"/>
              <w:left w:val="nil"/>
              <w:bottom w:val="nil"/>
              <w:right w:val="nil"/>
            </w:tcBorders>
          </w:tcPr>
          <w:p w14:paraId="0FEC7142" w14:textId="77777777" w:rsidR="00B92327" w:rsidRPr="00801E49" w:rsidRDefault="00332621" w:rsidP="00A544C8">
            <w:pPr>
              <w:spacing w:after="0" w:line="259" w:lineRule="auto"/>
              <w:ind w:left="67" w:right="0" w:firstLine="0"/>
              <w:jc w:val="center"/>
              <w:rPr>
                <w:rFonts w:ascii="Open Sans" w:hAnsi="Open Sans" w:cs="Open Sans"/>
                <w:sz w:val="16"/>
                <w:szCs w:val="24"/>
                <w:rPrChange w:id="5759" w:author="Nicole Wu" w:date="2024-01-08T11:26:00Z">
                  <w:rPr>
                    <w:sz w:val="16"/>
                    <w:szCs w:val="24"/>
                  </w:rPr>
                </w:rPrChange>
              </w:rPr>
            </w:pPr>
            <w:r w:rsidRPr="00801E49">
              <w:rPr>
                <w:rFonts w:ascii="Open Sans" w:hAnsi="Open Sans" w:cs="Open Sans"/>
                <w:sz w:val="16"/>
                <w:szCs w:val="24"/>
                <w:rPrChange w:id="5760" w:author="Nicole Wu" w:date="2024-01-08T11:26:00Z">
                  <w:rPr>
                    <w:sz w:val="16"/>
                    <w:szCs w:val="24"/>
                  </w:rPr>
                </w:rPrChange>
              </w:rPr>
              <w:t>0.02</w:t>
            </w:r>
          </w:p>
        </w:tc>
      </w:tr>
      <w:tr w:rsidR="00B92327" w:rsidRPr="00801E49" w14:paraId="5D89D823" w14:textId="77777777" w:rsidTr="00A544C8">
        <w:trPr>
          <w:trHeight w:val="143"/>
        </w:trPr>
        <w:tc>
          <w:tcPr>
            <w:tcW w:w="2835" w:type="dxa"/>
            <w:tcBorders>
              <w:top w:val="nil"/>
              <w:left w:val="nil"/>
              <w:bottom w:val="nil"/>
              <w:right w:val="nil"/>
            </w:tcBorders>
          </w:tcPr>
          <w:p w14:paraId="2BA0C9E2" w14:textId="77777777" w:rsidR="00B92327" w:rsidRPr="00801E49" w:rsidRDefault="00B92327" w:rsidP="00A544C8">
            <w:pPr>
              <w:spacing w:after="0" w:line="259" w:lineRule="auto"/>
              <w:ind w:left="67" w:right="0" w:firstLine="0"/>
              <w:jc w:val="left"/>
              <w:rPr>
                <w:rFonts w:ascii="Open Sans" w:hAnsi="Open Sans" w:cs="Open Sans"/>
                <w:sz w:val="16"/>
                <w:szCs w:val="24"/>
                <w:rPrChange w:id="5761" w:author="Nicole Wu" w:date="2024-01-08T11:26:00Z">
                  <w:rPr>
                    <w:sz w:val="16"/>
                    <w:szCs w:val="24"/>
                  </w:rPr>
                </w:rPrChange>
              </w:rPr>
            </w:pPr>
          </w:p>
        </w:tc>
        <w:tc>
          <w:tcPr>
            <w:tcW w:w="725" w:type="dxa"/>
            <w:tcBorders>
              <w:top w:val="nil"/>
              <w:left w:val="nil"/>
              <w:bottom w:val="nil"/>
              <w:right w:val="nil"/>
            </w:tcBorders>
          </w:tcPr>
          <w:p w14:paraId="526DB1DA" w14:textId="77777777" w:rsidR="00B92327" w:rsidRPr="00801E49" w:rsidRDefault="00332621" w:rsidP="00A544C8">
            <w:pPr>
              <w:spacing w:after="0" w:line="259" w:lineRule="auto"/>
              <w:ind w:left="67" w:right="0" w:firstLine="0"/>
              <w:jc w:val="center"/>
              <w:rPr>
                <w:rFonts w:ascii="Open Sans" w:hAnsi="Open Sans" w:cs="Open Sans"/>
                <w:sz w:val="16"/>
                <w:szCs w:val="24"/>
                <w:rPrChange w:id="5762" w:author="Nicole Wu" w:date="2024-01-08T11:26:00Z">
                  <w:rPr>
                    <w:sz w:val="16"/>
                    <w:szCs w:val="24"/>
                  </w:rPr>
                </w:rPrChange>
              </w:rPr>
            </w:pPr>
            <w:r w:rsidRPr="00801E49">
              <w:rPr>
                <w:rFonts w:ascii="Open Sans" w:hAnsi="Open Sans" w:cs="Open Sans"/>
                <w:sz w:val="16"/>
                <w:szCs w:val="24"/>
                <w:rPrChange w:id="5763" w:author="Nicole Wu" w:date="2024-01-08T11:26:00Z">
                  <w:rPr>
                    <w:sz w:val="16"/>
                    <w:szCs w:val="24"/>
                  </w:rPr>
                </w:rPrChange>
              </w:rPr>
              <w:t>(1.15)</w:t>
            </w:r>
          </w:p>
        </w:tc>
        <w:tc>
          <w:tcPr>
            <w:tcW w:w="725" w:type="dxa"/>
            <w:tcBorders>
              <w:top w:val="nil"/>
              <w:left w:val="nil"/>
              <w:bottom w:val="nil"/>
              <w:right w:val="nil"/>
            </w:tcBorders>
          </w:tcPr>
          <w:p w14:paraId="554CCE5D" w14:textId="77777777" w:rsidR="00B92327" w:rsidRPr="00801E49" w:rsidRDefault="00332621" w:rsidP="00A544C8">
            <w:pPr>
              <w:spacing w:after="0" w:line="259" w:lineRule="auto"/>
              <w:ind w:left="67" w:right="0" w:firstLine="0"/>
              <w:jc w:val="center"/>
              <w:rPr>
                <w:rFonts w:ascii="Open Sans" w:hAnsi="Open Sans" w:cs="Open Sans"/>
                <w:sz w:val="16"/>
                <w:szCs w:val="24"/>
                <w:rPrChange w:id="5764" w:author="Nicole Wu" w:date="2024-01-08T11:26:00Z">
                  <w:rPr>
                    <w:sz w:val="16"/>
                    <w:szCs w:val="24"/>
                  </w:rPr>
                </w:rPrChange>
              </w:rPr>
            </w:pPr>
            <w:r w:rsidRPr="00801E49">
              <w:rPr>
                <w:rFonts w:ascii="Open Sans" w:hAnsi="Open Sans" w:cs="Open Sans"/>
                <w:sz w:val="16"/>
                <w:szCs w:val="24"/>
                <w:rPrChange w:id="5765" w:author="Nicole Wu" w:date="2024-01-08T11:26:00Z">
                  <w:rPr>
                    <w:sz w:val="16"/>
                    <w:szCs w:val="24"/>
                  </w:rPr>
                </w:rPrChange>
              </w:rPr>
              <w:t>(1.25)</w:t>
            </w:r>
          </w:p>
        </w:tc>
        <w:tc>
          <w:tcPr>
            <w:tcW w:w="725" w:type="dxa"/>
            <w:tcBorders>
              <w:top w:val="nil"/>
              <w:left w:val="nil"/>
              <w:bottom w:val="nil"/>
              <w:right w:val="nil"/>
            </w:tcBorders>
          </w:tcPr>
          <w:p w14:paraId="7E959B46" w14:textId="77777777" w:rsidR="00B92327" w:rsidRPr="00801E49" w:rsidRDefault="00332621" w:rsidP="00A544C8">
            <w:pPr>
              <w:spacing w:after="0" w:line="259" w:lineRule="auto"/>
              <w:ind w:left="67" w:right="0" w:firstLine="0"/>
              <w:jc w:val="center"/>
              <w:rPr>
                <w:rFonts w:ascii="Open Sans" w:hAnsi="Open Sans" w:cs="Open Sans"/>
                <w:sz w:val="16"/>
                <w:szCs w:val="24"/>
                <w:rPrChange w:id="5766" w:author="Nicole Wu" w:date="2024-01-08T11:26:00Z">
                  <w:rPr>
                    <w:sz w:val="16"/>
                    <w:szCs w:val="24"/>
                  </w:rPr>
                </w:rPrChange>
              </w:rPr>
            </w:pPr>
            <w:r w:rsidRPr="00801E49">
              <w:rPr>
                <w:rFonts w:ascii="Open Sans" w:hAnsi="Open Sans" w:cs="Open Sans"/>
                <w:sz w:val="16"/>
                <w:szCs w:val="24"/>
                <w:rPrChange w:id="5767" w:author="Nicole Wu" w:date="2024-01-08T11:26:00Z">
                  <w:rPr>
                    <w:sz w:val="16"/>
                    <w:szCs w:val="24"/>
                  </w:rPr>
                </w:rPrChange>
              </w:rPr>
              <w:t>(0.32)</w:t>
            </w:r>
          </w:p>
        </w:tc>
        <w:tc>
          <w:tcPr>
            <w:tcW w:w="725" w:type="dxa"/>
            <w:tcBorders>
              <w:top w:val="nil"/>
              <w:left w:val="nil"/>
              <w:bottom w:val="nil"/>
              <w:right w:val="nil"/>
            </w:tcBorders>
          </w:tcPr>
          <w:p w14:paraId="4C72D64C" w14:textId="77777777" w:rsidR="00B92327" w:rsidRPr="00801E49" w:rsidRDefault="00332621" w:rsidP="00A544C8">
            <w:pPr>
              <w:spacing w:after="0" w:line="259" w:lineRule="auto"/>
              <w:ind w:left="67" w:right="0" w:firstLine="0"/>
              <w:jc w:val="center"/>
              <w:rPr>
                <w:rFonts w:ascii="Open Sans" w:hAnsi="Open Sans" w:cs="Open Sans"/>
                <w:sz w:val="16"/>
                <w:szCs w:val="24"/>
                <w:rPrChange w:id="5768" w:author="Nicole Wu" w:date="2024-01-08T11:26:00Z">
                  <w:rPr>
                    <w:sz w:val="16"/>
                    <w:szCs w:val="24"/>
                  </w:rPr>
                </w:rPrChange>
              </w:rPr>
            </w:pPr>
            <w:r w:rsidRPr="00801E49">
              <w:rPr>
                <w:rFonts w:ascii="Open Sans" w:hAnsi="Open Sans" w:cs="Open Sans"/>
                <w:sz w:val="16"/>
                <w:szCs w:val="24"/>
                <w:rPrChange w:id="5769" w:author="Nicole Wu" w:date="2024-01-08T11:26:00Z">
                  <w:rPr>
                    <w:sz w:val="16"/>
                    <w:szCs w:val="24"/>
                  </w:rPr>
                </w:rPrChange>
              </w:rPr>
              <w:t>(1.26)</w:t>
            </w:r>
          </w:p>
        </w:tc>
        <w:tc>
          <w:tcPr>
            <w:tcW w:w="725" w:type="dxa"/>
            <w:tcBorders>
              <w:top w:val="nil"/>
              <w:left w:val="nil"/>
              <w:bottom w:val="nil"/>
              <w:right w:val="nil"/>
            </w:tcBorders>
          </w:tcPr>
          <w:p w14:paraId="6C9403D7" w14:textId="77777777" w:rsidR="00B92327" w:rsidRPr="00801E49" w:rsidRDefault="00332621" w:rsidP="00A544C8">
            <w:pPr>
              <w:spacing w:after="0" w:line="259" w:lineRule="auto"/>
              <w:ind w:left="67" w:right="0" w:firstLine="0"/>
              <w:jc w:val="center"/>
              <w:rPr>
                <w:rFonts w:ascii="Open Sans" w:hAnsi="Open Sans" w:cs="Open Sans"/>
                <w:sz w:val="16"/>
                <w:szCs w:val="24"/>
                <w:rPrChange w:id="5770" w:author="Nicole Wu" w:date="2024-01-08T11:26:00Z">
                  <w:rPr>
                    <w:sz w:val="16"/>
                    <w:szCs w:val="24"/>
                  </w:rPr>
                </w:rPrChange>
              </w:rPr>
            </w:pPr>
            <w:r w:rsidRPr="00801E49">
              <w:rPr>
                <w:rFonts w:ascii="Open Sans" w:hAnsi="Open Sans" w:cs="Open Sans"/>
                <w:sz w:val="16"/>
                <w:szCs w:val="24"/>
                <w:rPrChange w:id="5771" w:author="Nicole Wu" w:date="2024-01-08T11:26:00Z">
                  <w:rPr>
                    <w:sz w:val="16"/>
                    <w:szCs w:val="24"/>
                  </w:rPr>
                </w:rPrChange>
              </w:rPr>
              <w:t>(1.03)</w:t>
            </w:r>
          </w:p>
        </w:tc>
        <w:tc>
          <w:tcPr>
            <w:tcW w:w="725" w:type="dxa"/>
            <w:tcBorders>
              <w:top w:val="nil"/>
              <w:left w:val="nil"/>
              <w:bottom w:val="nil"/>
              <w:right w:val="nil"/>
            </w:tcBorders>
          </w:tcPr>
          <w:p w14:paraId="05642DF8" w14:textId="77777777" w:rsidR="00B92327" w:rsidRPr="00801E49" w:rsidRDefault="00332621" w:rsidP="00A544C8">
            <w:pPr>
              <w:spacing w:after="0" w:line="259" w:lineRule="auto"/>
              <w:ind w:left="67" w:right="0" w:firstLine="0"/>
              <w:jc w:val="center"/>
              <w:rPr>
                <w:rFonts w:ascii="Open Sans" w:hAnsi="Open Sans" w:cs="Open Sans"/>
                <w:sz w:val="16"/>
                <w:szCs w:val="24"/>
                <w:rPrChange w:id="5772" w:author="Nicole Wu" w:date="2024-01-08T11:26:00Z">
                  <w:rPr>
                    <w:sz w:val="16"/>
                    <w:szCs w:val="24"/>
                  </w:rPr>
                </w:rPrChange>
              </w:rPr>
            </w:pPr>
            <w:r w:rsidRPr="00801E49">
              <w:rPr>
                <w:rFonts w:ascii="Open Sans" w:hAnsi="Open Sans" w:cs="Open Sans"/>
                <w:sz w:val="16"/>
                <w:szCs w:val="24"/>
                <w:rPrChange w:id="5773" w:author="Nicole Wu" w:date="2024-01-08T11:26:00Z">
                  <w:rPr>
                    <w:sz w:val="16"/>
                    <w:szCs w:val="24"/>
                  </w:rPr>
                </w:rPrChange>
              </w:rPr>
              <w:t>(0.43)</w:t>
            </w:r>
          </w:p>
        </w:tc>
        <w:tc>
          <w:tcPr>
            <w:tcW w:w="725" w:type="dxa"/>
            <w:tcBorders>
              <w:top w:val="nil"/>
              <w:left w:val="nil"/>
              <w:bottom w:val="nil"/>
              <w:right w:val="nil"/>
            </w:tcBorders>
          </w:tcPr>
          <w:p w14:paraId="6F443512" w14:textId="77777777" w:rsidR="00B92327" w:rsidRPr="00801E49" w:rsidRDefault="00332621" w:rsidP="00A544C8">
            <w:pPr>
              <w:spacing w:after="0" w:line="259" w:lineRule="auto"/>
              <w:ind w:left="67" w:right="0" w:firstLine="0"/>
              <w:jc w:val="center"/>
              <w:rPr>
                <w:rFonts w:ascii="Open Sans" w:hAnsi="Open Sans" w:cs="Open Sans"/>
                <w:sz w:val="16"/>
                <w:szCs w:val="24"/>
                <w:rPrChange w:id="5774" w:author="Nicole Wu" w:date="2024-01-08T11:26:00Z">
                  <w:rPr>
                    <w:sz w:val="16"/>
                    <w:szCs w:val="24"/>
                  </w:rPr>
                </w:rPrChange>
              </w:rPr>
            </w:pPr>
            <w:r w:rsidRPr="00801E49">
              <w:rPr>
                <w:rFonts w:ascii="Open Sans" w:hAnsi="Open Sans" w:cs="Open Sans"/>
                <w:sz w:val="16"/>
                <w:szCs w:val="24"/>
                <w:rPrChange w:id="5775" w:author="Nicole Wu" w:date="2024-01-08T11:26:00Z">
                  <w:rPr>
                    <w:sz w:val="16"/>
                    <w:szCs w:val="24"/>
                  </w:rPr>
                </w:rPrChange>
              </w:rPr>
              <w:t>(1.23)</w:t>
            </w:r>
          </w:p>
        </w:tc>
        <w:tc>
          <w:tcPr>
            <w:tcW w:w="725" w:type="dxa"/>
            <w:tcBorders>
              <w:top w:val="nil"/>
              <w:left w:val="nil"/>
              <w:bottom w:val="nil"/>
              <w:right w:val="nil"/>
            </w:tcBorders>
          </w:tcPr>
          <w:p w14:paraId="26B4D34D" w14:textId="77777777" w:rsidR="00B92327" w:rsidRPr="00801E49" w:rsidRDefault="00332621" w:rsidP="00A544C8">
            <w:pPr>
              <w:spacing w:after="0" w:line="259" w:lineRule="auto"/>
              <w:ind w:left="67" w:right="0" w:firstLine="0"/>
              <w:jc w:val="center"/>
              <w:rPr>
                <w:rFonts w:ascii="Open Sans" w:hAnsi="Open Sans" w:cs="Open Sans"/>
                <w:sz w:val="16"/>
                <w:szCs w:val="24"/>
                <w:rPrChange w:id="5776" w:author="Nicole Wu" w:date="2024-01-08T11:26:00Z">
                  <w:rPr>
                    <w:sz w:val="16"/>
                    <w:szCs w:val="24"/>
                  </w:rPr>
                </w:rPrChange>
              </w:rPr>
            </w:pPr>
            <w:r w:rsidRPr="00801E49">
              <w:rPr>
                <w:rFonts w:ascii="Open Sans" w:hAnsi="Open Sans" w:cs="Open Sans"/>
                <w:sz w:val="16"/>
                <w:szCs w:val="24"/>
                <w:rPrChange w:id="5777" w:author="Nicole Wu" w:date="2024-01-08T11:26:00Z">
                  <w:rPr>
                    <w:sz w:val="16"/>
                    <w:szCs w:val="24"/>
                  </w:rPr>
                </w:rPrChange>
              </w:rPr>
              <w:t>(1.16)</w:t>
            </w:r>
          </w:p>
        </w:tc>
        <w:tc>
          <w:tcPr>
            <w:tcW w:w="725" w:type="dxa"/>
            <w:tcBorders>
              <w:top w:val="nil"/>
              <w:left w:val="nil"/>
              <w:bottom w:val="nil"/>
              <w:right w:val="nil"/>
            </w:tcBorders>
          </w:tcPr>
          <w:p w14:paraId="021AE9D9" w14:textId="77777777" w:rsidR="00B92327" w:rsidRPr="00801E49" w:rsidRDefault="00332621" w:rsidP="00A544C8">
            <w:pPr>
              <w:spacing w:after="0" w:line="259" w:lineRule="auto"/>
              <w:ind w:left="67" w:right="0" w:firstLine="0"/>
              <w:jc w:val="center"/>
              <w:rPr>
                <w:rFonts w:ascii="Open Sans" w:hAnsi="Open Sans" w:cs="Open Sans"/>
                <w:sz w:val="16"/>
                <w:szCs w:val="24"/>
                <w:rPrChange w:id="5778" w:author="Nicole Wu" w:date="2024-01-08T11:26:00Z">
                  <w:rPr>
                    <w:sz w:val="16"/>
                    <w:szCs w:val="24"/>
                  </w:rPr>
                </w:rPrChange>
              </w:rPr>
            </w:pPr>
            <w:r w:rsidRPr="00801E49">
              <w:rPr>
                <w:rFonts w:ascii="Open Sans" w:hAnsi="Open Sans" w:cs="Open Sans"/>
                <w:sz w:val="16"/>
                <w:szCs w:val="24"/>
                <w:rPrChange w:id="5779" w:author="Nicole Wu" w:date="2024-01-08T11:26:00Z">
                  <w:rPr>
                    <w:sz w:val="16"/>
                    <w:szCs w:val="24"/>
                  </w:rPr>
                </w:rPrChange>
              </w:rPr>
              <w:t>(0.84)</w:t>
            </w:r>
          </w:p>
        </w:tc>
      </w:tr>
      <w:tr w:rsidR="00B92327" w:rsidRPr="00801E49" w14:paraId="7A318B90" w14:textId="77777777" w:rsidTr="00A544C8">
        <w:trPr>
          <w:trHeight w:val="143"/>
        </w:trPr>
        <w:tc>
          <w:tcPr>
            <w:tcW w:w="2835" w:type="dxa"/>
            <w:tcBorders>
              <w:top w:val="nil"/>
              <w:left w:val="nil"/>
              <w:bottom w:val="nil"/>
              <w:right w:val="nil"/>
            </w:tcBorders>
          </w:tcPr>
          <w:p w14:paraId="0C359A4D" w14:textId="77777777" w:rsidR="00B92327" w:rsidRPr="00801E49" w:rsidRDefault="00332621" w:rsidP="00A544C8">
            <w:pPr>
              <w:spacing w:after="0" w:line="259" w:lineRule="auto"/>
              <w:ind w:left="67" w:right="0" w:firstLine="0"/>
              <w:jc w:val="left"/>
              <w:rPr>
                <w:rFonts w:ascii="Open Sans" w:hAnsi="Open Sans" w:cs="Open Sans"/>
                <w:sz w:val="16"/>
                <w:szCs w:val="24"/>
                <w:rPrChange w:id="5780" w:author="Nicole Wu" w:date="2024-01-08T11:26:00Z">
                  <w:rPr>
                    <w:sz w:val="16"/>
                    <w:szCs w:val="24"/>
                  </w:rPr>
                </w:rPrChange>
              </w:rPr>
            </w:pPr>
            <w:r w:rsidRPr="00801E49">
              <w:rPr>
                <w:rFonts w:ascii="Open Sans" w:hAnsi="Open Sans" w:cs="Open Sans"/>
                <w:sz w:val="16"/>
                <w:szCs w:val="24"/>
                <w:rPrChange w:id="5781" w:author="Nicole Wu" w:date="2024-01-08T11:26:00Z">
                  <w:rPr>
                    <w:sz w:val="16"/>
                    <w:szCs w:val="24"/>
                  </w:rPr>
                </w:rPrChange>
              </w:rPr>
              <w:t>Reduced portion size of meals at meals time</w:t>
            </w:r>
          </w:p>
        </w:tc>
        <w:tc>
          <w:tcPr>
            <w:tcW w:w="725" w:type="dxa"/>
            <w:tcBorders>
              <w:top w:val="nil"/>
              <w:left w:val="nil"/>
              <w:bottom w:val="nil"/>
              <w:right w:val="nil"/>
            </w:tcBorders>
          </w:tcPr>
          <w:p w14:paraId="7F6D2F72" w14:textId="77777777" w:rsidR="00B92327" w:rsidRPr="00801E49" w:rsidRDefault="00332621" w:rsidP="00A544C8">
            <w:pPr>
              <w:spacing w:after="0" w:line="259" w:lineRule="auto"/>
              <w:ind w:left="67" w:right="0" w:firstLine="0"/>
              <w:jc w:val="center"/>
              <w:rPr>
                <w:rFonts w:ascii="Open Sans" w:hAnsi="Open Sans" w:cs="Open Sans"/>
                <w:sz w:val="16"/>
                <w:szCs w:val="24"/>
                <w:rPrChange w:id="5782" w:author="Nicole Wu" w:date="2024-01-08T11:26:00Z">
                  <w:rPr>
                    <w:sz w:val="16"/>
                    <w:szCs w:val="24"/>
                  </w:rPr>
                </w:rPrChange>
              </w:rPr>
            </w:pPr>
            <w:r w:rsidRPr="00801E49">
              <w:rPr>
                <w:rFonts w:ascii="Open Sans" w:hAnsi="Open Sans" w:cs="Open Sans"/>
                <w:sz w:val="16"/>
                <w:szCs w:val="24"/>
                <w:rPrChange w:id="5783" w:author="Nicole Wu" w:date="2024-01-08T11:26:00Z">
                  <w:rPr>
                    <w:sz w:val="16"/>
                    <w:szCs w:val="24"/>
                  </w:rPr>
                </w:rPrChange>
              </w:rPr>
              <w:t>1.98</w:t>
            </w:r>
          </w:p>
        </w:tc>
        <w:tc>
          <w:tcPr>
            <w:tcW w:w="725" w:type="dxa"/>
            <w:tcBorders>
              <w:top w:val="nil"/>
              <w:left w:val="nil"/>
              <w:bottom w:val="nil"/>
              <w:right w:val="nil"/>
            </w:tcBorders>
          </w:tcPr>
          <w:p w14:paraId="1AC22074" w14:textId="77777777" w:rsidR="00B92327" w:rsidRPr="00801E49" w:rsidRDefault="00332621" w:rsidP="00A544C8">
            <w:pPr>
              <w:spacing w:after="0" w:line="259" w:lineRule="auto"/>
              <w:ind w:left="67" w:right="0" w:firstLine="0"/>
              <w:jc w:val="center"/>
              <w:rPr>
                <w:rFonts w:ascii="Open Sans" w:hAnsi="Open Sans" w:cs="Open Sans"/>
                <w:sz w:val="16"/>
                <w:szCs w:val="24"/>
                <w:rPrChange w:id="5784" w:author="Nicole Wu" w:date="2024-01-08T11:26:00Z">
                  <w:rPr>
                    <w:sz w:val="16"/>
                    <w:szCs w:val="24"/>
                  </w:rPr>
                </w:rPrChange>
              </w:rPr>
            </w:pPr>
            <w:r w:rsidRPr="00801E49">
              <w:rPr>
                <w:rFonts w:ascii="Open Sans" w:hAnsi="Open Sans" w:cs="Open Sans"/>
                <w:sz w:val="16"/>
                <w:szCs w:val="24"/>
                <w:rPrChange w:id="5785" w:author="Nicole Wu" w:date="2024-01-08T11:26:00Z">
                  <w:rPr>
                    <w:sz w:val="16"/>
                    <w:szCs w:val="24"/>
                  </w:rPr>
                </w:rPrChange>
              </w:rPr>
              <w:t>2.65</w:t>
            </w:r>
          </w:p>
        </w:tc>
        <w:tc>
          <w:tcPr>
            <w:tcW w:w="725" w:type="dxa"/>
            <w:tcBorders>
              <w:top w:val="nil"/>
              <w:left w:val="nil"/>
              <w:bottom w:val="nil"/>
              <w:right w:val="nil"/>
            </w:tcBorders>
          </w:tcPr>
          <w:p w14:paraId="2463B552" w14:textId="77777777" w:rsidR="00B92327" w:rsidRPr="00801E49" w:rsidRDefault="00332621" w:rsidP="00A544C8">
            <w:pPr>
              <w:spacing w:after="0" w:line="259" w:lineRule="auto"/>
              <w:ind w:left="67" w:right="0" w:firstLine="0"/>
              <w:jc w:val="center"/>
              <w:rPr>
                <w:rFonts w:ascii="Open Sans" w:hAnsi="Open Sans" w:cs="Open Sans"/>
                <w:sz w:val="16"/>
                <w:szCs w:val="24"/>
                <w:rPrChange w:id="5786" w:author="Nicole Wu" w:date="2024-01-08T11:26:00Z">
                  <w:rPr>
                    <w:sz w:val="16"/>
                    <w:szCs w:val="24"/>
                  </w:rPr>
                </w:rPrChange>
              </w:rPr>
            </w:pPr>
            <w:r w:rsidRPr="00801E49">
              <w:rPr>
                <w:rFonts w:ascii="Open Sans" w:hAnsi="Open Sans" w:cs="Open Sans"/>
                <w:sz w:val="16"/>
                <w:szCs w:val="24"/>
                <w:rPrChange w:id="5787" w:author="Nicole Wu" w:date="2024-01-08T11:26:00Z">
                  <w:rPr>
                    <w:sz w:val="16"/>
                    <w:szCs w:val="24"/>
                  </w:rPr>
                </w:rPrChange>
              </w:rPr>
              <w:t>0.67**</w:t>
            </w:r>
          </w:p>
        </w:tc>
        <w:tc>
          <w:tcPr>
            <w:tcW w:w="725" w:type="dxa"/>
            <w:tcBorders>
              <w:top w:val="nil"/>
              <w:left w:val="nil"/>
              <w:bottom w:val="nil"/>
              <w:right w:val="nil"/>
            </w:tcBorders>
          </w:tcPr>
          <w:p w14:paraId="202FC097" w14:textId="77777777" w:rsidR="00B92327" w:rsidRPr="00801E49" w:rsidRDefault="00332621" w:rsidP="00A544C8">
            <w:pPr>
              <w:spacing w:after="0" w:line="259" w:lineRule="auto"/>
              <w:ind w:left="67" w:right="0" w:firstLine="0"/>
              <w:jc w:val="center"/>
              <w:rPr>
                <w:rFonts w:ascii="Open Sans" w:hAnsi="Open Sans" w:cs="Open Sans"/>
                <w:sz w:val="16"/>
                <w:szCs w:val="24"/>
                <w:rPrChange w:id="5788" w:author="Nicole Wu" w:date="2024-01-08T11:26:00Z">
                  <w:rPr>
                    <w:sz w:val="16"/>
                    <w:szCs w:val="24"/>
                  </w:rPr>
                </w:rPrChange>
              </w:rPr>
            </w:pPr>
            <w:r w:rsidRPr="00801E49">
              <w:rPr>
                <w:rFonts w:ascii="Open Sans" w:hAnsi="Open Sans" w:cs="Open Sans"/>
                <w:sz w:val="16"/>
                <w:szCs w:val="24"/>
                <w:rPrChange w:id="5789" w:author="Nicole Wu" w:date="2024-01-08T11:26:00Z">
                  <w:rPr>
                    <w:sz w:val="16"/>
                    <w:szCs w:val="24"/>
                  </w:rPr>
                </w:rPrChange>
              </w:rPr>
              <w:t>2.01</w:t>
            </w:r>
          </w:p>
        </w:tc>
        <w:tc>
          <w:tcPr>
            <w:tcW w:w="725" w:type="dxa"/>
            <w:tcBorders>
              <w:top w:val="nil"/>
              <w:left w:val="nil"/>
              <w:bottom w:val="nil"/>
              <w:right w:val="nil"/>
            </w:tcBorders>
          </w:tcPr>
          <w:p w14:paraId="62FC245D" w14:textId="77777777" w:rsidR="00B92327" w:rsidRPr="00801E49" w:rsidRDefault="00332621" w:rsidP="00A544C8">
            <w:pPr>
              <w:spacing w:after="0" w:line="259" w:lineRule="auto"/>
              <w:ind w:left="67" w:right="0" w:firstLine="0"/>
              <w:jc w:val="center"/>
              <w:rPr>
                <w:rFonts w:ascii="Open Sans" w:hAnsi="Open Sans" w:cs="Open Sans"/>
                <w:sz w:val="16"/>
                <w:szCs w:val="24"/>
                <w:rPrChange w:id="5790" w:author="Nicole Wu" w:date="2024-01-08T11:26:00Z">
                  <w:rPr>
                    <w:sz w:val="16"/>
                    <w:szCs w:val="24"/>
                  </w:rPr>
                </w:rPrChange>
              </w:rPr>
            </w:pPr>
            <w:r w:rsidRPr="00801E49">
              <w:rPr>
                <w:rFonts w:ascii="Open Sans" w:hAnsi="Open Sans" w:cs="Open Sans"/>
                <w:sz w:val="16"/>
                <w:szCs w:val="24"/>
                <w:rPrChange w:id="5791" w:author="Nicole Wu" w:date="2024-01-08T11:26:00Z">
                  <w:rPr>
                    <w:sz w:val="16"/>
                    <w:szCs w:val="24"/>
                  </w:rPr>
                </w:rPrChange>
              </w:rPr>
              <w:t>2.45</w:t>
            </w:r>
          </w:p>
        </w:tc>
        <w:tc>
          <w:tcPr>
            <w:tcW w:w="725" w:type="dxa"/>
            <w:tcBorders>
              <w:top w:val="nil"/>
              <w:left w:val="nil"/>
              <w:bottom w:val="nil"/>
              <w:right w:val="nil"/>
            </w:tcBorders>
          </w:tcPr>
          <w:p w14:paraId="7E0BF6DF" w14:textId="77777777" w:rsidR="00B92327" w:rsidRPr="00801E49" w:rsidRDefault="00332621" w:rsidP="00A544C8">
            <w:pPr>
              <w:spacing w:after="0" w:line="259" w:lineRule="auto"/>
              <w:ind w:left="67" w:right="0" w:firstLine="0"/>
              <w:jc w:val="center"/>
              <w:rPr>
                <w:rFonts w:ascii="Open Sans" w:hAnsi="Open Sans" w:cs="Open Sans"/>
                <w:sz w:val="16"/>
                <w:szCs w:val="24"/>
                <w:rPrChange w:id="5792" w:author="Nicole Wu" w:date="2024-01-08T11:26:00Z">
                  <w:rPr>
                    <w:sz w:val="16"/>
                    <w:szCs w:val="24"/>
                  </w:rPr>
                </w:rPrChange>
              </w:rPr>
            </w:pPr>
            <w:r w:rsidRPr="00801E49">
              <w:rPr>
                <w:rFonts w:ascii="Open Sans" w:hAnsi="Open Sans" w:cs="Open Sans"/>
                <w:sz w:val="16"/>
                <w:szCs w:val="24"/>
                <w:rPrChange w:id="5793" w:author="Nicole Wu" w:date="2024-01-08T11:26:00Z">
                  <w:rPr>
                    <w:sz w:val="16"/>
                    <w:szCs w:val="24"/>
                  </w:rPr>
                </w:rPrChange>
              </w:rPr>
              <w:t>0.44*</w:t>
            </w:r>
          </w:p>
        </w:tc>
        <w:tc>
          <w:tcPr>
            <w:tcW w:w="725" w:type="dxa"/>
            <w:tcBorders>
              <w:top w:val="nil"/>
              <w:left w:val="nil"/>
              <w:bottom w:val="nil"/>
              <w:right w:val="nil"/>
            </w:tcBorders>
          </w:tcPr>
          <w:p w14:paraId="2C0AC937" w14:textId="77777777" w:rsidR="00B92327" w:rsidRPr="00801E49" w:rsidRDefault="00332621" w:rsidP="00A544C8">
            <w:pPr>
              <w:spacing w:after="0" w:line="259" w:lineRule="auto"/>
              <w:ind w:left="67" w:right="0" w:firstLine="0"/>
              <w:jc w:val="center"/>
              <w:rPr>
                <w:rFonts w:ascii="Open Sans" w:hAnsi="Open Sans" w:cs="Open Sans"/>
                <w:sz w:val="16"/>
                <w:szCs w:val="24"/>
                <w:rPrChange w:id="5794" w:author="Nicole Wu" w:date="2024-01-08T11:26:00Z">
                  <w:rPr>
                    <w:sz w:val="16"/>
                    <w:szCs w:val="24"/>
                  </w:rPr>
                </w:rPrChange>
              </w:rPr>
            </w:pPr>
            <w:r w:rsidRPr="00801E49">
              <w:rPr>
                <w:rFonts w:ascii="Open Sans" w:hAnsi="Open Sans" w:cs="Open Sans"/>
                <w:sz w:val="16"/>
                <w:szCs w:val="24"/>
                <w:rPrChange w:id="5795" w:author="Nicole Wu" w:date="2024-01-08T11:26:00Z">
                  <w:rPr>
                    <w:sz w:val="16"/>
                    <w:szCs w:val="24"/>
                  </w:rPr>
                </w:rPrChange>
              </w:rPr>
              <w:t>2.00</w:t>
            </w:r>
          </w:p>
        </w:tc>
        <w:tc>
          <w:tcPr>
            <w:tcW w:w="725" w:type="dxa"/>
            <w:tcBorders>
              <w:top w:val="nil"/>
              <w:left w:val="nil"/>
              <w:bottom w:val="nil"/>
              <w:right w:val="nil"/>
            </w:tcBorders>
          </w:tcPr>
          <w:p w14:paraId="34D614BA" w14:textId="77777777" w:rsidR="00B92327" w:rsidRPr="00801E49" w:rsidRDefault="00332621" w:rsidP="00A544C8">
            <w:pPr>
              <w:spacing w:after="0" w:line="259" w:lineRule="auto"/>
              <w:ind w:left="67" w:right="0" w:firstLine="0"/>
              <w:jc w:val="center"/>
              <w:rPr>
                <w:rFonts w:ascii="Open Sans" w:hAnsi="Open Sans" w:cs="Open Sans"/>
                <w:sz w:val="16"/>
                <w:szCs w:val="24"/>
                <w:rPrChange w:id="5796" w:author="Nicole Wu" w:date="2024-01-08T11:26:00Z">
                  <w:rPr>
                    <w:sz w:val="16"/>
                    <w:szCs w:val="24"/>
                  </w:rPr>
                </w:rPrChange>
              </w:rPr>
            </w:pPr>
            <w:r w:rsidRPr="00801E49">
              <w:rPr>
                <w:rFonts w:ascii="Open Sans" w:hAnsi="Open Sans" w:cs="Open Sans"/>
                <w:sz w:val="16"/>
                <w:szCs w:val="24"/>
                <w:rPrChange w:id="5797" w:author="Nicole Wu" w:date="2024-01-08T11:26:00Z">
                  <w:rPr>
                    <w:sz w:val="16"/>
                    <w:szCs w:val="24"/>
                  </w:rPr>
                </w:rPrChange>
              </w:rPr>
              <w:t>2.57</w:t>
            </w:r>
          </w:p>
        </w:tc>
        <w:tc>
          <w:tcPr>
            <w:tcW w:w="725" w:type="dxa"/>
            <w:tcBorders>
              <w:top w:val="nil"/>
              <w:left w:val="nil"/>
              <w:bottom w:val="nil"/>
              <w:right w:val="nil"/>
            </w:tcBorders>
          </w:tcPr>
          <w:p w14:paraId="13E603EE" w14:textId="77777777" w:rsidR="00B92327" w:rsidRPr="00801E49" w:rsidRDefault="00332621" w:rsidP="00A544C8">
            <w:pPr>
              <w:spacing w:after="0" w:line="259" w:lineRule="auto"/>
              <w:ind w:left="67" w:right="0" w:firstLine="0"/>
              <w:jc w:val="center"/>
              <w:rPr>
                <w:rFonts w:ascii="Open Sans" w:hAnsi="Open Sans" w:cs="Open Sans"/>
                <w:sz w:val="16"/>
                <w:szCs w:val="24"/>
                <w:rPrChange w:id="5798" w:author="Nicole Wu" w:date="2024-01-08T11:26:00Z">
                  <w:rPr>
                    <w:sz w:val="16"/>
                    <w:szCs w:val="24"/>
                  </w:rPr>
                </w:rPrChange>
              </w:rPr>
            </w:pPr>
            <w:r w:rsidRPr="00801E49">
              <w:rPr>
                <w:rFonts w:ascii="Open Sans" w:hAnsi="Open Sans" w:cs="Open Sans"/>
                <w:sz w:val="16"/>
                <w:szCs w:val="24"/>
                <w:rPrChange w:id="5799" w:author="Nicole Wu" w:date="2024-01-08T11:26:00Z">
                  <w:rPr>
                    <w:sz w:val="16"/>
                    <w:szCs w:val="24"/>
                  </w:rPr>
                </w:rPrChange>
              </w:rPr>
              <w:t>0.57***</w:t>
            </w:r>
          </w:p>
        </w:tc>
      </w:tr>
      <w:tr w:rsidR="00B92327" w:rsidRPr="00801E49" w14:paraId="3FDF5800" w14:textId="77777777" w:rsidTr="00A544C8">
        <w:trPr>
          <w:trHeight w:val="143"/>
        </w:trPr>
        <w:tc>
          <w:tcPr>
            <w:tcW w:w="2835" w:type="dxa"/>
            <w:tcBorders>
              <w:top w:val="nil"/>
              <w:left w:val="nil"/>
              <w:bottom w:val="nil"/>
              <w:right w:val="nil"/>
            </w:tcBorders>
          </w:tcPr>
          <w:p w14:paraId="59C405CD" w14:textId="77777777" w:rsidR="00B92327" w:rsidRPr="00801E49" w:rsidRDefault="00B92327" w:rsidP="00A544C8">
            <w:pPr>
              <w:spacing w:after="0" w:line="259" w:lineRule="auto"/>
              <w:ind w:left="67" w:right="0" w:firstLine="0"/>
              <w:jc w:val="left"/>
              <w:rPr>
                <w:rFonts w:ascii="Open Sans" w:hAnsi="Open Sans" w:cs="Open Sans"/>
                <w:sz w:val="16"/>
                <w:szCs w:val="24"/>
                <w:rPrChange w:id="5800" w:author="Nicole Wu" w:date="2024-01-08T11:26:00Z">
                  <w:rPr>
                    <w:sz w:val="16"/>
                    <w:szCs w:val="24"/>
                  </w:rPr>
                </w:rPrChange>
              </w:rPr>
            </w:pPr>
          </w:p>
        </w:tc>
        <w:tc>
          <w:tcPr>
            <w:tcW w:w="725" w:type="dxa"/>
            <w:tcBorders>
              <w:top w:val="nil"/>
              <w:left w:val="nil"/>
              <w:bottom w:val="nil"/>
              <w:right w:val="nil"/>
            </w:tcBorders>
          </w:tcPr>
          <w:p w14:paraId="501F784A" w14:textId="77777777" w:rsidR="00B92327" w:rsidRPr="00801E49" w:rsidRDefault="00332621" w:rsidP="00A544C8">
            <w:pPr>
              <w:spacing w:after="0" w:line="259" w:lineRule="auto"/>
              <w:ind w:left="67" w:right="0" w:firstLine="0"/>
              <w:jc w:val="center"/>
              <w:rPr>
                <w:rFonts w:ascii="Open Sans" w:hAnsi="Open Sans" w:cs="Open Sans"/>
                <w:sz w:val="16"/>
                <w:szCs w:val="24"/>
                <w:rPrChange w:id="5801" w:author="Nicole Wu" w:date="2024-01-08T11:26:00Z">
                  <w:rPr>
                    <w:sz w:val="16"/>
                    <w:szCs w:val="24"/>
                  </w:rPr>
                </w:rPrChange>
              </w:rPr>
            </w:pPr>
            <w:r w:rsidRPr="00801E49">
              <w:rPr>
                <w:rFonts w:ascii="Open Sans" w:hAnsi="Open Sans" w:cs="Open Sans"/>
                <w:sz w:val="16"/>
                <w:szCs w:val="24"/>
                <w:rPrChange w:id="5802" w:author="Nicole Wu" w:date="2024-01-08T11:26:00Z">
                  <w:rPr>
                    <w:sz w:val="16"/>
                    <w:szCs w:val="24"/>
                  </w:rPr>
                </w:rPrChange>
              </w:rPr>
              <w:t>(2.27)</w:t>
            </w:r>
          </w:p>
        </w:tc>
        <w:tc>
          <w:tcPr>
            <w:tcW w:w="725" w:type="dxa"/>
            <w:tcBorders>
              <w:top w:val="nil"/>
              <w:left w:val="nil"/>
              <w:bottom w:val="nil"/>
              <w:right w:val="nil"/>
            </w:tcBorders>
          </w:tcPr>
          <w:p w14:paraId="6256A185" w14:textId="77777777" w:rsidR="00B92327" w:rsidRPr="00801E49" w:rsidRDefault="00332621" w:rsidP="00A544C8">
            <w:pPr>
              <w:spacing w:after="0" w:line="259" w:lineRule="auto"/>
              <w:ind w:left="67" w:right="0" w:firstLine="0"/>
              <w:jc w:val="center"/>
              <w:rPr>
                <w:rFonts w:ascii="Open Sans" w:hAnsi="Open Sans" w:cs="Open Sans"/>
                <w:sz w:val="16"/>
                <w:szCs w:val="24"/>
                <w:rPrChange w:id="5803" w:author="Nicole Wu" w:date="2024-01-08T11:26:00Z">
                  <w:rPr>
                    <w:sz w:val="16"/>
                    <w:szCs w:val="24"/>
                  </w:rPr>
                </w:rPrChange>
              </w:rPr>
            </w:pPr>
            <w:r w:rsidRPr="00801E49">
              <w:rPr>
                <w:rFonts w:ascii="Open Sans" w:hAnsi="Open Sans" w:cs="Open Sans"/>
                <w:sz w:val="16"/>
                <w:szCs w:val="24"/>
                <w:rPrChange w:id="5804" w:author="Nicole Wu" w:date="2024-01-08T11:26:00Z">
                  <w:rPr>
                    <w:sz w:val="16"/>
                    <w:szCs w:val="24"/>
                  </w:rPr>
                </w:rPrChange>
              </w:rPr>
              <w:t>(2.14)</w:t>
            </w:r>
          </w:p>
        </w:tc>
        <w:tc>
          <w:tcPr>
            <w:tcW w:w="725" w:type="dxa"/>
            <w:tcBorders>
              <w:top w:val="nil"/>
              <w:left w:val="nil"/>
              <w:bottom w:val="nil"/>
              <w:right w:val="nil"/>
            </w:tcBorders>
          </w:tcPr>
          <w:p w14:paraId="307F6813" w14:textId="77777777" w:rsidR="00B92327" w:rsidRPr="00801E49" w:rsidRDefault="00332621" w:rsidP="00A544C8">
            <w:pPr>
              <w:spacing w:after="0" w:line="259" w:lineRule="auto"/>
              <w:ind w:left="67" w:right="0" w:firstLine="0"/>
              <w:jc w:val="center"/>
              <w:rPr>
                <w:rFonts w:ascii="Open Sans" w:hAnsi="Open Sans" w:cs="Open Sans"/>
                <w:sz w:val="16"/>
                <w:szCs w:val="24"/>
                <w:rPrChange w:id="5805" w:author="Nicole Wu" w:date="2024-01-08T11:26:00Z">
                  <w:rPr>
                    <w:sz w:val="16"/>
                    <w:szCs w:val="24"/>
                  </w:rPr>
                </w:rPrChange>
              </w:rPr>
            </w:pPr>
            <w:r w:rsidRPr="00801E49">
              <w:rPr>
                <w:rFonts w:ascii="Open Sans" w:hAnsi="Open Sans" w:cs="Open Sans"/>
                <w:sz w:val="16"/>
                <w:szCs w:val="24"/>
                <w:rPrChange w:id="5806" w:author="Nicole Wu" w:date="2024-01-08T11:26:00Z">
                  <w:rPr>
                    <w:sz w:val="16"/>
                    <w:szCs w:val="24"/>
                  </w:rPr>
                </w:rPrChange>
              </w:rPr>
              <w:t>(0.00)</w:t>
            </w:r>
          </w:p>
        </w:tc>
        <w:tc>
          <w:tcPr>
            <w:tcW w:w="725" w:type="dxa"/>
            <w:tcBorders>
              <w:top w:val="nil"/>
              <w:left w:val="nil"/>
              <w:bottom w:val="nil"/>
              <w:right w:val="nil"/>
            </w:tcBorders>
          </w:tcPr>
          <w:p w14:paraId="22C864F0" w14:textId="77777777" w:rsidR="00B92327" w:rsidRPr="00801E49" w:rsidRDefault="00332621" w:rsidP="00A544C8">
            <w:pPr>
              <w:spacing w:after="0" w:line="259" w:lineRule="auto"/>
              <w:ind w:left="67" w:right="0" w:firstLine="0"/>
              <w:jc w:val="center"/>
              <w:rPr>
                <w:rFonts w:ascii="Open Sans" w:hAnsi="Open Sans" w:cs="Open Sans"/>
                <w:sz w:val="16"/>
                <w:szCs w:val="24"/>
                <w:rPrChange w:id="5807" w:author="Nicole Wu" w:date="2024-01-08T11:26:00Z">
                  <w:rPr>
                    <w:sz w:val="16"/>
                    <w:szCs w:val="24"/>
                  </w:rPr>
                </w:rPrChange>
              </w:rPr>
            </w:pPr>
            <w:r w:rsidRPr="00801E49">
              <w:rPr>
                <w:rFonts w:ascii="Open Sans" w:hAnsi="Open Sans" w:cs="Open Sans"/>
                <w:sz w:val="16"/>
                <w:szCs w:val="24"/>
                <w:rPrChange w:id="5808" w:author="Nicole Wu" w:date="2024-01-08T11:26:00Z">
                  <w:rPr>
                    <w:sz w:val="16"/>
                    <w:szCs w:val="24"/>
                  </w:rPr>
                </w:rPrChange>
              </w:rPr>
              <w:t>(2.39)</w:t>
            </w:r>
          </w:p>
        </w:tc>
        <w:tc>
          <w:tcPr>
            <w:tcW w:w="725" w:type="dxa"/>
            <w:tcBorders>
              <w:top w:val="nil"/>
              <w:left w:val="nil"/>
              <w:bottom w:val="nil"/>
              <w:right w:val="nil"/>
            </w:tcBorders>
          </w:tcPr>
          <w:p w14:paraId="7CD52253" w14:textId="77777777" w:rsidR="00B92327" w:rsidRPr="00801E49" w:rsidRDefault="00332621" w:rsidP="00A544C8">
            <w:pPr>
              <w:spacing w:after="0" w:line="259" w:lineRule="auto"/>
              <w:ind w:left="67" w:right="0" w:firstLine="0"/>
              <w:jc w:val="center"/>
              <w:rPr>
                <w:rFonts w:ascii="Open Sans" w:hAnsi="Open Sans" w:cs="Open Sans"/>
                <w:sz w:val="16"/>
                <w:szCs w:val="24"/>
                <w:rPrChange w:id="5809" w:author="Nicole Wu" w:date="2024-01-08T11:26:00Z">
                  <w:rPr>
                    <w:sz w:val="16"/>
                    <w:szCs w:val="24"/>
                  </w:rPr>
                </w:rPrChange>
              </w:rPr>
            </w:pPr>
            <w:r w:rsidRPr="00801E49">
              <w:rPr>
                <w:rFonts w:ascii="Open Sans" w:hAnsi="Open Sans" w:cs="Open Sans"/>
                <w:sz w:val="16"/>
                <w:szCs w:val="24"/>
                <w:rPrChange w:id="5810" w:author="Nicole Wu" w:date="2024-01-08T11:26:00Z">
                  <w:rPr>
                    <w:sz w:val="16"/>
                    <w:szCs w:val="24"/>
                  </w:rPr>
                </w:rPrChange>
              </w:rPr>
              <w:t>(2.09)</w:t>
            </w:r>
          </w:p>
        </w:tc>
        <w:tc>
          <w:tcPr>
            <w:tcW w:w="725" w:type="dxa"/>
            <w:tcBorders>
              <w:top w:val="nil"/>
              <w:left w:val="nil"/>
              <w:bottom w:val="nil"/>
              <w:right w:val="nil"/>
            </w:tcBorders>
          </w:tcPr>
          <w:p w14:paraId="1792D3E0" w14:textId="77777777" w:rsidR="00B92327" w:rsidRPr="00801E49" w:rsidRDefault="00332621" w:rsidP="00A544C8">
            <w:pPr>
              <w:spacing w:after="0" w:line="259" w:lineRule="auto"/>
              <w:ind w:left="67" w:right="0" w:firstLine="0"/>
              <w:jc w:val="center"/>
              <w:rPr>
                <w:rFonts w:ascii="Open Sans" w:hAnsi="Open Sans" w:cs="Open Sans"/>
                <w:sz w:val="16"/>
                <w:szCs w:val="24"/>
                <w:rPrChange w:id="5811" w:author="Nicole Wu" w:date="2024-01-08T11:26:00Z">
                  <w:rPr>
                    <w:sz w:val="16"/>
                    <w:szCs w:val="24"/>
                  </w:rPr>
                </w:rPrChange>
              </w:rPr>
            </w:pPr>
            <w:r w:rsidRPr="00801E49">
              <w:rPr>
                <w:rFonts w:ascii="Open Sans" w:hAnsi="Open Sans" w:cs="Open Sans"/>
                <w:sz w:val="16"/>
                <w:szCs w:val="24"/>
                <w:rPrChange w:id="5812" w:author="Nicole Wu" w:date="2024-01-08T11:26:00Z">
                  <w:rPr>
                    <w:sz w:val="16"/>
                    <w:szCs w:val="24"/>
                  </w:rPr>
                </w:rPrChange>
              </w:rPr>
              <w:t>(0.04)</w:t>
            </w:r>
          </w:p>
        </w:tc>
        <w:tc>
          <w:tcPr>
            <w:tcW w:w="725" w:type="dxa"/>
            <w:tcBorders>
              <w:top w:val="nil"/>
              <w:left w:val="nil"/>
              <w:bottom w:val="nil"/>
              <w:right w:val="nil"/>
            </w:tcBorders>
          </w:tcPr>
          <w:p w14:paraId="76D6E674" w14:textId="77777777" w:rsidR="00B92327" w:rsidRPr="00801E49" w:rsidRDefault="00332621" w:rsidP="00A544C8">
            <w:pPr>
              <w:spacing w:after="0" w:line="259" w:lineRule="auto"/>
              <w:ind w:left="67" w:right="0" w:firstLine="0"/>
              <w:jc w:val="center"/>
              <w:rPr>
                <w:rFonts w:ascii="Open Sans" w:hAnsi="Open Sans" w:cs="Open Sans"/>
                <w:sz w:val="16"/>
                <w:szCs w:val="24"/>
                <w:rPrChange w:id="5813" w:author="Nicole Wu" w:date="2024-01-08T11:26:00Z">
                  <w:rPr>
                    <w:sz w:val="16"/>
                    <w:szCs w:val="24"/>
                  </w:rPr>
                </w:rPrChange>
              </w:rPr>
            </w:pPr>
            <w:r w:rsidRPr="00801E49">
              <w:rPr>
                <w:rFonts w:ascii="Open Sans" w:hAnsi="Open Sans" w:cs="Open Sans"/>
                <w:sz w:val="16"/>
                <w:szCs w:val="24"/>
                <w:rPrChange w:id="5814" w:author="Nicole Wu" w:date="2024-01-08T11:26:00Z">
                  <w:rPr>
                    <w:sz w:val="16"/>
                    <w:szCs w:val="24"/>
                  </w:rPr>
                </w:rPrChange>
              </w:rPr>
              <w:t>(2.35)</w:t>
            </w:r>
          </w:p>
        </w:tc>
        <w:tc>
          <w:tcPr>
            <w:tcW w:w="725" w:type="dxa"/>
            <w:tcBorders>
              <w:top w:val="nil"/>
              <w:left w:val="nil"/>
              <w:bottom w:val="nil"/>
              <w:right w:val="nil"/>
            </w:tcBorders>
          </w:tcPr>
          <w:p w14:paraId="2D53E52E" w14:textId="77777777" w:rsidR="00B92327" w:rsidRPr="00801E49" w:rsidRDefault="00332621" w:rsidP="00A544C8">
            <w:pPr>
              <w:spacing w:after="0" w:line="259" w:lineRule="auto"/>
              <w:ind w:left="67" w:right="0" w:firstLine="0"/>
              <w:jc w:val="center"/>
              <w:rPr>
                <w:rFonts w:ascii="Open Sans" w:hAnsi="Open Sans" w:cs="Open Sans"/>
                <w:sz w:val="16"/>
                <w:szCs w:val="24"/>
                <w:rPrChange w:id="5815" w:author="Nicole Wu" w:date="2024-01-08T11:26:00Z">
                  <w:rPr>
                    <w:sz w:val="16"/>
                    <w:szCs w:val="24"/>
                  </w:rPr>
                </w:rPrChange>
              </w:rPr>
            </w:pPr>
            <w:r w:rsidRPr="00801E49">
              <w:rPr>
                <w:rFonts w:ascii="Open Sans" w:hAnsi="Open Sans" w:cs="Open Sans"/>
                <w:sz w:val="16"/>
                <w:szCs w:val="24"/>
                <w:rPrChange w:id="5816" w:author="Nicole Wu" w:date="2024-01-08T11:26:00Z">
                  <w:rPr>
                    <w:sz w:val="16"/>
                    <w:szCs w:val="24"/>
                  </w:rPr>
                </w:rPrChange>
              </w:rPr>
              <w:t>(2.12)</w:t>
            </w:r>
          </w:p>
        </w:tc>
        <w:tc>
          <w:tcPr>
            <w:tcW w:w="725" w:type="dxa"/>
            <w:tcBorders>
              <w:top w:val="nil"/>
              <w:left w:val="nil"/>
              <w:bottom w:val="nil"/>
              <w:right w:val="nil"/>
            </w:tcBorders>
          </w:tcPr>
          <w:p w14:paraId="068BE510" w14:textId="77777777" w:rsidR="00B92327" w:rsidRPr="00801E49" w:rsidRDefault="00332621" w:rsidP="00A544C8">
            <w:pPr>
              <w:spacing w:after="0" w:line="259" w:lineRule="auto"/>
              <w:ind w:left="67" w:right="0" w:firstLine="0"/>
              <w:jc w:val="center"/>
              <w:rPr>
                <w:rFonts w:ascii="Open Sans" w:hAnsi="Open Sans" w:cs="Open Sans"/>
                <w:sz w:val="16"/>
                <w:szCs w:val="24"/>
                <w:rPrChange w:id="5817" w:author="Nicole Wu" w:date="2024-01-08T11:26:00Z">
                  <w:rPr>
                    <w:sz w:val="16"/>
                    <w:szCs w:val="24"/>
                  </w:rPr>
                </w:rPrChange>
              </w:rPr>
            </w:pPr>
            <w:r w:rsidRPr="00801E49">
              <w:rPr>
                <w:rFonts w:ascii="Open Sans" w:hAnsi="Open Sans" w:cs="Open Sans"/>
                <w:sz w:val="16"/>
                <w:szCs w:val="24"/>
                <w:rPrChange w:id="5818" w:author="Nicole Wu" w:date="2024-01-08T11:26:00Z">
                  <w:rPr>
                    <w:sz w:val="16"/>
                    <w:szCs w:val="24"/>
                  </w:rPr>
                </w:rPrChange>
              </w:rPr>
              <w:t>(0.00)</w:t>
            </w:r>
          </w:p>
        </w:tc>
      </w:tr>
      <w:tr w:rsidR="00B92327" w:rsidRPr="00801E49" w14:paraId="52FA7D6E" w14:textId="77777777" w:rsidTr="00A544C8">
        <w:trPr>
          <w:trHeight w:val="143"/>
        </w:trPr>
        <w:tc>
          <w:tcPr>
            <w:tcW w:w="2835" w:type="dxa"/>
            <w:tcBorders>
              <w:top w:val="nil"/>
              <w:left w:val="nil"/>
              <w:bottom w:val="nil"/>
              <w:right w:val="nil"/>
            </w:tcBorders>
          </w:tcPr>
          <w:p w14:paraId="763FD2E3" w14:textId="1C1FAD7A" w:rsidR="00B92327" w:rsidRPr="00801E49" w:rsidRDefault="00332621" w:rsidP="00A544C8">
            <w:pPr>
              <w:spacing w:after="0" w:line="259" w:lineRule="auto"/>
              <w:ind w:left="67" w:right="0" w:firstLine="0"/>
              <w:jc w:val="left"/>
              <w:rPr>
                <w:rFonts w:ascii="Open Sans" w:hAnsi="Open Sans" w:cs="Open Sans"/>
                <w:sz w:val="16"/>
                <w:szCs w:val="24"/>
                <w:rPrChange w:id="5819" w:author="Nicole Wu" w:date="2024-01-08T11:26:00Z">
                  <w:rPr>
                    <w:sz w:val="16"/>
                    <w:szCs w:val="24"/>
                  </w:rPr>
                </w:rPrChange>
              </w:rPr>
            </w:pPr>
            <w:r w:rsidRPr="00801E49">
              <w:rPr>
                <w:rFonts w:ascii="Open Sans" w:hAnsi="Open Sans" w:cs="Open Sans"/>
                <w:sz w:val="16"/>
                <w:szCs w:val="24"/>
                <w:rPrChange w:id="5820" w:author="Nicole Wu" w:date="2024-01-08T11:26:00Z">
                  <w:rPr>
                    <w:sz w:val="16"/>
                    <w:szCs w:val="24"/>
                  </w:rPr>
                </w:rPrChange>
              </w:rPr>
              <w:t>Restricted consumption by adults in for young</w:t>
            </w:r>
            <w:r w:rsidR="00A544C8" w:rsidRPr="00801E49">
              <w:rPr>
                <w:rFonts w:ascii="Open Sans" w:hAnsi="Open Sans" w:cs="Open Sans"/>
                <w:sz w:val="16"/>
                <w:szCs w:val="24"/>
                <w:rPrChange w:id="5821" w:author="Nicole Wu" w:date="2024-01-08T11:26:00Z">
                  <w:rPr>
                    <w:sz w:val="16"/>
                    <w:szCs w:val="24"/>
                  </w:rPr>
                </w:rPrChange>
              </w:rPr>
              <w:t xml:space="preserve"> </w:t>
            </w:r>
            <w:r w:rsidRPr="00801E49">
              <w:rPr>
                <w:rFonts w:ascii="Open Sans" w:hAnsi="Open Sans" w:cs="Open Sans"/>
                <w:sz w:val="16"/>
                <w:szCs w:val="24"/>
                <w:rPrChange w:id="5822" w:author="Nicole Wu" w:date="2024-01-08T11:26:00Z">
                  <w:rPr>
                    <w:sz w:val="16"/>
                    <w:szCs w:val="24"/>
                  </w:rPr>
                </w:rPrChange>
              </w:rPr>
              <w:t>children to eat</w:t>
            </w:r>
          </w:p>
        </w:tc>
        <w:tc>
          <w:tcPr>
            <w:tcW w:w="725" w:type="dxa"/>
            <w:tcBorders>
              <w:top w:val="nil"/>
              <w:left w:val="nil"/>
              <w:bottom w:val="nil"/>
              <w:right w:val="nil"/>
            </w:tcBorders>
          </w:tcPr>
          <w:p w14:paraId="098A34F8" w14:textId="77777777" w:rsidR="00B92327" w:rsidRPr="00801E49" w:rsidRDefault="00332621" w:rsidP="00A544C8">
            <w:pPr>
              <w:spacing w:after="0" w:line="259" w:lineRule="auto"/>
              <w:ind w:left="67" w:right="0" w:firstLine="0"/>
              <w:jc w:val="center"/>
              <w:rPr>
                <w:rFonts w:ascii="Open Sans" w:hAnsi="Open Sans" w:cs="Open Sans"/>
                <w:sz w:val="16"/>
                <w:szCs w:val="24"/>
                <w:rPrChange w:id="5823" w:author="Nicole Wu" w:date="2024-01-08T11:26:00Z">
                  <w:rPr>
                    <w:sz w:val="16"/>
                    <w:szCs w:val="24"/>
                  </w:rPr>
                </w:rPrChange>
              </w:rPr>
            </w:pPr>
            <w:r w:rsidRPr="00801E49">
              <w:rPr>
                <w:rFonts w:ascii="Open Sans" w:hAnsi="Open Sans" w:cs="Open Sans"/>
                <w:sz w:val="16"/>
                <w:szCs w:val="24"/>
                <w:rPrChange w:id="5824" w:author="Nicole Wu" w:date="2024-01-08T11:26:00Z">
                  <w:rPr>
                    <w:sz w:val="16"/>
                    <w:szCs w:val="24"/>
                  </w:rPr>
                </w:rPrChange>
              </w:rPr>
              <w:t>1.73</w:t>
            </w:r>
          </w:p>
        </w:tc>
        <w:tc>
          <w:tcPr>
            <w:tcW w:w="725" w:type="dxa"/>
            <w:tcBorders>
              <w:top w:val="nil"/>
              <w:left w:val="nil"/>
              <w:bottom w:val="nil"/>
              <w:right w:val="nil"/>
            </w:tcBorders>
          </w:tcPr>
          <w:p w14:paraId="161ED428" w14:textId="77777777" w:rsidR="00B92327" w:rsidRPr="00801E49" w:rsidRDefault="00332621" w:rsidP="00A544C8">
            <w:pPr>
              <w:spacing w:after="0" w:line="259" w:lineRule="auto"/>
              <w:ind w:left="67" w:right="0" w:firstLine="0"/>
              <w:jc w:val="center"/>
              <w:rPr>
                <w:rFonts w:ascii="Open Sans" w:hAnsi="Open Sans" w:cs="Open Sans"/>
                <w:sz w:val="16"/>
                <w:szCs w:val="24"/>
                <w:rPrChange w:id="5825" w:author="Nicole Wu" w:date="2024-01-08T11:26:00Z">
                  <w:rPr>
                    <w:sz w:val="16"/>
                    <w:szCs w:val="24"/>
                  </w:rPr>
                </w:rPrChange>
              </w:rPr>
            </w:pPr>
            <w:r w:rsidRPr="00801E49">
              <w:rPr>
                <w:rFonts w:ascii="Open Sans" w:hAnsi="Open Sans" w:cs="Open Sans"/>
                <w:sz w:val="16"/>
                <w:szCs w:val="24"/>
                <w:rPrChange w:id="5826" w:author="Nicole Wu" w:date="2024-01-08T11:26:00Z">
                  <w:rPr>
                    <w:sz w:val="16"/>
                    <w:szCs w:val="24"/>
                  </w:rPr>
                </w:rPrChange>
              </w:rPr>
              <w:t>2.70</w:t>
            </w:r>
          </w:p>
        </w:tc>
        <w:tc>
          <w:tcPr>
            <w:tcW w:w="725" w:type="dxa"/>
            <w:tcBorders>
              <w:top w:val="nil"/>
              <w:left w:val="nil"/>
              <w:bottom w:val="nil"/>
              <w:right w:val="nil"/>
            </w:tcBorders>
          </w:tcPr>
          <w:p w14:paraId="37BDAFA4" w14:textId="77777777" w:rsidR="00B92327" w:rsidRPr="00801E49" w:rsidRDefault="00332621" w:rsidP="00A544C8">
            <w:pPr>
              <w:spacing w:after="0" w:line="259" w:lineRule="auto"/>
              <w:ind w:left="67" w:right="0" w:firstLine="0"/>
              <w:jc w:val="center"/>
              <w:rPr>
                <w:rFonts w:ascii="Open Sans" w:hAnsi="Open Sans" w:cs="Open Sans"/>
                <w:sz w:val="16"/>
                <w:szCs w:val="24"/>
                <w:rPrChange w:id="5827" w:author="Nicole Wu" w:date="2024-01-08T11:26:00Z">
                  <w:rPr>
                    <w:sz w:val="16"/>
                    <w:szCs w:val="24"/>
                  </w:rPr>
                </w:rPrChange>
              </w:rPr>
            </w:pPr>
            <w:r w:rsidRPr="00801E49">
              <w:rPr>
                <w:rFonts w:ascii="Open Sans" w:hAnsi="Open Sans" w:cs="Open Sans"/>
                <w:sz w:val="16"/>
                <w:szCs w:val="24"/>
                <w:rPrChange w:id="5828" w:author="Nicole Wu" w:date="2024-01-08T11:26:00Z">
                  <w:rPr>
                    <w:sz w:val="16"/>
                    <w:szCs w:val="24"/>
                  </w:rPr>
                </w:rPrChange>
              </w:rPr>
              <w:t>0.97***</w:t>
            </w:r>
          </w:p>
        </w:tc>
        <w:tc>
          <w:tcPr>
            <w:tcW w:w="725" w:type="dxa"/>
            <w:tcBorders>
              <w:top w:val="nil"/>
              <w:left w:val="nil"/>
              <w:bottom w:val="nil"/>
              <w:right w:val="nil"/>
            </w:tcBorders>
          </w:tcPr>
          <w:p w14:paraId="0307E765" w14:textId="77777777" w:rsidR="00B92327" w:rsidRPr="00801E49" w:rsidRDefault="00332621" w:rsidP="00A544C8">
            <w:pPr>
              <w:spacing w:after="0" w:line="259" w:lineRule="auto"/>
              <w:ind w:left="67" w:right="0" w:firstLine="0"/>
              <w:jc w:val="center"/>
              <w:rPr>
                <w:rFonts w:ascii="Open Sans" w:hAnsi="Open Sans" w:cs="Open Sans"/>
                <w:sz w:val="16"/>
                <w:szCs w:val="24"/>
                <w:rPrChange w:id="5829" w:author="Nicole Wu" w:date="2024-01-08T11:26:00Z">
                  <w:rPr>
                    <w:sz w:val="16"/>
                    <w:szCs w:val="24"/>
                  </w:rPr>
                </w:rPrChange>
              </w:rPr>
            </w:pPr>
            <w:r w:rsidRPr="00801E49">
              <w:rPr>
                <w:rFonts w:ascii="Open Sans" w:hAnsi="Open Sans" w:cs="Open Sans"/>
                <w:sz w:val="16"/>
                <w:szCs w:val="24"/>
                <w:rPrChange w:id="5830" w:author="Nicole Wu" w:date="2024-01-08T11:26:00Z">
                  <w:rPr>
                    <w:sz w:val="16"/>
                    <w:szCs w:val="24"/>
                  </w:rPr>
                </w:rPrChange>
              </w:rPr>
              <w:t>1.52</w:t>
            </w:r>
          </w:p>
        </w:tc>
        <w:tc>
          <w:tcPr>
            <w:tcW w:w="725" w:type="dxa"/>
            <w:tcBorders>
              <w:top w:val="nil"/>
              <w:left w:val="nil"/>
              <w:bottom w:val="nil"/>
              <w:right w:val="nil"/>
            </w:tcBorders>
          </w:tcPr>
          <w:p w14:paraId="6144C5BC" w14:textId="77777777" w:rsidR="00B92327" w:rsidRPr="00801E49" w:rsidRDefault="00332621" w:rsidP="00A544C8">
            <w:pPr>
              <w:spacing w:after="0" w:line="259" w:lineRule="auto"/>
              <w:ind w:left="67" w:right="0" w:firstLine="0"/>
              <w:jc w:val="center"/>
              <w:rPr>
                <w:rFonts w:ascii="Open Sans" w:hAnsi="Open Sans" w:cs="Open Sans"/>
                <w:sz w:val="16"/>
                <w:szCs w:val="24"/>
                <w:rPrChange w:id="5831" w:author="Nicole Wu" w:date="2024-01-08T11:26:00Z">
                  <w:rPr>
                    <w:sz w:val="16"/>
                    <w:szCs w:val="24"/>
                  </w:rPr>
                </w:rPrChange>
              </w:rPr>
            </w:pPr>
            <w:r w:rsidRPr="00801E49">
              <w:rPr>
                <w:rFonts w:ascii="Open Sans" w:hAnsi="Open Sans" w:cs="Open Sans"/>
                <w:sz w:val="16"/>
                <w:szCs w:val="24"/>
                <w:rPrChange w:id="5832" w:author="Nicole Wu" w:date="2024-01-08T11:26:00Z">
                  <w:rPr>
                    <w:sz w:val="16"/>
                    <w:szCs w:val="24"/>
                  </w:rPr>
                </w:rPrChange>
              </w:rPr>
              <w:t>2.42</w:t>
            </w:r>
          </w:p>
        </w:tc>
        <w:tc>
          <w:tcPr>
            <w:tcW w:w="725" w:type="dxa"/>
            <w:tcBorders>
              <w:top w:val="nil"/>
              <w:left w:val="nil"/>
              <w:bottom w:val="nil"/>
              <w:right w:val="nil"/>
            </w:tcBorders>
          </w:tcPr>
          <w:p w14:paraId="2662B869" w14:textId="77777777" w:rsidR="00B92327" w:rsidRPr="00801E49" w:rsidRDefault="00332621" w:rsidP="00A544C8">
            <w:pPr>
              <w:spacing w:after="0" w:line="259" w:lineRule="auto"/>
              <w:ind w:left="67" w:right="0" w:firstLine="0"/>
              <w:jc w:val="center"/>
              <w:rPr>
                <w:rFonts w:ascii="Open Sans" w:hAnsi="Open Sans" w:cs="Open Sans"/>
                <w:sz w:val="16"/>
                <w:szCs w:val="24"/>
                <w:rPrChange w:id="5833" w:author="Nicole Wu" w:date="2024-01-08T11:26:00Z">
                  <w:rPr>
                    <w:sz w:val="16"/>
                    <w:szCs w:val="24"/>
                  </w:rPr>
                </w:rPrChange>
              </w:rPr>
            </w:pPr>
            <w:r w:rsidRPr="00801E49">
              <w:rPr>
                <w:rFonts w:ascii="Open Sans" w:hAnsi="Open Sans" w:cs="Open Sans"/>
                <w:sz w:val="16"/>
                <w:szCs w:val="24"/>
                <w:rPrChange w:id="5834" w:author="Nicole Wu" w:date="2024-01-08T11:26:00Z">
                  <w:rPr>
                    <w:sz w:val="16"/>
                    <w:szCs w:val="24"/>
                  </w:rPr>
                </w:rPrChange>
              </w:rPr>
              <w:t>0.90***</w:t>
            </w:r>
          </w:p>
        </w:tc>
        <w:tc>
          <w:tcPr>
            <w:tcW w:w="725" w:type="dxa"/>
            <w:tcBorders>
              <w:top w:val="nil"/>
              <w:left w:val="nil"/>
              <w:bottom w:val="nil"/>
              <w:right w:val="nil"/>
            </w:tcBorders>
          </w:tcPr>
          <w:p w14:paraId="344948F8" w14:textId="77777777" w:rsidR="00B92327" w:rsidRPr="00801E49" w:rsidRDefault="00332621" w:rsidP="00A544C8">
            <w:pPr>
              <w:spacing w:after="0" w:line="259" w:lineRule="auto"/>
              <w:ind w:left="67" w:right="0" w:firstLine="0"/>
              <w:jc w:val="center"/>
              <w:rPr>
                <w:rFonts w:ascii="Open Sans" w:hAnsi="Open Sans" w:cs="Open Sans"/>
                <w:sz w:val="16"/>
                <w:szCs w:val="24"/>
                <w:rPrChange w:id="5835" w:author="Nicole Wu" w:date="2024-01-08T11:26:00Z">
                  <w:rPr>
                    <w:sz w:val="16"/>
                    <w:szCs w:val="24"/>
                  </w:rPr>
                </w:rPrChange>
              </w:rPr>
            </w:pPr>
            <w:r w:rsidRPr="00801E49">
              <w:rPr>
                <w:rFonts w:ascii="Open Sans" w:hAnsi="Open Sans" w:cs="Open Sans"/>
                <w:sz w:val="16"/>
                <w:szCs w:val="24"/>
                <w:rPrChange w:id="5836" w:author="Nicole Wu" w:date="2024-01-08T11:26:00Z">
                  <w:rPr>
                    <w:sz w:val="16"/>
                    <w:szCs w:val="24"/>
                  </w:rPr>
                </w:rPrChange>
              </w:rPr>
              <w:t>1.58</w:t>
            </w:r>
          </w:p>
        </w:tc>
        <w:tc>
          <w:tcPr>
            <w:tcW w:w="725" w:type="dxa"/>
            <w:tcBorders>
              <w:top w:val="nil"/>
              <w:left w:val="nil"/>
              <w:bottom w:val="nil"/>
              <w:right w:val="nil"/>
            </w:tcBorders>
          </w:tcPr>
          <w:p w14:paraId="7A812E1A" w14:textId="77777777" w:rsidR="00B92327" w:rsidRPr="00801E49" w:rsidRDefault="00332621" w:rsidP="00A544C8">
            <w:pPr>
              <w:spacing w:after="0" w:line="259" w:lineRule="auto"/>
              <w:ind w:left="67" w:right="0" w:firstLine="0"/>
              <w:jc w:val="center"/>
              <w:rPr>
                <w:rFonts w:ascii="Open Sans" w:hAnsi="Open Sans" w:cs="Open Sans"/>
                <w:sz w:val="16"/>
                <w:szCs w:val="24"/>
                <w:rPrChange w:id="5837" w:author="Nicole Wu" w:date="2024-01-08T11:26:00Z">
                  <w:rPr>
                    <w:sz w:val="16"/>
                    <w:szCs w:val="24"/>
                  </w:rPr>
                </w:rPrChange>
              </w:rPr>
            </w:pPr>
            <w:r w:rsidRPr="00801E49">
              <w:rPr>
                <w:rFonts w:ascii="Open Sans" w:hAnsi="Open Sans" w:cs="Open Sans"/>
                <w:sz w:val="16"/>
                <w:szCs w:val="24"/>
                <w:rPrChange w:id="5838" w:author="Nicole Wu" w:date="2024-01-08T11:26:00Z">
                  <w:rPr>
                    <w:sz w:val="16"/>
                    <w:szCs w:val="24"/>
                  </w:rPr>
                </w:rPrChange>
              </w:rPr>
              <w:t>2.58</w:t>
            </w:r>
          </w:p>
        </w:tc>
        <w:tc>
          <w:tcPr>
            <w:tcW w:w="725" w:type="dxa"/>
            <w:tcBorders>
              <w:top w:val="nil"/>
              <w:left w:val="nil"/>
              <w:bottom w:val="nil"/>
              <w:right w:val="nil"/>
            </w:tcBorders>
          </w:tcPr>
          <w:p w14:paraId="48D29DBF" w14:textId="77777777" w:rsidR="00B92327" w:rsidRPr="00801E49" w:rsidRDefault="00332621" w:rsidP="00A544C8">
            <w:pPr>
              <w:spacing w:after="0" w:line="259" w:lineRule="auto"/>
              <w:ind w:left="67" w:right="0" w:firstLine="0"/>
              <w:jc w:val="center"/>
              <w:rPr>
                <w:rFonts w:ascii="Open Sans" w:hAnsi="Open Sans" w:cs="Open Sans"/>
                <w:sz w:val="16"/>
                <w:szCs w:val="24"/>
                <w:rPrChange w:id="5839" w:author="Nicole Wu" w:date="2024-01-08T11:26:00Z">
                  <w:rPr>
                    <w:sz w:val="16"/>
                    <w:szCs w:val="24"/>
                  </w:rPr>
                </w:rPrChange>
              </w:rPr>
            </w:pPr>
            <w:r w:rsidRPr="00801E49">
              <w:rPr>
                <w:rFonts w:ascii="Open Sans" w:hAnsi="Open Sans" w:cs="Open Sans"/>
                <w:sz w:val="16"/>
                <w:szCs w:val="24"/>
                <w:rPrChange w:id="5840" w:author="Nicole Wu" w:date="2024-01-08T11:26:00Z">
                  <w:rPr>
                    <w:sz w:val="16"/>
                    <w:szCs w:val="24"/>
                  </w:rPr>
                </w:rPrChange>
              </w:rPr>
              <w:t>1.00***</w:t>
            </w:r>
          </w:p>
        </w:tc>
      </w:tr>
      <w:tr w:rsidR="00B92327" w:rsidRPr="00801E49" w14:paraId="79CF356D" w14:textId="77777777" w:rsidTr="00A544C8">
        <w:trPr>
          <w:trHeight w:val="143"/>
        </w:trPr>
        <w:tc>
          <w:tcPr>
            <w:tcW w:w="2835" w:type="dxa"/>
            <w:tcBorders>
              <w:top w:val="nil"/>
              <w:left w:val="nil"/>
              <w:bottom w:val="nil"/>
              <w:right w:val="nil"/>
            </w:tcBorders>
          </w:tcPr>
          <w:p w14:paraId="6EAAC504" w14:textId="77777777" w:rsidR="00B92327" w:rsidRPr="00801E49" w:rsidRDefault="00B92327" w:rsidP="00A544C8">
            <w:pPr>
              <w:spacing w:after="0" w:line="259" w:lineRule="auto"/>
              <w:ind w:left="67" w:right="0" w:firstLine="0"/>
              <w:jc w:val="left"/>
              <w:rPr>
                <w:rFonts w:ascii="Open Sans" w:hAnsi="Open Sans" w:cs="Open Sans"/>
                <w:sz w:val="16"/>
                <w:szCs w:val="24"/>
                <w:rPrChange w:id="5841" w:author="Nicole Wu" w:date="2024-01-08T11:26:00Z">
                  <w:rPr>
                    <w:sz w:val="16"/>
                    <w:szCs w:val="24"/>
                  </w:rPr>
                </w:rPrChange>
              </w:rPr>
            </w:pPr>
          </w:p>
        </w:tc>
        <w:tc>
          <w:tcPr>
            <w:tcW w:w="725" w:type="dxa"/>
            <w:tcBorders>
              <w:top w:val="nil"/>
              <w:left w:val="nil"/>
              <w:bottom w:val="nil"/>
              <w:right w:val="nil"/>
            </w:tcBorders>
          </w:tcPr>
          <w:p w14:paraId="2855256A" w14:textId="77777777" w:rsidR="00B92327" w:rsidRPr="00801E49" w:rsidRDefault="00332621" w:rsidP="00A544C8">
            <w:pPr>
              <w:spacing w:after="0" w:line="259" w:lineRule="auto"/>
              <w:ind w:left="67" w:right="0" w:firstLine="0"/>
              <w:jc w:val="center"/>
              <w:rPr>
                <w:rFonts w:ascii="Open Sans" w:hAnsi="Open Sans" w:cs="Open Sans"/>
                <w:sz w:val="16"/>
                <w:szCs w:val="24"/>
                <w:rPrChange w:id="5842" w:author="Nicole Wu" w:date="2024-01-08T11:26:00Z">
                  <w:rPr>
                    <w:sz w:val="16"/>
                    <w:szCs w:val="24"/>
                  </w:rPr>
                </w:rPrChange>
              </w:rPr>
            </w:pPr>
            <w:r w:rsidRPr="00801E49">
              <w:rPr>
                <w:rFonts w:ascii="Open Sans" w:hAnsi="Open Sans" w:cs="Open Sans"/>
                <w:sz w:val="16"/>
                <w:szCs w:val="24"/>
                <w:rPrChange w:id="5843" w:author="Nicole Wu" w:date="2024-01-08T11:26:00Z">
                  <w:rPr>
                    <w:sz w:val="16"/>
                    <w:szCs w:val="24"/>
                  </w:rPr>
                </w:rPrChange>
              </w:rPr>
              <w:t>(1.90)</w:t>
            </w:r>
          </w:p>
        </w:tc>
        <w:tc>
          <w:tcPr>
            <w:tcW w:w="725" w:type="dxa"/>
            <w:tcBorders>
              <w:top w:val="nil"/>
              <w:left w:val="nil"/>
              <w:bottom w:val="nil"/>
              <w:right w:val="nil"/>
            </w:tcBorders>
          </w:tcPr>
          <w:p w14:paraId="658909D4" w14:textId="77777777" w:rsidR="00B92327" w:rsidRPr="00801E49" w:rsidRDefault="00332621" w:rsidP="00A544C8">
            <w:pPr>
              <w:spacing w:after="0" w:line="259" w:lineRule="auto"/>
              <w:ind w:left="67" w:right="0" w:firstLine="0"/>
              <w:jc w:val="center"/>
              <w:rPr>
                <w:rFonts w:ascii="Open Sans" w:hAnsi="Open Sans" w:cs="Open Sans"/>
                <w:sz w:val="16"/>
                <w:szCs w:val="24"/>
                <w:rPrChange w:id="5844" w:author="Nicole Wu" w:date="2024-01-08T11:26:00Z">
                  <w:rPr>
                    <w:sz w:val="16"/>
                    <w:szCs w:val="24"/>
                  </w:rPr>
                </w:rPrChange>
              </w:rPr>
            </w:pPr>
            <w:r w:rsidRPr="00801E49">
              <w:rPr>
                <w:rFonts w:ascii="Open Sans" w:hAnsi="Open Sans" w:cs="Open Sans"/>
                <w:sz w:val="16"/>
                <w:szCs w:val="24"/>
                <w:rPrChange w:id="5845" w:author="Nicole Wu" w:date="2024-01-08T11:26:00Z">
                  <w:rPr>
                    <w:sz w:val="16"/>
                    <w:szCs w:val="24"/>
                  </w:rPr>
                </w:rPrChange>
              </w:rPr>
              <w:t>(1.83)</w:t>
            </w:r>
          </w:p>
        </w:tc>
        <w:tc>
          <w:tcPr>
            <w:tcW w:w="725" w:type="dxa"/>
            <w:tcBorders>
              <w:top w:val="nil"/>
              <w:left w:val="nil"/>
              <w:bottom w:val="nil"/>
              <w:right w:val="nil"/>
            </w:tcBorders>
          </w:tcPr>
          <w:p w14:paraId="554AFE4E" w14:textId="77777777" w:rsidR="00B92327" w:rsidRPr="00801E49" w:rsidRDefault="00332621" w:rsidP="00A544C8">
            <w:pPr>
              <w:spacing w:after="0" w:line="259" w:lineRule="auto"/>
              <w:ind w:left="67" w:right="0" w:firstLine="0"/>
              <w:jc w:val="center"/>
              <w:rPr>
                <w:rFonts w:ascii="Open Sans" w:hAnsi="Open Sans" w:cs="Open Sans"/>
                <w:sz w:val="16"/>
                <w:szCs w:val="24"/>
                <w:rPrChange w:id="5846" w:author="Nicole Wu" w:date="2024-01-08T11:26:00Z">
                  <w:rPr>
                    <w:sz w:val="16"/>
                    <w:szCs w:val="24"/>
                  </w:rPr>
                </w:rPrChange>
              </w:rPr>
            </w:pPr>
            <w:r w:rsidRPr="00801E49">
              <w:rPr>
                <w:rFonts w:ascii="Open Sans" w:hAnsi="Open Sans" w:cs="Open Sans"/>
                <w:sz w:val="16"/>
                <w:szCs w:val="24"/>
                <w:rPrChange w:id="5847" w:author="Nicole Wu" w:date="2024-01-08T11:26:00Z">
                  <w:rPr>
                    <w:sz w:val="16"/>
                    <w:szCs w:val="24"/>
                  </w:rPr>
                </w:rPrChange>
              </w:rPr>
              <w:t>(0.00)</w:t>
            </w:r>
          </w:p>
        </w:tc>
        <w:tc>
          <w:tcPr>
            <w:tcW w:w="725" w:type="dxa"/>
            <w:tcBorders>
              <w:top w:val="nil"/>
              <w:left w:val="nil"/>
              <w:bottom w:val="nil"/>
              <w:right w:val="nil"/>
            </w:tcBorders>
          </w:tcPr>
          <w:p w14:paraId="390ACC94" w14:textId="77777777" w:rsidR="00B92327" w:rsidRPr="00801E49" w:rsidRDefault="00332621" w:rsidP="00A544C8">
            <w:pPr>
              <w:spacing w:after="0" w:line="259" w:lineRule="auto"/>
              <w:ind w:left="67" w:right="0" w:firstLine="0"/>
              <w:jc w:val="center"/>
              <w:rPr>
                <w:rFonts w:ascii="Open Sans" w:hAnsi="Open Sans" w:cs="Open Sans"/>
                <w:sz w:val="16"/>
                <w:szCs w:val="24"/>
                <w:rPrChange w:id="5848" w:author="Nicole Wu" w:date="2024-01-08T11:26:00Z">
                  <w:rPr>
                    <w:sz w:val="16"/>
                    <w:szCs w:val="24"/>
                  </w:rPr>
                </w:rPrChange>
              </w:rPr>
            </w:pPr>
            <w:r w:rsidRPr="00801E49">
              <w:rPr>
                <w:rFonts w:ascii="Open Sans" w:hAnsi="Open Sans" w:cs="Open Sans"/>
                <w:sz w:val="16"/>
                <w:szCs w:val="24"/>
                <w:rPrChange w:id="5849" w:author="Nicole Wu" w:date="2024-01-08T11:26:00Z">
                  <w:rPr>
                    <w:sz w:val="16"/>
                    <w:szCs w:val="24"/>
                  </w:rPr>
                </w:rPrChange>
              </w:rPr>
              <w:t>(1.80)</w:t>
            </w:r>
          </w:p>
        </w:tc>
        <w:tc>
          <w:tcPr>
            <w:tcW w:w="725" w:type="dxa"/>
            <w:tcBorders>
              <w:top w:val="nil"/>
              <w:left w:val="nil"/>
              <w:bottom w:val="nil"/>
              <w:right w:val="nil"/>
            </w:tcBorders>
          </w:tcPr>
          <w:p w14:paraId="6E57263A" w14:textId="77777777" w:rsidR="00B92327" w:rsidRPr="00801E49" w:rsidRDefault="00332621" w:rsidP="00A544C8">
            <w:pPr>
              <w:spacing w:after="0" w:line="259" w:lineRule="auto"/>
              <w:ind w:left="67" w:right="0" w:firstLine="0"/>
              <w:jc w:val="center"/>
              <w:rPr>
                <w:rFonts w:ascii="Open Sans" w:hAnsi="Open Sans" w:cs="Open Sans"/>
                <w:sz w:val="16"/>
                <w:szCs w:val="24"/>
                <w:rPrChange w:id="5850" w:author="Nicole Wu" w:date="2024-01-08T11:26:00Z">
                  <w:rPr>
                    <w:sz w:val="16"/>
                    <w:szCs w:val="24"/>
                  </w:rPr>
                </w:rPrChange>
              </w:rPr>
            </w:pPr>
            <w:r w:rsidRPr="00801E49">
              <w:rPr>
                <w:rFonts w:ascii="Open Sans" w:hAnsi="Open Sans" w:cs="Open Sans"/>
                <w:sz w:val="16"/>
                <w:szCs w:val="24"/>
                <w:rPrChange w:id="5851" w:author="Nicole Wu" w:date="2024-01-08T11:26:00Z">
                  <w:rPr>
                    <w:sz w:val="16"/>
                    <w:szCs w:val="24"/>
                  </w:rPr>
                </w:rPrChange>
              </w:rPr>
              <w:t>(2.16)</w:t>
            </w:r>
          </w:p>
        </w:tc>
        <w:tc>
          <w:tcPr>
            <w:tcW w:w="725" w:type="dxa"/>
            <w:tcBorders>
              <w:top w:val="nil"/>
              <w:left w:val="nil"/>
              <w:bottom w:val="nil"/>
              <w:right w:val="nil"/>
            </w:tcBorders>
          </w:tcPr>
          <w:p w14:paraId="20625E75" w14:textId="77777777" w:rsidR="00B92327" w:rsidRPr="00801E49" w:rsidRDefault="00332621" w:rsidP="00A544C8">
            <w:pPr>
              <w:spacing w:after="0" w:line="259" w:lineRule="auto"/>
              <w:ind w:left="67" w:right="0" w:firstLine="0"/>
              <w:jc w:val="center"/>
              <w:rPr>
                <w:rFonts w:ascii="Open Sans" w:hAnsi="Open Sans" w:cs="Open Sans"/>
                <w:sz w:val="16"/>
                <w:szCs w:val="24"/>
                <w:rPrChange w:id="5852" w:author="Nicole Wu" w:date="2024-01-08T11:26:00Z">
                  <w:rPr>
                    <w:sz w:val="16"/>
                    <w:szCs w:val="24"/>
                  </w:rPr>
                </w:rPrChange>
              </w:rPr>
            </w:pPr>
            <w:r w:rsidRPr="00801E49">
              <w:rPr>
                <w:rFonts w:ascii="Open Sans" w:hAnsi="Open Sans" w:cs="Open Sans"/>
                <w:sz w:val="16"/>
                <w:szCs w:val="24"/>
                <w:rPrChange w:id="5853" w:author="Nicole Wu" w:date="2024-01-08T11:26:00Z">
                  <w:rPr>
                    <w:sz w:val="16"/>
                    <w:szCs w:val="24"/>
                  </w:rPr>
                </w:rPrChange>
              </w:rPr>
              <w:t>(0.00)</w:t>
            </w:r>
          </w:p>
        </w:tc>
        <w:tc>
          <w:tcPr>
            <w:tcW w:w="725" w:type="dxa"/>
            <w:tcBorders>
              <w:top w:val="nil"/>
              <w:left w:val="nil"/>
              <w:bottom w:val="nil"/>
              <w:right w:val="nil"/>
            </w:tcBorders>
          </w:tcPr>
          <w:p w14:paraId="78CE6AD1" w14:textId="77777777" w:rsidR="00B92327" w:rsidRPr="00801E49" w:rsidRDefault="00332621" w:rsidP="00A544C8">
            <w:pPr>
              <w:spacing w:after="0" w:line="259" w:lineRule="auto"/>
              <w:ind w:left="67" w:right="0" w:firstLine="0"/>
              <w:jc w:val="center"/>
              <w:rPr>
                <w:rFonts w:ascii="Open Sans" w:hAnsi="Open Sans" w:cs="Open Sans"/>
                <w:sz w:val="16"/>
                <w:szCs w:val="24"/>
                <w:rPrChange w:id="5854" w:author="Nicole Wu" w:date="2024-01-08T11:26:00Z">
                  <w:rPr>
                    <w:sz w:val="16"/>
                    <w:szCs w:val="24"/>
                  </w:rPr>
                </w:rPrChange>
              </w:rPr>
            </w:pPr>
            <w:r w:rsidRPr="00801E49">
              <w:rPr>
                <w:rFonts w:ascii="Open Sans" w:hAnsi="Open Sans" w:cs="Open Sans"/>
                <w:sz w:val="16"/>
                <w:szCs w:val="24"/>
                <w:rPrChange w:id="5855" w:author="Nicole Wu" w:date="2024-01-08T11:26:00Z">
                  <w:rPr>
                    <w:sz w:val="16"/>
                    <w:szCs w:val="24"/>
                  </w:rPr>
                </w:rPrChange>
              </w:rPr>
              <w:t>(1.83)</w:t>
            </w:r>
          </w:p>
        </w:tc>
        <w:tc>
          <w:tcPr>
            <w:tcW w:w="725" w:type="dxa"/>
            <w:tcBorders>
              <w:top w:val="nil"/>
              <w:left w:val="nil"/>
              <w:bottom w:val="nil"/>
              <w:right w:val="nil"/>
            </w:tcBorders>
          </w:tcPr>
          <w:p w14:paraId="21E4DC99" w14:textId="77777777" w:rsidR="00B92327" w:rsidRPr="00801E49" w:rsidRDefault="00332621" w:rsidP="00A544C8">
            <w:pPr>
              <w:spacing w:after="0" w:line="259" w:lineRule="auto"/>
              <w:ind w:left="67" w:right="0" w:firstLine="0"/>
              <w:jc w:val="center"/>
              <w:rPr>
                <w:rFonts w:ascii="Open Sans" w:hAnsi="Open Sans" w:cs="Open Sans"/>
                <w:sz w:val="16"/>
                <w:szCs w:val="24"/>
                <w:rPrChange w:id="5856" w:author="Nicole Wu" w:date="2024-01-08T11:26:00Z">
                  <w:rPr>
                    <w:sz w:val="16"/>
                    <w:szCs w:val="24"/>
                  </w:rPr>
                </w:rPrChange>
              </w:rPr>
            </w:pPr>
            <w:r w:rsidRPr="00801E49">
              <w:rPr>
                <w:rFonts w:ascii="Open Sans" w:hAnsi="Open Sans" w:cs="Open Sans"/>
                <w:sz w:val="16"/>
                <w:szCs w:val="24"/>
                <w:rPrChange w:id="5857" w:author="Nicole Wu" w:date="2024-01-08T11:26:00Z">
                  <w:rPr>
                    <w:sz w:val="16"/>
                    <w:szCs w:val="24"/>
                  </w:rPr>
                </w:rPrChange>
              </w:rPr>
              <w:t>(1.98)</w:t>
            </w:r>
          </w:p>
        </w:tc>
        <w:tc>
          <w:tcPr>
            <w:tcW w:w="725" w:type="dxa"/>
            <w:tcBorders>
              <w:top w:val="nil"/>
              <w:left w:val="nil"/>
              <w:bottom w:val="nil"/>
              <w:right w:val="nil"/>
            </w:tcBorders>
          </w:tcPr>
          <w:p w14:paraId="63EF990B" w14:textId="77777777" w:rsidR="00B92327" w:rsidRPr="00801E49" w:rsidRDefault="00332621" w:rsidP="00A544C8">
            <w:pPr>
              <w:spacing w:after="0" w:line="259" w:lineRule="auto"/>
              <w:ind w:left="67" w:right="0" w:firstLine="0"/>
              <w:jc w:val="center"/>
              <w:rPr>
                <w:rFonts w:ascii="Open Sans" w:hAnsi="Open Sans" w:cs="Open Sans"/>
                <w:sz w:val="16"/>
                <w:szCs w:val="24"/>
                <w:rPrChange w:id="5858" w:author="Nicole Wu" w:date="2024-01-08T11:26:00Z">
                  <w:rPr>
                    <w:sz w:val="16"/>
                    <w:szCs w:val="24"/>
                  </w:rPr>
                </w:rPrChange>
              </w:rPr>
            </w:pPr>
            <w:r w:rsidRPr="00801E49">
              <w:rPr>
                <w:rFonts w:ascii="Open Sans" w:hAnsi="Open Sans" w:cs="Open Sans"/>
                <w:sz w:val="16"/>
                <w:szCs w:val="24"/>
                <w:rPrChange w:id="5859" w:author="Nicole Wu" w:date="2024-01-08T11:26:00Z">
                  <w:rPr>
                    <w:sz w:val="16"/>
                    <w:szCs w:val="24"/>
                  </w:rPr>
                </w:rPrChange>
              </w:rPr>
              <w:t>(0.00)</w:t>
            </w:r>
          </w:p>
        </w:tc>
      </w:tr>
      <w:tr w:rsidR="00B92327" w:rsidRPr="00801E49" w14:paraId="38CD11C5" w14:textId="77777777" w:rsidTr="00A544C8">
        <w:trPr>
          <w:trHeight w:val="143"/>
        </w:trPr>
        <w:tc>
          <w:tcPr>
            <w:tcW w:w="2835" w:type="dxa"/>
            <w:tcBorders>
              <w:top w:val="nil"/>
              <w:left w:val="nil"/>
              <w:bottom w:val="nil"/>
              <w:right w:val="nil"/>
            </w:tcBorders>
          </w:tcPr>
          <w:p w14:paraId="1D418F29" w14:textId="77777777" w:rsidR="00B92327" w:rsidRPr="00801E49" w:rsidRDefault="00332621" w:rsidP="00A544C8">
            <w:pPr>
              <w:spacing w:after="0" w:line="259" w:lineRule="auto"/>
              <w:ind w:left="67" w:right="0" w:firstLine="0"/>
              <w:jc w:val="left"/>
              <w:rPr>
                <w:rFonts w:ascii="Open Sans" w:hAnsi="Open Sans" w:cs="Open Sans"/>
                <w:sz w:val="16"/>
                <w:szCs w:val="24"/>
                <w:rPrChange w:id="5860" w:author="Nicole Wu" w:date="2024-01-08T11:26:00Z">
                  <w:rPr>
                    <w:sz w:val="16"/>
                    <w:szCs w:val="24"/>
                  </w:rPr>
                </w:rPrChange>
              </w:rPr>
            </w:pPr>
            <w:r w:rsidRPr="00801E49">
              <w:rPr>
                <w:rFonts w:ascii="Open Sans" w:hAnsi="Open Sans" w:cs="Open Sans"/>
                <w:sz w:val="16"/>
                <w:szCs w:val="24"/>
                <w:rPrChange w:id="5861" w:author="Nicole Wu" w:date="2024-01-08T11:26:00Z">
                  <w:rPr>
                    <w:sz w:val="16"/>
                    <w:szCs w:val="24"/>
                  </w:rPr>
                </w:rPrChange>
              </w:rPr>
              <w:t>Reduced the number of meals eaten per day</w:t>
            </w:r>
          </w:p>
        </w:tc>
        <w:tc>
          <w:tcPr>
            <w:tcW w:w="725" w:type="dxa"/>
            <w:tcBorders>
              <w:top w:val="nil"/>
              <w:left w:val="nil"/>
              <w:bottom w:val="nil"/>
              <w:right w:val="nil"/>
            </w:tcBorders>
          </w:tcPr>
          <w:p w14:paraId="771DD568" w14:textId="77777777" w:rsidR="00B92327" w:rsidRPr="00801E49" w:rsidRDefault="00332621" w:rsidP="00A544C8">
            <w:pPr>
              <w:spacing w:after="0" w:line="259" w:lineRule="auto"/>
              <w:ind w:left="67" w:right="0" w:firstLine="0"/>
              <w:jc w:val="center"/>
              <w:rPr>
                <w:rFonts w:ascii="Open Sans" w:hAnsi="Open Sans" w:cs="Open Sans"/>
                <w:sz w:val="16"/>
                <w:szCs w:val="24"/>
                <w:rPrChange w:id="5862" w:author="Nicole Wu" w:date="2024-01-08T11:26:00Z">
                  <w:rPr>
                    <w:sz w:val="16"/>
                    <w:szCs w:val="24"/>
                  </w:rPr>
                </w:rPrChange>
              </w:rPr>
            </w:pPr>
            <w:r w:rsidRPr="00801E49">
              <w:rPr>
                <w:rFonts w:ascii="Open Sans" w:hAnsi="Open Sans" w:cs="Open Sans"/>
                <w:sz w:val="16"/>
                <w:szCs w:val="24"/>
                <w:rPrChange w:id="5863" w:author="Nicole Wu" w:date="2024-01-08T11:26:00Z">
                  <w:rPr>
                    <w:sz w:val="16"/>
                    <w:szCs w:val="24"/>
                  </w:rPr>
                </w:rPrChange>
              </w:rPr>
              <w:t>1.74</w:t>
            </w:r>
          </w:p>
        </w:tc>
        <w:tc>
          <w:tcPr>
            <w:tcW w:w="725" w:type="dxa"/>
            <w:tcBorders>
              <w:top w:val="nil"/>
              <w:left w:val="nil"/>
              <w:bottom w:val="nil"/>
              <w:right w:val="nil"/>
            </w:tcBorders>
          </w:tcPr>
          <w:p w14:paraId="4E90FBDA" w14:textId="77777777" w:rsidR="00B92327" w:rsidRPr="00801E49" w:rsidRDefault="00332621" w:rsidP="00A544C8">
            <w:pPr>
              <w:spacing w:after="0" w:line="259" w:lineRule="auto"/>
              <w:ind w:left="67" w:right="0" w:firstLine="0"/>
              <w:jc w:val="center"/>
              <w:rPr>
                <w:rFonts w:ascii="Open Sans" w:hAnsi="Open Sans" w:cs="Open Sans"/>
                <w:sz w:val="16"/>
                <w:szCs w:val="24"/>
                <w:rPrChange w:id="5864" w:author="Nicole Wu" w:date="2024-01-08T11:26:00Z">
                  <w:rPr>
                    <w:sz w:val="16"/>
                    <w:szCs w:val="24"/>
                  </w:rPr>
                </w:rPrChange>
              </w:rPr>
            </w:pPr>
            <w:r w:rsidRPr="00801E49">
              <w:rPr>
                <w:rFonts w:ascii="Open Sans" w:hAnsi="Open Sans" w:cs="Open Sans"/>
                <w:sz w:val="16"/>
                <w:szCs w:val="24"/>
                <w:rPrChange w:id="5865" w:author="Nicole Wu" w:date="2024-01-08T11:26:00Z">
                  <w:rPr>
                    <w:sz w:val="16"/>
                    <w:szCs w:val="24"/>
                  </w:rPr>
                </w:rPrChange>
              </w:rPr>
              <w:t>2.00</w:t>
            </w:r>
          </w:p>
        </w:tc>
        <w:tc>
          <w:tcPr>
            <w:tcW w:w="725" w:type="dxa"/>
            <w:tcBorders>
              <w:top w:val="nil"/>
              <w:left w:val="nil"/>
              <w:bottom w:val="nil"/>
              <w:right w:val="nil"/>
            </w:tcBorders>
          </w:tcPr>
          <w:p w14:paraId="2B1ACAD0" w14:textId="77777777" w:rsidR="00B92327" w:rsidRPr="00801E49" w:rsidRDefault="00332621" w:rsidP="00A544C8">
            <w:pPr>
              <w:spacing w:after="0" w:line="259" w:lineRule="auto"/>
              <w:ind w:left="67" w:right="0" w:firstLine="0"/>
              <w:jc w:val="center"/>
              <w:rPr>
                <w:rFonts w:ascii="Open Sans" w:hAnsi="Open Sans" w:cs="Open Sans"/>
                <w:sz w:val="16"/>
                <w:szCs w:val="24"/>
                <w:rPrChange w:id="5866" w:author="Nicole Wu" w:date="2024-01-08T11:26:00Z">
                  <w:rPr>
                    <w:sz w:val="16"/>
                    <w:szCs w:val="24"/>
                  </w:rPr>
                </w:rPrChange>
              </w:rPr>
            </w:pPr>
            <w:r w:rsidRPr="00801E49">
              <w:rPr>
                <w:rFonts w:ascii="Open Sans" w:hAnsi="Open Sans" w:cs="Open Sans"/>
                <w:sz w:val="16"/>
                <w:szCs w:val="24"/>
                <w:rPrChange w:id="5867" w:author="Nicole Wu" w:date="2024-01-08T11:26:00Z">
                  <w:rPr>
                    <w:sz w:val="16"/>
                    <w:szCs w:val="24"/>
                  </w:rPr>
                </w:rPrChange>
              </w:rPr>
              <w:t>0.26</w:t>
            </w:r>
          </w:p>
        </w:tc>
        <w:tc>
          <w:tcPr>
            <w:tcW w:w="725" w:type="dxa"/>
            <w:tcBorders>
              <w:top w:val="nil"/>
              <w:left w:val="nil"/>
              <w:bottom w:val="nil"/>
              <w:right w:val="nil"/>
            </w:tcBorders>
          </w:tcPr>
          <w:p w14:paraId="3DE367A0" w14:textId="77777777" w:rsidR="00B92327" w:rsidRPr="00801E49" w:rsidRDefault="00332621" w:rsidP="00A544C8">
            <w:pPr>
              <w:spacing w:after="0" w:line="259" w:lineRule="auto"/>
              <w:ind w:left="67" w:right="0" w:firstLine="0"/>
              <w:jc w:val="center"/>
              <w:rPr>
                <w:rFonts w:ascii="Open Sans" w:hAnsi="Open Sans" w:cs="Open Sans"/>
                <w:sz w:val="16"/>
                <w:szCs w:val="24"/>
                <w:rPrChange w:id="5868" w:author="Nicole Wu" w:date="2024-01-08T11:26:00Z">
                  <w:rPr>
                    <w:sz w:val="16"/>
                    <w:szCs w:val="24"/>
                  </w:rPr>
                </w:rPrChange>
              </w:rPr>
            </w:pPr>
            <w:r w:rsidRPr="00801E49">
              <w:rPr>
                <w:rFonts w:ascii="Open Sans" w:hAnsi="Open Sans" w:cs="Open Sans"/>
                <w:sz w:val="16"/>
                <w:szCs w:val="24"/>
                <w:rPrChange w:id="5869" w:author="Nicole Wu" w:date="2024-01-08T11:26:00Z">
                  <w:rPr>
                    <w:sz w:val="16"/>
                    <w:szCs w:val="24"/>
                  </w:rPr>
                </w:rPrChange>
              </w:rPr>
              <w:t>1.55</w:t>
            </w:r>
          </w:p>
        </w:tc>
        <w:tc>
          <w:tcPr>
            <w:tcW w:w="725" w:type="dxa"/>
            <w:tcBorders>
              <w:top w:val="nil"/>
              <w:left w:val="nil"/>
              <w:bottom w:val="nil"/>
              <w:right w:val="nil"/>
            </w:tcBorders>
          </w:tcPr>
          <w:p w14:paraId="580B4BB3" w14:textId="77777777" w:rsidR="00B92327" w:rsidRPr="00801E49" w:rsidRDefault="00332621" w:rsidP="00A544C8">
            <w:pPr>
              <w:spacing w:after="0" w:line="259" w:lineRule="auto"/>
              <w:ind w:left="67" w:right="0" w:firstLine="0"/>
              <w:jc w:val="center"/>
              <w:rPr>
                <w:rFonts w:ascii="Open Sans" w:hAnsi="Open Sans" w:cs="Open Sans"/>
                <w:sz w:val="16"/>
                <w:szCs w:val="24"/>
                <w:rPrChange w:id="5870" w:author="Nicole Wu" w:date="2024-01-08T11:26:00Z">
                  <w:rPr>
                    <w:sz w:val="16"/>
                    <w:szCs w:val="24"/>
                  </w:rPr>
                </w:rPrChange>
              </w:rPr>
            </w:pPr>
            <w:r w:rsidRPr="00801E49">
              <w:rPr>
                <w:rFonts w:ascii="Open Sans" w:hAnsi="Open Sans" w:cs="Open Sans"/>
                <w:sz w:val="16"/>
                <w:szCs w:val="24"/>
                <w:rPrChange w:id="5871" w:author="Nicole Wu" w:date="2024-01-08T11:26:00Z">
                  <w:rPr>
                    <w:sz w:val="16"/>
                    <w:szCs w:val="24"/>
                  </w:rPr>
                </w:rPrChange>
              </w:rPr>
              <w:t>2.27</w:t>
            </w:r>
          </w:p>
        </w:tc>
        <w:tc>
          <w:tcPr>
            <w:tcW w:w="725" w:type="dxa"/>
            <w:tcBorders>
              <w:top w:val="nil"/>
              <w:left w:val="nil"/>
              <w:bottom w:val="nil"/>
              <w:right w:val="nil"/>
            </w:tcBorders>
          </w:tcPr>
          <w:p w14:paraId="4464056B" w14:textId="77777777" w:rsidR="00B92327" w:rsidRPr="00801E49" w:rsidRDefault="00332621" w:rsidP="00A544C8">
            <w:pPr>
              <w:spacing w:after="0" w:line="259" w:lineRule="auto"/>
              <w:ind w:left="67" w:right="0" w:firstLine="0"/>
              <w:jc w:val="center"/>
              <w:rPr>
                <w:rFonts w:ascii="Open Sans" w:hAnsi="Open Sans" w:cs="Open Sans"/>
                <w:sz w:val="16"/>
                <w:szCs w:val="24"/>
                <w:rPrChange w:id="5872" w:author="Nicole Wu" w:date="2024-01-08T11:26:00Z">
                  <w:rPr>
                    <w:sz w:val="16"/>
                    <w:szCs w:val="24"/>
                  </w:rPr>
                </w:rPrChange>
              </w:rPr>
            </w:pPr>
            <w:r w:rsidRPr="00801E49">
              <w:rPr>
                <w:rFonts w:ascii="Open Sans" w:hAnsi="Open Sans" w:cs="Open Sans"/>
                <w:sz w:val="16"/>
                <w:szCs w:val="24"/>
                <w:rPrChange w:id="5873" w:author="Nicole Wu" w:date="2024-01-08T11:26:00Z">
                  <w:rPr>
                    <w:sz w:val="16"/>
                    <w:szCs w:val="24"/>
                  </w:rPr>
                </w:rPrChange>
              </w:rPr>
              <w:t>0.72***</w:t>
            </w:r>
          </w:p>
        </w:tc>
        <w:tc>
          <w:tcPr>
            <w:tcW w:w="725" w:type="dxa"/>
            <w:tcBorders>
              <w:top w:val="nil"/>
              <w:left w:val="nil"/>
              <w:bottom w:val="nil"/>
              <w:right w:val="nil"/>
            </w:tcBorders>
          </w:tcPr>
          <w:p w14:paraId="4C30A938" w14:textId="77777777" w:rsidR="00B92327" w:rsidRPr="00801E49" w:rsidRDefault="00332621" w:rsidP="00A544C8">
            <w:pPr>
              <w:spacing w:after="0" w:line="259" w:lineRule="auto"/>
              <w:ind w:left="67" w:right="0" w:firstLine="0"/>
              <w:jc w:val="center"/>
              <w:rPr>
                <w:rFonts w:ascii="Open Sans" w:hAnsi="Open Sans" w:cs="Open Sans"/>
                <w:sz w:val="16"/>
                <w:szCs w:val="24"/>
                <w:rPrChange w:id="5874" w:author="Nicole Wu" w:date="2024-01-08T11:26:00Z">
                  <w:rPr>
                    <w:sz w:val="16"/>
                    <w:szCs w:val="24"/>
                  </w:rPr>
                </w:rPrChange>
              </w:rPr>
            </w:pPr>
            <w:r w:rsidRPr="00801E49">
              <w:rPr>
                <w:rFonts w:ascii="Open Sans" w:hAnsi="Open Sans" w:cs="Open Sans"/>
                <w:sz w:val="16"/>
                <w:szCs w:val="24"/>
                <w:rPrChange w:id="5875" w:author="Nicole Wu" w:date="2024-01-08T11:26:00Z">
                  <w:rPr>
                    <w:sz w:val="16"/>
                    <w:szCs w:val="24"/>
                  </w:rPr>
                </w:rPrChange>
              </w:rPr>
              <w:t>1.61</w:t>
            </w:r>
          </w:p>
        </w:tc>
        <w:tc>
          <w:tcPr>
            <w:tcW w:w="725" w:type="dxa"/>
            <w:tcBorders>
              <w:top w:val="nil"/>
              <w:left w:val="nil"/>
              <w:bottom w:val="nil"/>
              <w:right w:val="nil"/>
            </w:tcBorders>
          </w:tcPr>
          <w:p w14:paraId="01D8B0E6" w14:textId="77777777" w:rsidR="00B92327" w:rsidRPr="00801E49" w:rsidRDefault="00332621" w:rsidP="00A544C8">
            <w:pPr>
              <w:spacing w:after="0" w:line="259" w:lineRule="auto"/>
              <w:ind w:left="67" w:right="0" w:firstLine="0"/>
              <w:jc w:val="center"/>
              <w:rPr>
                <w:rFonts w:ascii="Open Sans" w:hAnsi="Open Sans" w:cs="Open Sans"/>
                <w:sz w:val="16"/>
                <w:szCs w:val="24"/>
                <w:rPrChange w:id="5876" w:author="Nicole Wu" w:date="2024-01-08T11:26:00Z">
                  <w:rPr>
                    <w:sz w:val="16"/>
                    <w:szCs w:val="24"/>
                  </w:rPr>
                </w:rPrChange>
              </w:rPr>
            </w:pPr>
            <w:r w:rsidRPr="00801E49">
              <w:rPr>
                <w:rFonts w:ascii="Open Sans" w:hAnsi="Open Sans" w:cs="Open Sans"/>
                <w:sz w:val="16"/>
                <w:szCs w:val="24"/>
                <w:rPrChange w:id="5877" w:author="Nicole Wu" w:date="2024-01-08T11:26:00Z">
                  <w:rPr>
                    <w:sz w:val="16"/>
                    <w:szCs w:val="24"/>
                  </w:rPr>
                </w:rPrChange>
              </w:rPr>
              <w:t>2.12</w:t>
            </w:r>
          </w:p>
        </w:tc>
        <w:tc>
          <w:tcPr>
            <w:tcW w:w="725" w:type="dxa"/>
            <w:tcBorders>
              <w:top w:val="nil"/>
              <w:left w:val="nil"/>
              <w:bottom w:val="nil"/>
              <w:right w:val="nil"/>
            </w:tcBorders>
          </w:tcPr>
          <w:p w14:paraId="71071C14" w14:textId="77777777" w:rsidR="00B92327" w:rsidRPr="00801E49" w:rsidRDefault="00332621" w:rsidP="00A544C8">
            <w:pPr>
              <w:spacing w:after="0" w:line="259" w:lineRule="auto"/>
              <w:ind w:left="67" w:right="0" w:firstLine="0"/>
              <w:jc w:val="center"/>
              <w:rPr>
                <w:rFonts w:ascii="Open Sans" w:hAnsi="Open Sans" w:cs="Open Sans"/>
                <w:sz w:val="16"/>
                <w:szCs w:val="24"/>
                <w:rPrChange w:id="5878" w:author="Nicole Wu" w:date="2024-01-08T11:26:00Z">
                  <w:rPr>
                    <w:sz w:val="16"/>
                    <w:szCs w:val="24"/>
                  </w:rPr>
                </w:rPrChange>
              </w:rPr>
            </w:pPr>
            <w:r w:rsidRPr="00801E49">
              <w:rPr>
                <w:rFonts w:ascii="Open Sans" w:hAnsi="Open Sans" w:cs="Open Sans"/>
                <w:sz w:val="16"/>
                <w:szCs w:val="24"/>
                <w:rPrChange w:id="5879" w:author="Nicole Wu" w:date="2024-01-08T11:26:00Z">
                  <w:rPr>
                    <w:sz w:val="16"/>
                    <w:szCs w:val="24"/>
                  </w:rPr>
                </w:rPrChange>
              </w:rPr>
              <w:t>0.51***</w:t>
            </w:r>
          </w:p>
        </w:tc>
      </w:tr>
      <w:tr w:rsidR="00B92327" w:rsidRPr="00801E49" w14:paraId="292252D8" w14:textId="77777777" w:rsidTr="00A544C8">
        <w:trPr>
          <w:trHeight w:val="147"/>
        </w:trPr>
        <w:tc>
          <w:tcPr>
            <w:tcW w:w="2835" w:type="dxa"/>
            <w:tcBorders>
              <w:top w:val="nil"/>
              <w:left w:val="nil"/>
              <w:bottom w:val="single" w:sz="2" w:space="0" w:color="000000"/>
              <w:right w:val="nil"/>
            </w:tcBorders>
          </w:tcPr>
          <w:p w14:paraId="2E2F8FB4" w14:textId="77777777" w:rsidR="00B92327" w:rsidRPr="00801E49" w:rsidRDefault="00B92327" w:rsidP="00A544C8">
            <w:pPr>
              <w:spacing w:after="0" w:line="259" w:lineRule="auto"/>
              <w:ind w:left="67" w:right="0" w:firstLine="0"/>
              <w:jc w:val="left"/>
              <w:rPr>
                <w:rFonts w:ascii="Open Sans" w:hAnsi="Open Sans" w:cs="Open Sans"/>
                <w:sz w:val="16"/>
                <w:szCs w:val="24"/>
                <w:rPrChange w:id="5880" w:author="Nicole Wu" w:date="2024-01-08T11:26:00Z">
                  <w:rPr>
                    <w:sz w:val="16"/>
                    <w:szCs w:val="24"/>
                  </w:rPr>
                </w:rPrChange>
              </w:rPr>
            </w:pPr>
          </w:p>
        </w:tc>
        <w:tc>
          <w:tcPr>
            <w:tcW w:w="725" w:type="dxa"/>
            <w:tcBorders>
              <w:top w:val="nil"/>
              <w:left w:val="nil"/>
              <w:bottom w:val="single" w:sz="2" w:space="0" w:color="000000"/>
              <w:right w:val="nil"/>
            </w:tcBorders>
          </w:tcPr>
          <w:p w14:paraId="71A8BDC3" w14:textId="77777777" w:rsidR="00B92327" w:rsidRPr="00801E49" w:rsidRDefault="00332621" w:rsidP="00A544C8">
            <w:pPr>
              <w:spacing w:after="0" w:line="259" w:lineRule="auto"/>
              <w:ind w:left="67" w:right="0" w:firstLine="0"/>
              <w:jc w:val="center"/>
              <w:rPr>
                <w:rFonts w:ascii="Open Sans" w:hAnsi="Open Sans" w:cs="Open Sans"/>
                <w:sz w:val="16"/>
                <w:szCs w:val="24"/>
                <w:rPrChange w:id="5881" w:author="Nicole Wu" w:date="2024-01-08T11:26:00Z">
                  <w:rPr>
                    <w:sz w:val="16"/>
                    <w:szCs w:val="24"/>
                  </w:rPr>
                </w:rPrChange>
              </w:rPr>
            </w:pPr>
            <w:r w:rsidRPr="00801E49">
              <w:rPr>
                <w:rFonts w:ascii="Open Sans" w:hAnsi="Open Sans" w:cs="Open Sans"/>
                <w:sz w:val="16"/>
                <w:szCs w:val="24"/>
                <w:rPrChange w:id="5882" w:author="Nicole Wu" w:date="2024-01-08T11:26:00Z">
                  <w:rPr>
                    <w:sz w:val="16"/>
                    <w:szCs w:val="24"/>
                  </w:rPr>
                </w:rPrChange>
              </w:rPr>
              <w:t>(2.38)</w:t>
            </w:r>
          </w:p>
        </w:tc>
        <w:tc>
          <w:tcPr>
            <w:tcW w:w="725" w:type="dxa"/>
            <w:tcBorders>
              <w:top w:val="nil"/>
              <w:left w:val="nil"/>
              <w:bottom w:val="single" w:sz="2" w:space="0" w:color="000000"/>
              <w:right w:val="nil"/>
            </w:tcBorders>
          </w:tcPr>
          <w:p w14:paraId="7184C5B7" w14:textId="77777777" w:rsidR="00B92327" w:rsidRPr="00801E49" w:rsidRDefault="00332621" w:rsidP="00A544C8">
            <w:pPr>
              <w:spacing w:after="0" w:line="259" w:lineRule="auto"/>
              <w:ind w:left="67" w:right="0" w:firstLine="0"/>
              <w:jc w:val="center"/>
              <w:rPr>
                <w:rFonts w:ascii="Open Sans" w:hAnsi="Open Sans" w:cs="Open Sans"/>
                <w:sz w:val="16"/>
                <w:szCs w:val="24"/>
                <w:rPrChange w:id="5883" w:author="Nicole Wu" w:date="2024-01-08T11:26:00Z">
                  <w:rPr>
                    <w:sz w:val="16"/>
                    <w:szCs w:val="24"/>
                  </w:rPr>
                </w:rPrChange>
              </w:rPr>
            </w:pPr>
            <w:r w:rsidRPr="00801E49">
              <w:rPr>
                <w:rFonts w:ascii="Open Sans" w:hAnsi="Open Sans" w:cs="Open Sans"/>
                <w:sz w:val="16"/>
                <w:szCs w:val="24"/>
                <w:rPrChange w:id="5884" w:author="Nicole Wu" w:date="2024-01-08T11:26:00Z">
                  <w:rPr>
                    <w:sz w:val="16"/>
                    <w:szCs w:val="24"/>
                  </w:rPr>
                </w:rPrChange>
              </w:rPr>
              <w:t>(2.12)</w:t>
            </w:r>
          </w:p>
        </w:tc>
        <w:tc>
          <w:tcPr>
            <w:tcW w:w="725" w:type="dxa"/>
            <w:tcBorders>
              <w:top w:val="nil"/>
              <w:left w:val="nil"/>
              <w:bottom w:val="single" w:sz="2" w:space="0" w:color="000000"/>
              <w:right w:val="nil"/>
            </w:tcBorders>
          </w:tcPr>
          <w:p w14:paraId="0DA202A2" w14:textId="77777777" w:rsidR="00B92327" w:rsidRPr="00801E49" w:rsidRDefault="00332621" w:rsidP="00A544C8">
            <w:pPr>
              <w:spacing w:after="0" w:line="259" w:lineRule="auto"/>
              <w:ind w:left="67" w:right="0" w:firstLine="0"/>
              <w:jc w:val="center"/>
              <w:rPr>
                <w:rFonts w:ascii="Open Sans" w:hAnsi="Open Sans" w:cs="Open Sans"/>
                <w:sz w:val="16"/>
                <w:szCs w:val="24"/>
                <w:rPrChange w:id="5885" w:author="Nicole Wu" w:date="2024-01-08T11:26:00Z">
                  <w:rPr>
                    <w:sz w:val="16"/>
                    <w:szCs w:val="24"/>
                  </w:rPr>
                </w:rPrChange>
              </w:rPr>
            </w:pPr>
            <w:r w:rsidRPr="00801E49">
              <w:rPr>
                <w:rFonts w:ascii="Open Sans" w:hAnsi="Open Sans" w:cs="Open Sans"/>
                <w:sz w:val="16"/>
                <w:szCs w:val="24"/>
                <w:rPrChange w:id="5886" w:author="Nicole Wu" w:date="2024-01-08T11:26:00Z">
                  <w:rPr>
                    <w:sz w:val="16"/>
                    <w:szCs w:val="24"/>
                  </w:rPr>
                </w:rPrChange>
              </w:rPr>
              <w:t>(0.24)</w:t>
            </w:r>
          </w:p>
        </w:tc>
        <w:tc>
          <w:tcPr>
            <w:tcW w:w="725" w:type="dxa"/>
            <w:tcBorders>
              <w:top w:val="nil"/>
              <w:left w:val="nil"/>
              <w:bottom w:val="single" w:sz="2" w:space="0" w:color="000000"/>
              <w:right w:val="nil"/>
            </w:tcBorders>
          </w:tcPr>
          <w:p w14:paraId="1B4BABCA" w14:textId="77777777" w:rsidR="00B92327" w:rsidRPr="00801E49" w:rsidRDefault="00332621" w:rsidP="00A544C8">
            <w:pPr>
              <w:spacing w:after="0" w:line="259" w:lineRule="auto"/>
              <w:ind w:left="67" w:right="0" w:firstLine="0"/>
              <w:jc w:val="center"/>
              <w:rPr>
                <w:rFonts w:ascii="Open Sans" w:hAnsi="Open Sans" w:cs="Open Sans"/>
                <w:sz w:val="16"/>
                <w:szCs w:val="24"/>
                <w:rPrChange w:id="5887" w:author="Nicole Wu" w:date="2024-01-08T11:26:00Z">
                  <w:rPr>
                    <w:sz w:val="16"/>
                    <w:szCs w:val="24"/>
                  </w:rPr>
                </w:rPrChange>
              </w:rPr>
            </w:pPr>
            <w:r w:rsidRPr="00801E49">
              <w:rPr>
                <w:rFonts w:ascii="Open Sans" w:hAnsi="Open Sans" w:cs="Open Sans"/>
                <w:sz w:val="16"/>
                <w:szCs w:val="24"/>
                <w:rPrChange w:id="5888" w:author="Nicole Wu" w:date="2024-01-08T11:26:00Z">
                  <w:rPr>
                    <w:sz w:val="16"/>
                    <w:szCs w:val="24"/>
                  </w:rPr>
                </w:rPrChange>
              </w:rPr>
              <w:t>(2.42)</w:t>
            </w:r>
          </w:p>
        </w:tc>
        <w:tc>
          <w:tcPr>
            <w:tcW w:w="725" w:type="dxa"/>
            <w:tcBorders>
              <w:top w:val="nil"/>
              <w:left w:val="nil"/>
              <w:bottom w:val="single" w:sz="2" w:space="0" w:color="000000"/>
              <w:right w:val="nil"/>
            </w:tcBorders>
          </w:tcPr>
          <w:p w14:paraId="410A1AEE" w14:textId="77777777" w:rsidR="00B92327" w:rsidRPr="00801E49" w:rsidRDefault="00332621" w:rsidP="00A544C8">
            <w:pPr>
              <w:spacing w:after="0" w:line="259" w:lineRule="auto"/>
              <w:ind w:left="67" w:right="0" w:firstLine="0"/>
              <w:jc w:val="center"/>
              <w:rPr>
                <w:rFonts w:ascii="Open Sans" w:hAnsi="Open Sans" w:cs="Open Sans"/>
                <w:sz w:val="16"/>
                <w:szCs w:val="24"/>
                <w:rPrChange w:id="5889" w:author="Nicole Wu" w:date="2024-01-08T11:26:00Z">
                  <w:rPr>
                    <w:sz w:val="16"/>
                    <w:szCs w:val="24"/>
                  </w:rPr>
                </w:rPrChange>
              </w:rPr>
            </w:pPr>
            <w:r w:rsidRPr="00801E49">
              <w:rPr>
                <w:rFonts w:ascii="Open Sans" w:hAnsi="Open Sans" w:cs="Open Sans"/>
                <w:sz w:val="16"/>
                <w:szCs w:val="24"/>
                <w:rPrChange w:id="5890" w:author="Nicole Wu" w:date="2024-01-08T11:26:00Z">
                  <w:rPr>
                    <w:sz w:val="16"/>
                    <w:szCs w:val="24"/>
                  </w:rPr>
                </w:rPrChange>
              </w:rPr>
              <w:t>(2.06)</w:t>
            </w:r>
          </w:p>
        </w:tc>
        <w:tc>
          <w:tcPr>
            <w:tcW w:w="725" w:type="dxa"/>
            <w:tcBorders>
              <w:top w:val="nil"/>
              <w:left w:val="nil"/>
              <w:bottom w:val="single" w:sz="2" w:space="0" w:color="000000"/>
              <w:right w:val="nil"/>
            </w:tcBorders>
          </w:tcPr>
          <w:p w14:paraId="3BB7FF4B" w14:textId="77777777" w:rsidR="00B92327" w:rsidRPr="00801E49" w:rsidRDefault="00332621" w:rsidP="00A544C8">
            <w:pPr>
              <w:spacing w:after="0" w:line="259" w:lineRule="auto"/>
              <w:ind w:left="67" w:right="0" w:firstLine="0"/>
              <w:jc w:val="center"/>
              <w:rPr>
                <w:rFonts w:ascii="Open Sans" w:hAnsi="Open Sans" w:cs="Open Sans"/>
                <w:sz w:val="16"/>
                <w:szCs w:val="24"/>
                <w:rPrChange w:id="5891" w:author="Nicole Wu" w:date="2024-01-08T11:26:00Z">
                  <w:rPr>
                    <w:sz w:val="16"/>
                    <w:szCs w:val="24"/>
                  </w:rPr>
                </w:rPrChange>
              </w:rPr>
            </w:pPr>
            <w:r w:rsidRPr="00801E49">
              <w:rPr>
                <w:rFonts w:ascii="Open Sans" w:hAnsi="Open Sans" w:cs="Open Sans"/>
                <w:sz w:val="16"/>
                <w:szCs w:val="24"/>
                <w:rPrChange w:id="5892" w:author="Nicole Wu" w:date="2024-01-08T11:26:00Z">
                  <w:rPr>
                    <w:sz w:val="16"/>
                    <w:szCs w:val="24"/>
                  </w:rPr>
                </w:rPrChange>
              </w:rPr>
              <w:t>(0.00)</w:t>
            </w:r>
          </w:p>
        </w:tc>
        <w:tc>
          <w:tcPr>
            <w:tcW w:w="725" w:type="dxa"/>
            <w:tcBorders>
              <w:top w:val="nil"/>
              <w:left w:val="nil"/>
              <w:bottom w:val="single" w:sz="2" w:space="0" w:color="000000"/>
              <w:right w:val="nil"/>
            </w:tcBorders>
          </w:tcPr>
          <w:p w14:paraId="1CC9AA21" w14:textId="77777777" w:rsidR="00B92327" w:rsidRPr="00801E49" w:rsidRDefault="00332621" w:rsidP="00A544C8">
            <w:pPr>
              <w:spacing w:after="0" w:line="259" w:lineRule="auto"/>
              <w:ind w:left="67" w:right="0" w:firstLine="0"/>
              <w:jc w:val="center"/>
              <w:rPr>
                <w:rFonts w:ascii="Open Sans" w:hAnsi="Open Sans" w:cs="Open Sans"/>
                <w:sz w:val="16"/>
                <w:szCs w:val="24"/>
                <w:rPrChange w:id="5893" w:author="Nicole Wu" w:date="2024-01-08T11:26:00Z">
                  <w:rPr>
                    <w:sz w:val="16"/>
                    <w:szCs w:val="24"/>
                  </w:rPr>
                </w:rPrChange>
              </w:rPr>
            </w:pPr>
            <w:r w:rsidRPr="00801E49">
              <w:rPr>
                <w:rFonts w:ascii="Open Sans" w:hAnsi="Open Sans" w:cs="Open Sans"/>
                <w:sz w:val="16"/>
                <w:szCs w:val="24"/>
                <w:rPrChange w:id="5894" w:author="Nicole Wu" w:date="2024-01-08T11:26:00Z">
                  <w:rPr>
                    <w:sz w:val="16"/>
                    <w:szCs w:val="24"/>
                  </w:rPr>
                </w:rPrChange>
              </w:rPr>
              <w:t>(2.41)</w:t>
            </w:r>
          </w:p>
        </w:tc>
        <w:tc>
          <w:tcPr>
            <w:tcW w:w="725" w:type="dxa"/>
            <w:tcBorders>
              <w:top w:val="nil"/>
              <w:left w:val="nil"/>
              <w:bottom w:val="single" w:sz="2" w:space="0" w:color="000000"/>
              <w:right w:val="nil"/>
            </w:tcBorders>
          </w:tcPr>
          <w:p w14:paraId="7F906B35" w14:textId="77777777" w:rsidR="00B92327" w:rsidRPr="00801E49" w:rsidRDefault="00332621" w:rsidP="00A544C8">
            <w:pPr>
              <w:spacing w:after="0" w:line="259" w:lineRule="auto"/>
              <w:ind w:left="67" w:right="0" w:firstLine="0"/>
              <w:jc w:val="center"/>
              <w:rPr>
                <w:rFonts w:ascii="Open Sans" w:hAnsi="Open Sans" w:cs="Open Sans"/>
                <w:sz w:val="16"/>
                <w:szCs w:val="24"/>
                <w:rPrChange w:id="5895" w:author="Nicole Wu" w:date="2024-01-08T11:26:00Z">
                  <w:rPr>
                    <w:sz w:val="16"/>
                    <w:szCs w:val="24"/>
                  </w:rPr>
                </w:rPrChange>
              </w:rPr>
            </w:pPr>
            <w:r w:rsidRPr="00801E49">
              <w:rPr>
                <w:rFonts w:ascii="Open Sans" w:hAnsi="Open Sans" w:cs="Open Sans"/>
                <w:sz w:val="16"/>
                <w:szCs w:val="24"/>
                <w:rPrChange w:id="5896" w:author="Nicole Wu" w:date="2024-01-08T11:26:00Z">
                  <w:rPr>
                    <w:sz w:val="16"/>
                    <w:szCs w:val="24"/>
                  </w:rPr>
                </w:rPrChange>
              </w:rPr>
              <w:t>(2.09)</w:t>
            </w:r>
          </w:p>
        </w:tc>
        <w:tc>
          <w:tcPr>
            <w:tcW w:w="725" w:type="dxa"/>
            <w:tcBorders>
              <w:top w:val="nil"/>
              <w:left w:val="nil"/>
              <w:bottom w:val="single" w:sz="2" w:space="0" w:color="000000"/>
              <w:right w:val="nil"/>
            </w:tcBorders>
          </w:tcPr>
          <w:p w14:paraId="626DCB6F" w14:textId="77777777" w:rsidR="00B92327" w:rsidRPr="00801E49" w:rsidRDefault="00332621" w:rsidP="00A544C8">
            <w:pPr>
              <w:spacing w:after="0" w:line="259" w:lineRule="auto"/>
              <w:ind w:left="67" w:right="0" w:firstLine="0"/>
              <w:jc w:val="center"/>
              <w:rPr>
                <w:rFonts w:ascii="Open Sans" w:hAnsi="Open Sans" w:cs="Open Sans"/>
                <w:sz w:val="16"/>
                <w:szCs w:val="24"/>
                <w:rPrChange w:id="5897" w:author="Nicole Wu" w:date="2024-01-08T11:26:00Z">
                  <w:rPr>
                    <w:sz w:val="16"/>
                    <w:szCs w:val="24"/>
                  </w:rPr>
                </w:rPrChange>
              </w:rPr>
            </w:pPr>
            <w:r w:rsidRPr="00801E49">
              <w:rPr>
                <w:rFonts w:ascii="Open Sans" w:hAnsi="Open Sans" w:cs="Open Sans"/>
                <w:sz w:val="16"/>
                <w:szCs w:val="24"/>
                <w:rPrChange w:id="5898" w:author="Nicole Wu" w:date="2024-01-08T11:26:00Z">
                  <w:rPr>
                    <w:sz w:val="16"/>
                    <w:szCs w:val="24"/>
                  </w:rPr>
                </w:rPrChange>
              </w:rPr>
              <w:t>(0.00)</w:t>
            </w:r>
          </w:p>
        </w:tc>
      </w:tr>
      <w:tr w:rsidR="00B92327" w:rsidRPr="00801E49" w14:paraId="58D23EAD" w14:textId="77777777" w:rsidTr="00A544C8">
        <w:trPr>
          <w:trHeight w:val="167"/>
        </w:trPr>
        <w:tc>
          <w:tcPr>
            <w:tcW w:w="2835" w:type="dxa"/>
            <w:tcBorders>
              <w:top w:val="single" w:sz="2" w:space="0" w:color="000000"/>
              <w:left w:val="nil"/>
              <w:bottom w:val="double" w:sz="2" w:space="0" w:color="000000"/>
              <w:right w:val="nil"/>
            </w:tcBorders>
          </w:tcPr>
          <w:p w14:paraId="24D0E311" w14:textId="77777777" w:rsidR="00B92327" w:rsidRPr="00801E49" w:rsidRDefault="00332621" w:rsidP="00A544C8">
            <w:pPr>
              <w:spacing w:after="0" w:line="259" w:lineRule="auto"/>
              <w:ind w:left="67" w:right="0" w:firstLine="0"/>
              <w:jc w:val="left"/>
              <w:rPr>
                <w:rFonts w:ascii="Open Sans" w:hAnsi="Open Sans" w:cs="Open Sans"/>
                <w:sz w:val="16"/>
                <w:szCs w:val="24"/>
                <w:rPrChange w:id="5899" w:author="Nicole Wu" w:date="2024-01-08T11:26:00Z">
                  <w:rPr>
                    <w:sz w:val="16"/>
                    <w:szCs w:val="24"/>
                  </w:rPr>
                </w:rPrChange>
              </w:rPr>
            </w:pPr>
            <w:r w:rsidRPr="00801E49">
              <w:rPr>
                <w:rFonts w:ascii="Open Sans" w:hAnsi="Open Sans" w:cs="Open Sans"/>
                <w:sz w:val="16"/>
                <w:szCs w:val="24"/>
                <w:rPrChange w:id="5900" w:author="Nicole Wu" w:date="2024-01-08T11:26:00Z">
                  <w:rPr>
                    <w:sz w:val="16"/>
                    <w:szCs w:val="24"/>
                  </w:rPr>
                </w:rPrChange>
              </w:rPr>
              <w:t>Observations</w:t>
            </w:r>
          </w:p>
        </w:tc>
        <w:tc>
          <w:tcPr>
            <w:tcW w:w="725" w:type="dxa"/>
            <w:tcBorders>
              <w:top w:val="single" w:sz="2" w:space="0" w:color="000000"/>
              <w:left w:val="nil"/>
              <w:bottom w:val="double" w:sz="2" w:space="0" w:color="000000"/>
              <w:right w:val="nil"/>
            </w:tcBorders>
          </w:tcPr>
          <w:p w14:paraId="7CA3B84C" w14:textId="77777777" w:rsidR="00B92327" w:rsidRPr="00801E49" w:rsidRDefault="00332621" w:rsidP="00A544C8">
            <w:pPr>
              <w:spacing w:after="0" w:line="259" w:lineRule="auto"/>
              <w:ind w:left="67" w:right="0" w:firstLine="0"/>
              <w:jc w:val="center"/>
              <w:rPr>
                <w:rFonts w:ascii="Open Sans" w:hAnsi="Open Sans" w:cs="Open Sans"/>
                <w:sz w:val="16"/>
                <w:szCs w:val="24"/>
                <w:rPrChange w:id="5901" w:author="Nicole Wu" w:date="2024-01-08T11:26:00Z">
                  <w:rPr>
                    <w:sz w:val="16"/>
                    <w:szCs w:val="24"/>
                  </w:rPr>
                </w:rPrChange>
              </w:rPr>
            </w:pPr>
            <w:r w:rsidRPr="00801E49">
              <w:rPr>
                <w:rFonts w:ascii="Open Sans" w:hAnsi="Open Sans" w:cs="Open Sans"/>
                <w:sz w:val="16"/>
                <w:szCs w:val="24"/>
                <w:rPrChange w:id="5902" w:author="Nicole Wu" w:date="2024-01-08T11:26:00Z">
                  <w:rPr>
                    <w:sz w:val="16"/>
                    <w:szCs w:val="24"/>
                  </w:rPr>
                </w:rPrChange>
              </w:rPr>
              <w:t>294</w:t>
            </w:r>
          </w:p>
        </w:tc>
        <w:tc>
          <w:tcPr>
            <w:tcW w:w="725" w:type="dxa"/>
            <w:tcBorders>
              <w:top w:val="single" w:sz="2" w:space="0" w:color="000000"/>
              <w:left w:val="nil"/>
              <w:bottom w:val="double" w:sz="2" w:space="0" w:color="000000"/>
              <w:right w:val="nil"/>
            </w:tcBorders>
          </w:tcPr>
          <w:p w14:paraId="2FE2337F" w14:textId="77777777" w:rsidR="00B92327" w:rsidRPr="00801E49" w:rsidRDefault="00332621" w:rsidP="00A544C8">
            <w:pPr>
              <w:spacing w:after="0" w:line="259" w:lineRule="auto"/>
              <w:ind w:left="67" w:right="0" w:firstLine="0"/>
              <w:jc w:val="center"/>
              <w:rPr>
                <w:rFonts w:ascii="Open Sans" w:hAnsi="Open Sans" w:cs="Open Sans"/>
                <w:sz w:val="16"/>
                <w:szCs w:val="24"/>
                <w:rPrChange w:id="5903" w:author="Nicole Wu" w:date="2024-01-08T11:26:00Z">
                  <w:rPr>
                    <w:sz w:val="16"/>
                    <w:szCs w:val="24"/>
                  </w:rPr>
                </w:rPrChange>
              </w:rPr>
            </w:pPr>
            <w:r w:rsidRPr="00801E49">
              <w:rPr>
                <w:rFonts w:ascii="Open Sans" w:hAnsi="Open Sans" w:cs="Open Sans"/>
                <w:sz w:val="16"/>
                <w:szCs w:val="24"/>
                <w:rPrChange w:id="5904" w:author="Nicole Wu" w:date="2024-01-08T11:26:00Z">
                  <w:rPr>
                    <w:sz w:val="16"/>
                    <w:szCs w:val="24"/>
                  </w:rPr>
                </w:rPrChange>
              </w:rPr>
              <w:t>157</w:t>
            </w:r>
          </w:p>
        </w:tc>
        <w:tc>
          <w:tcPr>
            <w:tcW w:w="725" w:type="dxa"/>
            <w:tcBorders>
              <w:top w:val="single" w:sz="2" w:space="0" w:color="000000"/>
              <w:left w:val="nil"/>
              <w:bottom w:val="double" w:sz="2" w:space="0" w:color="000000"/>
              <w:right w:val="nil"/>
            </w:tcBorders>
          </w:tcPr>
          <w:p w14:paraId="13DE5A98" w14:textId="77777777" w:rsidR="00B92327" w:rsidRPr="00801E49" w:rsidRDefault="00332621" w:rsidP="00A544C8">
            <w:pPr>
              <w:spacing w:after="0" w:line="259" w:lineRule="auto"/>
              <w:ind w:left="67" w:right="0" w:firstLine="0"/>
              <w:jc w:val="center"/>
              <w:rPr>
                <w:rFonts w:ascii="Open Sans" w:hAnsi="Open Sans" w:cs="Open Sans"/>
                <w:sz w:val="16"/>
                <w:szCs w:val="24"/>
                <w:rPrChange w:id="5905" w:author="Nicole Wu" w:date="2024-01-08T11:26:00Z">
                  <w:rPr>
                    <w:sz w:val="16"/>
                    <w:szCs w:val="24"/>
                  </w:rPr>
                </w:rPrChange>
              </w:rPr>
            </w:pPr>
            <w:r w:rsidRPr="00801E49">
              <w:rPr>
                <w:rFonts w:ascii="Open Sans" w:hAnsi="Open Sans" w:cs="Open Sans"/>
                <w:sz w:val="16"/>
                <w:szCs w:val="24"/>
                <w:rPrChange w:id="5906" w:author="Nicole Wu" w:date="2024-01-08T11:26:00Z">
                  <w:rPr>
                    <w:sz w:val="16"/>
                    <w:szCs w:val="24"/>
                  </w:rPr>
                </w:rPrChange>
              </w:rPr>
              <w:t>451</w:t>
            </w:r>
          </w:p>
        </w:tc>
        <w:tc>
          <w:tcPr>
            <w:tcW w:w="725" w:type="dxa"/>
            <w:tcBorders>
              <w:top w:val="single" w:sz="2" w:space="0" w:color="000000"/>
              <w:left w:val="nil"/>
              <w:bottom w:val="double" w:sz="2" w:space="0" w:color="000000"/>
              <w:right w:val="nil"/>
            </w:tcBorders>
          </w:tcPr>
          <w:p w14:paraId="54462952" w14:textId="77777777" w:rsidR="00B92327" w:rsidRPr="00801E49" w:rsidRDefault="00332621" w:rsidP="00A544C8">
            <w:pPr>
              <w:spacing w:after="0" w:line="259" w:lineRule="auto"/>
              <w:ind w:left="67" w:right="0" w:firstLine="0"/>
              <w:jc w:val="center"/>
              <w:rPr>
                <w:rFonts w:ascii="Open Sans" w:hAnsi="Open Sans" w:cs="Open Sans"/>
                <w:sz w:val="16"/>
                <w:szCs w:val="24"/>
                <w:rPrChange w:id="5907" w:author="Nicole Wu" w:date="2024-01-08T11:26:00Z">
                  <w:rPr>
                    <w:sz w:val="16"/>
                    <w:szCs w:val="24"/>
                  </w:rPr>
                </w:rPrChange>
              </w:rPr>
            </w:pPr>
            <w:r w:rsidRPr="00801E49">
              <w:rPr>
                <w:rFonts w:ascii="Open Sans" w:hAnsi="Open Sans" w:cs="Open Sans"/>
                <w:sz w:val="16"/>
                <w:szCs w:val="24"/>
                <w:rPrChange w:id="5908" w:author="Nicole Wu" w:date="2024-01-08T11:26:00Z">
                  <w:rPr>
                    <w:sz w:val="16"/>
                    <w:szCs w:val="24"/>
                  </w:rPr>
                </w:rPrChange>
              </w:rPr>
              <w:t>675</w:t>
            </w:r>
          </w:p>
        </w:tc>
        <w:tc>
          <w:tcPr>
            <w:tcW w:w="725" w:type="dxa"/>
            <w:tcBorders>
              <w:top w:val="single" w:sz="2" w:space="0" w:color="000000"/>
              <w:left w:val="nil"/>
              <w:bottom w:val="double" w:sz="2" w:space="0" w:color="000000"/>
              <w:right w:val="nil"/>
            </w:tcBorders>
          </w:tcPr>
          <w:p w14:paraId="22AC2028" w14:textId="77777777" w:rsidR="00B92327" w:rsidRPr="00801E49" w:rsidRDefault="00332621" w:rsidP="00A544C8">
            <w:pPr>
              <w:spacing w:after="0" w:line="259" w:lineRule="auto"/>
              <w:ind w:left="67" w:right="0" w:firstLine="0"/>
              <w:jc w:val="center"/>
              <w:rPr>
                <w:rFonts w:ascii="Open Sans" w:hAnsi="Open Sans" w:cs="Open Sans"/>
                <w:sz w:val="16"/>
                <w:szCs w:val="24"/>
                <w:rPrChange w:id="5909" w:author="Nicole Wu" w:date="2024-01-08T11:26:00Z">
                  <w:rPr>
                    <w:sz w:val="16"/>
                    <w:szCs w:val="24"/>
                  </w:rPr>
                </w:rPrChange>
              </w:rPr>
            </w:pPr>
            <w:r w:rsidRPr="00801E49">
              <w:rPr>
                <w:rFonts w:ascii="Open Sans" w:hAnsi="Open Sans" w:cs="Open Sans"/>
                <w:sz w:val="16"/>
                <w:szCs w:val="24"/>
                <w:rPrChange w:id="5910" w:author="Nicole Wu" w:date="2024-01-08T11:26:00Z">
                  <w:rPr>
                    <w:sz w:val="16"/>
                    <w:szCs w:val="24"/>
                  </w:rPr>
                </w:rPrChange>
              </w:rPr>
              <w:t>119</w:t>
            </w:r>
          </w:p>
        </w:tc>
        <w:tc>
          <w:tcPr>
            <w:tcW w:w="725" w:type="dxa"/>
            <w:tcBorders>
              <w:top w:val="single" w:sz="2" w:space="0" w:color="000000"/>
              <w:left w:val="nil"/>
              <w:bottom w:val="double" w:sz="2" w:space="0" w:color="000000"/>
              <w:right w:val="nil"/>
            </w:tcBorders>
          </w:tcPr>
          <w:p w14:paraId="405A718D" w14:textId="77777777" w:rsidR="00B92327" w:rsidRPr="00801E49" w:rsidRDefault="00332621" w:rsidP="00A544C8">
            <w:pPr>
              <w:spacing w:after="0" w:line="259" w:lineRule="auto"/>
              <w:ind w:left="67" w:right="0" w:firstLine="0"/>
              <w:jc w:val="center"/>
              <w:rPr>
                <w:rFonts w:ascii="Open Sans" w:hAnsi="Open Sans" w:cs="Open Sans"/>
                <w:sz w:val="16"/>
                <w:szCs w:val="24"/>
                <w:rPrChange w:id="5911" w:author="Nicole Wu" w:date="2024-01-08T11:26:00Z">
                  <w:rPr>
                    <w:sz w:val="16"/>
                    <w:szCs w:val="24"/>
                  </w:rPr>
                </w:rPrChange>
              </w:rPr>
            </w:pPr>
            <w:r w:rsidRPr="00801E49">
              <w:rPr>
                <w:rFonts w:ascii="Open Sans" w:hAnsi="Open Sans" w:cs="Open Sans"/>
                <w:sz w:val="16"/>
                <w:szCs w:val="24"/>
                <w:rPrChange w:id="5912" w:author="Nicole Wu" w:date="2024-01-08T11:26:00Z">
                  <w:rPr>
                    <w:sz w:val="16"/>
                    <w:szCs w:val="24"/>
                  </w:rPr>
                </w:rPrChange>
              </w:rPr>
              <w:t>794</w:t>
            </w:r>
          </w:p>
        </w:tc>
        <w:tc>
          <w:tcPr>
            <w:tcW w:w="725" w:type="dxa"/>
            <w:tcBorders>
              <w:top w:val="single" w:sz="2" w:space="0" w:color="000000"/>
              <w:left w:val="nil"/>
              <w:bottom w:val="double" w:sz="2" w:space="0" w:color="000000"/>
              <w:right w:val="nil"/>
            </w:tcBorders>
          </w:tcPr>
          <w:p w14:paraId="68C311F3" w14:textId="77777777" w:rsidR="00B92327" w:rsidRPr="00801E49" w:rsidRDefault="00332621" w:rsidP="00A544C8">
            <w:pPr>
              <w:spacing w:after="0" w:line="259" w:lineRule="auto"/>
              <w:ind w:left="67" w:right="0" w:firstLine="0"/>
              <w:jc w:val="center"/>
              <w:rPr>
                <w:rFonts w:ascii="Open Sans" w:hAnsi="Open Sans" w:cs="Open Sans"/>
                <w:sz w:val="16"/>
                <w:szCs w:val="24"/>
                <w:rPrChange w:id="5913" w:author="Nicole Wu" w:date="2024-01-08T11:26:00Z">
                  <w:rPr>
                    <w:sz w:val="16"/>
                    <w:szCs w:val="24"/>
                  </w:rPr>
                </w:rPrChange>
              </w:rPr>
            </w:pPr>
            <w:r w:rsidRPr="00801E49">
              <w:rPr>
                <w:rFonts w:ascii="Open Sans" w:hAnsi="Open Sans" w:cs="Open Sans"/>
                <w:sz w:val="16"/>
                <w:szCs w:val="24"/>
                <w:rPrChange w:id="5914" w:author="Nicole Wu" w:date="2024-01-08T11:26:00Z">
                  <w:rPr>
                    <w:sz w:val="16"/>
                    <w:szCs w:val="24"/>
                  </w:rPr>
                </w:rPrChange>
              </w:rPr>
              <w:t>969</w:t>
            </w:r>
          </w:p>
        </w:tc>
        <w:tc>
          <w:tcPr>
            <w:tcW w:w="725" w:type="dxa"/>
            <w:tcBorders>
              <w:top w:val="single" w:sz="2" w:space="0" w:color="000000"/>
              <w:left w:val="nil"/>
              <w:bottom w:val="double" w:sz="2" w:space="0" w:color="000000"/>
              <w:right w:val="nil"/>
            </w:tcBorders>
          </w:tcPr>
          <w:p w14:paraId="1E948E6A" w14:textId="77777777" w:rsidR="00B92327" w:rsidRPr="00801E49" w:rsidRDefault="00332621" w:rsidP="00A544C8">
            <w:pPr>
              <w:spacing w:after="0" w:line="259" w:lineRule="auto"/>
              <w:ind w:left="67" w:right="0" w:firstLine="0"/>
              <w:jc w:val="center"/>
              <w:rPr>
                <w:rFonts w:ascii="Open Sans" w:hAnsi="Open Sans" w:cs="Open Sans"/>
                <w:sz w:val="16"/>
                <w:szCs w:val="24"/>
                <w:rPrChange w:id="5915" w:author="Nicole Wu" w:date="2024-01-08T11:26:00Z">
                  <w:rPr>
                    <w:sz w:val="16"/>
                    <w:szCs w:val="24"/>
                  </w:rPr>
                </w:rPrChange>
              </w:rPr>
            </w:pPr>
            <w:r w:rsidRPr="00801E49">
              <w:rPr>
                <w:rFonts w:ascii="Open Sans" w:hAnsi="Open Sans" w:cs="Open Sans"/>
                <w:sz w:val="16"/>
                <w:szCs w:val="24"/>
                <w:rPrChange w:id="5916" w:author="Nicole Wu" w:date="2024-01-08T11:26:00Z">
                  <w:rPr>
                    <w:sz w:val="16"/>
                    <w:szCs w:val="24"/>
                  </w:rPr>
                </w:rPrChange>
              </w:rPr>
              <w:t>276</w:t>
            </w:r>
          </w:p>
        </w:tc>
        <w:tc>
          <w:tcPr>
            <w:tcW w:w="725" w:type="dxa"/>
            <w:tcBorders>
              <w:top w:val="single" w:sz="2" w:space="0" w:color="000000"/>
              <w:left w:val="nil"/>
              <w:bottom w:val="double" w:sz="2" w:space="0" w:color="000000"/>
              <w:right w:val="nil"/>
            </w:tcBorders>
          </w:tcPr>
          <w:p w14:paraId="44284B01" w14:textId="77777777" w:rsidR="00B92327" w:rsidRPr="00801E49" w:rsidRDefault="00332621" w:rsidP="00A544C8">
            <w:pPr>
              <w:spacing w:after="0" w:line="259" w:lineRule="auto"/>
              <w:ind w:left="67" w:right="0" w:firstLine="0"/>
              <w:jc w:val="center"/>
              <w:rPr>
                <w:rFonts w:ascii="Open Sans" w:hAnsi="Open Sans" w:cs="Open Sans"/>
                <w:sz w:val="16"/>
                <w:szCs w:val="24"/>
                <w:rPrChange w:id="5917" w:author="Nicole Wu" w:date="2024-01-08T11:26:00Z">
                  <w:rPr>
                    <w:sz w:val="16"/>
                    <w:szCs w:val="24"/>
                  </w:rPr>
                </w:rPrChange>
              </w:rPr>
            </w:pPr>
            <w:r w:rsidRPr="00801E49">
              <w:rPr>
                <w:rFonts w:ascii="Open Sans" w:hAnsi="Open Sans" w:cs="Open Sans"/>
                <w:sz w:val="16"/>
                <w:szCs w:val="24"/>
                <w:rPrChange w:id="5918" w:author="Nicole Wu" w:date="2024-01-08T11:26:00Z">
                  <w:rPr>
                    <w:sz w:val="16"/>
                    <w:szCs w:val="24"/>
                  </w:rPr>
                </w:rPrChange>
              </w:rPr>
              <w:t>1,245</w:t>
            </w:r>
          </w:p>
        </w:tc>
      </w:tr>
    </w:tbl>
    <w:p w14:paraId="14BB6079" w14:textId="77777777" w:rsidR="00B92327" w:rsidRPr="00801E49" w:rsidRDefault="00332621">
      <w:pPr>
        <w:spacing w:after="571" w:line="265" w:lineRule="auto"/>
        <w:ind w:left="24" w:right="0"/>
        <w:jc w:val="left"/>
        <w:rPr>
          <w:rFonts w:ascii="Open Sans" w:hAnsi="Open Sans" w:cs="Open Sans"/>
          <w:rPrChange w:id="5919" w:author="Nicole Wu" w:date="2024-01-08T11:26:00Z">
            <w:rPr/>
          </w:rPrChange>
        </w:rPr>
      </w:pPr>
      <w:r w:rsidRPr="00801E49">
        <w:rPr>
          <w:rFonts w:ascii="Open Sans" w:hAnsi="Open Sans" w:cs="Open Sans"/>
          <w:sz w:val="12"/>
          <w:rPrChange w:id="5920" w:author="Nicole Wu" w:date="2024-01-08T11:26:00Z">
            <w:rPr>
              <w:sz w:val="12"/>
            </w:rPr>
          </w:rPrChange>
        </w:rPr>
        <w:t>Note: Robust standard errors in parentheses; * p</w:t>
      </w:r>
      <w:r w:rsidRPr="00801E49">
        <w:rPr>
          <w:rFonts w:ascii="Open Sans" w:hAnsi="Open Sans" w:cs="Open Sans"/>
          <w:i/>
          <w:sz w:val="12"/>
          <w:rPrChange w:id="5921" w:author="Nicole Wu" w:date="2024-01-08T11:26:00Z">
            <w:rPr>
              <w:i/>
              <w:sz w:val="12"/>
            </w:rPr>
          </w:rPrChange>
        </w:rPr>
        <w:t>&lt;</w:t>
      </w:r>
      <w:r w:rsidRPr="00801E49">
        <w:rPr>
          <w:rFonts w:ascii="Open Sans" w:hAnsi="Open Sans" w:cs="Open Sans"/>
          <w:sz w:val="12"/>
          <w:rPrChange w:id="5922" w:author="Nicole Wu" w:date="2024-01-08T11:26:00Z">
            <w:rPr>
              <w:sz w:val="12"/>
            </w:rPr>
          </w:rPrChange>
        </w:rPr>
        <w:t>0.05, ** p</w:t>
      </w:r>
      <w:r w:rsidRPr="00801E49">
        <w:rPr>
          <w:rFonts w:ascii="Open Sans" w:hAnsi="Open Sans" w:cs="Open Sans"/>
          <w:i/>
          <w:sz w:val="12"/>
          <w:rPrChange w:id="5923" w:author="Nicole Wu" w:date="2024-01-08T11:26:00Z">
            <w:rPr>
              <w:i/>
              <w:sz w:val="12"/>
            </w:rPr>
          </w:rPrChange>
        </w:rPr>
        <w:t>&lt;</w:t>
      </w:r>
      <w:r w:rsidRPr="00801E49">
        <w:rPr>
          <w:rFonts w:ascii="Open Sans" w:hAnsi="Open Sans" w:cs="Open Sans"/>
          <w:sz w:val="12"/>
          <w:rPrChange w:id="5924" w:author="Nicole Wu" w:date="2024-01-08T11:26:00Z">
            <w:rPr>
              <w:sz w:val="12"/>
            </w:rPr>
          </w:rPrChange>
        </w:rPr>
        <w:t>0.01, *** p</w:t>
      </w:r>
      <w:r w:rsidRPr="00801E49">
        <w:rPr>
          <w:rFonts w:ascii="Open Sans" w:hAnsi="Open Sans" w:cs="Open Sans"/>
          <w:i/>
          <w:sz w:val="12"/>
          <w:rPrChange w:id="5925" w:author="Nicole Wu" w:date="2024-01-08T11:26:00Z">
            <w:rPr>
              <w:i/>
              <w:sz w:val="12"/>
            </w:rPr>
          </w:rPrChange>
        </w:rPr>
        <w:t>&lt;</w:t>
      </w:r>
      <w:r w:rsidRPr="00801E49">
        <w:rPr>
          <w:rFonts w:ascii="Open Sans" w:hAnsi="Open Sans" w:cs="Open Sans"/>
          <w:sz w:val="12"/>
          <w:rPrChange w:id="5926" w:author="Nicole Wu" w:date="2024-01-08T11:26:00Z">
            <w:rPr>
              <w:sz w:val="12"/>
            </w:rPr>
          </w:rPrChange>
        </w:rPr>
        <w:t>0.001.</w:t>
      </w:r>
    </w:p>
    <w:p w14:paraId="7370AB77" w14:textId="77777777" w:rsidR="00B92327" w:rsidRPr="00801E49" w:rsidRDefault="00332621">
      <w:pPr>
        <w:pStyle w:val="Heading2"/>
        <w:ind w:left="598" w:hanging="613"/>
        <w:rPr>
          <w:rFonts w:ascii="Open Sans" w:hAnsi="Open Sans" w:cs="Open Sans"/>
          <w:rPrChange w:id="5927" w:author="Nicole Wu" w:date="2024-01-08T11:26:00Z">
            <w:rPr/>
          </w:rPrChange>
        </w:rPr>
      </w:pPr>
      <w:bookmarkStart w:id="5928" w:name="_Toc135985"/>
      <w:r w:rsidRPr="00801E49">
        <w:rPr>
          <w:rFonts w:ascii="Open Sans" w:hAnsi="Open Sans" w:cs="Open Sans"/>
          <w:rPrChange w:id="5929" w:author="Nicole Wu" w:date="2024-01-08T11:26:00Z">
            <w:rPr/>
          </w:rPrChange>
        </w:rPr>
        <w:t>Livelihood Coping Strategies (LCS)</w:t>
      </w:r>
      <w:bookmarkEnd w:id="5928"/>
    </w:p>
    <w:p w14:paraId="446EE632" w14:textId="064EDDCB" w:rsidR="00B92327" w:rsidRPr="00801E49" w:rsidRDefault="00332621">
      <w:pPr>
        <w:ind w:left="-5" w:right="446"/>
        <w:rPr>
          <w:rFonts w:ascii="Open Sans" w:hAnsi="Open Sans" w:cs="Open Sans"/>
          <w:rPrChange w:id="5930" w:author="Nicole Wu" w:date="2024-01-08T11:26:00Z">
            <w:rPr/>
          </w:rPrChange>
        </w:rPr>
      </w:pPr>
      <w:r w:rsidRPr="00801E49">
        <w:rPr>
          <w:rFonts w:ascii="Open Sans" w:hAnsi="Open Sans" w:cs="Open Sans"/>
          <w:rPrChange w:id="5931" w:author="Nicole Wu" w:date="2024-01-08T11:26:00Z">
            <w:rPr/>
          </w:rPrChange>
        </w:rPr>
        <w:t>The livelihood coping strategy indicator is a household-level indicator that measures the household’s capacity to deal with the insufficient food consumption because of shortages or the lack of money in the medium- to long-term bases (30days to 12months) to meet their dietary requirements. Broadly, the strategies are categorized into 3 broad groups: stress, crisis</w:t>
      </w:r>
      <w:r w:rsidR="00A544C8" w:rsidRPr="00801E49">
        <w:rPr>
          <w:rFonts w:ascii="Open Sans" w:hAnsi="Open Sans" w:cs="Open Sans"/>
          <w:rPrChange w:id="5932" w:author="Nicole Wu" w:date="2024-01-08T11:26:00Z">
            <w:rPr/>
          </w:rPrChange>
        </w:rPr>
        <w:t>,</w:t>
      </w:r>
      <w:r w:rsidRPr="00801E49">
        <w:rPr>
          <w:rFonts w:ascii="Open Sans" w:hAnsi="Open Sans" w:cs="Open Sans"/>
          <w:rPrChange w:id="5933" w:author="Nicole Wu" w:date="2024-01-08T11:26:00Z">
            <w:rPr/>
          </w:rPrChange>
        </w:rPr>
        <w:t xml:space="preserve"> and emergency level. For purposes of targeting and assistance, only the LCS crisis and emergency categories are usually considered (these categories classify households into food insecure).</w:t>
      </w:r>
    </w:p>
    <w:p w14:paraId="6D81F0A4" w14:textId="4AA45D9E" w:rsidR="00B92327" w:rsidRPr="00801E49" w:rsidRDefault="00332621">
      <w:pPr>
        <w:ind w:left="-5" w:right="446"/>
        <w:rPr>
          <w:rFonts w:ascii="Open Sans" w:hAnsi="Open Sans" w:cs="Open Sans"/>
          <w:rPrChange w:id="5934" w:author="Nicole Wu" w:date="2024-01-08T11:26:00Z">
            <w:rPr/>
          </w:rPrChange>
        </w:rPr>
      </w:pPr>
      <w:r w:rsidRPr="00801E49">
        <w:rPr>
          <w:rFonts w:ascii="Open Sans" w:hAnsi="Open Sans" w:cs="Open Sans"/>
          <w:rPrChange w:id="5935" w:author="Nicole Wu" w:date="2024-01-08T11:26:00Z">
            <w:rPr/>
          </w:rPrChange>
        </w:rPr>
        <w:t>Table 14 shows the aggregated LCS results categorized into the 4 main categories. The results show some consistency in both magnitude and direction of the difference between F2F and remote, the remote sample consistently reported doing worse compared to the F2F sample (28% more households in the phone-owners sub-sample, 30% in the none-phone owners and 29% in the combined sample cumulatively for crisis and emergency categories).</w:t>
      </w:r>
      <w:ins w:id="5936" w:author="Alirah WEYORI" w:date="2024-01-05T09:55:00Z">
        <w:r w:rsidR="00171CBC" w:rsidRPr="00801E49">
          <w:rPr>
            <w:rFonts w:ascii="Open Sans" w:hAnsi="Open Sans" w:cs="Open Sans"/>
            <w:rPrChange w:id="5937" w:author="Nicole Wu" w:date="2024-01-08T11:26:00Z">
              <w:rPr/>
            </w:rPrChange>
          </w:rPr>
          <w:t xml:space="preserve"> In general, </w:t>
        </w:r>
        <w:r w:rsidR="00171CBC" w:rsidRPr="00801E49">
          <w:rPr>
            <w:rStyle w:val="cf01"/>
            <w:rFonts w:ascii="Open Sans" w:hAnsi="Open Sans" w:cs="Open Sans"/>
            <w:rPrChange w:id="5938" w:author="Nicole Wu" w:date="2024-01-08T11:26:00Z">
              <w:rPr>
                <w:rStyle w:val="cf01"/>
              </w:rPr>
            </w:rPrChange>
          </w:rPr>
          <w:t>reporting emergency coping was 4 to 5 times higher in the remote compared to F2F</w:t>
        </w:r>
        <w:r w:rsidR="00D221F2" w:rsidRPr="00801E49">
          <w:rPr>
            <w:rStyle w:val="cf01"/>
            <w:rFonts w:ascii="Open Sans" w:hAnsi="Open Sans" w:cs="Open Sans"/>
            <w:rPrChange w:id="5939" w:author="Nicole Wu" w:date="2024-01-08T11:26:00Z">
              <w:rPr>
                <w:rStyle w:val="cf01"/>
              </w:rPr>
            </w:rPrChange>
          </w:rPr>
          <w:t xml:space="preserve"> across the different sub-groups of analysis.</w:t>
        </w:r>
      </w:ins>
    </w:p>
    <w:p w14:paraId="78079F39" w14:textId="0F8889F2" w:rsidR="00332621" w:rsidRPr="00801E49" w:rsidRDefault="00332621" w:rsidP="00332621">
      <w:pPr>
        <w:ind w:left="-5" w:right="446"/>
        <w:rPr>
          <w:rFonts w:ascii="Open Sans" w:hAnsi="Open Sans" w:cs="Open Sans"/>
          <w:rPrChange w:id="5940" w:author="Nicole Wu" w:date="2024-01-08T11:26:00Z">
            <w:rPr/>
          </w:rPrChange>
        </w:rPr>
      </w:pPr>
      <w:r w:rsidRPr="00801E49">
        <w:rPr>
          <w:rFonts w:ascii="Open Sans" w:hAnsi="Open Sans" w:cs="Open Sans"/>
          <w:rPrChange w:id="5941" w:author="Nicole Wu" w:date="2024-01-08T11:26:00Z">
            <w:rPr/>
          </w:rPrChange>
        </w:rPr>
        <w:t>To understand the composition of the different categories reported in Table 14, the individual strategies adopted are disaggregated and reported in Table 15 below. Among the phone-owners and non</w:t>
      </w:r>
      <w:ins w:id="5942" w:author="Alirah WEYORI" w:date="2024-01-07T12:11:00Z">
        <w:r w:rsidR="001F18BE" w:rsidRPr="00801E49">
          <w:rPr>
            <w:rFonts w:ascii="Open Sans" w:hAnsi="Open Sans" w:cs="Open Sans"/>
            <w:rPrChange w:id="5943" w:author="Nicole Wu" w:date="2024-01-08T11:26:00Z">
              <w:rPr/>
            </w:rPrChange>
          </w:rPr>
          <w:t>-</w:t>
        </w:r>
      </w:ins>
      <w:r w:rsidRPr="00801E49">
        <w:rPr>
          <w:rFonts w:ascii="Open Sans" w:hAnsi="Open Sans" w:cs="Open Sans"/>
          <w:rPrChange w:id="5944" w:author="Nicole Wu" w:date="2024-01-08T11:26:00Z">
            <w:rPr/>
          </w:rPrChange>
        </w:rPr>
        <w:t>phone owners</w:t>
      </w:r>
      <w:ins w:id="5945" w:author="Alirah WEYORI" w:date="2024-01-07T12:14:00Z">
        <w:r w:rsidR="000D134F" w:rsidRPr="00801E49">
          <w:rPr>
            <w:rFonts w:ascii="Open Sans" w:hAnsi="Open Sans" w:cs="Open Sans"/>
            <w:rPrChange w:id="5946" w:author="Nicole Wu" w:date="2024-01-08T11:26:00Z">
              <w:rPr/>
            </w:rPrChange>
          </w:rPr>
          <w:t>’</w:t>
        </w:r>
      </w:ins>
      <w:r w:rsidRPr="00801E49">
        <w:rPr>
          <w:rFonts w:ascii="Open Sans" w:hAnsi="Open Sans" w:cs="Open Sans"/>
          <w:rPrChange w:id="5947" w:author="Nicole Wu" w:date="2024-01-08T11:26:00Z">
            <w:rPr/>
          </w:rPrChange>
        </w:rPr>
        <w:t xml:space="preserve"> sub-sample, strategies such as selling productive assets, scavenging, reduced health care expenditure and selling places of dwelling drive the significant difference between the remote and F2F modality. However, in the full sample, the remote modality significantly adopted more of each strategy than the F2F modality.</w:t>
      </w:r>
    </w:p>
    <w:p w14:paraId="2CF9B3AC" w14:textId="57743F72" w:rsidR="00B92327" w:rsidRPr="00801E49" w:rsidRDefault="00B92327" w:rsidP="00332621">
      <w:pPr>
        <w:ind w:left="0" w:right="446" w:firstLine="0"/>
        <w:rPr>
          <w:rFonts w:ascii="Open Sans" w:hAnsi="Open Sans" w:cs="Open Sans"/>
          <w:rPrChange w:id="5948" w:author="Nicole Wu" w:date="2024-01-08T11:26:00Z">
            <w:rPr/>
          </w:rPrChange>
        </w:rPr>
      </w:pPr>
    </w:p>
    <w:p w14:paraId="026E9D23" w14:textId="77777777" w:rsidR="00B92327" w:rsidRPr="00801E49" w:rsidRDefault="00332621">
      <w:pPr>
        <w:spacing w:after="0" w:line="259" w:lineRule="auto"/>
        <w:jc w:val="center"/>
        <w:rPr>
          <w:rFonts w:ascii="Open Sans" w:hAnsi="Open Sans" w:cs="Open Sans"/>
          <w:rPrChange w:id="5949" w:author="Nicole Wu" w:date="2024-01-08T11:26:00Z">
            <w:rPr/>
          </w:rPrChange>
        </w:rPr>
      </w:pPr>
      <w:r w:rsidRPr="00801E49">
        <w:rPr>
          <w:rFonts w:ascii="Open Sans" w:hAnsi="Open Sans" w:cs="Open Sans"/>
          <w:sz w:val="19"/>
          <w:rPrChange w:id="5950" w:author="Nicole Wu" w:date="2024-01-08T11:26:00Z">
            <w:rPr>
              <w:sz w:val="19"/>
            </w:rPr>
          </w:rPrChange>
        </w:rPr>
        <w:t>Table 14: Impact of Survey Modality on Livelihood Coping Strategy</w:t>
      </w:r>
    </w:p>
    <w:tbl>
      <w:tblPr>
        <w:tblW w:w="9498" w:type="dxa"/>
        <w:tblCellMar>
          <w:top w:w="21" w:type="dxa"/>
          <w:right w:w="59" w:type="dxa"/>
        </w:tblCellMar>
        <w:tblLook w:val="04A0" w:firstRow="1" w:lastRow="0" w:firstColumn="1" w:lastColumn="0" w:noHBand="0" w:noVBand="1"/>
      </w:tblPr>
      <w:tblGrid>
        <w:gridCol w:w="2453"/>
        <w:gridCol w:w="716"/>
        <w:gridCol w:w="783"/>
        <w:gridCol w:w="738"/>
        <w:gridCol w:w="625"/>
        <w:gridCol w:w="783"/>
        <w:gridCol w:w="1226"/>
        <w:gridCol w:w="625"/>
        <w:gridCol w:w="783"/>
        <w:gridCol w:w="766"/>
      </w:tblGrid>
      <w:tr w:rsidR="00332621" w:rsidRPr="00801E49" w14:paraId="3BDA5CE6" w14:textId="77777777" w:rsidTr="00332621">
        <w:trPr>
          <w:trHeight w:val="188"/>
        </w:trPr>
        <w:tc>
          <w:tcPr>
            <w:tcW w:w="3119" w:type="dxa"/>
            <w:tcBorders>
              <w:top w:val="double" w:sz="3" w:space="0" w:color="000000"/>
              <w:left w:val="nil"/>
              <w:bottom w:val="nil"/>
              <w:right w:val="nil"/>
            </w:tcBorders>
          </w:tcPr>
          <w:p w14:paraId="688EFE69" w14:textId="77777777" w:rsidR="00332621" w:rsidRPr="00801E49" w:rsidRDefault="00332621" w:rsidP="00332621">
            <w:pPr>
              <w:spacing w:after="0" w:line="259" w:lineRule="auto"/>
              <w:ind w:left="67" w:right="0" w:firstLine="0"/>
              <w:jc w:val="left"/>
              <w:rPr>
                <w:rFonts w:ascii="Open Sans" w:hAnsi="Open Sans" w:cs="Open Sans"/>
                <w:sz w:val="16"/>
                <w:szCs w:val="24"/>
                <w:rPrChange w:id="5951" w:author="Nicole Wu" w:date="2024-01-08T11:26:00Z">
                  <w:rPr>
                    <w:sz w:val="16"/>
                    <w:szCs w:val="24"/>
                  </w:rPr>
                </w:rPrChange>
              </w:rPr>
            </w:pPr>
          </w:p>
        </w:tc>
        <w:tc>
          <w:tcPr>
            <w:tcW w:w="2266" w:type="dxa"/>
            <w:gridSpan w:val="3"/>
            <w:tcBorders>
              <w:top w:val="double" w:sz="3" w:space="0" w:color="000000"/>
              <w:left w:val="nil"/>
              <w:bottom w:val="nil"/>
              <w:right w:val="nil"/>
            </w:tcBorders>
          </w:tcPr>
          <w:p w14:paraId="61EDD3A5" w14:textId="77777777" w:rsidR="00332621" w:rsidRPr="00801E49" w:rsidRDefault="00332621" w:rsidP="00332621">
            <w:pPr>
              <w:spacing w:after="0" w:line="259" w:lineRule="auto"/>
              <w:ind w:left="67" w:right="0" w:firstLine="0"/>
              <w:jc w:val="center"/>
              <w:rPr>
                <w:rFonts w:ascii="Open Sans" w:hAnsi="Open Sans" w:cs="Open Sans"/>
                <w:sz w:val="16"/>
                <w:szCs w:val="24"/>
                <w:rPrChange w:id="5952" w:author="Nicole Wu" w:date="2024-01-08T11:26:00Z">
                  <w:rPr>
                    <w:sz w:val="16"/>
                    <w:szCs w:val="24"/>
                  </w:rPr>
                </w:rPrChange>
              </w:rPr>
            </w:pPr>
            <w:r w:rsidRPr="00801E49">
              <w:rPr>
                <w:rFonts w:ascii="Open Sans" w:hAnsi="Open Sans" w:cs="Open Sans"/>
                <w:sz w:val="16"/>
                <w:szCs w:val="24"/>
                <w:rPrChange w:id="5953" w:author="Nicole Wu" w:date="2024-01-08T11:26:00Z">
                  <w:rPr>
                    <w:sz w:val="16"/>
                    <w:szCs w:val="24"/>
                  </w:rPr>
                </w:rPrChange>
              </w:rPr>
              <w:t>Own Phone</w:t>
            </w:r>
          </w:p>
        </w:tc>
        <w:tc>
          <w:tcPr>
            <w:tcW w:w="2035" w:type="dxa"/>
            <w:gridSpan w:val="3"/>
            <w:tcBorders>
              <w:top w:val="double" w:sz="3" w:space="0" w:color="000000"/>
              <w:left w:val="nil"/>
              <w:bottom w:val="nil"/>
              <w:right w:val="nil"/>
            </w:tcBorders>
          </w:tcPr>
          <w:p w14:paraId="7431E8AB" w14:textId="462E05AF" w:rsidR="00332621" w:rsidRPr="00801E49" w:rsidRDefault="00332621" w:rsidP="00332621">
            <w:pPr>
              <w:spacing w:after="0" w:line="259" w:lineRule="auto"/>
              <w:ind w:left="67" w:right="0" w:firstLine="0"/>
              <w:jc w:val="center"/>
              <w:rPr>
                <w:rFonts w:ascii="Open Sans" w:hAnsi="Open Sans" w:cs="Open Sans"/>
                <w:sz w:val="16"/>
                <w:szCs w:val="24"/>
                <w:rPrChange w:id="5954" w:author="Nicole Wu" w:date="2024-01-08T11:26:00Z">
                  <w:rPr>
                    <w:sz w:val="16"/>
                    <w:szCs w:val="24"/>
                  </w:rPr>
                </w:rPrChange>
              </w:rPr>
            </w:pPr>
            <w:r w:rsidRPr="00801E49">
              <w:rPr>
                <w:rFonts w:ascii="Open Sans" w:hAnsi="Open Sans" w:cs="Open Sans"/>
                <w:sz w:val="16"/>
                <w:szCs w:val="24"/>
                <w:rPrChange w:id="5955" w:author="Nicole Wu" w:date="2024-01-08T11:26:00Z">
                  <w:rPr>
                    <w:sz w:val="16"/>
                    <w:szCs w:val="24"/>
                  </w:rPr>
                </w:rPrChange>
              </w:rPr>
              <w:t>No Phone</w:t>
            </w:r>
          </w:p>
        </w:tc>
        <w:tc>
          <w:tcPr>
            <w:tcW w:w="2078" w:type="dxa"/>
            <w:gridSpan w:val="3"/>
            <w:tcBorders>
              <w:top w:val="double" w:sz="3" w:space="0" w:color="000000"/>
              <w:left w:val="nil"/>
              <w:bottom w:val="nil"/>
              <w:right w:val="nil"/>
            </w:tcBorders>
          </w:tcPr>
          <w:p w14:paraId="3A03B8EE" w14:textId="0325F72A" w:rsidR="00332621" w:rsidRPr="00801E49" w:rsidRDefault="00332621" w:rsidP="00332621">
            <w:pPr>
              <w:spacing w:after="0" w:line="259" w:lineRule="auto"/>
              <w:ind w:left="67" w:right="0" w:firstLine="0"/>
              <w:jc w:val="center"/>
              <w:rPr>
                <w:rFonts w:ascii="Open Sans" w:hAnsi="Open Sans" w:cs="Open Sans"/>
                <w:sz w:val="16"/>
                <w:szCs w:val="24"/>
                <w:rPrChange w:id="5956" w:author="Nicole Wu" w:date="2024-01-08T11:26:00Z">
                  <w:rPr>
                    <w:sz w:val="16"/>
                    <w:szCs w:val="24"/>
                  </w:rPr>
                </w:rPrChange>
              </w:rPr>
            </w:pPr>
            <w:r w:rsidRPr="00801E49">
              <w:rPr>
                <w:rFonts w:ascii="Open Sans" w:hAnsi="Open Sans" w:cs="Open Sans"/>
                <w:sz w:val="16"/>
                <w:szCs w:val="24"/>
                <w:rPrChange w:id="5957" w:author="Nicole Wu" w:date="2024-01-08T11:26:00Z">
                  <w:rPr>
                    <w:sz w:val="16"/>
                    <w:szCs w:val="24"/>
                  </w:rPr>
                </w:rPrChange>
              </w:rPr>
              <w:t>Full Sample</w:t>
            </w:r>
          </w:p>
        </w:tc>
      </w:tr>
      <w:tr w:rsidR="00B92327" w:rsidRPr="00801E49" w14:paraId="76A88BB8" w14:textId="77777777" w:rsidTr="00332621">
        <w:trPr>
          <w:trHeight w:val="170"/>
        </w:trPr>
        <w:tc>
          <w:tcPr>
            <w:tcW w:w="3119" w:type="dxa"/>
            <w:tcBorders>
              <w:top w:val="nil"/>
              <w:left w:val="nil"/>
              <w:bottom w:val="single" w:sz="3" w:space="0" w:color="000000"/>
              <w:right w:val="nil"/>
            </w:tcBorders>
          </w:tcPr>
          <w:p w14:paraId="432AC69C" w14:textId="77777777" w:rsidR="00B92327" w:rsidRPr="00801E49" w:rsidRDefault="00332621" w:rsidP="00332621">
            <w:pPr>
              <w:spacing w:after="0" w:line="259" w:lineRule="auto"/>
              <w:ind w:left="67" w:right="0" w:firstLine="0"/>
              <w:jc w:val="left"/>
              <w:rPr>
                <w:rFonts w:ascii="Open Sans" w:hAnsi="Open Sans" w:cs="Open Sans"/>
                <w:sz w:val="16"/>
                <w:szCs w:val="24"/>
                <w:rPrChange w:id="5958" w:author="Nicole Wu" w:date="2024-01-08T11:26:00Z">
                  <w:rPr>
                    <w:sz w:val="16"/>
                    <w:szCs w:val="24"/>
                  </w:rPr>
                </w:rPrChange>
              </w:rPr>
            </w:pPr>
            <w:r w:rsidRPr="00801E49">
              <w:rPr>
                <w:rFonts w:ascii="Open Sans" w:hAnsi="Open Sans" w:cs="Open Sans"/>
                <w:sz w:val="16"/>
                <w:szCs w:val="24"/>
                <w:rPrChange w:id="5959" w:author="Nicole Wu" w:date="2024-01-08T11:26:00Z">
                  <w:rPr>
                    <w:sz w:val="16"/>
                    <w:szCs w:val="24"/>
                  </w:rPr>
                </w:rPrChange>
              </w:rPr>
              <w:t>Variable</w:t>
            </w:r>
          </w:p>
        </w:tc>
        <w:tc>
          <w:tcPr>
            <w:tcW w:w="765" w:type="dxa"/>
            <w:tcBorders>
              <w:top w:val="nil"/>
              <w:left w:val="nil"/>
              <w:bottom w:val="single" w:sz="3" w:space="0" w:color="000000"/>
              <w:right w:val="nil"/>
            </w:tcBorders>
          </w:tcPr>
          <w:p w14:paraId="5B122D74" w14:textId="77777777" w:rsidR="00B92327" w:rsidRPr="00801E49" w:rsidRDefault="00332621" w:rsidP="00332621">
            <w:pPr>
              <w:spacing w:after="0" w:line="259" w:lineRule="auto"/>
              <w:ind w:left="67" w:right="0" w:firstLine="0"/>
              <w:jc w:val="center"/>
              <w:rPr>
                <w:rFonts w:ascii="Open Sans" w:hAnsi="Open Sans" w:cs="Open Sans"/>
                <w:sz w:val="16"/>
                <w:szCs w:val="24"/>
                <w:rPrChange w:id="5960" w:author="Nicole Wu" w:date="2024-01-08T11:26:00Z">
                  <w:rPr>
                    <w:sz w:val="16"/>
                    <w:szCs w:val="24"/>
                  </w:rPr>
                </w:rPrChange>
              </w:rPr>
            </w:pPr>
            <w:r w:rsidRPr="00801E49">
              <w:rPr>
                <w:rFonts w:ascii="Open Sans" w:hAnsi="Open Sans" w:cs="Open Sans"/>
                <w:sz w:val="16"/>
                <w:szCs w:val="24"/>
                <w:rPrChange w:id="5961" w:author="Nicole Wu" w:date="2024-01-08T11:26:00Z">
                  <w:rPr>
                    <w:sz w:val="16"/>
                    <w:szCs w:val="24"/>
                  </w:rPr>
                </w:rPrChange>
              </w:rPr>
              <w:t>F2F</w:t>
            </w:r>
          </w:p>
        </w:tc>
        <w:tc>
          <w:tcPr>
            <w:tcW w:w="758" w:type="dxa"/>
            <w:tcBorders>
              <w:top w:val="nil"/>
              <w:left w:val="nil"/>
              <w:bottom w:val="single" w:sz="3" w:space="0" w:color="000000"/>
              <w:right w:val="nil"/>
            </w:tcBorders>
          </w:tcPr>
          <w:p w14:paraId="6366B2B9" w14:textId="77777777" w:rsidR="00B92327" w:rsidRPr="00801E49" w:rsidRDefault="00332621" w:rsidP="00332621">
            <w:pPr>
              <w:spacing w:after="0" w:line="259" w:lineRule="auto"/>
              <w:ind w:left="67" w:right="0" w:firstLine="0"/>
              <w:jc w:val="center"/>
              <w:rPr>
                <w:rFonts w:ascii="Open Sans" w:hAnsi="Open Sans" w:cs="Open Sans"/>
                <w:sz w:val="16"/>
                <w:szCs w:val="24"/>
                <w:rPrChange w:id="5962" w:author="Nicole Wu" w:date="2024-01-08T11:26:00Z">
                  <w:rPr>
                    <w:sz w:val="16"/>
                    <w:szCs w:val="24"/>
                  </w:rPr>
                </w:rPrChange>
              </w:rPr>
            </w:pPr>
            <w:r w:rsidRPr="00801E49">
              <w:rPr>
                <w:rFonts w:ascii="Open Sans" w:hAnsi="Open Sans" w:cs="Open Sans"/>
                <w:sz w:val="16"/>
                <w:szCs w:val="24"/>
                <w:rPrChange w:id="5963" w:author="Nicole Wu" w:date="2024-01-08T11:26:00Z">
                  <w:rPr>
                    <w:sz w:val="16"/>
                    <w:szCs w:val="24"/>
                  </w:rPr>
                </w:rPrChange>
              </w:rPr>
              <w:t>Remote</w:t>
            </w:r>
          </w:p>
        </w:tc>
        <w:tc>
          <w:tcPr>
            <w:tcW w:w="743" w:type="dxa"/>
            <w:tcBorders>
              <w:top w:val="nil"/>
              <w:left w:val="nil"/>
              <w:bottom w:val="single" w:sz="3" w:space="0" w:color="000000"/>
              <w:right w:val="nil"/>
            </w:tcBorders>
          </w:tcPr>
          <w:p w14:paraId="75E35F83" w14:textId="77777777" w:rsidR="00B92327" w:rsidRPr="00801E49" w:rsidRDefault="00332621" w:rsidP="00332621">
            <w:pPr>
              <w:spacing w:after="0" w:line="259" w:lineRule="auto"/>
              <w:ind w:left="67" w:right="0" w:firstLine="0"/>
              <w:jc w:val="center"/>
              <w:rPr>
                <w:rFonts w:ascii="Open Sans" w:hAnsi="Open Sans" w:cs="Open Sans"/>
                <w:sz w:val="16"/>
                <w:szCs w:val="24"/>
                <w:rPrChange w:id="5964" w:author="Nicole Wu" w:date="2024-01-08T11:26:00Z">
                  <w:rPr>
                    <w:sz w:val="16"/>
                    <w:szCs w:val="24"/>
                  </w:rPr>
                </w:rPrChange>
              </w:rPr>
            </w:pPr>
            <w:r w:rsidRPr="00801E49">
              <w:rPr>
                <w:rFonts w:ascii="Open Sans" w:hAnsi="Open Sans" w:cs="Open Sans"/>
                <w:sz w:val="16"/>
                <w:szCs w:val="24"/>
                <w:rPrChange w:id="5965" w:author="Nicole Wu" w:date="2024-01-08T11:26:00Z">
                  <w:rPr>
                    <w:sz w:val="16"/>
                    <w:szCs w:val="24"/>
                  </w:rPr>
                </w:rPrChange>
              </w:rPr>
              <w:t>Diff</w:t>
            </w:r>
          </w:p>
        </w:tc>
        <w:tc>
          <w:tcPr>
            <w:tcW w:w="587" w:type="dxa"/>
            <w:tcBorders>
              <w:top w:val="nil"/>
              <w:left w:val="nil"/>
              <w:bottom w:val="single" w:sz="3" w:space="0" w:color="000000"/>
              <w:right w:val="nil"/>
            </w:tcBorders>
          </w:tcPr>
          <w:p w14:paraId="2ED40B8B" w14:textId="77777777" w:rsidR="00B92327" w:rsidRPr="00801E49" w:rsidRDefault="00332621" w:rsidP="00332621">
            <w:pPr>
              <w:spacing w:after="0" w:line="259" w:lineRule="auto"/>
              <w:ind w:left="67" w:right="0" w:firstLine="0"/>
              <w:jc w:val="center"/>
              <w:rPr>
                <w:rFonts w:ascii="Open Sans" w:hAnsi="Open Sans" w:cs="Open Sans"/>
                <w:sz w:val="16"/>
                <w:szCs w:val="24"/>
                <w:rPrChange w:id="5966" w:author="Nicole Wu" w:date="2024-01-08T11:26:00Z">
                  <w:rPr>
                    <w:sz w:val="16"/>
                    <w:szCs w:val="24"/>
                  </w:rPr>
                </w:rPrChange>
              </w:rPr>
            </w:pPr>
            <w:r w:rsidRPr="00801E49">
              <w:rPr>
                <w:rFonts w:ascii="Open Sans" w:hAnsi="Open Sans" w:cs="Open Sans"/>
                <w:sz w:val="16"/>
                <w:szCs w:val="24"/>
                <w:rPrChange w:id="5967" w:author="Nicole Wu" w:date="2024-01-08T11:26:00Z">
                  <w:rPr>
                    <w:sz w:val="16"/>
                    <w:szCs w:val="24"/>
                  </w:rPr>
                </w:rPrChange>
              </w:rPr>
              <w:t>F2F</w:t>
            </w:r>
          </w:p>
        </w:tc>
        <w:tc>
          <w:tcPr>
            <w:tcW w:w="704" w:type="dxa"/>
            <w:tcBorders>
              <w:top w:val="nil"/>
              <w:left w:val="nil"/>
              <w:bottom w:val="single" w:sz="3" w:space="0" w:color="000000"/>
              <w:right w:val="nil"/>
            </w:tcBorders>
          </w:tcPr>
          <w:p w14:paraId="17CB9D27" w14:textId="77777777" w:rsidR="00B92327" w:rsidRPr="00801E49" w:rsidRDefault="00332621" w:rsidP="00332621">
            <w:pPr>
              <w:spacing w:after="0" w:line="259" w:lineRule="auto"/>
              <w:ind w:left="67" w:right="0" w:firstLine="0"/>
              <w:jc w:val="center"/>
              <w:rPr>
                <w:rFonts w:ascii="Open Sans" w:hAnsi="Open Sans" w:cs="Open Sans"/>
                <w:sz w:val="16"/>
                <w:szCs w:val="24"/>
                <w:rPrChange w:id="5968" w:author="Nicole Wu" w:date="2024-01-08T11:26:00Z">
                  <w:rPr>
                    <w:sz w:val="16"/>
                    <w:szCs w:val="24"/>
                  </w:rPr>
                </w:rPrChange>
              </w:rPr>
            </w:pPr>
            <w:r w:rsidRPr="00801E49">
              <w:rPr>
                <w:rFonts w:ascii="Open Sans" w:hAnsi="Open Sans" w:cs="Open Sans"/>
                <w:sz w:val="16"/>
                <w:szCs w:val="24"/>
                <w:rPrChange w:id="5969" w:author="Nicole Wu" w:date="2024-01-08T11:26:00Z">
                  <w:rPr>
                    <w:sz w:val="16"/>
                    <w:szCs w:val="24"/>
                  </w:rPr>
                </w:rPrChange>
              </w:rPr>
              <w:t>Remote</w:t>
            </w:r>
          </w:p>
        </w:tc>
        <w:tc>
          <w:tcPr>
            <w:tcW w:w="744" w:type="dxa"/>
            <w:tcBorders>
              <w:top w:val="nil"/>
              <w:left w:val="nil"/>
              <w:bottom w:val="single" w:sz="3" w:space="0" w:color="000000"/>
              <w:right w:val="nil"/>
            </w:tcBorders>
          </w:tcPr>
          <w:p w14:paraId="7958A9D8" w14:textId="77777777" w:rsidR="00B92327" w:rsidRPr="00801E49" w:rsidRDefault="00332621" w:rsidP="00332621">
            <w:pPr>
              <w:spacing w:after="0" w:line="259" w:lineRule="auto"/>
              <w:ind w:left="67" w:right="0" w:firstLine="0"/>
              <w:jc w:val="center"/>
              <w:rPr>
                <w:rFonts w:ascii="Open Sans" w:hAnsi="Open Sans" w:cs="Open Sans"/>
                <w:sz w:val="16"/>
                <w:szCs w:val="24"/>
                <w:rPrChange w:id="5970" w:author="Nicole Wu" w:date="2024-01-08T11:26:00Z">
                  <w:rPr>
                    <w:sz w:val="16"/>
                    <w:szCs w:val="24"/>
                  </w:rPr>
                </w:rPrChange>
              </w:rPr>
            </w:pPr>
            <w:r w:rsidRPr="00801E49">
              <w:rPr>
                <w:rFonts w:ascii="Open Sans" w:hAnsi="Open Sans" w:cs="Open Sans"/>
                <w:sz w:val="16"/>
                <w:szCs w:val="24"/>
                <w:rPrChange w:id="5971" w:author="Nicole Wu" w:date="2024-01-08T11:26:00Z">
                  <w:rPr>
                    <w:sz w:val="16"/>
                    <w:szCs w:val="24"/>
                  </w:rPr>
                </w:rPrChange>
              </w:rPr>
              <w:t>Diff</w:t>
            </w:r>
          </w:p>
        </w:tc>
        <w:tc>
          <w:tcPr>
            <w:tcW w:w="587" w:type="dxa"/>
            <w:tcBorders>
              <w:top w:val="nil"/>
              <w:left w:val="nil"/>
              <w:bottom w:val="single" w:sz="3" w:space="0" w:color="000000"/>
              <w:right w:val="nil"/>
            </w:tcBorders>
          </w:tcPr>
          <w:p w14:paraId="5978CB03" w14:textId="77777777" w:rsidR="00B92327" w:rsidRPr="00801E49" w:rsidRDefault="00332621" w:rsidP="00332621">
            <w:pPr>
              <w:spacing w:after="0" w:line="259" w:lineRule="auto"/>
              <w:ind w:left="67" w:right="0" w:firstLine="0"/>
              <w:jc w:val="center"/>
              <w:rPr>
                <w:rFonts w:ascii="Open Sans" w:hAnsi="Open Sans" w:cs="Open Sans"/>
                <w:sz w:val="16"/>
                <w:szCs w:val="24"/>
                <w:rPrChange w:id="5972" w:author="Nicole Wu" w:date="2024-01-08T11:26:00Z">
                  <w:rPr>
                    <w:sz w:val="16"/>
                    <w:szCs w:val="24"/>
                  </w:rPr>
                </w:rPrChange>
              </w:rPr>
            </w:pPr>
            <w:r w:rsidRPr="00801E49">
              <w:rPr>
                <w:rFonts w:ascii="Open Sans" w:hAnsi="Open Sans" w:cs="Open Sans"/>
                <w:sz w:val="16"/>
                <w:szCs w:val="24"/>
                <w:rPrChange w:id="5973" w:author="Nicole Wu" w:date="2024-01-08T11:26:00Z">
                  <w:rPr>
                    <w:sz w:val="16"/>
                    <w:szCs w:val="24"/>
                  </w:rPr>
                </w:rPrChange>
              </w:rPr>
              <w:t>F2F</w:t>
            </w:r>
          </w:p>
        </w:tc>
        <w:tc>
          <w:tcPr>
            <w:tcW w:w="704" w:type="dxa"/>
            <w:tcBorders>
              <w:top w:val="nil"/>
              <w:left w:val="nil"/>
              <w:bottom w:val="single" w:sz="3" w:space="0" w:color="000000"/>
              <w:right w:val="nil"/>
            </w:tcBorders>
          </w:tcPr>
          <w:p w14:paraId="0A112290" w14:textId="77777777" w:rsidR="00B92327" w:rsidRPr="00801E49" w:rsidRDefault="00332621" w:rsidP="00332621">
            <w:pPr>
              <w:spacing w:after="0" w:line="259" w:lineRule="auto"/>
              <w:ind w:left="67" w:right="0" w:firstLine="0"/>
              <w:jc w:val="center"/>
              <w:rPr>
                <w:rFonts w:ascii="Open Sans" w:hAnsi="Open Sans" w:cs="Open Sans"/>
                <w:sz w:val="16"/>
                <w:szCs w:val="24"/>
                <w:rPrChange w:id="5974" w:author="Nicole Wu" w:date="2024-01-08T11:26:00Z">
                  <w:rPr>
                    <w:sz w:val="16"/>
                    <w:szCs w:val="24"/>
                  </w:rPr>
                </w:rPrChange>
              </w:rPr>
            </w:pPr>
            <w:r w:rsidRPr="00801E49">
              <w:rPr>
                <w:rFonts w:ascii="Open Sans" w:hAnsi="Open Sans" w:cs="Open Sans"/>
                <w:sz w:val="16"/>
                <w:szCs w:val="24"/>
                <w:rPrChange w:id="5975" w:author="Nicole Wu" w:date="2024-01-08T11:26:00Z">
                  <w:rPr>
                    <w:sz w:val="16"/>
                    <w:szCs w:val="24"/>
                  </w:rPr>
                </w:rPrChange>
              </w:rPr>
              <w:t>Remote</w:t>
            </w:r>
          </w:p>
        </w:tc>
        <w:tc>
          <w:tcPr>
            <w:tcW w:w="787" w:type="dxa"/>
            <w:tcBorders>
              <w:top w:val="nil"/>
              <w:left w:val="nil"/>
              <w:bottom w:val="single" w:sz="3" w:space="0" w:color="000000"/>
              <w:right w:val="nil"/>
            </w:tcBorders>
          </w:tcPr>
          <w:p w14:paraId="4E679413" w14:textId="77777777" w:rsidR="00B92327" w:rsidRPr="00801E49" w:rsidRDefault="00332621" w:rsidP="00332621">
            <w:pPr>
              <w:spacing w:after="0" w:line="259" w:lineRule="auto"/>
              <w:ind w:left="67" w:right="0" w:firstLine="0"/>
              <w:jc w:val="center"/>
              <w:rPr>
                <w:rFonts w:ascii="Open Sans" w:hAnsi="Open Sans" w:cs="Open Sans"/>
                <w:sz w:val="16"/>
                <w:szCs w:val="24"/>
                <w:rPrChange w:id="5976" w:author="Nicole Wu" w:date="2024-01-08T11:26:00Z">
                  <w:rPr>
                    <w:sz w:val="16"/>
                    <w:szCs w:val="24"/>
                  </w:rPr>
                </w:rPrChange>
              </w:rPr>
            </w:pPr>
            <w:r w:rsidRPr="00801E49">
              <w:rPr>
                <w:rFonts w:ascii="Open Sans" w:hAnsi="Open Sans" w:cs="Open Sans"/>
                <w:sz w:val="16"/>
                <w:szCs w:val="24"/>
                <w:rPrChange w:id="5977" w:author="Nicole Wu" w:date="2024-01-08T11:26:00Z">
                  <w:rPr>
                    <w:sz w:val="16"/>
                    <w:szCs w:val="24"/>
                  </w:rPr>
                </w:rPrChange>
              </w:rPr>
              <w:t>Diff</w:t>
            </w:r>
          </w:p>
        </w:tc>
      </w:tr>
      <w:tr w:rsidR="00B92327" w:rsidRPr="00801E49" w14:paraId="3D62C099" w14:textId="77777777" w:rsidTr="00332621">
        <w:trPr>
          <w:trHeight w:val="167"/>
        </w:trPr>
        <w:tc>
          <w:tcPr>
            <w:tcW w:w="3119" w:type="dxa"/>
            <w:tcBorders>
              <w:top w:val="single" w:sz="3" w:space="0" w:color="000000"/>
              <w:left w:val="nil"/>
              <w:bottom w:val="nil"/>
              <w:right w:val="nil"/>
            </w:tcBorders>
          </w:tcPr>
          <w:p w14:paraId="3B05047C" w14:textId="77777777" w:rsidR="00B92327" w:rsidRPr="00801E49" w:rsidRDefault="00332621" w:rsidP="00332621">
            <w:pPr>
              <w:spacing w:after="0" w:line="259" w:lineRule="auto"/>
              <w:ind w:left="67" w:right="0" w:firstLine="0"/>
              <w:jc w:val="left"/>
              <w:rPr>
                <w:rFonts w:ascii="Open Sans" w:hAnsi="Open Sans" w:cs="Open Sans"/>
                <w:sz w:val="16"/>
                <w:szCs w:val="24"/>
                <w:rPrChange w:id="5978" w:author="Nicole Wu" w:date="2024-01-08T11:26:00Z">
                  <w:rPr>
                    <w:sz w:val="16"/>
                    <w:szCs w:val="24"/>
                  </w:rPr>
                </w:rPrChange>
              </w:rPr>
            </w:pPr>
            <w:r w:rsidRPr="00801E49">
              <w:rPr>
                <w:rFonts w:ascii="Open Sans" w:hAnsi="Open Sans" w:cs="Open Sans"/>
                <w:sz w:val="16"/>
                <w:szCs w:val="24"/>
                <w:rPrChange w:id="5979" w:author="Nicole Wu" w:date="2024-01-08T11:26:00Z">
                  <w:rPr>
                    <w:sz w:val="16"/>
                    <w:szCs w:val="24"/>
                  </w:rPr>
                </w:rPrChange>
              </w:rPr>
              <w:t>Maximum Livelihood Coping: None</w:t>
            </w:r>
          </w:p>
        </w:tc>
        <w:tc>
          <w:tcPr>
            <w:tcW w:w="765" w:type="dxa"/>
            <w:tcBorders>
              <w:top w:val="single" w:sz="3" w:space="0" w:color="000000"/>
              <w:left w:val="nil"/>
              <w:bottom w:val="nil"/>
              <w:right w:val="nil"/>
            </w:tcBorders>
          </w:tcPr>
          <w:p w14:paraId="4A89DF97" w14:textId="77777777" w:rsidR="00B92327" w:rsidRPr="00801E49" w:rsidRDefault="00332621" w:rsidP="00332621">
            <w:pPr>
              <w:spacing w:after="0" w:line="259" w:lineRule="auto"/>
              <w:ind w:left="67" w:right="0" w:firstLine="0"/>
              <w:jc w:val="center"/>
              <w:rPr>
                <w:rFonts w:ascii="Open Sans" w:hAnsi="Open Sans" w:cs="Open Sans"/>
                <w:sz w:val="16"/>
                <w:szCs w:val="24"/>
                <w:rPrChange w:id="5980" w:author="Nicole Wu" w:date="2024-01-08T11:26:00Z">
                  <w:rPr>
                    <w:sz w:val="16"/>
                    <w:szCs w:val="24"/>
                  </w:rPr>
                </w:rPrChange>
              </w:rPr>
            </w:pPr>
            <w:r w:rsidRPr="00801E49">
              <w:rPr>
                <w:rFonts w:ascii="Open Sans" w:hAnsi="Open Sans" w:cs="Open Sans"/>
                <w:sz w:val="16"/>
                <w:szCs w:val="24"/>
                <w:rPrChange w:id="5981" w:author="Nicole Wu" w:date="2024-01-08T11:26:00Z">
                  <w:rPr>
                    <w:sz w:val="16"/>
                    <w:szCs w:val="24"/>
                  </w:rPr>
                </w:rPrChange>
              </w:rPr>
              <w:t>0.20</w:t>
            </w:r>
          </w:p>
        </w:tc>
        <w:tc>
          <w:tcPr>
            <w:tcW w:w="758" w:type="dxa"/>
            <w:tcBorders>
              <w:top w:val="single" w:sz="3" w:space="0" w:color="000000"/>
              <w:left w:val="nil"/>
              <w:bottom w:val="nil"/>
              <w:right w:val="nil"/>
            </w:tcBorders>
          </w:tcPr>
          <w:p w14:paraId="265375D4" w14:textId="77777777" w:rsidR="00B92327" w:rsidRPr="00801E49" w:rsidRDefault="00332621" w:rsidP="00332621">
            <w:pPr>
              <w:spacing w:after="0" w:line="259" w:lineRule="auto"/>
              <w:ind w:left="67" w:right="0" w:firstLine="0"/>
              <w:jc w:val="center"/>
              <w:rPr>
                <w:rFonts w:ascii="Open Sans" w:hAnsi="Open Sans" w:cs="Open Sans"/>
                <w:sz w:val="16"/>
                <w:szCs w:val="24"/>
                <w:rPrChange w:id="5982" w:author="Nicole Wu" w:date="2024-01-08T11:26:00Z">
                  <w:rPr>
                    <w:sz w:val="16"/>
                    <w:szCs w:val="24"/>
                  </w:rPr>
                </w:rPrChange>
              </w:rPr>
            </w:pPr>
            <w:r w:rsidRPr="00801E49">
              <w:rPr>
                <w:rFonts w:ascii="Open Sans" w:hAnsi="Open Sans" w:cs="Open Sans"/>
                <w:sz w:val="16"/>
                <w:szCs w:val="24"/>
                <w:rPrChange w:id="5983" w:author="Nicole Wu" w:date="2024-01-08T11:26:00Z">
                  <w:rPr>
                    <w:sz w:val="16"/>
                    <w:szCs w:val="24"/>
                  </w:rPr>
                </w:rPrChange>
              </w:rPr>
              <w:t>0.11</w:t>
            </w:r>
          </w:p>
        </w:tc>
        <w:tc>
          <w:tcPr>
            <w:tcW w:w="743" w:type="dxa"/>
            <w:tcBorders>
              <w:top w:val="single" w:sz="3" w:space="0" w:color="000000"/>
              <w:left w:val="nil"/>
              <w:bottom w:val="nil"/>
              <w:right w:val="nil"/>
            </w:tcBorders>
          </w:tcPr>
          <w:p w14:paraId="6ADC14EA" w14:textId="77777777" w:rsidR="00B92327" w:rsidRPr="00801E49" w:rsidRDefault="00332621" w:rsidP="00332621">
            <w:pPr>
              <w:spacing w:after="0" w:line="259" w:lineRule="auto"/>
              <w:ind w:left="67" w:right="0" w:firstLine="0"/>
              <w:jc w:val="center"/>
              <w:rPr>
                <w:rFonts w:ascii="Open Sans" w:hAnsi="Open Sans" w:cs="Open Sans"/>
                <w:sz w:val="16"/>
                <w:szCs w:val="24"/>
                <w:rPrChange w:id="5984" w:author="Nicole Wu" w:date="2024-01-08T11:26:00Z">
                  <w:rPr>
                    <w:sz w:val="16"/>
                    <w:szCs w:val="24"/>
                  </w:rPr>
                </w:rPrChange>
              </w:rPr>
            </w:pPr>
            <w:r w:rsidRPr="00801E49">
              <w:rPr>
                <w:rFonts w:ascii="Open Sans" w:hAnsi="Open Sans" w:cs="Open Sans"/>
                <w:sz w:val="16"/>
                <w:szCs w:val="24"/>
                <w:rPrChange w:id="5985" w:author="Nicole Wu" w:date="2024-01-08T11:26:00Z">
                  <w:rPr>
                    <w:sz w:val="16"/>
                    <w:szCs w:val="24"/>
                  </w:rPr>
                </w:rPrChange>
              </w:rPr>
              <w:t>-0.09*</w:t>
            </w:r>
          </w:p>
        </w:tc>
        <w:tc>
          <w:tcPr>
            <w:tcW w:w="587" w:type="dxa"/>
            <w:tcBorders>
              <w:top w:val="single" w:sz="3" w:space="0" w:color="000000"/>
              <w:left w:val="nil"/>
              <w:bottom w:val="nil"/>
              <w:right w:val="nil"/>
            </w:tcBorders>
          </w:tcPr>
          <w:p w14:paraId="181B391D" w14:textId="77777777" w:rsidR="00B92327" w:rsidRPr="00801E49" w:rsidRDefault="00332621" w:rsidP="00332621">
            <w:pPr>
              <w:spacing w:after="0" w:line="259" w:lineRule="auto"/>
              <w:ind w:left="67" w:right="0" w:firstLine="0"/>
              <w:jc w:val="center"/>
              <w:rPr>
                <w:rFonts w:ascii="Open Sans" w:hAnsi="Open Sans" w:cs="Open Sans"/>
                <w:sz w:val="16"/>
                <w:szCs w:val="24"/>
                <w:rPrChange w:id="5986" w:author="Nicole Wu" w:date="2024-01-08T11:26:00Z">
                  <w:rPr>
                    <w:sz w:val="16"/>
                    <w:szCs w:val="24"/>
                  </w:rPr>
                </w:rPrChange>
              </w:rPr>
            </w:pPr>
            <w:r w:rsidRPr="00801E49">
              <w:rPr>
                <w:rFonts w:ascii="Open Sans" w:hAnsi="Open Sans" w:cs="Open Sans"/>
                <w:sz w:val="16"/>
                <w:szCs w:val="24"/>
                <w:rPrChange w:id="5987" w:author="Nicole Wu" w:date="2024-01-08T11:26:00Z">
                  <w:rPr>
                    <w:sz w:val="16"/>
                    <w:szCs w:val="24"/>
                  </w:rPr>
                </w:rPrChange>
              </w:rPr>
              <w:t>0.39</w:t>
            </w:r>
          </w:p>
        </w:tc>
        <w:tc>
          <w:tcPr>
            <w:tcW w:w="704" w:type="dxa"/>
            <w:tcBorders>
              <w:top w:val="single" w:sz="3" w:space="0" w:color="000000"/>
              <w:left w:val="nil"/>
              <w:bottom w:val="nil"/>
              <w:right w:val="nil"/>
            </w:tcBorders>
          </w:tcPr>
          <w:p w14:paraId="676ADAC9" w14:textId="77777777" w:rsidR="00B92327" w:rsidRPr="00801E49" w:rsidRDefault="00332621" w:rsidP="00332621">
            <w:pPr>
              <w:spacing w:after="0" w:line="259" w:lineRule="auto"/>
              <w:ind w:left="67" w:right="0" w:firstLine="0"/>
              <w:jc w:val="center"/>
              <w:rPr>
                <w:rFonts w:ascii="Open Sans" w:hAnsi="Open Sans" w:cs="Open Sans"/>
                <w:sz w:val="16"/>
                <w:szCs w:val="24"/>
                <w:rPrChange w:id="5988" w:author="Nicole Wu" w:date="2024-01-08T11:26:00Z">
                  <w:rPr>
                    <w:sz w:val="16"/>
                    <w:szCs w:val="24"/>
                  </w:rPr>
                </w:rPrChange>
              </w:rPr>
            </w:pPr>
            <w:r w:rsidRPr="00801E49">
              <w:rPr>
                <w:rFonts w:ascii="Open Sans" w:hAnsi="Open Sans" w:cs="Open Sans"/>
                <w:sz w:val="16"/>
                <w:szCs w:val="24"/>
                <w:rPrChange w:id="5989" w:author="Nicole Wu" w:date="2024-01-08T11:26:00Z">
                  <w:rPr>
                    <w:sz w:val="16"/>
                    <w:szCs w:val="24"/>
                  </w:rPr>
                </w:rPrChange>
              </w:rPr>
              <w:t>0.13</w:t>
            </w:r>
          </w:p>
        </w:tc>
        <w:tc>
          <w:tcPr>
            <w:tcW w:w="744" w:type="dxa"/>
            <w:tcBorders>
              <w:top w:val="single" w:sz="3" w:space="0" w:color="000000"/>
              <w:left w:val="nil"/>
              <w:bottom w:val="nil"/>
              <w:right w:val="nil"/>
            </w:tcBorders>
          </w:tcPr>
          <w:p w14:paraId="09583547" w14:textId="77777777" w:rsidR="00B92327" w:rsidRPr="00801E49" w:rsidRDefault="00332621" w:rsidP="00332621">
            <w:pPr>
              <w:spacing w:after="0" w:line="259" w:lineRule="auto"/>
              <w:ind w:left="67" w:right="0" w:firstLine="0"/>
              <w:jc w:val="center"/>
              <w:rPr>
                <w:rFonts w:ascii="Open Sans" w:hAnsi="Open Sans" w:cs="Open Sans"/>
                <w:sz w:val="16"/>
                <w:szCs w:val="24"/>
                <w:rPrChange w:id="5990" w:author="Nicole Wu" w:date="2024-01-08T11:26:00Z">
                  <w:rPr>
                    <w:sz w:val="16"/>
                    <w:szCs w:val="24"/>
                  </w:rPr>
                </w:rPrChange>
              </w:rPr>
            </w:pPr>
            <w:r w:rsidRPr="00801E49">
              <w:rPr>
                <w:rFonts w:ascii="Open Sans" w:hAnsi="Open Sans" w:cs="Open Sans"/>
                <w:sz w:val="16"/>
                <w:szCs w:val="24"/>
                <w:rPrChange w:id="5991" w:author="Nicole Wu" w:date="2024-01-08T11:26:00Z">
                  <w:rPr>
                    <w:sz w:val="16"/>
                    <w:szCs w:val="24"/>
                  </w:rPr>
                </w:rPrChange>
              </w:rPr>
              <w:t>-0.26***</w:t>
            </w:r>
          </w:p>
        </w:tc>
        <w:tc>
          <w:tcPr>
            <w:tcW w:w="587" w:type="dxa"/>
            <w:tcBorders>
              <w:top w:val="single" w:sz="3" w:space="0" w:color="000000"/>
              <w:left w:val="nil"/>
              <w:bottom w:val="nil"/>
              <w:right w:val="nil"/>
            </w:tcBorders>
          </w:tcPr>
          <w:p w14:paraId="1800999F" w14:textId="77777777" w:rsidR="00B92327" w:rsidRPr="00801E49" w:rsidRDefault="00332621" w:rsidP="00332621">
            <w:pPr>
              <w:spacing w:after="0" w:line="259" w:lineRule="auto"/>
              <w:ind w:left="67" w:right="0" w:firstLine="0"/>
              <w:jc w:val="center"/>
              <w:rPr>
                <w:rFonts w:ascii="Open Sans" w:hAnsi="Open Sans" w:cs="Open Sans"/>
                <w:sz w:val="16"/>
                <w:szCs w:val="24"/>
                <w:rPrChange w:id="5992" w:author="Nicole Wu" w:date="2024-01-08T11:26:00Z">
                  <w:rPr>
                    <w:sz w:val="16"/>
                    <w:szCs w:val="24"/>
                  </w:rPr>
                </w:rPrChange>
              </w:rPr>
            </w:pPr>
            <w:r w:rsidRPr="00801E49">
              <w:rPr>
                <w:rFonts w:ascii="Open Sans" w:hAnsi="Open Sans" w:cs="Open Sans"/>
                <w:sz w:val="16"/>
                <w:szCs w:val="24"/>
                <w:rPrChange w:id="5993" w:author="Nicole Wu" w:date="2024-01-08T11:26:00Z">
                  <w:rPr>
                    <w:sz w:val="16"/>
                    <w:szCs w:val="24"/>
                  </w:rPr>
                </w:rPrChange>
              </w:rPr>
              <w:t>0.33</w:t>
            </w:r>
          </w:p>
        </w:tc>
        <w:tc>
          <w:tcPr>
            <w:tcW w:w="704" w:type="dxa"/>
            <w:tcBorders>
              <w:top w:val="single" w:sz="3" w:space="0" w:color="000000"/>
              <w:left w:val="nil"/>
              <w:bottom w:val="nil"/>
              <w:right w:val="nil"/>
            </w:tcBorders>
          </w:tcPr>
          <w:p w14:paraId="6A121E68" w14:textId="77777777" w:rsidR="00B92327" w:rsidRPr="00801E49" w:rsidRDefault="00332621" w:rsidP="00332621">
            <w:pPr>
              <w:spacing w:after="0" w:line="259" w:lineRule="auto"/>
              <w:ind w:left="67" w:right="0" w:firstLine="0"/>
              <w:jc w:val="center"/>
              <w:rPr>
                <w:rFonts w:ascii="Open Sans" w:hAnsi="Open Sans" w:cs="Open Sans"/>
                <w:sz w:val="16"/>
                <w:szCs w:val="24"/>
                <w:rPrChange w:id="5994" w:author="Nicole Wu" w:date="2024-01-08T11:26:00Z">
                  <w:rPr>
                    <w:sz w:val="16"/>
                    <w:szCs w:val="24"/>
                  </w:rPr>
                </w:rPrChange>
              </w:rPr>
            </w:pPr>
            <w:r w:rsidRPr="00801E49">
              <w:rPr>
                <w:rFonts w:ascii="Open Sans" w:hAnsi="Open Sans" w:cs="Open Sans"/>
                <w:sz w:val="16"/>
                <w:szCs w:val="24"/>
                <w:rPrChange w:id="5995" w:author="Nicole Wu" w:date="2024-01-08T11:26:00Z">
                  <w:rPr>
                    <w:sz w:val="16"/>
                    <w:szCs w:val="24"/>
                  </w:rPr>
                </w:rPrChange>
              </w:rPr>
              <w:t>0.12</w:t>
            </w:r>
          </w:p>
        </w:tc>
        <w:tc>
          <w:tcPr>
            <w:tcW w:w="787" w:type="dxa"/>
            <w:tcBorders>
              <w:top w:val="single" w:sz="3" w:space="0" w:color="000000"/>
              <w:left w:val="nil"/>
              <w:bottom w:val="nil"/>
              <w:right w:val="nil"/>
            </w:tcBorders>
          </w:tcPr>
          <w:p w14:paraId="54257E15" w14:textId="77777777" w:rsidR="00B92327" w:rsidRPr="00801E49" w:rsidRDefault="00332621" w:rsidP="00332621">
            <w:pPr>
              <w:spacing w:after="0" w:line="259" w:lineRule="auto"/>
              <w:ind w:left="67" w:right="0" w:firstLine="0"/>
              <w:jc w:val="center"/>
              <w:rPr>
                <w:rFonts w:ascii="Open Sans" w:hAnsi="Open Sans" w:cs="Open Sans"/>
                <w:sz w:val="16"/>
                <w:szCs w:val="24"/>
                <w:rPrChange w:id="5996" w:author="Nicole Wu" w:date="2024-01-08T11:26:00Z">
                  <w:rPr>
                    <w:sz w:val="16"/>
                    <w:szCs w:val="24"/>
                  </w:rPr>
                </w:rPrChange>
              </w:rPr>
            </w:pPr>
            <w:r w:rsidRPr="00801E49">
              <w:rPr>
                <w:rFonts w:ascii="Open Sans" w:hAnsi="Open Sans" w:cs="Open Sans"/>
                <w:sz w:val="16"/>
                <w:szCs w:val="24"/>
                <w:rPrChange w:id="5997" w:author="Nicole Wu" w:date="2024-01-08T11:26:00Z">
                  <w:rPr>
                    <w:sz w:val="16"/>
                    <w:szCs w:val="24"/>
                  </w:rPr>
                </w:rPrChange>
              </w:rPr>
              <w:t>-0.21***</w:t>
            </w:r>
          </w:p>
        </w:tc>
      </w:tr>
      <w:tr w:rsidR="00B92327" w:rsidRPr="00801E49" w14:paraId="58A622FB" w14:textId="77777777" w:rsidTr="00332621">
        <w:trPr>
          <w:trHeight w:val="165"/>
        </w:trPr>
        <w:tc>
          <w:tcPr>
            <w:tcW w:w="3119" w:type="dxa"/>
            <w:tcBorders>
              <w:top w:val="nil"/>
              <w:left w:val="nil"/>
              <w:bottom w:val="nil"/>
              <w:right w:val="nil"/>
            </w:tcBorders>
          </w:tcPr>
          <w:p w14:paraId="108386AD" w14:textId="77777777" w:rsidR="00B92327" w:rsidRPr="00801E49" w:rsidRDefault="00B92327" w:rsidP="00332621">
            <w:pPr>
              <w:spacing w:after="0" w:line="259" w:lineRule="auto"/>
              <w:ind w:left="67" w:right="0" w:firstLine="0"/>
              <w:jc w:val="left"/>
              <w:rPr>
                <w:rFonts w:ascii="Open Sans" w:hAnsi="Open Sans" w:cs="Open Sans"/>
                <w:sz w:val="16"/>
                <w:szCs w:val="24"/>
                <w:rPrChange w:id="5998" w:author="Nicole Wu" w:date="2024-01-08T11:26:00Z">
                  <w:rPr>
                    <w:sz w:val="16"/>
                    <w:szCs w:val="24"/>
                  </w:rPr>
                </w:rPrChange>
              </w:rPr>
            </w:pPr>
          </w:p>
        </w:tc>
        <w:tc>
          <w:tcPr>
            <w:tcW w:w="765" w:type="dxa"/>
            <w:tcBorders>
              <w:top w:val="nil"/>
              <w:left w:val="nil"/>
              <w:bottom w:val="nil"/>
              <w:right w:val="nil"/>
            </w:tcBorders>
          </w:tcPr>
          <w:p w14:paraId="20D24D34" w14:textId="77777777" w:rsidR="00B92327" w:rsidRPr="00801E49" w:rsidRDefault="00332621" w:rsidP="00332621">
            <w:pPr>
              <w:spacing w:after="0" w:line="259" w:lineRule="auto"/>
              <w:ind w:left="67" w:right="0" w:firstLine="0"/>
              <w:jc w:val="center"/>
              <w:rPr>
                <w:rFonts w:ascii="Open Sans" w:hAnsi="Open Sans" w:cs="Open Sans"/>
                <w:sz w:val="16"/>
                <w:szCs w:val="24"/>
                <w:rPrChange w:id="5999" w:author="Nicole Wu" w:date="2024-01-08T11:26:00Z">
                  <w:rPr>
                    <w:sz w:val="16"/>
                    <w:szCs w:val="24"/>
                  </w:rPr>
                </w:rPrChange>
              </w:rPr>
            </w:pPr>
            <w:r w:rsidRPr="00801E49">
              <w:rPr>
                <w:rFonts w:ascii="Open Sans" w:hAnsi="Open Sans" w:cs="Open Sans"/>
                <w:sz w:val="16"/>
                <w:szCs w:val="24"/>
                <w:rPrChange w:id="6000" w:author="Nicole Wu" w:date="2024-01-08T11:26:00Z">
                  <w:rPr>
                    <w:sz w:val="16"/>
                    <w:szCs w:val="24"/>
                  </w:rPr>
                </w:rPrChange>
              </w:rPr>
              <w:t>(0.40)</w:t>
            </w:r>
          </w:p>
        </w:tc>
        <w:tc>
          <w:tcPr>
            <w:tcW w:w="758" w:type="dxa"/>
            <w:tcBorders>
              <w:top w:val="nil"/>
              <w:left w:val="nil"/>
              <w:bottom w:val="nil"/>
              <w:right w:val="nil"/>
            </w:tcBorders>
          </w:tcPr>
          <w:p w14:paraId="3EE879C4" w14:textId="77777777" w:rsidR="00B92327" w:rsidRPr="00801E49" w:rsidRDefault="00332621" w:rsidP="00332621">
            <w:pPr>
              <w:spacing w:after="0" w:line="259" w:lineRule="auto"/>
              <w:ind w:left="67" w:right="0" w:firstLine="0"/>
              <w:jc w:val="center"/>
              <w:rPr>
                <w:rFonts w:ascii="Open Sans" w:hAnsi="Open Sans" w:cs="Open Sans"/>
                <w:sz w:val="16"/>
                <w:szCs w:val="24"/>
                <w:rPrChange w:id="6001" w:author="Nicole Wu" w:date="2024-01-08T11:26:00Z">
                  <w:rPr>
                    <w:sz w:val="16"/>
                    <w:szCs w:val="24"/>
                  </w:rPr>
                </w:rPrChange>
              </w:rPr>
            </w:pPr>
            <w:r w:rsidRPr="00801E49">
              <w:rPr>
                <w:rFonts w:ascii="Open Sans" w:hAnsi="Open Sans" w:cs="Open Sans"/>
                <w:sz w:val="16"/>
                <w:szCs w:val="24"/>
                <w:rPrChange w:id="6002" w:author="Nicole Wu" w:date="2024-01-08T11:26:00Z">
                  <w:rPr>
                    <w:sz w:val="16"/>
                    <w:szCs w:val="24"/>
                  </w:rPr>
                </w:rPrChange>
              </w:rPr>
              <w:t>(0.32)</w:t>
            </w:r>
          </w:p>
        </w:tc>
        <w:tc>
          <w:tcPr>
            <w:tcW w:w="743" w:type="dxa"/>
            <w:tcBorders>
              <w:top w:val="nil"/>
              <w:left w:val="nil"/>
              <w:bottom w:val="nil"/>
              <w:right w:val="nil"/>
            </w:tcBorders>
          </w:tcPr>
          <w:p w14:paraId="77941EAE" w14:textId="77777777" w:rsidR="00B92327" w:rsidRPr="00801E49" w:rsidRDefault="00332621" w:rsidP="00332621">
            <w:pPr>
              <w:spacing w:after="0" w:line="259" w:lineRule="auto"/>
              <w:ind w:left="67" w:right="0" w:firstLine="0"/>
              <w:jc w:val="center"/>
              <w:rPr>
                <w:rFonts w:ascii="Open Sans" w:hAnsi="Open Sans" w:cs="Open Sans"/>
                <w:sz w:val="16"/>
                <w:szCs w:val="24"/>
                <w:rPrChange w:id="6003" w:author="Nicole Wu" w:date="2024-01-08T11:26:00Z">
                  <w:rPr>
                    <w:sz w:val="16"/>
                    <w:szCs w:val="24"/>
                  </w:rPr>
                </w:rPrChange>
              </w:rPr>
            </w:pPr>
            <w:r w:rsidRPr="00801E49">
              <w:rPr>
                <w:rFonts w:ascii="Open Sans" w:hAnsi="Open Sans" w:cs="Open Sans"/>
                <w:sz w:val="16"/>
                <w:szCs w:val="24"/>
                <w:rPrChange w:id="6004" w:author="Nicole Wu" w:date="2024-01-08T11:26:00Z">
                  <w:rPr>
                    <w:sz w:val="16"/>
                    <w:szCs w:val="24"/>
                  </w:rPr>
                </w:rPrChange>
              </w:rPr>
              <w:t>(0.01)</w:t>
            </w:r>
          </w:p>
        </w:tc>
        <w:tc>
          <w:tcPr>
            <w:tcW w:w="587" w:type="dxa"/>
            <w:tcBorders>
              <w:top w:val="nil"/>
              <w:left w:val="nil"/>
              <w:bottom w:val="nil"/>
              <w:right w:val="nil"/>
            </w:tcBorders>
          </w:tcPr>
          <w:p w14:paraId="0869E82F" w14:textId="77777777" w:rsidR="00B92327" w:rsidRPr="00801E49" w:rsidRDefault="00332621" w:rsidP="00332621">
            <w:pPr>
              <w:spacing w:after="0" w:line="259" w:lineRule="auto"/>
              <w:ind w:left="67" w:right="0" w:firstLine="0"/>
              <w:jc w:val="center"/>
              <w:rPr>
                <w:rFonts w:ascii="Open Sans" w:hAnsi="Open Sans" w:cs="Open Sans"/>
                <w:sz w:val="16"/>
                <w:szCs w:val="24"/>
                <w:rPrChange w:id="6005" w:author="Nicole Wu" w:date="2024-01-08T11:26:00Z">
                  <w:rPr>
                    <w:sz w:val="16"/>
                    <w:szCs w:val="24"/>
                  </w:rPr>
                </w:rPrChange>
              </w:rPr>
            </w:pPr>
            <w:r w:rsidRPr="00801E49">
              <w:rPr>
                <w:rFonts w:ascii="Open Sans" w:hAnsi="Open Sans" w:cs="Open Sans"/>
                <w:sz w:val="16"/>
                <w:szCs w:val="24"/>
                <w:rPrChange w:id="6006" w:author="Nicole Wu" w:date="2024-01-08T11:26:00Z">
                  <w:rPr>
                    <w:sz w:val="16"/>
                    <w:szCs w:val="24"/>
                  </w:rPr>
                </w:rPrChange>
              </w:rPr>
              <w:t>(0.49)</w:t>
            </w:r>
          </w:p>
        </w:tc>
        <w:tc>
          <w:tcPr>
            <w:tcW w:w="704" w:type="dxa"/>
            <w:tcBorders>
              <w:top w:val="nil"/>
              <w:left w:val="nil"/>
              <w:bottom w:val="nil"/>
              <w:right w:val="nil"/>
            </w:tcBorders>
          </w:tcPr>
          <w:p w14:paraId="61FD06FF" w14:textId="77777777" w:rsidR="00B92327" w:rsidRPr="00801E49" w:rsidRDefault="00332621" w:rsidP="00332621">
            <w:pPr>
              <w:spacing w:after="0" w:line="259" w:lineRule="auto"/>
              <w:ind w:left="67" w:right="0" w:firstLine="0"/>
              <w:jc w:val="center"/>
              <w:rPr>
                <w:rFonts w:ascii="Open Sans" w:hAnsi="Open Sans" w:cs="Open Sans"/>
                <w:sz w:val="16"/>
                <w:szCs w:val="24"/>
                <w:rPrChange w:id="6007" w:author="Nicole Wu" w:date="2024-01-08T11:26:00Z">
                  <w:rPr>
                    <w:sz w:val="16"/>
                    <w:szCs w:val="24"/>
                  </w:rPr>
                </w:rPrChange>
              </w:rPr>
            </w:pPr>
            <w:r w:rsidRPr="00801E49">
              <w:rPr>
                <w:rFonts w:ascii="Open Sans" w:hAnsi="Open Sans" w:cs="Open Sans"/>
                <w:sz w:val="16"/>
                <w:szCs w:val="24"/>
                <w:rPrChange w:id="6008" w:author="Nicole Wu" w:date="2024-01-08T11:26:00Z">
                  <w:rPr>
                    <w:sz w:val="16"/>
                    <w:szCs w:val="24"/>
                  </w:rPr>
                </w:rPrChange>
              </w:rPr>
              <w:t>(0.34)</w:t>
            </w:r>
          </w:p>
        </w:tc>
        <w:tc>
          <w:tcPr>
            <w:tcW w:w="744" w:type="dxa"/>
            <w:tcBorders>
              <w:top w:val="nil"/>
              <w:left w:val="nil"/>
              <w:bottom w:val="nil"/>
              <w:right w:val="nil"/>
            </w:tcBorders>
          </w:tcPr>
          <w:p w14:paraId="4302601E" w14:textId="77777777" w:rsidR="00B92327" w:rsidRPr="00801E49" w:rsidRDefault="00332621" w:rsidP="00332621">
            <w:pPr>
              <w:spacing w:after="0" w:line="259" w:lineRule="auto"/>
              <w:ind w:left="67" w:right="0" w:firstLine="0"/>
              <w:jc w:val="center"/>
              <w:rPr>
                <w:rFonts w:ascii="Open Sans" w:hAnsi="Open Sans" w:cs="Open Sans"/>
                <w:sz w:val="16"/>
                <w:szCs w:val="24"/>
                <w:rPrChange w:id="6009" w:author="Nicole Wu" w:date="2024-01-08T11:26:00Z">
                  <w:rPr>
                    <w:sz w:val="16"/>
                    <w:szCs w:val="24"/>
                  </w:rPr>
                </w:rPrChange>
              </w:rPr>
            </w:pPr>
            <w:r w:rsidRPr="00801E49">
              <w:rPr>
                <w:rFonts w:ascii="Open Sans" w:hAnsi="Open Sans" w:cs="Open Sans"/>
                <w:sz w:val="16"/>
                <w:szCs w:val="24"/>
                <w:rPrChange w:id="6010" w:author="Nicole Wu" w:date="2024-01-08T11:26:00Z">
                  <w:rPr>
                    <w:sz w:val="16"/>
                    <w:szCs w:val="24"/>
                  </w:rPr>
                </w:rPrChange>
              </w:rPr>
              <w:t>(0.00)</w:t>
            </w:r>
          </w:p>
        </w:tc>
        <w:tc>
          <w:tcPr>
            <w:tcW w:w="587" w:type="dxa"/>
            <w:tcBorders>
              <w:top w:val="nil"/>
              <w:left w:val="nil"/>
              <w:bottom w:val="nil"/>
              <w:right w:val="nil"/>
            </w:tcBorders>
          </w:tcPr>
          <w:p w14:paraId="4D2E45ED" w14:textId="77777777" w:rsidR="00B92327" w:rsidRPr="00801E49" w:rsidRDefault="00332621" w:rsidP="00332621">
            <w:pPr>
              <w:spacing w:after="0" w:line="259" w:lineRule="auto"/>
              <w:ind w:left="67" w:right="0" w:firstLine="0"/>
              <w:jc w:val="center"/>
              <w:rPr>
                <w:rFonts w:ascii="Open Sans" w:hAnsi="Open Sans" w:cs="Open Sans"/>
                <w:sz w:val="16"/>
                <w:szCs w:val="24"/>
                <w:rPrChange w:id="6011" w:author="Nicole Wu" w:date="2024-01-08T11:26:00Z">
                  <w:rPr>
                    <w:sz w:val="16"/>
                    <w:szCs w:val="24"/>
                  </w:rPr>
                </w:rPrChange>
              </w:rPr>
            </w:pPr>
            <w:r w:rsidRPr="00801E49">
              <w:rPr>
                <w:rFonts w:ascii="Open Sans" w:hAnsi="Open Sans" w:cs="Open Sans"/>
                <w:sz w:val="16"/>
                <w:szCs w:val="24"/>
                <w:rPrChange w:id="6012" w:author="Nicole Wu" w:date="2024-01-08T11:26:00Z">
                  <w:rPr>
                    <w:sz w:val="16"/>
                    <w:szCs w:val="24"/>
                  </w:rPr>
                </w:rPrChange>
              </w:rPr>
              <w:t>(0.47)</w:t>
            </w:r>
          </w:p>
        </w:tc>
        <w:tc>
          <w:tcPr>
            <w:tcW w:w="704" w:type="dxa"/>
            <w:tcBorders>
              <w:top w:val="nil"/>
              <w:left w:val="nil"/>
              <w:bottom w:val="nil"/>
              <w:right w:val="nil"/>
            </w:tcBorders>
          </w:tcPr>
          <w:p w14:paraId="033D6593" w14:textId="77777777" w:rsidR="00B92327" w:rsidRPr="00801E49" w:rsidRDefault="00332621" w:rsidP="00332621">
            <w:pPr>
              <w:spacing w:after="0" w:line="259" w:lineRule="auto"/>
              <w:ind w:left="67" w:right="0" w:firstLine="0"/>
              <w:jc w:val="center"/>
              <w:rPr>
                <w:rFonts w:ascii="Open Sans" w:hAnsi="Open Sans" w:cs="Open Sans"/>
                <w:sz w:val="16"/>
                <w:szCs w:val="24"/>
                <w:rPrChange w:id="6013" w:author="Nicole Wu" w:date="2024-01-08T11:26:00Z">
                  <w:rPr>
                    <w:sz w:val="16"/>
                    <w:szCs w:val="24"/>
                  </w:rPr>
                </w:rPrChange>
              </w:rPr>
            </w:pPr>
            <w:r w:rsidRPr="00801E49">
              <w:rPr>
                <w:rFonts w:ascii="Open Sans" w:hAnsi="Open Sans" w:cs="Open Sans"/>
                <w:sz w:val="16"/>
                <w:szCs w:val="24"/>
                <w:rPrChange w:id="6014" w:author="Nicole Wu" w:date="2024-01-08T11:26:00Z">
                  <w:rPr>
                    <w:sz w:val="16"/>
                    <w:szCs w:val="24"/>
                  </w:rPr>
                </w:rPrChange>
              </w:rPr>
              <w:t>(0.33)</w:t>
            </w:r>
          </w:p>
        </w:tc>
        <w:tc>
          <w:tcPr>
            <w:tcW w:w="787" w:type="dxa"/>
            <w:tcBorders>
              <w:top w:val="nil"/>
              <w:left w:val="nil"/>
              <w:bottom w:val="nil"/>
              <w:right w:val="nil"/>
            </w:tcBorders>
          </w:tcPr>
          <w:p w14:paraId="656E6F06" w14:textId="77777777" w:rsidR="00B92327" w:rsidRPr="00801E49" w:rsidRDefault="00332621" w:rsidP="00332621">
            <w:pPr>
              <w:spacing w:after="0" w:line="259" w:lineRule="auto"/>
              <w:ind w:left="67" w:right="0" w:firstLine="0"/>
              <w:jc w:val="center"/>
              <w:rPr>
                <w:rFonts w:ascii="Open Sans" w:hAnsi="Open Sans" w:cs="Open Sans"/>
                <w:sz w:val="16"/>
                <w:szCs w:val="24"/>
                <w:rPrChange w:id="6015" w:author="Nicole Wu" w:date="2024-01-08T11:26:00Z">
                  <w:rPr>
                    <w:sz w:val="16"/>
                    <w:szCs w:val="24"/>
                  </w:rPr>
                </w:rPrChange>
              </w:rPr>
            </w:pPr>
            <w:r w:rsidRPr="00801E49">
              <w:rPr>
                <w:rFonts w:ascii="Open Sans" w:hAnsi="Open Sans" w:cs="Open Sans"/>
                <w:sz w:val="16"/>
                <w:szCs w:val="24"/>
                <w:rPrChange w:id="6016" w:author="Nicole Wu" w:date="2024-01-08T11:26:00Z">
                  <w:rPr>
                    <w:sz w:val="16"/>
                    <w:szCs w:val="24"/>
                  </w:rPr>
                </w:rPrChange>
              </w:rPr>
              <w:t>(0.00)</w:t>
            </w:r>
          </w:p>
        </w:tc>
      </w:tr>
      <w:tr w:rsidR="00B92327" w:rsidRPr="00801E49" w14:paraId="58792D55" w14:textId="77777777" w:rsidTr="00332621">
        <w:trPr>
          <w:trHeight w:val="165"/>
        </w:trPr>
        <w:tc>
          <w:tcPr>
            <w:tcW w:w="3119" w:type="dxa"/>
            <w:tcBorders>
              <w:top w:val="nil"/>
              <w:left w:val="nil"/>
              <w:bottom w:val="nil"/>
              <w:right w:val="nil"/>
            </w:tcBorders>
          </w:tcPr>
          <w:p w14:paraId="7898D3F1" w14:textId="77777777" w:rsidR="00B92327" w:rsidRPr="00801E49" w:rsidRDefault="00332621" w:rsidP="00332621">
            <w:pPr>
              <w:spacing w:after="0" w:line="259" w:lineRule="auto"/>
              <w:ind w:left="67" w:right="0" w:firstLine="0"/>
              <w:jc w:val="left"/>
              <w:rPr>
                <w:rFonts w:ascii="Open Sans" w:hAnsi="Open Sans" w:cs="Open Sans"/>
                <w:sz w:val="16"/>
                <w:szCs w:val="24"/>
                <w:rPrChange w:id="6017" w:author="Nicole Wu" w:date="2024-01-08T11:26:00Z">
                  <w:rPr>
                    <w:sz w:val="16"/>
                    <w:szCs w:val="24"/>
                  </w:rPr>
                </w:rPrChange>
              </w:rPr>
            </w:pPr>
            <w:r w:rsidRPr="00801E49">
              <w:rPr>
                <w:rFonts w:ascii="Open Sans" w:hAnsi="Open Sans" w:cs="Open Sans"/>
                <w:sz w:val="16"/>
                <w:szCs w:val="24"/>
                <w:rPrChange w:id="6018" w:author="Nicole Wu" w:date="2024-01-08T11:26:00Z">
                  <w:rPr>
                    <w:sz w:val="16"/>
                    <w:szCs w:val="24"/>
                  </w:rPr>
                </w:rPrChange>
              </w:rPr>
              <w:t>Maximum Livelihood Coping: Stress level</w:t>
            </w:r>
          </w:p>
        </w:tc>
        <w:tc>
          <w:tcPr>
            <w:tcW w:w="765" w:type="dxa"/>
            <w:tcBorders>
              <w:top w:val="nil"/>
              <w:left w:val="nil"/>
              <w:bottom w:val="nil"/>
              <w:right w:val="nil"/>
            </w:tcBorders>
          </w:tcPr>
          <w:p w14:paraId="1A07BFCF" w14:textId="77777777" w:rsidR="00B92327" w:rsidRPr="00801E49" w:rsidRDefault="00332621" w:rsidP="00332621">
            <w:pPr>
              <w:spacing w:after="0" w:line="259" w:lineRule="auto"/>
              <w:ind w:left="67" w:right="0" w:firstLine="0"/>
              <w:jc w:val="center"/>
              <w:rPr>
                <w:rFonts w:ascii="Open Sans" w:hAnsi="Open Sans" w:cs="Open Sans"/>
                <w:sz w:val="16"/>
                <w:szCs w:val="24"/>
                <w:rPrChange w:id="6019" w:author="Nicole Wu" w:date="2024-01-08T11:26:00Z">
                  <w:rPr>
                    <w:sz w:val="16"/>
                    <w:szCs w:val="24"/>
                  </w:rPr>
                </w:rPrChange>
              </w:rPr>
            </w:pPr>
            <w:r w:rsidRPr="00801E49">
              <w:rPr>
                <w:rFonts w:ascii="Open Sans" w:hAnsi="Open Sans" w:cs="Open Sans"/>
                <w:sz w:val="16"/>
                <w:szCs w:val="24"/>
                <w:rPrChange w:id="6020" w:author="Nicole Wu" w:date="2024-01-08T11:26:00Z">
                  <w:rPr>
                    <w:sz w:val="16"/>
                    <w:szCs w:val="24"/>
                  </w:rPr>
                </w:rPrChange>
              </w:rPr>
              <w:t>0.61</w:t>
            </w:r>
          </w:p>
        </w:tc>
        <w:tc>
          <w:tcPr>
            <w:tcW w:w="758" w:type="dxa"/>
            <w:tcBorders>
              <w:top w:val="nil"/>
              <w:left w:val="nil"/>
              <w:bottom w:val="nil"/>
              <w:right w:val="nil"/>
            </w:tcBorders>
          </w:tcPr>
          <w:p w14:paraId="36563A65" w14:textId="77777777" w:rsidR="00B92327" w:rsidRPr="00801E49" w:rsidRDefault="00332621" w:rsidP="00332621">
            <w:pPr>
              <w:spacing w:after="0" w:line="259" w:lineRule="auto"/>
              <w:ind w:left="67" w:right="0" w:firstLine="0"/>
              <w:jc w:val="center"/>
              <w:rPr>
                <w:rFonts w:ascii="Open Sans" w:hAnsi="Open Sans" w:cs="Open Sans"/>
                <w:sz w:val="16"/>
                <w:szCs w:val="24"/>
                <w:rPrChange w:id="6021" w:author="Nicole Wu" w:date="2024-01-08T11:26:00Z">
                  <w:rPr>
                    <w:sz w:val="16"/>
                    <w:szCs w:val="24"/>
                  </w:rPr>
                </w:rPrChange>
              </w:rPr>
            </w:pPr>
            <w:r w:rsidRPr="00801E49">
              <w:rPr>
                <w:rFonts w:ascii="Open Sans" w:hAnsi="Open Sans" w:cs="Open Sans"/>
                <w:sz w:val="16"/>
                <w:szCs w:val="24"/>
                <w:rPrChange w:id="6022" w:author="Nicole Wu" w:date="2024-01-08T11:26:00Z">
                  <w:rPr>
                    <w:sz w:val="16"/>
                    <w:szCs w:val="24"/>
                  </w:rPr>
                </w:rPrChange>
              </w:rPr>
              <w:t>0.43</w:t>
            </w:r>
          </w:p>
        </w:tc>
        <w:tc>
          <w:tcPr>
            <w:tcW w:w="743" w:type="dxa"/>
            <w:tcBorders>
              <w:top w:val="nil"/>
              <w:left w:val="nil"/>
              <w:bottom w:val="nil"/>
              <w:right w:val="nil"/>
            </w:tcBorders>
          </w:tcPr>
          <w:p w14:paraId="250B187F" w14:textId="77777777" w:rsidR="00B92327" w:rsidRPr="00801E49" w:rsidRDefault="00332621" w:rsidP="00332621">
            <w:pPr>
              <w:spacing w:after="0" w:line="259" w:lineRule="auto"/>
              <w:ind w:left="67" w:right="0" w:firstLine="0"/>
              <w:jc w:val="center"/>
              <w:rPr>
                <w:rFonts w:ascii="Open Sans" w:hAnsi="Open Sans" w:cs="Open Sans"/>
                <w:sz w:val="16"/>
                <w:szCs w:val="24"/>
                <w:rPrChange w:id="6023" w:author="Nicole Wu" w:date="2024-01-08T11:26:00Z">
                  <w:rPr>
                    <w:sz w:val="16"/>
                    <w:szCs w:val="24"/>
                  </w:rPr>
                </w:rPrChange>
              </w:rPr>
            </w:pPr>
            <w:r w:rsidRPr="00801E49">
              <w:rPr>
                <w:rFonts w:ascii="Open Sans" w:hAnsi="Open Sans" w:cs="Open Sans"/>
                <w:sz w:val="16"/>
                <w:szCs w:val="24"/>
                <w:rPrChange w:id="6024" w:author="Nicole Wu" w:date="2024-01-08T11:26:00Z">
                  <w:rPr>
                    <w:sz w:val="16"/>
                    <w:szCs w:val="24"/>
                  </w:rPr>
                </w:rPrChange>
              </w:rPr>
              <w:t>-0.19***</w:t>
            </w:r>
          </w:p>
        </w:tc>
        <w:tc>
          <w:tcPr>
            <w:tcW w:w="587" w:type="dxa"/>
            <w:tcBorders>
              <w:top w:val="nil"/>
              <w:left w:val="nil"/>
              <w:bottom w:val="nil"/>
              <w:right w:val="nil"/>
            </w:tcBorders>
          </w:tcPr>
          <w:p w14:paraId="35B797E1" w14:textId="77777777" w:rsidR="00B92327" w:rsidRPr="00801E49" w:rsidRDefault="00332621" w:rsidP="00332621">
            <w:pPr>
              <w:spacing w:after="0" w:line="259" w:lineRule="auto"/>
              <w:ind w:left="67" w:right="0" w:firstLine="0"/>
              <w:jc w:val="center"/>
              <w:rPr>
                <w:rFonts w:ascii="Open Sans" w:hAnsi="Open Sans" w:cs="Open Sans"/>
                <w:sz w:val="16"/>
                <w:szCs w:val="24"/>
                <w:rPrChange w:id="6025" w:author="Nicole Wu" w:date="2024-01-08T11:26:00Z">
                  <w:rPr>
                    <w:sz w:val="16"/>
                    <w:szCs w:val="24"/>
                  </w:rPr>
                </w:rPrChange>
              </w:rPr>
            </w:pPr>
            <w:r w:rsidRPr="00801E49">
              <w:rPr>
                <w:rFonts w:ascii="Open Sans" w:hAnsi="Open Sans" w:cs="Open Sans"/>
                <w:sz w:val="16"/>
                <w:szCs w:val="24"/>
                <w:rPrChange w:id="6026" w:author="Nicole Wu" w:date="2024-01-08T11:26:00Z">
                  <w:rPr>
                    <w:sz w:val="16"/>
                    <w:szCs w:val="24"/>
                  </w:rPr>
                </w:rPrChange>
              </w:rPr>
              <w:t>0.43</w:t>
            </w:r>
          </w:p>
        </w:tc>
        <w:tc>
          <w:tcPr>
            <w:tcW w:w="704" w:type="dxa"/>
            <w:tcBorders>
              <w:top w:val="nil"/>
              <w:left w:val="nil"/>
              <w:bottom w:val="nil"/>
              <w:right w:val="nil"/>
            </w:tcBorders>
          </w:tcPr>
          <w:p w14:paraId="5F4A611D" w14:textId="77777777" w:rsidR="00B92327" w:rsidRPr="00801E49" w:rsidRDefault="00332621" w:rsidP="00332621">
            <w:pPr>
              <w:spacing w:after="0" w:line="259" w:lineRule="auto"/>
              <w:ind w:left="67" w:right="0" w:firstLine="0"/>
              <w:jc w:val="center"/>
              <w:rPr>
                <w:rFonts w:ascii="Open Sans" w:hAnsi="Open Sans" w:cs="Open Sans"/>
                <w:sz w:val="16"/>
                <w:szCs w:val="24"/>
                <w:rPrChange w:id="6027" w:author="Nicole Wu" w:date="2024-01-08T11:26:00Z">
                  <w:rPr>
                    <w:sz w:val="16"/>
                    <w:szCs w:val="24"/>
                  </w:rPr>
                </w:rPrChange>
              </w:rPr>
            </w:pPr>
            <w:r w:rsidRPr="00801E49">
              <w:rPr>
                <w:rFonts w:ascii="Open Sans" w:hAnsi="Open Sans" w:cs="Open Sans"/>
                <w:sz w:val="16"/>
                <w:szCs w:val="24"/>
                <w:rPrChange w:id="6028" w:author="Nicole Wu" w:date="2024-01-08T11:26:00Z">
                  <w:rPr>
                    <w:sz w:val="16"/>
                    <w:szCs w:val="24"/>
                  </w:rPr>
                </w:rPrChange>
              </w:rPr>
              <w:t>0.39</w:t>
            </w:r>
          </w:p>
        </w:tc>
        <w:tc>
          <w:tcPr>
            <w:tcW w:w="744" w:type="dxa"/>
            <w:tcBorders>
              <w:top w:val="nil"/>
              <w:left w:val="nil"/>
              <w:bottom w:val="nil"/>
              <w:right w:val="nil"/>
            </w:tcBorders>
          </w:tcPr>
          <w:p w14:paraId="437C6F39" w14:textId="77777777" w:rsidR="00B92327" w:rsidRPr="00801E49" w:rsidRDefault="00332621" w:rsidP="00332621">
            <w:pPr>
              <w:spacing w:after="0" w:line="259" w:lineRule="auto"/>
              <w:ind w:left="67" w:right="0" w:firstLine="0"/>
              <w:jc w:val="center"/>
              <w:rPr>
                <w:rFonts w:ascii="Open Sans" w:hAnsi="Open Sans" w:cs="Open Sans"/>
                <w:sz w:val="16"/>
                <w:szCs w:val="24"/>
                <w:rPrChange w:id="6029" w:author="Nicole Wu" w:date="2024-01-08T11:26:00Z">
                  <w:rPr>
                    <w:sz w:val="16"/>
                    <w:szCs w:val="24"/>
                  </w:rPr>
                </w:rPrChange>
              </w:rPr>
            </w:pPr>
            <w:r w:rsidRPr="00801E49">
              <w:rPr>
                <w:rFonts w:ascii="Open Sans" w:hAnsi="Open Sans" w:cs="Open Sans"/>
                <w:sz w:val="16"/>
                <w:szCs w:val="24"/>
                <w:rPrChange w:id="6030" w:author="Nicole Wu" w:date="2024-01-08T11:26:00Z">
                  <w:rPr>
                    <w:sz w:val="16"/>
                    <w:szCs w:val="24"/>
                  </w:rPr>
                </w:rPrChange>
              </w:rPr>
              <w:t>-0.04</w:t>
            </w:r>
          </w:p>
        </w:tc>
        <w:tc>
          <w:tcPr>
            <w:tcW w:w="587" w:type="dxa"/>
            <w:tcBorders>
              <w:top w:val="nil"/>
              <w:left w:val="nil"/>
              <w:bottom w:val="nil"/>
              <w:right w:val="nil"/>
            </w:tcBorders>
          </w:tcPr>
          <w:p w14:paraId="17C3C7CF" w14:textId="77777777" w:rsidR="00B92327" w:rsidRPr="00801E49" w:rsidRDefault="00332621" w:rsidP="00332621">
            <w:pPr>
              <w:spacing w:after="0" w:line="259" w:lineRule="auto"/>
              <w:ind w:left="67" w:right="0" w:firstLine="0"/>
              <w:jc w:val="center"/>
              <w:rPr>
                <w:rFonts w:ascii="Open Sans" w:hAnsi="Open Sans" w:cs="Open Sans"/>
                <w:sz w:val="16"/>
                <w:szCs w:val="24"/>
                <w:rPrChange w:id="6031" w:author="Nicole Wu" w:date="2024-01-08T11:26:00Z">
                  <w:rPr>
                    <w:sz w:val="16"/>
                    <w:szCs w:val="24"/>
                  </w:rPr>
                </w:rPrChange>
              </w:rPr>
            </w:pPr>
            <w:r w:rsidRPr="00801E49">
              <w:rPr>
                <w:rFonts w:ascii="Open Sans" w:hAnsi="Open Sans" w:cs="Open Sans"/>
                <w:sz w:val="16"/>
                <w:szCs w:val="24"/>
                <w:rPrChange w:id="6032" w:author="Nicole Wu" w:date="2024-01-08T11:26:00Z">
                  <w:rPr>
                    <w:sz w:val="16"/>
                    <w:szCs w:val="24"/>
                  </w:rPr>
                </w:rPrChange>
              </w:rPr>
              <w:t>0.48</w:t>
            </w:r>
          </w:p>
        </w:tc>
        <w:tc>
          <w:tcPr>
            <w:tcW w:w="704" w:type="dxa"/>
            <w:tcBorders>
              <w:top w:val="nil"/>
              <w:left w:val="nil"/>
              <w:bottom w:val="nil"/>
              <w:right w:val="nil"/>
            </w:tcBorders>
          </w:tcPr>
          <w:p w14:paraId="4CD50B78" w14:textId="77777777" w:rsidR="00B92327" w:rsidRPr="00801E49" w:rsidRDefault="00332621" w:rsidP="00332621">
            <w:pPr>
              <w:spacing w:after="0" w:line="259" w:lineRule="auto"/>
              <w:ind w:left="67" w:right="0" w:firstLine="0"/>
              <w:jc w:val="center"/>
              <w:rPr>
                <w:rFonts w:ascii="Open Sans" w:hAnsi="Open Sans" w:cs="Open Sans"/>
                <w:sz w:val="16"/>
                <w:szCs w:val="24"/>
                <w:rPrChange w:id="6033" w:author="Nicole Wu" w:date="2024-01-08T11:26:00Z">
                  <w:rPr>
                    <w:sz w:val="16"/>
                    <w:szCs w:val="24"/>
                  </w:rPr>
                </w:rPrChange>
              </w:rPr>
            </w:pPr>
            <w:r w:rsidRPr="00801E49">
              <w:rPr>
                <w:rFonts w:ascii="Open Sans" w:hAnsi="Open Sans" w:cs="Open Sans"/>
                <w:sz w:val="16"/>
                <w:szCs w:val="24"/>
                <w:rPrChange w:id="6034" w:author="Nicole Wu" w:date="2024-01-08T11:26:00Z">
                  <w:rPr>
                    <w:sz w:val="16"/>
                    <w:szCs w:val="24"/>
                  </w:rPr>
                </w:rPrChange>
              </w:rPr>
              <w:t>0.41</w:t>
            </w:r>
          </w:p>
        </w:tc>
        <w:tc>
          <w:tcPr>
            <w:tcW w:w="787" w:type="dxa"/>
            <w:tcBorders>
              <w:top w:val="nil"/>
              <w:left w:val="nil"/>
              <w:bottom w:val="nil"/>
              <w:right w:val="nil"/>
            </w:tcBorders>
          </w:tcPr>
          <w:p w14:paraId="2425C812" w14:textId="77777777" w:rsidR="00B92327" w:rsidRPr="00801E49" w:rsidRDefault="00332621" w:rsidP="00332621">
            <w:pPr>
              <w:spacing w:after="0" w:line="259" w:lineRule="auto"/>
              <w:ind w:left="67" w:right="0" w:firstLine="0"/>
              <w:jc w:val="center"/>
              <w:rPr>
                <w:rFonts w:ascii="Open Sans" w:hAnsi="Open Sans" w:cs="Open Sans"/>
                <w:sz w:val="16"/>
                <w:szCs w:val="24"/>
                <w:rPrChange w:id="6035" w:author="Nicole Wu" w:date="2024-01-08T11:26:00Z">
                  <w:rPr>
                    <w:sz w:val="16"/>
                    <w:szCs w:val="24"/>
                  </w:rPr>
                </w:rPrChange>
              </w:rPr>
            </w:pPr>
            <w:r w:rsidRPr="00801E49">
              <w:rPr>
                <w:rFonts w:ascii="Open Sans" w:hAnsi="Open Sans" w:cs="Open Sans"/>
                <w:sz w:val="16"/>
                <w:szCs w:val="24"/>
                <w:rPrChange w:id="6036" w:author="Nicole Wu" w:date="2024-01-08T11:26:00Z">
                  <w:rPr>
                    <w:sz w:val="16"/>
                    <w:szCs w:val="24"/>
                  </w:rPr>
                </w:rPrChange>
              </w:rPr>
              <w:t>-0.07*</w:t>
            </w:r>
          </w:p>
        </w:tc>
      </w:tr>
      <w:tr w:rsidR="00B92327" w:rsidRPr="00801E49" w14:paraId="335403EB" w14:textId="77777777" w:rsidTr="00332621">
        <w:trPr>
          <w:trHeight w:val="165"/>
        </w:trPr>
        <w:tc>
          <w:tcPr>
            <w:tcW w:w="3119" w:type="dxa"/>
            <w:tcBorders>
              <w:top w:val="nil"/>
              <w:left w:val="nil"/>
              <w:bottom w:val="nil"/>
              <w:right w:val="nil"/>
            </w:tcBorders>
          </w:tcPr>
          <w:p w14:paraId="3BCD0B11" w14:textId="77777777" w:rsidR="00B92327" w:rsidRPr="00801E49" w:rsidRDefault="00B92327" w:rsidP="00332621">
            <w:pPr>
              <w:spacing w:after="0" w:line="259" w:lineRule="auto"/>
              <w:ind w:left="67" w:right="0" w:firstLine="0"/>
              <w:jc w:val="left"/>
              <w:rPr>
                <w:rFonts w:ascii="Open Sans" w:hAnsi="Open Sans" w:cs="Open Sans"/>
                <w:sz w:val="16"/>
                <w:szCs w:val="24"/>
                <w:rPrChange w:id="6037" w:author="Nicole Wu" w:date="2024-01-08T11:26:00Z">
                  <w:rPr>
                    <w:sz w:val="16"/>
                    <w:szCs w:val="24"/>
                  </w:rPr>
                </w:rPrChange>
              </w:rPr>
            </w:pPr>
          </w:p>
        </w:tc>
        <w:tc>
          <w:tcPr>
            <w:tcW w:w="765" w:type="dxa"/>
            <w:tcBorders>
              <w:top w:val="nil"/>
              <w:left w:val="nil"/>
              <w:bottom w:val="nil"/>
              <w:right w:val="nil"/>
            </w:tcBorders>
          </w:tcPr>
          <w:p w14:paraId="442E6850" w14:textId="77777777" w:rsidR="00B92327" w:rsidRPr="00801E49" w:rsidRDefault="00332621" w:rsidP="00332621">
            <w:pPr>
              <w:spacing w:after="0" w:line="259" w:lineRule="auto"/>
              <w:ind w:left="67" w:right="0" w:firstLine="0"/>
              <w:jc w:val="center"/>
              <w:rPr>
                <w:rFonts w:ascii="Open Sans" w:hAnsi="Open Sans" w:cs="Open Sans"/>
                <w:sz w:val="16"/>
                <w:szCs w:val="24"/>
                <w:rPrChange w:id="6038" w:author="Nicole Wu" w:date="2024-01-08T11:26:00Z">
                  <w:rPr>
                    <w:sz w:val="16"/>
                    <w:szCs w:val="24"/>
                  </w:rPr>
                </w:rPrChange>
              </w:rPr>
            </w:pPr>
            <w:r w:rsidRPr="00801E49">
              <w:rPr>
                <w:rFonts w:ascii="Open Sans" w:hAnsi="Open Sans" w:cs="Open Sans"/>
                <w:sz w:val="16"/>
                <w:szCs w:val="24"/>
                <w:rPrChange w:id="6039" w:author="Nicole Wu" w:date="2024-01-08T11:26:00Z">
                  <w:rPr>
                    <w:sz w:val="16"/>
                    <w:szCs w:val="24"/>
                  </w:rPr>
                </w:rPrChange>
              </w:rPr>
              <w:t>(0.49)</w:t>
            </w:r>
          </w:p>
        </w:tc>
        <w:tc>
          <w:tcPr>
            <w:tcW w:w="758" w:type="dxa"/>
            <w:tcBorders>
              <w:top w:val="nil"/>
              <w:left w:val="nil"/>
              <w:bottom w:val="nil"/>
              <w:right w:val="nil"/>
            </w:tcBorders>
          </w:tcPr>
          <w:p w14:paraId="4364966F" w14:textId="77777777" w:rsidR="00B92327" w:rsidRPr="00801E49" w:rsidRDefault="00332621" w:rsidP="00332621">
            <w:pPr>
              <w:spacing w:after="0" w:line="259" w:lineRule="auto"/>
              <w:ind w:left="67" w:right="0" w:firstLine="0"/>
              <w:jc w:val="center"/>
              <w:rPr>
                <w:rFonts w:ascii="Open Sans" w:hAnsi="Open Sans" w:cs="Open Sans"/>
                <w:sz w:val="16"/>
                <w:szCs w:val="24"/>
                <w:rPrChange w:id="6040" w:author="Nicole Wu" w:date="2024-01-08T11:26:00Z">
                  <w:rPr>
                    <w:sz w:val="16"/>
                    <w:szCs w:val="24"/>
                  </w:rPr>
                </w:rPrChange>
              </w:rPr>
            </w:pPr>
            <w:r w:rsidRPr="00801E49">
              <w:rPr>
                <w:rFonts w:ascii="Open Sans" w:hAnsi="Open Sans" w:cs="Open Sans"/>
                <w:sz w:val="16"/>
                <w:szCs w:val="24"/>
                <w:rPrChange w:id="6041" w:author="Nicole Wu" w:date="2024-01-08T11:26:00Z">
                  <w:rPr>
                    <w:sz w:val="16"/>
                    <w:szCs w:val="24"/>
                  </w:rPr>
                </w:rPrChange>
              </w:rPr>
              <w:t>(0.50)</w:t>
            </w:r>
          </w:p>
        </w:tc>
        <w:tc>
          <w:tcPr>
            <w:tcW w:w="743" w:type="dxa"/>
            <w:tcBorders>
              <w:top w:val="nil"/>
              <w:left w:val="nil"/>
              <w:bottom w:val="nil"/>
              <w:right w:val="nil"/>
            </w:tcBorders>
          </w:tcPr>
          <w:p w14:paraId="04EC0435" w14:textId="77777777" w:rsidR="00B92327" w:rsidRPr="00801E49" w:rsidRDefault="00332621" w:rsidP="00332621">
            <w:pPr>
              <w:spacing w:after="0" w:line="259" w:lineRule="auto"/>
              <w:ind w:left="67" w:right="0" w:firstLine="0"/>
              <w:jc w:val="center"/>
              <w:rPr>
                <w:rFonts w:ascii="Open Sans" w:hAnsi="Open Sans" w:cs="Open Sans"/>
                <w:sz w:val="16"/>
                <w:szCs w:val="24"/>
                <w:rPrChange w:id="6042" w:author="Nicole Wu" w:date="2024-01-08T11:26:00Z">
                  <w:rPr>
                    <w:sz w:val="16"/>
                    <w:szCs w:val="24"/>
                  </w:rPr>
                </w:rPrChange>
              </w:rPr>
            </w:pPr>
            <w:r w:rsidRPr="00801E49">
              <w:rPr>
                <w:rFonts w:ascii="Open Sans" w:hAnsi="Open Sans" w:cs="Open Sans"/>
                <w:sz w:val="16"/>
                <w:szCs w:val="24"/>
                <w:rPrChange w:id="6043" w:author="Nicole Wu" w:date="2024-01-08T11:26:00Z">
                  <w:rPr>
                    <w:sz w:val="16"/>
                    <w:szCs w:val="24"/>
                  </w:rPr>
                </w:rPrChange>
              </w:rPr>
              <w:t>(0.00)</w:t>
            </w:r>
          </w:p>
        </w:tc>
        <w:tc>
          <w:tcPr>
            <w:tcW w:w="587" w:type="dxa"/>
            <w:tcBorders>
              <w:top w:val="nil"/>
              <w:left w:val="nil"/>
              <w:bottom w:val="nil"/>
              <w:right w:val="nil"/>
            </w:tcBorders>
          </w:tcPr>
          <w:p w14:paraId="6D6A1D99" w14:textId="77777777" w:rsidR="00B92327" w:rsidRPr="00801E49" w:rsidRDefault="00332621" w:rsidP="00332621">
            <w:pPr>
              <w:spacing w:after="0" w:line="259" w:lineRule="auto"/>
              <w:ind w:left="67" w:right="0" w:firstLine="0"/>
              <w:jc w:val="center"/>
              <w:rPr>
                <w:rFonts w:ascii="Open Sans" w:hAnsi="Open Sans" w:cs="Open Sans"/>
                <w:sz w:val="16"/>
                <w:szCs w:val="24"/>
                <w:rPrChange w:id="6044" w:author="Nicole Wu" w:date="2024-01-08T11:26:00Z">
                  <w:rPr>
                    <w:sz w:val="16"/>
                    <w:szCs w:val="24"/>
                  </w:rPr>
                </w:rPrChange>
              </w:rPr>
            </w:pPr>
            <w:r w:rsidRPr="00801E49">
              <w:rPr>
                <w:rFonts w:ascii="Open Sans" w:hAnsi="Open Sans" w:cs="Open Sans"/>
                <w:sz w:val="16"/>
                <w:szCs w:val="24"/>
                <w:rPrChange w:id="6045" w:author="Nicole Wu" w:date="2024-01-08T11:26:00Z">
                  <w:rPr>
                    <w:sz w:val="16"/>
                    <w:szCs w:val="24"/>
                  </w:rPr>
                </w:rPrChange>
              </w:rPr>
              <w:t>(0.50)</w:t>
            </w:r>
          </w:p>
        </w:tc>
        <w:tc>
          <w:tcPr>
            <w:tcW w:w="704" w:type="dxa"/>
            <w:tcBorders>
              <w:top w:val="nil"/>
              <w:left w:val="nil"/>
              <w:bottom w:val="nil"/>
              <w:right w:val="nil"/>
            </w:tcBorders>
          </w:tcPr>
          <w:p w14:paraId="1AFE6734" w14:textId="77777777" w:rsidR="00B92327" w:rsidRPr="00801E49" w:rsidRDefault="00332621" w:rsidP="00332621">
            <w:pPr>
              <w:spacing w:after="0" w:line="259" w:lineRule="auto"/>
              <w:ind w:left="67" w:right="0" w:firstLine="0"/>
              <w:jc w:val="center"/>
              <w:rPr>
                <w:rFonts w:ascii="Open Sans" w:hAnsi="Open Sans" w:cs="Open Sans"/>
                <w:sz w:val="16"/>
                <w:szCs w:val="24"/>
                <w:rPrChange w:id="6046" w:author="Nicole Wu" w:date="2024-01-08T11:26:00Z">
                  <w:rPr>
                    <w:sz w:val="16"/>
                    <w:szCs w:val="24"/>
                  </w:rPr>
                </w:rPrChange>
              </w:rPr>
            </w:pPr>
            <w:r w:rsidRPr="00801E49">
              <w:rPr>
                <w:rFonts w:ascii="Open Sans" w:hAnsi="Open Sans" w:cs="Open Sans"/>
                <w:sz w:val="16"/>
                <w:szCs w:val="24"/>
                <w:rPrChange w:id="6047" w:author="Nicole Wu" w:date="2024-01-08T11:26:00Z">
                  <w:rPr>
                    <w:sz w:val="16"/>
                    <w:szCs w:val="24"/>
                  </w:rPr>
                </w:rPrChange>
              </w:rPr>
              <w:t>(0.49)</w:t>
            </w:r>
          </w:p>
        </w:tc>
        <w:tc>
          <w:tcPr>
            <w:tcW w:w="744" w:type="dxa"/>
            <w:tcBorders>
              <w:top w:val="nil"/>
              <w:left w:val="nil"/>
              <w:bottom w:val="nil"/>
              <w:right w:val="nil"/>
            </w:tcBorders>
          </w:tcPr>
          <w:p w14:paraId="2CC9E9AB" w14:textId="77777777" w:rsidR="00B92327" w:rsidRPr="00801E49" w:rsidRDefault="00332621" w:rsidP="00332621">
            <w:pPr>
              <w:spacing w:after="0" w:line="259" w:lineRule="auto"/>
              <w:ind w:left="67" w:right="0" w:firstLine="0"/>
              <w:jc w:val="center"/>
              <w:rPr>
                <w:rFonts w:ascii="Open Sans" w:hAnsi="Open Sans" w:cs="Open Sans"/>
                <w:sz w:val="16"/>
                <w:szCs w:val="24"/>
                <w:rPrChange w:id="6048" w:author="Nicole Wu" w:date="2024-01-08T11:26:00Z">
                  <w:rPr>
                    <w:sz w:val="16"/>
                    <w:szCs w:val="24"/>
                  </w:rPr>
                </w:rPrChange>
              </w:rPr>
            </w:pPr>
            <w:r w:rsidRPr="00801E49">
              <w:rPr>
                <w:rFonts w:ascii="Open Sans" w:hAnsi="Open Sans" w:cs="Open Sans"/>
                <w:sz w:val="16"/>
                <w:szCs w:val="24"/>
                <w:rPrChange w:id="6049" w:author="Nicole Wu" w:date="2024-01-08T11:26:00Z">
                  <w:rPr>
                    <w:sz w:val="16"/>
                    <w:szCs w:val="24"/>
                  </w:rPr>
                </w:rPrChange>
              </w:rPr>
              <w:t>(0.39)</w:t>
            </w:r>
          </w:p>
        </w:tc>
        <w:tc>
          <w:tcPr>
            <w:tcW w:w="587" w:type="dxa"/>
            <w:tcBorders>
              <w:top w:val="nil"/>
              <w:left w:val="nil"/>
              <w:bottom w:val="nil"/>
              <w:right w:val="nil"/>
            </w:tcBorders>
          </w:tcPr>
          <w:p w14:paraId="59160C4D" w14:textId="77777777" w:rsidR="00B92327" w:rsidRPr="00801E49" w:rsidRDefault="00332621" w:rsidP="00332621">
            <w:pPr>
              <w:spacing w:after="0" w:line="259" w:lineRule="auto"/>
              <w:ind w:left="67" w:right="0" w:firstLine="0"/>
              <w:jc w:val="center"/>
              <w:rPr>
                <w:rFonts w:ascii="Open Sans" w:hAnsi="Open Sans" w:cs="Open Sans"/>
                <w:sz w:val="16"/>
                <w:szCs w:val="24"/>
                <w:rPrChange w:id="6050" w:author="Nicole Wu" w:date="2024-01-08T11:26:00Z">
                  <w:rPr>
                    <w:sz w:val="16"/>
                    <w:szCs w:val="24"/>
                  </w:rPr>
                </w:rPrChange>
              </w:rPr>
            </w:pPr>
            <w:r w:rsidRPr="00801E49">
              <w:rPr>
                <w:rFonts w:ascii="Open Sans" w:hAnsi="Open Sans" w:cs="Open Sans"/>
                <w:sz w:val="16"/>
                <w:szCs w:val="24"/>
                <w:rPrChange w:id="6051" w:author="Nicole Wu" w:date="2024-01-08T11:26:00Z">
                  <w:rPr>
                    <w:sz w:val="16"/>
                    <w:szCs w:val="24"/>
                  </w:rPr>
                </w:rPrChange>
              </w:rPr>
              <w:t>(0.50)</w:t>
            </w:r>
          </w:p>
        </w:tc>
        <w:tc>
          <w:tcPr>
            <w:tcW w:w="704" w:type="dxa"/>
            <w:tcBorders>
              <w:top w:val="nil"/>
              <w:left w:val="nil"/>
              <w:bottom w:val="nil"/>
              <w:right w:val="nil"/>
            </w:tcBorders>
          </w:tcPr>
          <w:p w14:paraId="3DE2D53E" w14:textId="77777777" w:rsidR="00B92327" w:rsidRPr="00801E49" w:rsidRDefault="00332621" w:rsidP="00332621">
            <w:pPr>
              <w:spacing w:after="0" w:line="259" w:lineRule="auto"/>
              <w:ind w:left="67" w:right="0" w:firstLine="0"/>
              <w:jc w:val="center"/>
              <w:rPr>
                <w:rFonts w:ascii="Open Sans" w:hAnsi="Open Sans" w:cs="Open Sans"/>
                <w:sz w:val="16"/>
                <w:szCs w:val="24"/>
                <w:rPrChange w:id="6052" w:author="Nicole Wu" w:date="2024-01-08T11:26:00Z">
                  <w:rPr>
                    <w:sz w:val="16"/>
                    <w:szCs w:val="24"/>
                  </w:rPr>
                </w:rPrChange>
              </w:rPr>
            </w:pPr>
            <w:r w:rsidRPr="00801E49">
              <w:rPr>
                <w:rFonts w:ascii="Open Sans" w:hAnsi="Open Sans" w:cs="Open Sans"/>
                <w:sz w:val="16"/>
                <w:szCs w:val="24"/>
                <w:rPrChange w:id="6053" w:author="Nicole Wu" w:date="2024-01-08T11:26:00Z">
                  <w:rPr>
                    <w:sz w:val="16"/>
                    <w:szCs w:val="24"/>
                  </w:rPr>
                </w:rPrChange>
              </w:rPr>
              <w:t>(0.49)</w:t>
            </w:r>
          </w:p>
        </w:tc>
        <w:tc>
          <w:tcPr>
            <w:tcW w:w="787" w:type="dxa"/>
            <w:tcBorders>
              <w:top w:val="nil"/>
              <w:left w:val="nil"/>
              <w:bottom w:val="nil"/>
              <w:right w:val="nil"/>
            </w:tcBorders>
          </w:tcPr>
          <w:p w14:paraId="421B7B3F" w14:textId="77777777" w:rsidR="00B92327" w:rsidRPr="00801E49" w:rsidRDefault="00332621" w:rsidP="00332621">
            <w:pPr>
              <w:spacing w:after="0" w:line="259" w:lineRule="auto"/>
              <w:ind w:left="67" w:right="0" w:firstLine="0"/>
              <w:jc w:val="center"/>
              <w:rPr>
                <w:rFonts w:ascii="Open Sans" w:hAnsi="Open Sans" w:cs="Open Sans"/>
                <w:sz w:val="16"/>
                <w:szCs w:val="24"/>
                <w:rPrChange w:id="6054" w:author="Nicole Wu" w:date="2024-01-08T11:26:00Z">
                  <w:rPr>
                    <w:sz w:val="16"/>
                    <w:szCs w:val="24"/>
                  </w:rPr>
                </w:rPrChange>
              </w:rPr>
            </w:pPr>
            <w:r w:rsidRPr="00801E49">
              <w:rPr>
                <w:rFonts w:ascii="Open Sans" w:hAnsi="Open Sans" w:cs="Open Sans"/>
                <w:sz w:val="16"/>
                <w:szCs w:val="24"/>
                <w:rPrChange w:id="6055" w:author="Nicole Wu" w:date="2024-01-08T11:26:00Z">
                  <w:rPr>
                    <w:sz w:val="16"/>
                    <w:szCs w:val="24"/>
                  </w:rPr>
                </w:rPrChange>
              </w:rPr>
              <w:t>(0.03)</w:t>
            </w:r>
          </w:p>
        </w:tc>
      </w:tr>
      <w:tr w:rsidR="00B92327" w:rsidRPr="00801E49" w14:paraId="03ECEFF8" w14:textId="77777777" w:rsidTr="00332621">
        <w:trPr>
          <w:trHeight w:val="165"/>
        </w:trPr>
        <w:tc>
          <w:tcPr>
            <w:tcW w:w="3119" w:type="dxa"/>
            <w:tcBorders>
              <w:top w:val="nil"/>
              <w:left w:val="nil"/>
              <w:bottom w:val="nil"/>
              <w:right w:val="nil"/>
            </w:tcBorders>
          </w:tcPr>
          <w:p w14:paraId="392714A8" w14:textId="77777777" w:rsidR="00B92327" w:rsidRPr="00801E49" w:rsidRDefault="00332621" w:rsidP="00332621">
            <w:pPr>
              <w:spacing w:after="0" w:line="259" w:lineRule="auto"/>
              <w:ind w:left="67" w:right="0" w:firstLine="0"/>
              <w:jc w:val="left"/>
              <w:rPr>
                <w:rFonts w:ascii="Open Sans" w:hAnsi="Open Sans" w:cs="Open Sans"/>
                <w:sz w:val="16"/>
                <w:szCs w:val="24"/>
                <w:rPrChange w:id="6056" w:author="Nicole Wu" w:date="2024-01-08T11:26:00Z">
                  <w:rPr>
                    <w:sz w:val="16"/>
                    <w:szCs w:val="24"/>
                  </w:rPr>
                </w:rPrChange>
              </w:rPr>
            </w:pPr>
            <w:r w:rsidRPr="00801E49">
              <w:rPr>
                <w:rFonts w:ascii="Open Sans" w:hAnsi="Open Sans" w:cs="Open Sans"/>
                <w:sz w:val="16"/>
                <w:szCs w:val="24"/>
                <w:rPrChange w:id="6057" w:author="Nicole Wu" w:date="2024-01-08T11:26:00Z">
                  <w:rPr>
                    <w:sz w:val="16"/>
                    <w:szCs w:val="24"/>
                  </w:rPr>
                </w:rPrChange>
              </w:rPr>
              <w:t>Maximum Livelihood Coping: Crisis level</w:t>
            </w:r>
          </w:p>
        </w:tc>
        <w:tc>
          <w:tcPr>
            <w:tcW w:w="765" w:type="dxa"/>
            <w:tcBorders>
              <w:top w:val="nil"/>
              <w:left w:val="nil"/>
              <w:bottom w:val="nil"/>
              <w:right w:val="nil"/>
            </w:tcBorders>
          </w:tcPr>
          <w:p w14:paraId="2B50330B" w14:textId="77777777" w:rsidR="00B92327" w:rsidRPr="00801E49" w:rsidRDefault="00332621" w:rsidP="00332621">
            <w:pPr>
              <w:spacing w:after="0" w:line="259" w:lineRule="auto"/>
              <w:ind w:left="67" w:right="0" w:firstLine="0"/>
              <w:jc w:val="center"/>
              <w:rPr>
                <w:rFonts w:ascii="Open Sans" w:hAnsi="Open Sans" w:cs="Open Sans"/>
                <w:sz w:val="16"/>
                <w:szCs w:val="24"/>
                <w:rPrChange w:id="6058" w:author="Nicole Wu" w:date="2024-01-08T11:26:00Z">
                  <w:rPr>
                    <w:sz w:val="16"/>
                    <w:szCs w:val="24"/>
                  </w:rPr>
                </w:rPrChange>
              </w:rPr>
            </w:pPr>
            <w:r w:rsidRPr="00801E49">
              <w:rPr>
                <w:rFonts w:ascii="Open Sans" w:hAnsi="Open Sans" w:cs="Open Sans"/>
                <w:sz w:val="16"/>
                <w:szCs w:val="24"/>
                <w:rPrChange w:id="6059" w:author="Nicole Wu" w:date="2024-01-08T11:26:00Z">
                  <w:rPr>
                    <w:sz w:val="16"/>
                    <w:szCs w:val="24"/>
                  </w:rPr>
                </w:rPrChange>
              </w:rPr>
              <w:t>0.14</w:t>
            </w:r>
          </w:p>
        </w:tc>
        <w:tc>
          <w:tcPr>
            <w:tcW w:w="758" w:type="dxa"/>
            <w:tcBorders>
              <w:top w:val="nil"/>
              <w:left w:val="nil"/>
              <w:bottom w:val="nil"/>
              <w:right w:val="nil"/>
            </w:tcBorders>
          </w:tcPr>
          <w:p w14:paraId="3EC307CF" w14:textId="77777777" w:rsidR="00B92327" w:rsidRPr="00801E49" w:rsidRDefault="00332621" w:rsidP="00332621">
            <w:pPr>
              <w:spacing w:after="0" w:line="259" w:lineRule="auto"/>
              <w:ind w:left="67" w:right="0" w:firstLine="0"/>
              <w:jc w:val="center"/>
              <w:rPr>
                <w:rFonts w:ascii="Open Sans" w:hAnsi="Open Sans" w:cs="Open Sans"/>
                <w:sz w:val="16"/>
                <w:szCs w:val="24"/>
                <w:rPrChange w:id="6060" w:author="Nicole Wu" w:date="2024-01-08T11:26:00Z">
                  <w:rPr>
                    <w:sz w:val="16"/>
                    <w:szCs w:val="24"/>
                  </w:rPr>
                </w:rPrChange>
              </w:rPr>
            </w:pPr>
            <w:r w:rsidRPr="00801E49">
              <w:rPr>
                <w:rFonts w:ascii="Open Sans" w:hAnsi="Open Sans" w:cs="Open Sans"/>
                <w:sz w:val="16"/>
                <w:szCs w:val="24"/>
                <w:rPrChange w:id="6061" w:author="Nicole Wu" w:date="2024-01-08T11:26:00Z">
                  <w:rPr>
                    <w:sz w:val="16"/>
                    <w:szCs w:val="24"/>
                  </w:rPr>
                </w:rPrChange>
              </w:rPr>
              <w:t>0.26</w:t>
            </w:r>
          </w:p>
        </w:tc>
        <w:tc>
          <w:tcPr>
            <w:tcW w:w="743" w:type="dxa"/>
            <w:tcBorders>
              <w:top w:val="nil"/>
              <w:left w:val="nil"/>
              <w:bottom w:val="nil"/>
              <w:right w:val="nil"/>
            </w:tcBorders>
          </w:tcPr>
          <w:p w14:paraId="5B0F6FBB" w14:textId="77777777" w:rsidR="00B92327" w:rsidRPr="00801E49" w:rsidRDefault="00332621" w:rsidP="00332621">
            <w:pPr>
              <w:spacing w:after="0" w:line="259" w:lineRule="auto"/>
              <w:ind w:left="67" w:right="0" w:firstLine="0"/>
              <w:jc w:val="center"/>
              <w:rPr>
                <w:rFonts w:ascii="Open Sans" w:hAnsi="Open Sans" w:cs="Open Sans"/>
                <w:sz w:val="16"/>
                <w:szCs w:val="24"/>
                <w:rPrChange w:id="6062" w:author="Nicole Wu" w:date="2024-01-08T11:26:00Z">
                  <w:rPr>
                    <w:sz w:val="16"/>
                    <w:szCs w:val="24"/>
                  </w:rPr>
                </w:rPrChange>
              </w:rPr>
            </w:pPr>
            <w:r w:rsidRPr="00801E49">
              <w:rPr>
                <w:rFonts w:ascii="Open Sans" w:hAnsi="Open Sans" w:cs="Open Sans"/>
                <w:sz w:val="16"/>
                <w:szCs w:val="24"/>
                <w:rPrChange w:id="6063" w:author="Nicole Wu" w:date="2024-01-08T11:26:00Z">
                  <w:rPr>
                    <w:sz w:val="16"/>
                    <w:szCs w:val="24"/>
                  </w:rPr>
                </w:rPrChange>
              </w:rPr>
              <w:t>0.13**</w:t>
            </w:r>
          </w:p>
        </w:tc>
        <w:tc>
          <w:tcPr>
            <w:tcW w:w="587" w:type="dxa"/>
            <w:tcBorders>
              <w:top w:val="nil"/>
              <w:left w:val="nil"/>
              <w:bottom w:val="nil"/>
              <w:right w:val="nil"/>
            </w:tcBorders>
          </w:tcPr>
          <w:p w14:paraId="7A3E4979" w14:textId="77777777" w:rsidR="00B92327" w:rsidRPr="00801E49" w:rsidRDefault="00332621" w:rsidP="00332621">
            <w:pPr>
              <w:spacing w:after="0" w:line="259" w:lineRule="auto"/>
              <w:ind w:left="67" w:right="0" w:firstLine="0"/>
              <w:jc w:val="center"/>
              <w:rPr>
                <w:rFonts w:ascii="Open Sans" w:hAnsi="Open Sans" w:cs="Open Sans"/>
                <w:sz w:val="16"/>
                <w:szCs w:val="24"/>
                <w:rPrChange w:id="6064" w:author="Nicole Wu" w:date="2024-01-08T11:26:00Z">
                  <w:rPr>
                    <w:sz w:val="16"/>
                    <w:szCs w:val="24"/>
                  </w:rPr>
                </w:rPrChange>
              </w:rPr>
            </w:pPr>
            <w:r w:rsidRPr="00801E49">
              <w:rPr>
                <w:rFonts w:ascii="Open Sans" w:hAnsi="Open Sans" w:cs="Open Sans"/>
                <w:sz w:val="16"/>
                <w:szCs w:val="24"/>
                <w:rPrChange w:id="6065" w:author="Nicole Wu" w:date="2024-01-08T11:26:00Z">
                  <w:rPr>
                    <w:sz w:val="16"/>
                    <w:szCs w:val="24"/>
                  </w:rPr>
                </w:rPrChange>
              </w:rPr>
              <w:t>0.13</w:t>
            </w:r>
          </w:p>
        </w:tc>
        <w:tc>
          <w:tcPr>
            <w:tcW w:w="704" w:type="dxa"/>
            <w:tcBorders>
              <w:top w:val="nil"/>
              <w:left w:val="nil"/>
              <w:bottom w:val="nil"/>
              <w:right w:val="nil"/>
            </w:tcBorders>
          </w:tcPr>
          <w:p w14:paraId="4295A06A" w14:textId="77777777" w:rsidR="00B92327" w:rsidRPr="00801E49" w:rsidRDefault="00332621" w:rsidP="00332621">
            <w:pPr>
              <w:spacing w:after="0" w:line="259" w:lineRule="auto"/>
              <w:ind w:left="67" w:right="0" w:firstLine="0"/>
              <w:jc w:val="center"/>
              <w:rPr>
                <w:rFonts w:ascii="Open Sans" w:hAnsi="Open Sans" w:cs="Open Sans"/>
                <w:sz w:val="16"/>
                <w:szCs w:val="24"/>
                <w:rPrChange w:id="6066" w:author="Nicole Wu" w:date="2024-01-08T11:26:00Z">
                  <w:rPr>
                    <w:sz w:val="16"/>
                    <w:szCs w:val="24"/>
                  </w:rPr>
                </w:rPrChange>
              </w:rPr>
            </w:pPr>
            <w:r w:rsidRPr="00801E49">
              <w:rPr>
                <w:rFonts w:ascii="Open Sans" w:hAnsi="Open Sans" w:cs="Open Sans"/>
                <w:sz w:val="16"/>
                <w:szCs w:val="24"/>
                <w:rPrChange w:id="6067" w:author="Nicole Wu" w:date="2024-01-08T11:26:00Z">
                  <w:rPr>
                    <w:sz w:val="16"/>
                    <w:szCs w:val="24"/>
                  </w:rPr>
                </w:rPrChange>
              </w:rPr>
              <w:t>0.21</w:t>
            </w:r>
          </w:p>
        </w:tc>
        <w:tc>
          <w:tcPr>
            <w:tcW w:w="744" w:type="dxa"/>
            <w:tcBorders>
              <w:top w:val="nil"/>
              <w:left w:val="nil"/>
              <w:bottom w:val="nil"/>
              <w:right w:val="nil"/>
            </w:tcBorders>
          </w:tcPr>
          <w:p w14:paraId="0137ED49" w14:textId="77777777" w:rsidR="00B92327" w:rsidRPr="00801E49" w:rsidRDefault="00332621" w:rsidP="00332621">
            <w:pPr>
              <w:spacing w:after="0" w:line="259" w:lineRule="auto"/>
              <w:ind w:left="67" w:right="0" w:firstLine="0"/>
              <w:jc w:val="center"/>
              <w:rPr>
                <w:rFonts w:ascii="Open Sans" w:hAnsi="Open Sans" w:cs="Open Sans"/>
                <w:sz w:val="16"/>
                <w:szCs w:val="24"/>
                <w:rPrChange w:id="6068" w:author="Nicole Wu" w:date="2024-01-08T11:26:00Z">
                  <w:rPr>
                    <w:sz w:val="16"/>
                    <w:szCs w:val="24"/>
                  </w:rPr>
                </w:rPrChange>
              </w:rPr>
            </w:pPr>
            <w:r w:rsidRPr="00801E49">
              <w:rPr>
                <w:rFonts w:ascii="Open Sans" w:hAnsi="Open Sans" w:cs="Open Sans"/>
                <w:sz w:val="16"/>
                <w:szCs w:val="24"/>
                <w:rPrChange w:id="6069" w:author="Nicole Wu" w:date="2024-01-08T11:26:00Z">
                  <w:rPr>
                    <w:sz w:val="16"/>
                    <w:szCs w:val="24"/>
                  </w:rPr>
                </w:rPrChange>
              </w:rPr>
              <w:t>0.08*</w:t>
            </w:r>
          </w:p>
        </w:tc>
        <w:tc>
          <w:tcPr>
            <w:tcW w:w="587" w:type="dxa"/>
            <w:tcBorders>
              <w:top w:val="nil"/>
              <w:left w:val="nil"/>
              <w:bottom w:val="nil"/>
              <w:right w:val="nil"/>
            </w:tcBorders>
          </w:tcPr>
          <w:p w14:paraId="5996B6C6" w14:textId="77777777" w:rsidR="00B92327" w:rsidRPr="00801E49" w:rsidRDefault="00332621" w:rsidP="00332621">
            <w:pPr>
              <w:spacing w:after="0" w:line="259" w:lineRule="auto"/>
              <w:ind w:left="67" w:right="0" w:firstLine="0"/>
              <w:jc w:val="center"/>
              <w:rPr>
                <w:rFonts w:ascii="Open Sans" w:hAnsi="Open Sans" w:cs="Open Sans"/>
                <w:sz w:val="16"/>
                <w:szCs w:val="24"/>
                <w:rPrChange w:id="6070" w:author="Nicole Wu" w:date="2024-01-08T11:26:00Z">
                  <w:rPr>
                    <w:sz w:val="16"/>
                    <w:szCs w:val="24"/>
                  </w:rPr>
                </w:rPrChange>
              </w:rPr>
            </w:pPr>
            <w:r w:rsidRPr="00801E49">
              <w:rPr>
                <w:rFonts w:ascii="Open Sans" w:hAnsi="Open Sans" w:cs="Open Sans"/>
                <w:sz w:val="16"/>
                <w:szCs w:val="24"/>
                <w:rPrChange w:id="6071" w:author="Nicole Wu" w:date="2024-01-08T11:26:00Z">
                  <w:rPr>
                    <w:sz w:val="16"/>
                    <w:szCs w:val="24"/>
                  </w:rPr>
                </w:rPrChange>
              </w:rPr>
              <w:t>0.13</w:t>
            </w:r>
          </w:p>
        </w:tc>
        <w:tc>
          <w:tcPr>
            <w:tcW w:w="704" w:type="dxa"/>
            <w:tcBorders>
              <w:top w:val="nil"/>
              <w:left w:val="nil"/>
              <w:bottom w:val="nil"/>
              <w:right w:val="nil"/>
            </w:tcBorders>
          </w:tcPr>
          <w:p w14:paraId="05EEBF0C" w14:textId="77777777" w:rsidR="00B92327" w:rsidRPr="00801E49" w:rsidRDefault="00332621" w:rsidP="00332621">
            <w:pPr>
              <w:spacing w:after="0" w:line="259" w:lineRule="auto"/>
              <w:ind w:left="67" w:right="0" w:firstLine="0"/>
              <w:jc w:val="center"/>
              <w:rPr>
                <w:rFonts w:ascii="Open Sans" w:hAnsi="Open Sans" w:cs="Open Sans"/>
                <w:sz w:val="16"/>
                <w:szCs w:val="24"/>
                <w:rPrChange w:id="6072" w:author="Nicole Wu" w:date="2024-01-08T11:26:00Z">
                  <w:rPr>
                    <w:sz w:val="16"/>
                    <w:szCs w:val="24"/>
                  </w:rPr>
                </w:rPrChange>
              </w:rPr>
            </w:pPr>
            <w:r w:rsidRPr="00801E49">
              <w:rPr>
                <w:rFonts w:ascii="Open Sans" w:hAnsi="Open Sans" w:cs="Open Sans"/>
                <w:sz w:val="16"/>
                <w:szCs w:val="24"/>
                <w:rPrChange w:id="6073" w:author="Nicole Wu" w:date="2024-01-08T11:26:00Z">
                  <w:rPr>
                    <w:sz w:val="16"/>
                    <w:szCs w:val="24"/>
                  </w:rPr>
                </w:rPrChange>
              </w:rPr>
              <w:t>0.24</w:t>
            </w:r>
          </w:p>
        </w:tc>
        <w:tc>
          <w:tcPr>
            <w:tcW w:w="787" w:type="dxa"/>
            <w:tcBorders>
              <w:top w:val="nil"/>
              <w:left w:val="nil"/>
              <w:bottom w:val="nil"/>
              <w:right w:val="nil"/>
            </w:tcBorders>
          </w:tcPr>
          <w:p w14:paraId="3323EAA1" w14:textId="77777777" w:rsidR="00B92327" w:rsidRPr="00801E49" w:rsidRDefault="00332621" w:rsidP="00332621">
            <w:pPr>
              <w:spacing w:after="0" w:line="259" w:lineRule="auto"/>
              <w:ind w:left="67" w:right="0" w:firstLine="0"/>
              <w:jc w:val="center"/>
              <w:rPr>
                <w:rFonts w:ascii="Open Sans" w:hAnsi="Open Sans" w:cs="Open Sans"/>
                <w:sz w:val="16"/>
                <w:szCs w:val="24"/>
                <w:rPrChange w:id="6074" w:author="Nicole Wu" w:date="2024-01-08T11:26:00Z">
                  <w:rPr>
                    <w:sz w:val="16"/>
                    <w:szCs w:val="24"/>
                  </w:rPr>
                </w:rPrChange>
              </w:rPr>
            </w:pPr>
            <w:r w:rsidRPr="00801E49">
              <w:rPr>
                <w:rFonts w:ascii="Open Sans" w:hAnsi="Open Sans" w:cs="Open Sans"/>
                <w:sz w:val="16"/>
                <w:szCs w:val="24"/>
                <w:rPrChange w:id="6075" w:author="Nicole Wu" w:date="2024-01-08T11:26:00Z">
                  <w:rPr>
                    <w:sz w:val="16"/>
                    <w:szCs w:val="24"/>
                  </w:rPr>
                </w:rPrChange>
              </w:rPr>
              <w:t>0.11***</w:t>
            </w:r>
          </w:p>
        </w:tc>
      </w:tr>
      <w:tr w:rsidR="00B92327" w:rsidRPr="00801E49" w14:paraId="2FB5A0DE" w14:textId="77777777" w:rsidTr="00332621">
        <w:trPr>
          <w:trHeight w:val="165"/>
        </w:trPr>
        <w:tc>
          <w:tcPr>
            <w:tcW w:w="3119" w:type="dxa"/>
            <w:tcBorders>
              <w:top w:val="nil"/>
              <w:left w:val="nil"/>
              <w:bottom w:val="nil"/>
              <w:right w:val="nil"/>
            </w:tcBorders>
          </w:tcPr>
          <w:p w14:paraId="33BEA987" w14:textId="77777777" w:rsidR="00B92327" w:rsidRPr="00801E49" w:rsidRDefault="00B92327" w:rsidP="00332621">
            <w:pPr>
              <w:spacing w:after="0" w:line="259" w:lineRule="auto"/>
              <w:ind w:left="67" w:right="0" w:firstLine="0"/>
              <w:jc w:val="left"/>
              <w:rPr>
                <w:rFonts w:ascii="Open Sans" w:hAnsi="Open Sans" w:cs="Open Sans"/>
                <w:sz w:val="16"/>
                <w:szCs w:val="24"/>
                <w:rPrChange w:id="6076" w:author="Nicole Wu" w:date="2024-01-08T11:26:00Z">
                  <w:rPr>
                    <w:sz w:val="16"/>
                    <w:szCs w:val="24"/>
                  </w:rPr>
                </w:rPrChange>
              </w:rPr>
            </w:pPr>
          </w:p>
        </w:tc>
        <w:tc>
          <w:tcPr>
            <w:tcW w:w="765" w:type="dxa"/>
            <w:tcBorders>
              <w:top w:val="nil"/>
              <w:left w:val="nil"/>
              <w:bottom w:val="nil"/>
              <w:right w:val="nil"/>
            </w:tcBorders>
          </w:tcPr>
          <w:p w14:paraId="347A6EDE" w14:textId="77777777" w:rsidR="00B92327" w:rsidRPr="00801E49" w:rsidRDefault="00332621" w:rsidP="00332621">
            <w:pPr>
              <w:spacing w:after="0" w:line="259" w:lineRule="auto"/>
              <w:ind w:left="67" w:right="0" w:firstLine="0"/>
              <w:jc w:val="center"/>
              <w:rPr>
                <w:rFonts w:ascii="Open Sans" w:hAnsi="Open Sans" w:cs="Open Sans"/>
                <w:sz w:val="16"/>
                <w:szCs w:val="24"/>
                <w:rPrChange w:id="6077" w:author="Nicole Wu" w:date="2024-01-08T11:26:00Z">
                  <w:rPr>
                    <w:sz w:val="16"/>
                    <w:szCs w:val="24"/>
                  </w:rPr>
                </w:rPrChange>
              </w:rPr>
            </w:pPr>
            <w:r w:rsidRPr="00801E49">
              <w:rPr>
                <w:rFonts w:ascii="Open Sans" w:hAnsi="Open Sans" w:cs="Open Sans"/>
                <w:sz w:val="16"/>
                <w:szCs w:val="24"/>
                <w:rPrChange w:id="6078" w:author="Nicole Wu" w:date="2024-01-08T11:26:00Z">
                  <w:rPr>
                    <w:sz w:val="16"/>
                    <w:szCs w:val="24"/>
                  </w:rPr>
                </w:rPrChange>
              </w:rPr>
              <w:t>(0.34)</w:t>
            </w:r>
          </w:p>
        </w:tc>
        <w:tc>
          <w:tcPr>
            <w:tcW w:w="758" w:type="dxa"/>
            <w:tcBorders>
              <w:top w:val="nil"/>
              <w:left w:val="nil"/>
              <w:bottom w:val="nil"/>
              <w:right w:val="nil"/>
            </w:tcBorders>
          </w:tcPr>
          <w:p w14:paraId="57FC17C8" w14:textId="77777777" w:rsidR="00B92327" w:rsidRPr="00801E49" w:rsidRDefault="00332621" w:rsidP="00332621">
            <w:pPr>
              <w:spacing w:after="0" w:line="259" w:lineRule="auto"/>
              <w:ind w:left="67" w:right="0" w:firstLine="0"/>
              <w:jc w:val="center"/>
              <w:rPr>
                <w:rFonts w:ascii="Open Sans" w:hAnsi="Open Sans" w:cs="Open Sans"/>
                <w:sz w:val="16"/>
                <w:szCs w:val="24"/>
                <w:rPrChange w:id="6079" w:author="Nicole Wu" w:date="2024-01-08T11:26:00Z">
                  <w:rPr>
                    <w:sz w:val="16"/>
                    <w:szCs w:val="24"/>
                  </w:rPr>
                </w:rPrChange>
              </w:rPr>
            </w:pPr>
            <w:r w:rsidRPr="00801E49">
              <w:rPr>
                <w:rFonts w:ascii="Open Sans" w:hAnsi="Open Sans" w:cs="Open Sans"/>
                <w:sz w:val="16"/>
                <w:szCs w:val="24"/>
                <w:rPrChange w:id="6080" w:author="Nicole Wu" w:date="2024-01-08T11:26:00Z">
                  <w:rPr>
                    <w:sz w:val="16"/>
                    <w:szCs w:val="24"/>
                  </w:rPr>
                </w:rPrChange>
              </w:rPr>
              <w:t>(0.44)</w:t>
            </w:r>
          </w:p>
        </w:tc>
        <w:tc>
          <w:tcPr>
            <w:tcW w:w="743" w:type="dxa"/>
            <w:tcBorders>
              <w:top w:val="nil"/>
              <w:left w:val="nil"/>
              <w:bottom w:val="nil"/>
              <w:right w:val="nil"/>
            </w:tcBorders>
          </w:tcPr>
          <w:p w14:paraId="7D294B63" w14:textId="77777777" w:rsidR="00B92327" w:rsidRPr="00801E49" w:rsidRDefault="00332621" w:rsidP="00332621">
            <w:pPr>
              <w:spacing w:after="0" w:line="259" w:lineRule="auto"/>
              <w:ind w:left="67" w:right="0" w:firstLine="0"/>
              <w:jc w:val="center"/>
              <w:rPr>
                <w:rFonts w:ascii="Open Sans" w:hAnsi="Open Sans" w:cs="Open Sans"/>
                <w:sz w:val="16"/>
                <w:szCs w:val="24"/>
                <w:rPrChange w:id="6081" w:author="Nicole Wu" w:date="2024-01-08T11:26:00Z">
                  <w:rPr>
                    <w:sz w:val="16"/>
                    <w:szCs w:val="24"/>
                  </w:rPr>
                </w:rPrChange>
              </w:rPr>
            </w:pPr>
            <w:r w:rsidRPr="00801E49">
              <w:rPr>
                <w:rFonts w:ascii="Open Sans" w:hAnsi="Open Sans" w:cs="Open Sans"/>
                <w:sz w:val="16"/>
                <w:szCs w:val="24"/>
                <w:rPrChange w:id="6082" w:author="Nicole Wu" w:date="2024-01-08T11:26:00Z">
                  <w:rPr>
                    <w:sz w:val="16"/>
                    <w:szCs w:val="24"/>
                  </w:rPr>
                </w:rPrChange>
              </w:rPr>
              <w:t>(0.00)</w:t>
            </w:r>
          </w:p>
        </w:tc>
        <w:tc>
          <w:tcPr>
            <w:tcW w:w="587" w:type="dxa"/>
            <w:tcBorders>
              <w:top w:val="nil"/>
              <w:left w:val="nil"/>
              <w:bottom w:val="nil"/>
              <w:right w:val="nil"/>
            </w:tcBorders>
          </w:tcPr>
          <w:p w14:paraId="343E1F35" w14:textId="77777777" w:rsidR="00B92327" w:rsidRPr="00801E49" w:rsidRDefault="00332621" w:rsidP="00332621">
            <w:pPr>
              <w:spacing w:after="0" w:line="259" w:lineRule="auto"/>
              <w:ind w:left="67" w:right="0" w:firstLine="0"/>
              <w:jc w:val="center"/>
              <w:rPr>
                <w:rFonts w:ascii="Open Sans" w:hAnsi="Open Sans" w:cs="Open Sans"/>
                <w:sz w:val="16"/>
                <w:szCs w:val="24"/>
                <w:rPrChange w:id="6083" w:author="Nicole Wu" w:date="2024-01-08T11:26:00Z">
                  <w:rPr>
                    <w:sz w:val="16"/>
                    <w:szCs w:val="24"/>
                  </w:rPr>
                </w:rPrChange>
              </w:rPr>
            </w:pPr>
            <w:r w:rsidRPr="00801E49">
              <w:rPr>
                <w:rFonts w:ascii="Open Sans" w:hAnsi="Open Sans" w:cs="Open Sans"/>
                <w:sz w:val="16"/>
                <w:szCs w:val="24"/>
                <w:rPrChange w:id="6084" w:author="Nicole Wu" w:date="2024-01-08T11:26:00Z">
                  <w:rPr>
                    <w:sz w:val="16"/>
                    <w:szCs w:val="24"/>
                  </w:rPr>
                </w:rPrChange>
              </w:rPr>
              <w:t>(0.33)</w:t>
            </w:r>
          </w:p>
        </w:tc>
        <w:tc>
          <w:tcPr>
            <w:tcW w:w="704" w:type="dxa"/>
            <w:tcBorders>
              <w:top w:val="nil"/>
              <w:left w:val="nil"/>
              <w:bottom w:val="nil"/>
              <w:right w:val="nil"/>
            </w:tcBorders>
          </w:tcPr>
          <w:p w14:paraId="4E40130A" w14:textId="77777777" w:rsidR="00B92327" w:rsidRPr="00801E49" w:rsidRDefault="00332621" w:rsidP="00332621">
            <w:pPr>
              <w:spacing w:after="0" w:line="259" w:lineRule="auto"/>
              <w:ind w:left="67" w:right="0" w:firstLine="0"/>
              <w:jc w:val="center"/>
              <w:rPr>
                <w:rFonts w:ascii="Open Sans" w:hAnsi="Open Sans" w:cs="Open Sans"/>
                <w:sz w:val="16"/>
                <w:szCs w:val="24"/>
                <w:rPrChange w:id="6085" w:author="Nicole Wu" w:date="2024-01-08T11:26:00Z">
                  <w:rPr>
                    <w:sz w:val="16"/>
                    <w:szCs w:val="24"/>
                  </w:rPr>
                </w:rPrChange>
              </w:rPr>
            </w:pPr>
            <w:r w:rsidRPr="00801E49">
              <w:rPr>
                <w:rFonts w:ascii="Open Sans" w:hAnsi="Open Sans" w:cs="Open Sans"/>
                <w:sz w:val="16"/>
                <w:szCs w:val="24"/>
                <w:rPrChange w:id="6086" w:author="Nicole Wu" w:date="2024-01-08T11:26:00Z">
                  <w:rPr>
                    <w:sz w:val="16"/>
                    <w:szCs w:val="24"/>
                  </w:rPr>
                </w:rPrChange>
              </w:rPr>
              <w:t>(0.41)</w:t>
            </w:r>
          </w:p>
        </w:tc>
        <w:tc>
          <w:tcPr>
            <w:tcW w:w="744" w:type="dxa"/>
            <w:tcBorders>
              <w:top w:val="nil"/>
              <w:left w:val="nil"/>
              <w:bottom w:val="nil"/>
              <w:right w:val="nil"/>
            </w:tcBorders>
          </w:tcPr>
          <w:p w14:paraId="0B2737DC" w14:textId="77777777" w:rsidR="00B92327" w:rsidRPr="00801E49" w:rsidRDefault="00332621" w:rsidP="00332621">
            <w:pPr>
              <w:spacing w:after="0" w:line="259" w:lineRule="auto"/>
              <w:ind w:left="67" w:right="0" w:firstLine="0"/>
              <w:jc w:val="center"/>
              <w:rPr>
                <w:rFonts w:ascii="Open Sans" w:hAnsi="Open Sans" w:cs="Open Sans"/>
                <w:sz w:val="16"/>
                <w:szCs w:val="24"/>
                <w:rPrChange w:id="6087" w:author="Nicole Wu" w:date="2024-01-08T11:26:00Z">
                  <w:rPr>
                    <w:sz w:val="16"/>
                    <w:szCs w:val="24"/>
                  </w:rPr>
                </w:rPrChange>
              </w:rPr>
            </w:pPr>
            <w:r w:rsidRPr="00801E49">
              <w:rPr>
                <w:rFonts w:ascii="Open Sans" w:hAnsi="Open Sans" w:cs="Open Sans"/>
                <w:sz w:val="16"/>
                <w:szCs w:val="24"/>
                <w:rPrChange w:id="6088" w:author="Nicole Wu" w:date="2024-01-08T11:26:00Z">
                  <w:rPr>
                    <w:sz w:val="16"/>
                    <w:szCs w:val="24"/>
                  </w:rPr>
                </w:rPrChange>
              </w:rPr>
              <w:t>(0.04)</w:t>
            </w:r>
          </w:p>
        </w:tc>
        <w:tc>
          <w:tcPr>
            <w:tcW w:w="587" w:type="dxa"/>
            <w:tcBorders>
              <w:top w:val="nil"/>
              <w:left w:val="nil"/>
              <w:bottom w:val="nil"/>
              <w:right w:val="nil"/>
            </w:tcBorders>
          </w:tcPr>
          <w:p w14:paraId="7A96A280" w14:textId="77777777" w:rsidR="00B92327" w:rsidRPr="00801E49" w:rsidRDefault="00332621" w:rsidP="00332621">
            <w:pPr>
              <w:spacing w:after="0" w:line="259" w:lineRule="auto"/>
              <w:ind w:left="67" w:right="0" w:firstLine="0"/>
              <w:jc w:val="center"/>
              <w:rPr>
                <w:rFonts w:ascii="Open Sans" w:hAnsi="Open Sans" w:cs="Open Sans"/>
                <w:sz w:val="16"/>
                <w:szCs w:val="24"/>
                <w:rPrChange w:id="6089" w:author="Nicole Wu" w:date="2024-01-08T11:26:00Z">
                  <w:rPr>
                    <w:sz w:val="16"/>
                    <w:szCs w:val="24"/>
                  </w:rPr>
                </w:rPrChange>
              </w:rPr>
            </w:pPr>
            <w:r w:rsidRPr="00801E49">
              <w:rPr>
                <w:rFonts w:ascii="Open Sans" w:hAnsi="Open Sans" w:cs="Open Sans"/>
                <w:sz w:val="16"/>
                <w:szCs w:val="24"/>
                <w:rPrChange w:id="6090" w:author="Nicole Wu" w:date="2024-01-08T11:26:00Z">
                  <w:rPr>
                    <w:sz w:val="16"/>
                    <w:szCs w:val="24"/>
                  </w:rPr>
                </w:rPrChange>
              </w:rPr>
              <w:t>(0.34)</w:t>
            </w:r>
          </w:p>
        </w:tc>
        <w:tc>
          <w:tcPr>
            <w:tcW w:w="704" w:type="dxa"/>
            <w:tcBorders>
              <w:top w:val="nil"/>
              <w:left w:val="nil"/>
              <w:bottom w:val="nil"/>
              <w:right w:val="nil"/>
            </w:tcBorders>
          </w:tcPr>
          <w:p w14:paraId="7FE4EF73" w14:textId="77777777" w:rsidR="00B92327" w:rsidRPr="00801E49" w:rsidRDefault="00332621" w:rsidP="00332621">
            <w:pPr>
              <w:spacing w:after="0" w:line="259" w:lineRule="auto"/>
              <w:ind w:left="67" w:right="0" w:firstLine="0"/>
              <w:jc w:val="center"/>
              <w:rPr>
                <w:rFonts w:ascii="Open Sans" w:hAnsi="Open Sans" w:cs="Open Sans"/>
                <w:sz w:val="16"/>
                <w:szCs w:val="24"/>
                <w:rPrChange w:id="6091" w:author="Nicole Wu" w:date="2024-01-08T11:26:00Z">
                  <w:rPr>
                    <w:sz w:val="16"/>
                    <w:szCs w:val="24"/>
                  </w:rPr>
                </w:rPrChange>
              </w:rPr>
            </w:pPr>
            <w:r w:rsidRPr="00801E49">
              <w:rPr>
                <w:rFonts w:ascii="Open Sans" w:hAnsi="Open Sans" w:cs="Open Sans"/>
                <w:sz w:val="16"/>
                <w:szCs w:val="24"/>
                <w:rPrChange w:id="6092" w:author="Nicole Wu" w:date="2024-01-08T11:26:00Z">
                  <w:rPr>
                    <w:sz w:val="16"/>
                    <w:szCs w:val="24"/>
                  </w:rPr>
                </w:rPrChange>
              </w:rPr>
              <w:t>(0.43)</w:t>
            </w:r>
          </w:p>
        </w:tc>
        <w:tc>
          <w:tcPr>
            <w:tcW w:w="787" w:type="dxa"/>
            <w:tcBorders>
              <w:top w:val="nil"/>
              <w:left w:val="nil"/>
              <w:bottom w:val="nil"/>
              <w:right w:val="nil"/>
            </w:tcBorders>
          </w:tcPr>
          <w:p w14:paraId="0CC2FECC" w14:textId="77777777" w:rsidR="00B92327" w:rsidRPr="00801E49" w:rsidRDefault="00332621" w:rsidP="00332621">
            <w:pPr>
              <w:spacing w:after="0" w:line="259" w:lineRule="auto"/>
              <w:ind w:left="67" w:right="0" w:firstLine="0"/>
              <w:jc w:val="center"/>
              <w:rPr>
                <w:rFonts w:ascii="Open Sans" w:hAnsi="Open Sans" w:cs="Open Sans"/>
                <w:sz w:val="16"/>
                <w:szCs w:val="24"/>
                <w:rPrChange w:id="6093" w:author="Nicole Wu" w:date="2024-01-08T11:26:00Z">
                  <w:rPr>
                    <w:sz w:val="16"/>
                    <w:szCs w:val="24"/>
                  </w:rPr>
                </w:rPrChange>
              </w:rPr>
            </w:pPr>
            <w:r w:rsidRPr="00801E49">
              <w:rPr>
                <w:rFonts w:ascii="Open Sans" w:hAnsi="Open Sans" w:cs="Open Sans"/>
                <w:sz w:val="16"/>
                <w:szCs w:val="24"/>
                <w:rPrChange w:id="6094" w:author="Nicole Wu" w:date="2024-01-08T11:26:00Z">
                  <w:rPr>
                    <w:sz w:val="16"/>
                    <w:szCs w:val="24"/>
                  </w:rPr>
                </w:rPrChange>
              </w:rPr>
              <w:t>(0.00)</w:t>
            </w:r>
          </w:p>
        </w:tc>
      </w:tr>
      <w:tr w:rsidR="00B92327" w:rsidRPr="00801E49" w14:paraId="5D73F822" w14:textId="77777777" w:rsidTr="00332621">
        <w:trPr>
          <w:trHeight w:val="165"/>
        </w:trPr>
        <w:tc>
          <w:tcPr>
            <w:tcW w:w="3119" w:type="dxa"/>
            <w:tcBorders>
              <w:top w:val="nil"/>
              <w:left w:val="nil"/>
              <w:bottom w:val="nil"/>
              <w:right w:val="nil"/>
            </w:tcBorders>
          </w:tcPr>
          <w:p w14:paraId="65E9266F" w14:textId="77777777" w:rsidR="00B92327" w:rsidRPr="00801E49" w:rsidRDefault="00332621" w:rsidP="00332621">
            <w:pPr>
              <w:spacing w:after="0" w:line="259" w:lineRule="auto"/>
              <w:ind w:left="67" w:right="0" w:firstLine="0"/>
              <w:jc w:val="left"/>
              <w:rPr>
                <w:rFonts w:ascii="Open Sans" w:hAnsi="Open Sans" w:cs="Open Sans"/>
                <w:sz w:val="16"/>
                <w:szCs w:val="24"/>
                <w:rPrChange w:id="6095" w:author="Nicole Wu" w:date="2024-01-08T11:26:00Z">
                  <w:rPr>
                    <w:sz w:val="16"/>
                    <w:szCs w:val="24"/>
                  </w:rPr>
                </w:rPrChange>
              </w:rPr>
            </w:pPr>
            <w:r w:rsidRPr="00801E49">
              <w:rPr>
                <w:rFonts w:ascii="Open Sans" w:hAnsi="Open Sans" w:cs="Open Sans"/>
                <w:sz w:val="16"/>
                <w:szCs w:val="24"/>
                <w:rPrChange w:id="6096" w:author="Nicole Wu" w:date="2024-01-08T11:26:00Z">
                  <w:rPr>
                    <w:sz w:val="16"/>
                    <w:szCs w:val="24"/>
                  </w:rPr>
                </w:rPrChange>
              </w:rPr>
              <w:t>Maximum Livelihood Coping: Emergency level</w:t>
            </w:r>
          </w:p>
        </w:tc>
        <w:tc>
          <w:tcPr>
            <w:tcW w:w="765" w:type="dxa"/>
            <w:tcBorders>
              <w:top w:val="nil"/>
              <w:left w:val="nil"/>
              <w:bottom w:val="nil"/>
              <w:right w:val="nil"/>
            </w:tcBorders>
          </w:tcPr>
          <w:p w14:paraId="3C745C99" w14:textId="77777777" w:rsidR="00B92327" w:rsidRPr="00801E49" w:rsidRDefault="00332621" w:rsidP="00332621">
            <w:pPr>
              <w:spacing w:after="0" w:line="259" w:lineRule="auto"/>
              <w:ind w:left="67" w:right="0" w:firstLine="0"/>
              <w:jc w:val="center"/>
              <w:rPr>
                <w:rFonts w:ascii="Open Sans" w:hAnsi="Open Sans" w:cs="Open Sans"/>
                <w:sz w:val="16"/>
                <w:szCs w:val="24"/>
                <w:rPrChange w:id="6097" w:author="Nicole Wu" w:date="2024-01-08T11:26:00Z">
                  <w:rPr>
                    <w:sz w:val="16"/>
                    <w:szCs w:val="24"/>
                  </w:rPr>
                </w:rPrChange>
              </w:rPr>
            </w:pPr>
            <w:commentRangeStart w:id="6098"/>
            <w:r w:rsidRPr="00801E49">
              <w:rPr>
                <w:rFonts w:ascii="Open Sans" w:hAnsi="Open Sans" w:cs="Open Sans"/>
                <w:sz w:val="16"/>
                <w:szCs w:val="24"/>
                <w:rPrChange w:id="6099" w:author="Nicole Wu" w:date="2024-01-08T11:26:00Z">
                  <w:rPr>
                    <w:sz w:val="16"/>
                    <w:szCs w:val="24"/>
                  </w:rPr>
                </w:rPrChange>
              </w:rPr>
              <w:t>0.05</w:t>
            </w:r>
          </w:p>
        </w:tc>
        <w:tc>
          <w:tcPr>
            <w:tcW w:w="758" w:type="dxa"/>
            <w:tcBorders>
              <w:top w:val="nil"/>
              <w:left w:val="nil"/>
              <w:bottom w:val="nil"/>
              <w:right w:val="nil"/>
            </w:tcBorders>
          </w:tcPr>
          <w:p w14:paraId="57111F1D" w14:textId="77777777" w:rsidR="00B92327" w:rsidRPr="00801E49" w:rsidRDefault="00332621" w:rsidP="00332621">
            <w:pPr>
              <w:spacing w:after="0" w:line="259" w:lineRule="auto"/>
              <w:ind w:left="67" w:right="0" w:firstLine="0"/>
              <w:jc w:val="center"/>
              <w:rPr>
                <w:rFonts w:ascii="Open Sans" w:hAnsi="Open Sans" w:cs="Open Sans"/>
                <w:sz w:val="16"/>
                <w:szCs w:val="24"/>
                <w:rPrChange w:id="6100" w:author="Nicole Wu" w:date="2024-01-08T11:26:00Z">
                  <w:rPr>
                    <w:sz w:val="16"/>
                    <w:szCs w:val="24"/>
                  </w:rPr>
                </w:rPrChange>
              </w:rPr>
            </w:pPr>
            <w:r w:rsidRPr="00801E49">
              <w:rPr>
                <w:rFonts w:ascii="Open Sans" w:hAnsi="Open Sans" w:cs="Open Sans"/>
                <w:sz w:val="16"/>
                <w:szCs w:val="24"/>
                <w:rPrChange w:id="6101" w:author="Nicole Wu" w:date="2024-01-08T11:26:00Z">
                  <w:rPr>
                    <w:sz w:val="16"/>
                    <w:szCs w:val="24"/>
                  </w:rPr>
                </w:rPrChange>
              </w:rPr>
              <w:t>0.20</w:t>
            </w:r>
          </w:p>
        </w:tc>
        <w:tc>
          <w:tcPr>
            <w:tcW w:w="743" w:type="dxa"/>
            <w:tcBorders>
              <w:top w:val="nil"/>
              <w:left w:val="nil"/>
              <w:bottom w:val="nil"/>
              <w:right w:val="nil"/>
            </w:tcBorders>
          </w:tcPr>
          <w:p w14:paraId="46E38AF4" w14:textId="77777777" w:rsidR="00B92327" w:rsidRPr="00801E49" w:rsidRDefault="00332621" w:rsidP="00332621">
            <w:pPr>
              <w:spacing w:after="0" w:line="259" w:lineRule="auto"/>
              <w:ind w:left="67" w:right="0" w:firstLine="0"/>
              <w:jc w:val="center"/>
              <w:rPr>
                <w:rFonts w:ascii="Open Sans" w:hAnsi="Open Sans" w:cs="Open Sans"/>
                <w:sz w:val="16"/>
                <w:szCs w:val="24"/>
                <w:rPrChange w:id="6102" w:author="Nicole Wu" w:date="2024-01-08T11:26:00Z">
                  <w:rPr>
                    <w:sz w:val="16"/>
                    <w:szCs w:val="24"/>
                  </w:rPr>
                </w:rPrChange>
              </w:rPr>
            </w:pPr>
            <w:r w:rsidRPr="00801E49">
              <w:rPr>
                <w:rFonts w:ascii="Open Sans" w:hAnsi="Open Sans" w:cs="Open Sans"/>
                <w:sz w:val="16"/>
                <w:szCs w:val="24"/>
                <w:rPrChange w:id="6103" w:author="Nicole Wu" w:date="2024-01-08T11:26:00Z">
                  <w:rPr>
                    <w:sz w:val="16"/>
                    <w:szCs w:val="24"/>
                  </w:rPr>
                </w:rPrChange>
              </w:rPr>
              <w:t>0.15***</w:t>
            </w:r>
          </w:p>
        </w:tc>
        <w:tc>
          <w:tcPr>
            <w:tcW w:w="587" w:type="dxa"/>
            <w:tcBorders>
              <w:top w:val="nil"/>
              <w:left w:val="nil"/>
              <w:bottom w:val="nil"/>
              <w:right w:val="nil"/>
            </w:tcBorders>
          </w:tcPr>
          <w:p w14:paraId="2256904E" w14:textId="77777777" w:rsidR="00B92327" w:rsidRPr="00801E49" w:rsidRDefault="00332621" w:rsidP="00332621">
            <w:pPr>
              <w:spacing w:after="0" w:line="259" w:lineRule="auto"/>
              <w:ind w:left="67" w:right="0" w:firstLine="0"/>
              <w:jc w:val="center"/>
              <w:rPr>
                <w:rFonts w:ascii="Open Sans" w:hAnsi="Open Sans" w:cs="Open Sans"/>
                <w:sz w:val="16"/>
                <w:szCs w:val="24"/>
                <w:rPrChange w:id="6104" w:author="Nicole Wu" w:date="2024-01-08T11:26:00Z">
                  <w:rPr>
                    <w:sz w:val="16"/>
                    <w:szCs w:val="24"/>
                  </w:rPr>
                </w:rPrChange>
              </w:rPr>
            </w:pPr>
            <w:r w:rsidRPr="00801E49">
              <w:rPr>
                <w:rFonts w:ascii="Open Sans" w:hAnsi="Open Sans" w:cs="Open Sans"/>
                <w:sz w:val="16"/>
                <w:szCs w:val="24"/>
                <w:rPrChange w:id="6105" w:author="Nicole Wu" w:date="2024-01-08T11:26:00Z">
                  <w:rPr>
                    <w:sz w:val="16"/>
                    <w:szCs w:val="24"/>
                  </w:rPr>
                </w:rPrChange>
              </w:rPr>
              <w:t>0.05</w:t>
            </w:r>
          </w:p>
        </w:tc>
        <w:tc>
          <w:tcPr>
            <w:tcW w:w="704" w:type="dxa"/>
            <w:tcBorders>
              <w:top w:val="nil"/>
              <w:left w:val="nil"/>
              <w:bottom w:val="nil"/>
              <w:right w:val="nil"/>
            </w:tcBorders>
          </w:tcPr>
          <w:p w14:paraId="6DEAB5C2" w14:textId="77777777" w:rsidR="00B92327" w:rsidRPr="00801E49" w:rsidRDefault="00332621" w:rsidP="00332621">
            <w:pPr>
              <w:spacing w:after="0" w:line="259" w:lineRule="auto"/>
              <w:ind w:left="67" w:right="0" w:firstLine="0"/>
              <w:jc w:val="center"/>
              <w:rPr>
                <w:rFonts w:ascii="Open Sans" w:hAnsi="Open Sans" w:cs="Open Sans"/>
                <w:sz w:val="16"/>
                <w:szCs w:val="24"/>
                <w:rPrChange w:id="6106" w:author="Nicole Wu" w:date="2024-01-08T11:26:00Z">
                  <w:rPr>
                    <w:sz w:val="16"/>
                    <w:szCs w:val="24"/>
                  </w:rPr>
                </w:rPrChange>
              </w:rPr>
            </w:pPr>
            <w:r w:rsidRPr="00801E49">
              <w:rPr>
                <w:rFonts w:ascii="Open Sans" w:hAnsi="Open Sans" w:cs="Open Sans"/>
                <w:sz w:val="16"/>
                <w:szCs w:val="24"/>
                <w:rPrChange w:id="6107" w:author="Nicole Wu" w:date="2024-01-08T11:26:00Z">
                  <w:rPr>
                    <w:sz w:val="16"/>
                    <w:szCs w:val="24"/>
                  </w:rPr>
                </w:rPrChange>
              </w:rPr>
              <w:t>0.27</w:t>
            </w:r>
          </w:p>
        </w:tc>
        <w:tc>
          <w:tcPr>
            <w:tcW w:w="744" w:type="dxa"/>
            <w:tcBorders>
              <w:top w:val="nil"/>
              <w:left w:val="nil"/>
              <w:bottom w:val="nil"/>
              <w:right w:val="nil"/>
            </w:tcBorders>
          </w:tcPr>
          <w:p w14:paraId="604BC0DF" w14:textId="77777777" w:rsidR="00B92327" w:rsidRPr="00801E49" w:rsidRDefault="00332621" w:rsidP="00332621">
            <w:pPr>
              <w:spacing w:after="0" w:line="259" w:lineRule="auto"/>
              <w:ind w:left="67" w:right="0" w:firstLine="0"/>
              <w:jc w:val="center"/>
              <w:rPr>
                <w:rFonts w:ascii="Open Sans" w:hAnsi="Open Sans" w:cs="Open Sans"/>
                <w:sz w:val="16"/>
                <w:szCs w:val="24"/>
                <w:rPrChange w:id="6108" w:author="Nicole Wu" w:date="2024-01-08T11:26:00Z">
                  <w:rPr>
                    <w:sz w:val="16"/>
                    <w:szCs w:val="24"/>
                  </w:rPr>
                </w:rPrChange>
              </w:rPr>
            </w:pPr>
            <w:r w:rsidRPr="00801E49">
              <w:rPr>
                <w:rFonts w:ascii="Open Sans" w:hAnsi="Open Sans" w:cs="Open Sans"/>
                <w:sz w:val="16"/>
                <w:szCs w:val="24"/>
                <w:rPrChange w:id="6109" w:author="Nicole Wu" w:date="2024-01-08T11:26:00Z">
                  <w:rPr>
                    <w:sz w:val="16"/>
                    <w:szCs w:val="24"/>
                  </w:rPr>
                </w:rPrChange>
              </w:rPr>
              <w:t>0.22***</w:t>
            </w:r>
            <w:commentRangeEnd w:id="6098"/>
            <w:r w:rsidR="00F46664" w:rsidRPr="00801E49">
              <w:rPr>
                <w:rStyle w:val="CommentReference"/>
                <w:rFonts w:ascii="Open Sans" w:hAnsi="Open Sans" w:cs="Open Sans"/>
                <w:rPrChange w:id="6110" w:author="Nicole Wu" w:date="2024-01-08T11:26:00Z">
                  <w:rPr>
                    <w:rStyle w:val="CommentReference"/>
                  </w:rPr>
                </w:rPrChange>
              </w:rPr>
              <w:commentReference w:id="6098"/>
            </w:r>
          </w:p>
        </w:tc>
        <w:tc>
          <w:tcPr>
            <w:tcW w:w="587" w:type="dxa"/>
            <w:tcBorders>
              <w:top w:val="nil"/>
              <w:left w:val="nil"/>
              <w:bottom w:val="nil"/>
              <w:right w:val="nil"/>
            </w:tcBorders>
          </w:tcPr>
          <w:p w14:paraId="55330C58" w14:textId="77777777" w:rsidR="00B92327" w:rsidRPr="00801E49" w:rsidRDefault="00332621" w:rsidP="00332621">
            <w:pPr>
              <w:spacing w:after="0" w:line="259" w:lineRule="auto"/>
              <w:ind w:left="67" w:right="0" w:firstLine="0"/>
              <w:jc w:val="center"/>
              <w:rPr>
                <w:rFonts w:ascii="Open Sans" w:hAnsi="Open Sans" w:cs="Open Sans"/>
                <w:sz w:val="16"/>
                <w:szCs w:val="24"/>
                <w:rPrChange w:id="6111" w:author="Nicole Wu" w:date="2024-01-08T11:26:00Z">
                  <w:rPr>
                    <w:sz w:val="16"/>
                    <w:szCs w:val="24"/>
                  </w:rPr>
                </w:rPrChange>
              </w:rPr>
            </w:pPr>
            <w:r w:rsidRPr="00801E49">
              <w:rPr>
                <w:rFonts w:ascii="Open Sans" w:hAnsi="Open Sans" w:cs="Open Sans"/>
                <w:sz w:val="16"/>
                <w:szCs w:val="24"/>
                <w:rPrChange w:id="6112" w:author="Nicole Wu" w:date="2024-01-08T11:26:00Z">
                  <w:rPr>
                    <w:sz w:val="16"/>
                    <w:szCs w:val="24"/>
                  </w:rPr>
                </w:rPrChange>
              </w:rPr>
              <w:t>0.05</w:t>
            </w:r>
          </w:p>
        </w:tc>
        <w:tc>
          <w:tcPr>
            <w:tcW w:w="704" w:type="dxa"/>
            <w:tcBorders>
              <w:top w:val="nil"/>
              <w:left w:val="nil"/>
              <w:bottom w:val="nil"/>
              <w:right w:val="nil"/>
            </w:tcBorders>
          </w:tcPr>
          <w:p w14:paraId="226D63F0" w14:textId="77777777" w:rsidR="00B92327" w:rsidRPr="00801E49" w:rsidRDefault="00332621" w:rsidP="00332621">
            <w:pPr>
              <w:spacing w:after="0" w:line="259" w:lineRule="auto"/>
              <w:ind w:left="67" w:right="0" w:firstLine="0"/>
              <w:jc w:val="center"/>
              <w:rPr>
                <w:rFonts w:ascii="Open Sans" w:hAnsi="Open Sans" w:cs="Open Sans"/>
                <w:sz w:val="16"/>
                <w:szCs w:val="24"/>
                <w:rPrChange w:id="6113" w:author="Nicole Wu" w:date="2024-01-08T11:26:00Z">
                  <w:rPr>
                    <w:sz w:val="16"/>
                    <w:szCs w:val="24"/>
                  </w:rPr>
                </w:rPrChange>
              </w:rPr>
            </w:pPr>
            <w:r w:rsidRPr="00801E49">
              <w:rPr>
                <w:rFonts w:ascii="Open Sans" w:hAnsi="Open Sans" w:cs="Open Sans"/>
                <w:sz w:val="16"/>
                <w:szCs w:val="24"/>
                <w:rPrChange w:id="6114" w:author="Nicole Wu" w:date="2024-01-08T11:26:00Z">
                  <w:rPr>
                    <w:sz w:val="16"/>
                    <w:szCs w:val="24"/>
                  </w:rPr>
                </w:rPrChange>
              </w:rPr>
              <w:t>0.23</w:t>
            </w:r>
          </w:p>
        </w:tc>
        <w:tc>
          <w:tcPr>
            <w:tcW w:w="787" w:type="dxa"/>
            <w:tcBorders>
              <w:top w:val="nil"/>
              <w:left w:val="nil"/>
              <w:bottom w:val="nil"/>
              <w:right w:val="nil"/>
            </w:tcBorders>
          </w:tcPr>
          <w:p w14:paraId="599FAB1A" w14:textId="77777777" w:rsidR="00B92327" w:rsidRPr="00801E49" w:rsidRDefault="00332621" w:rsidP="00332621">
            <w:pPr>
              <w:spacing w:after="0" w:line="259" w:lineRule="auto"/>
              <w:ind w:left="67" w:right="0" w:firstLine="0"/>
              <w:jc w:val="center"/>
              <w:rPr>
                <w:rFonts w:ascii="Open Sans" w:hAnsi="Open Sans" w:cs="Open Sans"/>
                <w:sz w:val="16"/>
                <w:szCs w:val="24"/>
                <w:rPrChange w:id="6115" w:author="Nicole Wu" w:date="2024-01-08T11:26:00Z">
                  <w:rPr>
                    <w:sz w:val="16"/>
                    <w:szCs w:val="24"/>
                  </w:rPr>
                </w:rPrChange>
              </w:rPr>
            </w:pPr>
            <w:r w:rsidRPr="00801E49">
              <w:rPr>
                <w:rFonts w:ascii="Open Sans" w:hAnsi="Open Sans" w:cs="Open Sans"/>
                <w:sz w:val="16"/>
                <w:szCs w:val="24"/>
                <w:rPrChange w:id="6116" w:author="Nicole Wu" w:date="2024-01-08T11:26:00Z">
                  <w:rPr>
                    <w:sz w:val="16"/>
                    <w:szCs w:val="24"/>
                  </w:rPr>
                </w:rPrChange>
              </w:rPr>
              <w:t>0.18***</w:t>
            </w:r>
          </w:p>
        </w:tc>
      </w:tr>
      <w:tr w:rsidR="00B92327" w:rsidRPr="00801E49" w14:paraId="2B7BF5A3" w14:textId="77777777" w:rsidTr="00332621">
        <w:trPr>
          <w:trHeight w:val="170"/>
        </w:trPr>
        <w:tc>
          <w:tcPr>
            <w:tcW w:w="3119" w:type="dxa"/>
            <w:tcBorders>
              <w:top w:val="nil"/>
              <w:left w:val="nil"/>
              <w:bottom w:val="single" w:sz="3" w:space="0" w:color="000000"/>
              <w:right w:val="nil"/>
            </w:tcBorders>
          </w:tcPr>
          <w:p w14:paraId="45031B93" w14:textId="77777777" w:rsidR="00B92327" w:rsidRPr="00801E49" w:rsidRDefault="00B92327" w:rsidP="00332621">
            <w:pPr>
              <w:spacing w:after="0" w:line="259" w:lineRule="auto"/>
              <w:ind w:left="67" w:right="0" w:firstLine="0"/>
              <w:jc w:val="left"/>
              <w:rPr>
                <w:rFonts w:ascii="Open Sans" w:hAnsi="Open Sans" w:cs="Open Sans"/>
                <w:sz w:val="16"/>
                <w:szCs w:val="24"/>
                <w:rPrChange w:id="6117" w:author="Nicole Wu" w:date="2024-01-08T11:26:00Z">
                  <w:rPr>
                    <w:sz w:val="16"/>
                    <w:szCs w:val="24"/>
                  </w:rPr>
                </w:rPrChange>
              </w:rPr>
            </w:pPr>
          </w:p>
        </w:tc>
        <w:tc>
          <w:tcPr>
            <w:tcW w:w="765" w:type="dxa"/>
            <w:tcBorders>
              <w:top w:val="nil"/>
              <w:left w:val="nil"/>
              <w:bottom w:val="single" w:sz="3" w:space="0" w:color="000000"/>
              <w:right w:val="nil"/>
            </w:tcBorders>
          </w:tcPr>
          <w:p w14:paraId="2345AD79" w14:textId="77777777" w:rsidR="00B92327" w:rsidRPr="00801E49" w:rsidRDefault="00332621" w:rsidP="00332621">
            <w:pPr>
              <w:spacing w:after="0" w:line="259" w:lineRule="auto"/>
              <w:ind w:left="67" w:right="0" w:firstLine="0"/>
              <w:jc w:val="center"/>
              <w:rPr>
                <w:rFonts w:ascii="Open Sans" w:hAnsi="Open Sans" w:cs="Open Sans"/>
                <w:sz w:val="16"/>
                <w:szCs w:val="24"/>
                <w:rPrChange w:id="6118" w:author="Nicole Wu" w:date="2024-01-08T11:26:00Z">
                  <w:rPr>
                    <w:sz w:val="16"/>
                    <w:szCs w:val="24"/>
                  </w:rPr>
                </w:rPrChange>
              </w:rPr>
            </w:pPr>
            <w:r w:rsidRPr="00801E49">
              <w:rPr>
                <w:rFonts w:ascii="Open Sans" w:hAnsi="Open Sans" w:cs="Open Sans"/>
                <w:sz w:val="16"/>
                <w:szCs w:val="24"/>
                <w:rPrChange w:id="6119" w:author="Nicole Wu" w:date="2024-01-08T11:26:00Z">
                  <w:rPr>
                    <w:sz w:val="16"/>
                    <w:szCs w:val="24"/>
                  </w:rPr>
                </w:rPrChange>
              </w:rPr>
              <w:t>(0.22)</w:t>
            </w:r>
          </w:p>
        </w:tc>
        <w:tc>
          <w:tcPr>
            <w:tcW w:w="758" w:type="dxa"/>
            <w:tcBorders>
              <w:top w:val="nil"/>
              <w:left w:val="nil"/>
              <w:bottom w:val="single" w:sz="3" w:space="0" w:color="000000"/>
              <w:right w:val="nil"/>
            </w:tcBorders>
          </w:tcPr>
          <w:p w14:paraId="431CB0FB" w14:textId="77777777" w:rsidR="00B92327" w:rsidRPr="00801E49" w:rsidRDefault="00332621" w:rsidP="00332621">
            <w:pPr>
              <w:spacing w:after="0" w:line="259" w:lineRule="auto"/>
              <w:ind w:left="67" w:right="0" w:firstLine="0"/>
              <w:jc w:val="center"/>
              <w:rPr>
                <w:rFonts w:ascii="Open Sans" w:hAnsi="Open Sans" w:cs="Open Sans"/>
                <w:sz w:val="16"/>
                <w:szCs w:val="24"/>
                <w:rPrChange w:id="6120" w:author="Nicole Wu" w:date="2024-01-08T11:26:00Z">
                  <w:rPr>
                    <w:sz w:val="16"/>
                    <w:szCs w:val="24"/>
                  </w:rPr>
                </w:rPrChange>
              </w:rPr>
            </w:pPr>
            <w:r w:rsidRPr="00801E49">
              <w:rPr>
                <w:rFonts w:ascii="Open Sans" w:hAnsi="Open Sans" w:cs="Open Sans"/>
                <w:sz w:val="16"/>
                <w:szCs w:val="24"/>
                <w:rPrChange w:id="6121" w:author="Nicole Wu" w:date="2024-01-08T11:26:00Z">
                  <w:rPr>
                    <w:sz w:val="16"/>
                    <w:szCs w:val="24"/>
                  </w:rPr>
                </w:rPrChange>
              </w:rPr>
              <w:t>(0.40)</w:t>
            </w:r>
          </w:p>
        </w:tc>
        <w:tc>
          <w:tcPr>
            <w:tcW w:w="743" w:type="dxa"/>
            <w:tcBorders>
              <w:top w:val="nil"/>
              <w:left w:val="nil"/>
              <w:bottom w:val="single" w:sz="3" w:space="0" w:color="000000"/>
              <w:right w:val="nil"/>
            </w:tcBorders>
          </w:tcPr>
          <w:p w14:paraId="3EBE6599" w14:textId="77777777" w:rsidR="00B92327" w:rsidRPr="00801E49" w:rsidRDefault="00332621" w:rsidP="00332621">
            <w:pPr>
              <w:spacing w:after="0" w:line="259" w:lineRule="auto"/>
              <w:ind w:left="67" w:right="0" w:firstLine="0"/>
              <w:jc w:val="center"/>
              <w:rPr>
                <w:rFonts w:ascii="Open Sans" w:hAnsi="Open Sans" w:cs="Open Sans"/>
                <w:sz w:val="16"/>
                <w:szCs w:val="24"/>
                <w:rPrChange w:id="6122" w:author="Nicole Wu" w:date="2024-01-08T11:26:00Z">
                  <w:rPr>
                    <w:sz w:val="16"/>
                    <w:szCs w:val="24"/>
                  </w:rPr>
                </w:rPrChange>
              </w:rPr>
            </w:pPr>
            <w:r w:rsidRPr="00801E49">
              <w:rPr>
                <w:rFonts w:ascii="Open Sans" w:hAnsi="Open Sans" w:cs="Open Sans"/>
                <w:sz w:val="16"/>
                <w:szCs w:val="24"/>
                <w:rPrChange w:id="6123" w:author="Nicole Wu" w:date="2024-01-08T11:26:00Z">
                  <w:rPr>
                    <w:sz w:val="16"/>
                    <w:szCs w:val="24"/>
                  </w:rPr>
                </w:rPrChange>
              </w:rPr>
              <w:t>(0.00)</w:t>
            </w:r>
          </w:p>
        </w:tc>
        <w:tc>
          <w:tcPr>
            <w:tcW w:w="587" w:type="dxa"/>
            <w:tcBorders>
              <w:top w:val="nil"/>
              <w:left w:val="nil"/>
              <w:bottom w:val="single" w:sz="3" w:space="0" w:color="000000"/>
              <w:right w:val="nil"/>
            </w:tcBorders>
          </w:tcPr>
          <w:p w14:paraId="294C854F" w14:textId="77777777" w:rsidR="00B92327" w:rsidRPr="00801E49" w:rsidRDefault="00332621" w:rsidP="00332621">
            <w:pPr>
              <w:spacing w:after="0" w:line="259" w:lineRule="auto"/>
              <w:ind w:left="67" w:right="0" w:firstLine="0"/>
              <w:jc w:val="center"/>
              <w:rPr>
                <w:rFonts w:ascii="Open Sans" w:hAnsi="Open Sans" w:cs="Open Sans"/>
                <w:sz w:val="16"/>
                <w:szCs w:val="24"/>
                <w:rPrChange w:id="6124" w:author="Nicole Wu" w:date="2024-01-08T11:26:00Z">
                  <w:rPr>
                    <w:sz w:val="16"/>
                    <w:szCs w:val="24"/>
                  </w:rPr>
                </w:rPrChange>
              </w:rPr>
            </w:pPr>
            <w:r w:rsidRPr="00801E49">
              <w:rPr>
                <w:rFonts w:ascii="Open Sans" w:hAnsi="Open Sans" w:cs="Open Sans"/>
                <w:sz w:val="16"/>
                <w:szCs w:val="24"/>
                <w:rPrChange w:id="6125" w:author="Nicole Wu" w:date="2024-01-08T11:26:00Z">
                  <w:rPr>
                    <w:sz w:val="16"/>
                    <w:szCs w:val="24"/>
                  </w:rPr>
                </w:rPrChange>
              </w:rPr>
              <w:t>(0.22)</w:t>
            </w:r>
          </w:p>
        </w:tc>
        <w:tc>
          <w:tcPr>
            <w:tcW w:w="704" w:type="dxa"/>
            <w:tcBorders>
              <w:top w:val="nil"/>
              <w:left w:val="nil"/>
              <w:bottom w:val="single" w:sz="3" w:space="0" w:color="000000"/>
              <w:right w:val="nil"/>
            </w:tcBorders>
          </w:tcPr>
          <w:p w14:paraId="77A302A9" w14:textId="77777777" w:rsidR="00B92327" w:rsidRPr="00801E49" w:rsidRDefault="00332621" w:rsidP="00332621">
            <w:pPr>
              <w:spacing w:after="0" w:line="259" w:lineRule="auto"/>
              <w:ind w:left="67" w:right="0" w:firstLine="0"/>
              <w:jc w:val="center"/>
              <w:rPr>
                <w:rFonts w:ascii="Open Sans" w:hAnsi="Open Sans" w:cs="Open Sans"/>
                <w:sz w:val="16"/>
                <w:szCs w:val="24"/>
                <w:rPrChange w:id="6126" w:author="Nicole Wu" w:date="2024-01-08T11:26:00Z">
                  <w:rPr>
                    <w:sz w:val="16"/>
                    <w:szCs w:val="24"/>
                  </w:rPr>
                </w:rPrChange>
              </w:rPr>
            </w:pPr>
            <w:r w:rsidRPr="00801E49">
              <w:rPr>
                <w:rFonts w:ascii="Open Sans" w:hAnsi="Open Sans" w:cs="Open Sans"/>
                <w:sz w:val="16"/>
                <w:szCs w:val="24"/>
                <w:rPrChange w:id="6127" w:author="Nicole Wu" w:date="2024-01-08T11:26:00Z">
                  <w:rPr>
                    <w:sz w:val="16"/>
                    <w:szCs w:val="24"/>
                  </w:rPr>
                </w:rPrChange>
              </w:rPr>
              <w:t>(0.45)</w:t>
            </w:r>
          </w:p>
        </w:tc>
        <w:tc>
          <w:tcPr>
            <w:tcW w:w="744" w:type="dxa"/>
            <w:tcBorders>
              <w:top w:val="nil"/>
              <w:left w:val="nil"/>
              <w:bottom w:val="single" w:sz="3" w:space="0" w:color="000000"/>
              <w:right w:val="nil"/>
            </w:tcBorders>
          </w:tcPr>
          <w:p w14:paraId="43A9FADD" w14:textId="77777777" w:rsidR="00B92327" w:rsidRPr="00801E49" w:rsidRDefault="00332621" w:rsidP="00332621">
            <w:pPr>
              <w:spacing w:after="0" w:line="259" w:lineRule="auto"/>
              <w:ind w:left="67" w:right="0" w:firstLine="0"/>
              <w:jc w:val="center"/>
              <w:rPr>
                <w:rFonts w:ascii="Open Sans" w:hAnsi="Open Sans" w:cs="Open Sans"/>
                <w:sz w:val="16"/>
                <w:szCs w:val="24"/>
                <w:rPrChange w:id="6128" w:author="Nicole Wu" w:date="2024-01-08T11:26:00Z">
                  <w:rPr>
                    <w:sz w:val="16"/>
                    <w:szCs w:val="24"/>
                  </w:rPr>
                </w:rPrChange>
              </w:rPr>
            </w:pPr>
            <w:r w:rsidRPr="00801E49">
              <w:rPr>
                <w:rFonts w:ascii="Open Sans" w:hAnsi="Open Sans" w:cs="Open Sans"/>
                <w:sz w:val="16"/>
                <w:szCs w:val="24"/>
                <w:rPrChange w:id="6129" w:author="Nicole Wu" w:date="2024-01-08T11:26:00Z">
                  <w:rPr>
                    <w:sz w:val="16"/>
                    <w:szCs w:val="24"/>
                  </w:rPr>
                </w:rPrChange>
              </w:rPr>
              <w:t>(0.00)</w:t>
            </w:r>
          </w:p>
        </w:tc>
        <w:tc>
          <w:tcPr>
            <w:tcW w:w="587" w:type="dxa"/>
            <w:tcBorders>
              <w:top w:val="nil"/>
              <w:left w:val="nil"/>
              <w:bottom w:val="single" w:sz="3" w:space="0" w:color="000000"/>
              <w:right w:val="nil"/>
            </w:tcBorders>
          </w:tcPr>
          <w:p w14:paraId="6B09D8A8" w14:textId="77777777" w:rsidR="00B92327" w:rsidRPr="00801E49" w:rsidRDefault="00332621" w:rsidP="00332621">
            <w:pPr>
              <w:spacing w:after="0" w:line="259" w:lineRule="auto"/>
              <w:ind w:left="67" w:right="0" w:firstLine="0"/>
              <w:jc w:val="center"/>
              <w:rPr>
                <w:rFonts w:ascii="Open Sans" w:hAnsi="Open Sans" w:cs="Open Sans"/>
                <w:sz w:val="16"/>
                <w:szCs w:val="24"/>
                <w:rPrChange w:id="6130" w:author="Nicole Wu" w:date="2024-01-08T11:26:00Z">
                  <w:rPr>
                    <w:sz w:val="16"/>
                    <w:szCs w:val="24"/>
                  </w:rPr>
                </w:rPrChange>
              </w:rPr>
            </w:pPr>
            <w:r w:rsidRPr="00801E49">
              <w:rPr>
                <w:rFonts w:ascii="Open Sans" w:hAnsi="Open Sans" w:cs="Open Sans"/>
                <w:sz w:val="16"/>
                <w:szCs w:val="24"/>
                <w:rPrChange w:id="6131" w:author="Nicole Wu" w:date="2024-01-08T11:26:00Z">
                  <w:rPr>
                    <w:sz w:val="16"/>
                    <w:szCs w:val="24"/>
                  </w:rPr>
                </w:rPrChange>
              </w:rPr>
              <w:t>(0.22)</w:t>
            </w:r>
          </w:p>
        </w:tc>
        <w:tc>
          <w:tcPr>
            <w:tcW w:w="704" w:type="dxa"/>
            <w:tcBorders>
              <w:top w:val="nil"/>
              <w:left w:val="nil"/>
              <w:bottom w:val="single" w:sz="3" w:space="0" w:color="000000"/>
              <w:right w:val="nil"/>
            </w:tcBorders>
          </w:tcPr>
          <w:p w14:paraId="73C9A634" w14:textId="77777777" w:rsidR="00B92327" w:rsidRPr="00801E49" w:rsidRDefault="00332621" w:rsidP="00332621">
            <w:pPr>
              <w:spacing w:after="0" w:line="259" w:lineRule="auto"/>
              <w:ind w:left="67" w:right="0" w:firstLine="0"/>
              <w:jc w:val="center"/>
              <w:rPr>
                <w:rFonts w:ascii="Open Sans" w:hAnsi="Open Sans" w:cs="Open Sans"/>
                <w:sz w:val="16"/>
                <w:szCs w:val="24"/>
                <w:rPrChange w:id="6132" w:author="Nicole Wu" w:date="2024-01-08T11:26:00Z">
                  <w:rPr>
                    <w:sz w:val="16"/>
                    <w:szCs w:val="24"/>
                  </w:rPr>
                </w:rPrChange>
              </w:rPr>
            </w:pPr>
            <w:r w:rsidRPr="00801E49">
              <w:rPr>
                <w:rFonts w:ascii="Open Sans" w:hAnsi="Open Sans" w:cs="Open Sans"/>
                <w:sz w:val="16"/>
                <w:szCs w:val="24"/>
                <w:rPrChange w:id="6133" w:author="Nicole Wu" w:date="2024-01-08T11:26:00Z">
                  <w:rPr>
                    <w:sz w:val="16"/>
                    <w:szCs w:val="24"/>
                  </w:rPr>
                </w:rPrChange>
              </w:rPr>
              <w:t>(0.42)</w:t>
            </w:r>
          </w:p>
        </w:tc>
        <w:tc>
          <w:tcPr>
            <w:tcW w:w="787" w:type="dxa"/>
            <w:tcBorders>
              <w:top w:val="nil"/>
              <w:left w:val="nil"/>
              <w:bottom w:val="single" w:sz="3" w:space="0" w:color="000000"/>
              <w:right w:val="nil"/>
            </w:tcBorders>
          </w:tcPr>
          <w:p w14:paraId="19FA1ECA" w14:textId="77777777" w:rsidR="00B92327" w:rsidRPr="00801E49" w:rsidRDefault="00332621" w:rsidP="00332621">
            <w:pPr>
              <w:spacing w:after="0" w:line="259" w:lineRule="auto"/>
              <w:ind w:left="67" w:right="0" w:firstLine="0"/>
              <w:jc w:val="center"/>
              <w:rPr>
                <w:rFonts w:ascii="Open Sans" w:hAnsi="Open Sans" w:cs="Open Sans"/>
                <w:sz w:val="16"/>
                <w:szCs w:val="24"/>
                <w:rPrChange w:id="6134" w:author="Nicole Wu" w:date="2024-01-08T11:26:00Z">
                  <w:rPr>
                    <w:sz w:val="16"/>
                    <w:szCs w:val="24"/>
                  </w:rPr>
                </w:rPrChange>
              </w:rPr>
            </w:pPr>
            <w:r w:rsidRPr="00801E49">
              <w:rPr>
                <w:rFonts w:ascii="Open Sans" w:hAnsi="Open Sans" w:cs="Open Sans"/>
                <w:sz w:val="16"/>
                <w:szCs w:val="24"/>
                <w:rPrChange w:id="6135" w:author="Nicole Wu" w:date="2024-01-08T11:26:00Z">
                  <w:rPr>
                    <w:sz w:val="16"/>
                    <w:szCs w:val="24"/>
                  </w:rPr>
                </w:rPrChange>
              </w:rPr>
              <w:t>(0.00)</w:t>
            </w:r>
          </w:p>
        </w:tc>
      </w:tr>
      <w:tr w:rsidR="00B92327" w:rsidRPr="00801E49" w14:paraId="0E59977E" w14:textId="77777777" w:rsidTr="00332621">
        <w:trPr>
          <w:trHeight w:val="193"/>
        </w:trPr>
        <w:tc>
          <w:tcPr>
            <w:tcW w:w="3119" w:type="dxa"/>
            <w:tcBorders>
              <w:top w:val="single" w:sz="3" w:space="0" w:color="000000"/>
              <w:left w:val="nil"/>
              <w:bottom w:val="double" w:sz="3" w:space="0" w:color="000000"/>
              <w:right w:val="nil"/>
            </w:tcBorders>
          </w:tcPr>
          <w:p w14:paraId="4D8B4847"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36" w:author="Nicole Wu" w:date="2024-01-08T11:26:00Z">
                  <w:rPr>
                    <w:b/>
                    <w:bCs/>
                    <w:sz w:val="16"/>
                    <w:szCs w:val="24"/>
                  </w:rPr>
                </w:rPrChange>
              </w:rPr>
            </w:pPr>
            <w:r w:rsidRPr="00801E49">
              <w:rPr>
                <w:rFonts w:ascii="Open Sans" w:hAnsi="Open Sans" w:cs="Open Sans"/>
                <w:b/>
                <w:sz w:val="16"/>
                <w:szCs w:val="24"/>
                <w:rPrChange w:id="6137" w:author="Nicole Wu" w:date="2024-01-08T11:26:00Z">
                  <w:rPr>
                    <w:b/>
                    <w:bCs/>
                    <w:sz w:val="16"/>
                    <w:szCs w:val="24"/>
                  </w:rPr>
                </w:rPrChange>
              </w:rPr>
              <w:t>Observations</w:t>
            </w:r>
          </w:p>
        </w:tc>
        <w:tc>
          <w:tcPr>
            <w:tcW w:w="765" w:type="dxa"/>
            <w:tcBorders>
              <w:top w:val="single" w:sz="3" w:space="0" w:color="000000"/>
              <w:left w:val="nil"/>
              <w:bottom w:val="double" w:sz="3" w:space="0" w:color="000000"/>
              <w:right w:val="nil"/>
            </w:tcBorders>
          </w:tcPr>
          <w:p w14:paraId="7360B25E"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38" w:author="Nicole Wu" w:date="2024-01-08T11:26:00Z">
                  <w:rPr>
                    <w:b/>
                    <w:bCs/>
                    <w:sz w:val="16"/>
                    <w:szCs w:val="24"/>
                  </w:rPr>
                </w:rPrChange>
              </w:rPr>
            </w:pPr>
            <w:r w:rsidRPr="00801E49">
              <w:rPr>
                <w:rFonts w:ascii="Open Sans" w:hAnsi="Open Sans" w:cs="Open Sans"/>
                <w:b/>
                <w:sz w:val="16"/>
                <w:szCs w:val="24"/>
                <w:rPrChange w:id="6139" w:author="Nicole Wu" w:date="2024-01-08T11:26:00Z">
                  <w:rPr>
                    <w:b/>
                    <w:bCs/>
                    <w:sz w:val="16"/>
                    <w:szCs w:val="24"/>
                  </w:rPr>
                </w:rPrChange>
              </w:rPr>
              <w:t>294</w:t>
            </w:r>
          </w:p>
        </w:tc>
        <w:tc>
          <w:tcPr>
            <w:tcW w:w="758" w:type="dxa"/>
            <w:tcBorders>
              <w:top w:val="single" w:sz="3" w:space="0" w:color="000000"/>
              <w:left w:val="nil"/>
              <w:bottom w:val="double" w:sz="3" w:space="0" w:color="000000"/>
              <w:right w:val="nil"/>
            </w:tcBorders>
          </w:tcPr>
          <w:p w14:paraId="5FA7B389"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40" w:author="Nicole Wu" w:date="2024-01-08T11:26:00Z">
                  <w:rPr>
                    <w:b/>
                    <w:bCs/>
                    <w:sz w:val="16"/>
                    <w:szCs w:val="24"/>
                  </w:rPr>
                </w:rPrChange>
              </w:rPr>
            </w:pPr>
            <w:r w:rsidRPr="00801E49">
              <w:rPr>
                <w:rFonts w:ascii="Open Sans" w:hAnsi="Open Sans" w:cs="Open Sans"/>
                <w:b/>
                <w:sz w:val="16"/>
                <w:szCs w:val="24"/>
                <w:rPrChange w:id="6141" w:author="Nicole Wu" w:date="2024-01-08T11:26:00Z">
                  <w:rPr>
                    <w:b/>
                    <w:bCs/>
                    <w:sz w:val="16"/>
                    <w:szCs w:val="24"/>
                  </w:rPr>
                </w:rPrChange>
              </w:rPr>
              <w:t>157</w:t>
            </w:r>
          </w:p>
        </w:tc>
        <w:tc>
          <w:tcPr>
            <w:tcW w:w="743" w:type="dxa"/>
            <w:tcBorders>
              <w:top w:val="single" w:sz="3" w:space="0" w:color="000000"/>
              <w:left w:val="nil"/>
              <w:bottom w:val="double" w:sz="3" w:space="0" w:color="000000"/>
              <w:right w:val="nil"/>
            </w:tcBorders>
          </w:tcPr>
          <w:p w14:paraId="3F9F847B"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42" w:author="Nicole Wu" w:date="2024-01-08T11:26:00Z">
                  <w:rPr>
                    <w:b/>
                    <w:bCs/>
                    <w:sz w:val="16"/>
                    <w:szCs w:val="24"/>
                  </w:rPr>
                </w:rPrChange>
              </w:rPr>
            </w:pPr>
            <w:r w:rsidRPr="00801E49">
              <w:rPr>
                <w:rFonts w:ascii="Open Sans" w:hAnsi="Open Sans" w:cs="Open Sans"/>
                <w:b/>
                <w:sz w:val="16"/>
                <w:szCs w:val="24"/>
                <w:rPrChange w:id="6143" w:author="Nicole Wu" w:date="2024-01-08T11:26:00Z">
                  <w:rPr>
                    <w:b/>
                    <w:bCs/>
                    <w:sz w:val="16"/>
                    <w:szCs w:val="24"/>
                  </w:rPr>
                </w:rPrChange>
              </w:rPr>
              <w:t>451</w:t>
            </w:r>
          </w:p>
        </w:tc>
        <w:tc>
          <w:tcPr>
            <w:tcW w:w="587" w:type="dxa"/>
            <w:tcBorders>
              <w:top w:val="single" w:sz="3" w:space="0" w:color="000000"/>
              <w:left w:val="nil"/>
              <w:bottom w:val="double" w:sz="3" w:space="0" w:color="000000"/>
              <w:right w:val="nil"/>
            </w:tcBorders>
          </w:tcPr>
          <w:p w14:paraId="65AA4A3C"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44" w:author="Nicole Wu" w:date="2024-01-08T11:26:00Z">
                  <w:rPr>
                    <w:b/>
                    <w:bCs/>
                    <w:sz w:val="16"/>
                    <w:szCs w:val="24"/>
                  </w:rPr>
                </w:rPrChange>
              </w:rPr>
            </w:pPr>
            <w:r w:rsidRPr="00801E49">
              <w:rPr>
                <w:rFonts w:ascii="Open Sans" w:hAnsi="Open Sans" w:cs="Open Sans"/>
                <w:b/>
                <w:sz w:val="16"/>
                <w:szCs w:val="24"/>
                <w:rPrChange w:id="6145" w:author="Nicole Wu" w:date="2024-01-08T11:26:00Z">
                  <w:rPr>
                    <w:b/>
                    <w:bCs/>
                    <w:sz w:val="16"/>
                    <w:szCs w:val="24"/>
                  </w:rPr>
                </w:rPrChange>
              </w:rPr>
              <w:t>675</w:t>
            </w:r>
          </w:p>
        </w:tc>
        <w:tc>
          <w:tcPr>
            <w:tcW w:w="704" w:type="dxa"/>
            <w:tcBorders>
              <w:top w:val="single" w:sz="3" w:space="0" w:color="000000"/>
              <w:left w:val="nil"/>
              <w:bottom w:val="double" w:sz="3" w:space="0" w:color="000000"/>
              <w:right w:val="nil"/>
            </w:tcBorders>
          </w:tcPr>
          <w:p w14:paraId="50EEBAAF"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46" w:author="Nicole Wu" w:date="2024-01-08T11:26:00Z">
                  <w:rPr>
                    <w:b/>
                    <w:bCs/>
                    <w:sz w:val="16"/>
                    <w:szCs w:val="24"/>
                  </w:rPr>
                </w:rPrChange>
              </w:rPr>
            </w:pPr>
            <w:r w:rsidRPr="00801E49">
              <w:rPr>
                <w:rFonts w:ascii="Open Sans" w:hAnsi="Open Sans" w:cs="Open Sans"/>
                <w:b/>
                <w:sz w:val="16"/>
                <w:szCs w:val="24"/>
                <w:rPrChange w:id="6147" w:author="Nicole Wu" w:date="2024-01-08T11:26:00Z">
                  <w:rPr>
                    <w:b/>
                    <w:bCs/>
                    <w:sz w:val="16"/>
                    <w:szCs w:val="24"/>
                  </w:rPr>
                </w:rPrChange>
              </w:rPr>
              <w:t>119</w:t>
            </w:r>
          </w:p>
        </w:tc>
        <w:tc>
          <w:tcPr>
            <w:tcW w:w="744" w:type="dxa"/>
            <w:tcBorders>
              <w:top w:val="single" w:sz="3" w:space="0" w:color="000000"/>
              <w:left w:val="nil"/>
              <w:bottom w:val="double" w:sz="3" w:space="0" w:color="000000"/>
              <w:right w:val="nil"/>
            </w:tcBorders>
          </w:tcPr>
          <w:p w14:paraId="717CB213"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48" w:author="Nicole Wu" w:date="2024-01-08T11:26:00Z">
                  <w:rPr>
                    <w:b/>
                    <w:bCs/>
                    <w:sz w:val="16"/>
                    <w:szCs w:val="24"/>
                  </w:rPr>
                </w:rPrChange>
              </w:rPr>
            </w:pPr>
            <w:r w:rsidRPr="00801E49">
              <w:rPr>
                <w:rFonts w:ascii="Open Sans" w:hAnsi="Open Sans" w:cs="Open Sans"/>
                <w:b/>
                <w:sz w:val="16"/>
                <w:szCs w:val="24"/>
                <w:rPrChange w:id="6149" w:author="Nicole Wu" w:date="2024-01-08T11:26:00Z">
                  <w:rPr>
                    <w:b/>
                    <w:bCs/>
                    <w:sz w:val="16"/>
                    <w:szCs w:val="24"/>
                  </w:rPr>
                </w:rPrChange>
              </w:rPr>
              <w:t>794</w:t>
            </w:r>
          </w:p>
        </w:tc>
        <w:tc>
          <w:tcPr>
            <w:tcW w:w="587" w:type="dxa"/>
            <w:tcBorders>
              <w:top w:val="single" w:sz="3" w:space="0" w:color="000000"/>
              <w:left w:val="nil"/>
              <w:bottom w:val="double" w:sz="3" w:space="0" w:color="000000"/>
              <w:right w:val="nil"/>
            </w:tcBorders>
          </w:tcPr>
          <w:p w14:paraId="57C86F53"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50" w:author="Nicole Wu" w:date="2024-01-08T11:26:00Z">
                  <w:rPr>
                    <w:b/>
                    <w:bCs/>
                    <w:sz w:val="16"/>
                    <w:szCs w:val="24"/>
                  </w:rPr>
                </w:rPrChange>
              </w:rPr>
            </w:pPr>
            <w:r w:rsidRPr="00801E49">
              <w:rPr>
                <w:rFonts w:ascii="Open Sans" w:hAnsi="Open Sans" w:cs="Open Sans"/>
                <w:b/>
                <w:sz w:val="16"/>
                <w:szCs w:val="24"/>
                <w:rPrChange w:id="6151" w:author="Nicole Wu" w:date="2024-01-08T11:26:00Z">
                  <w:rPr>
                    <w:b/>
                    <w:bCs/>
                    <w:sz w:val="16"/>
                    <w:szCs w:val="24"/>
                  </w:rPr>
                </w:rPrChange>
              </w:rPr>
              <w:t>969</w:t>
            </w:r>
          </w:p>
        </w:tc>
        <w:tc>
          <w:tcPr>
            <w:tcW w:w="704" w:type="dxa"/>
            <w:tcBorders>
              <w:top w:val="single" w:sz="3" w:space="0" w:color="000000"/>
              <w:left w:val="nil"/>
              <w:bottom w:val="double" w:sz="3" w:space="0" w:color="000000"/>
              <w:right w:val="nil"/>
            </w:tcBorders>
          </w:tcPr>
          <w:p w14:paraId="3F6396B3"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52" w:author="Nicole Wu" w:date="2024-01-08T11:26:00Z">
                  <w:rPr>
                    <w:b/>
                    <w:bCs/>
                    <w:sz w:val="16"/>
                    <w:szCs w:val="24"/>
                  </w:rPr>
                </w:rPrChange>
              </w:rPr>
            </w:pPr>
            <w:r w:rsidRPr="00801E49">
              <w:rPr>
                <w:rFonts w:ascii="Open Sans" w:hAnsi="Open Sans" w:cs="Open Sans"/>
                <w:b/>
                <w:sz w:val="16"/>
                <w:szCs w:val="24"/>
                <w:rPrChange w:id="6153" w:author="Nicole Wu" w:date="2024-01-08T11:26:00Z">
                  <w:rPr>
                    <w:b/>
                    <w:bCs/>
                    <w:sz w:val="16"/>
                    <w:szCs w:val="24"/>
                  </w:rPr>
                </w:rPrChange>
              </w:rPr>
              <w:t>276</w:t>
            </w:r>
          </w:p>
        </w:tc>
        <w:tc>
          <w:tcPr>
            <w:tcW w:w="787" w:type="dxa"/>
            <w:tcBorders>
              <w:top w:val="single" w:sz="3" w:space="0" w:color="000000"/>
              <w:left w:val="nil"/>
              <w:bottom w:val="double" w:sz="3" w:space="0" w:color="000000"/>
              <w:right w:val="nil"/>
            </w:tcBorders>
          </w:tcPr>
          <w:p w14:paraId="6A9918CE"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154" w:author="Nicole Wu" w:date="2024-01-08T11:26:00Z">
                  <w:rPr>
                    <w:b/>
                    <w:bCs/>
                    <w:sz w:val="16"/>
                    <w:szCs w:val="24"/>
                  </w:rPr>
                </w:rPrChange>
              </w:rPr>
            </w:pPr>
            <w:r w:rsidRPr="00801E49">
              <w:rPr>
                <w:rFonts w:ascii="Open Sans" w:hAnsi="Open Sans" w:cs="Open Sans"/>
                <w:b/>
                <w:sz w:val="16"/>
                <w:szCs w:val="24"/>
                <w:rPrChange w:id="6155" w:author="Nicole Wu" w:date="2024-01-08T11:26:00Z">
                  <w:rPr>
                    <w:b/>
                    <w:bCs/>
                    <w:sz w:val="16"/>
                    <w:szCs w:val="24"/>
                  </w:rPr>
                </w:rPrChange>
              </w:rPr>
              <w:t>1,245</w:t>
            </w:r>
          </w:p>
        </w:tc>
      </w:tr>
    </w:tbl>
    <w:p w14:paraId="1E156B88" w14:textId="427D3F0F" w:rsidR="00B92327" w:rsidRPr="00801E49" w:rsidRDefault="00332621">
      <w:pPr>
        <w:spacing w:after="460" w:line="265" w:lineRule="auto"/>
        <w:ind w:left="28" w:right="0"/>
        <w:jc w:val="left"/>
        <w:rPr>
          <w:rFonts w:ascii="Open Sans" w:hAnsi="Open Sans" w:cs="Open Sans"/>
          <w:sz w:val="14"/>
          <w:rPrChange w:id="6156" w:author="Nicole Wu" w:date="2024-01-08T11:26:00Z">
            <w:rPr>
              <w:sz w:val="14"/>
            </w:rPr>
          </w:rPrChange>
        </w:rPr>
      </w:pPr>
      <w:r w:rsidRPr="00801E49">
        <w:rPr>
          <w:rFonts w:ascii="Open Sans" w:hAnsi="Open Sans" w:cs="Open Sans"/>
          <w:sz w:val="14"/>
          <w:rPrChange w:id="6157" w:author="Nicole Wu" w:date="2024-01-08T11:26:00Z">
            <w:rPr>
              <w:sz w:val="14"/>
            </w:rPr>
          </w:rPrChange>
        </w:rPr>
        <w:t>Note: Robust standard errors in parentheses; * p</w:t>
      </w:r>
      <w:r w:rsidRPr="00801E49">
        <w:rPr>
          <w:rFonts w:ascii="Open Sans" w:hAnsi="Open Sans" w:cs="Open Sans"/>
          <w:i/>
          <w:sz w:val="14"/>
          <w:rPrChange w:id="6158" w:author="Nicole Wu" w:date="2024-01-08T11:26:00Z">
            <w:rPr>
              <w:i/>
              <w:sz w:val="14"/>
            </w:rPr>
          </w:rPrChange>
        </w:rPr>
        <w:t>&lt;</w:t>
      </w:r>
      <w:r w:rsidRPr="00801E49">
        <w:rPr>
          <w:rFonts w:ascii="Open Sans" w:hAnsi="Open Sans" w:cs="Open Sans"/>
          <w:sz w:val="14"/>
          <w:rPrChange w:id="6159" w:author="Nicole Wu" w:date="2024-01-08T11:26:00Z">
            <w:rPr>
              <w:sz w:val="14"/>
            </w:rPr>
          </w:rPrChange>
        </w:rPr>
        <w:t>0.05, ** p</w:t>
      </w:r>
      <w:r w:rsidRPr="00801E49">
        <w:rPr>
          <w:rFonts w:ascii="Open Sans" w:hAnsi="Open Sans" w:cs="Open Sans"/>
          <w:i/>
          <w:sz w:val="14"/>
          <w:rPrChange w:id="6160" w:author="Nicole Wu" w:date="2024-01-08T11:26:00Z">
            <w:rPr>
              <w:i/>
              <w:sz w:val="14"/>
            </w:rPr>
          </w:rPrChange>
        </w:rPr>
        <w:t>&lt;</w:t>
      </w:r>
      <w:r w:rsidRPr="00801E49">
        <w:rPr>
          <w:rFonts w:ascii="Open Sans" w:hAnsi="Open Sans" w:cs="Open Sans"/>
          <w:sz w:val="14"/>
          <w:rPrChange w:id="6161" w:author="Nicole Wu" w:date="2024-01-08T11:26:00Z">
            <w:rPr>
              <w:sz w:val="14"/>
            </w:rPr>
          </w:rPrChange>
        </w:rPr>
        <w:t>0.01, *** p</w:t>
      </w:r>
      <w:r w:rsidRPr="00801E49">
        <w:rPr>
          <w:rFonts w:ascii="Open Sans" w:hAnsi="Open Sans" w:cs="Open Sans"/>
          <w:i/>
          <w:sz w:val="14"/>
          <w:rPrChange w:id="6162" w:author="Nicole Wu" w:date="2024-01-08T11:26:00Z">
            <w:rPr>
              <w:i/>
              <w:sz w:val="14"/>
            </w:rPr>
          </w:rPrChange>
        </w:rPr>
        <w:t>&lt;</w:t>
      </w:r>
      <w:r w:rsidRPr="00801E49">
        <w:rPr>
          <w:rFonts w:ascii="Open Sans" w:hAnsi="Open Sans" w:cs="Open Sans"/>
          <w:sz w:val="14"/>
          <w:rPrChange w:id="6163" w:author="Nicole Wu" w:date="2024-01-08T11:26:00Z">
            <w:rPr>
              <w:sz w:val="14"/>
            </w:rPr>
          </w:rPrChange>
        </w:rPr>
        <w:t>0.001.</w:t>
      </w:r>
    </w:p>
    <w:p w14:paraId="59E8F3BF" w14:textId="58DBC34C" w:rsidR="00332621" w:rsidRPr="00801E49" w:rsidRDefault="00332621">
      <w:pPr>
        <w:spacing w:after="460" w:line="265" w:lineRule="auto"/>
        <w:ind w:left="28" w:right="0"/>
        <w:jc w:val="left"/>
        <w:rPr>
          <w:rFonts w:ascii="Open Sans" w:hAnsi="Open Sans" w:cs="Open Sans"/>
          <w:sz w:val="14"/>
          <w:rPrChange w:id="6164" w:author="Nicole Wu" w:date="2024-01-08T11:26:00Z">
            <w:rPr>
              <w:sz w:val="14"/>
            </w:rPr>
          </w:rPrChange>
        </w:rPr>
      </w:pPr>
    </w:p>
    <w:p w14:paraId="01E01D72" w14:textId="0DD641EF" w:rsidR="00332621" w:rsidRPr="00801E49" w:rsidRDefault="00332621">
      <w:pPr>
        <w:spacing w:after="460" w:line="265" w:lineRule="auto"/>
        <w:ind w:left="28" w:right="0"/>
        <w:jc w:val="left"/>
        <w:rPr>
          <w:rFonts w:ascii="Open Sans" w:hAnsi="Open Sans" w:cs="Open Sans"/>
          <w:sz w:val="14"/>
          <w:rPrChange w:id="6165" w:author="Nicole Wu" w:date="2024-01-08T11:26:00Z">
            <w:rPr>
              <w:sz w:val="14"/>
            </w:rPr>
          </w:rPrChange>
        </w:rPr>
      </w:pPr>
    </w:p>
    <w:p w14:paraId="24F4E004" w14:textId="77777777" w:rsidR="00B92327" w:rsidRPr="00801E49" w:rsidRDefault="00332621">
      <w:pPr>
        <w:spacing w:after="0" w:line="259" w:lineRule="auto"/>
        <w:jc w:val="center"/>
        <w:rPr>
          <w:rFonts w:ascii="Open Sans" w:hAnsi="Open Sans" w:cs="Open Sans"/>
          <w:sz w:val="28"/>
          <w:szCs w:val="28"/>
          <w:rPrChange w:id="6166" w:author="Nicole Wu" w:date="2024-01-08T11:26:00Z">
            <w:rPr>
              <w:sz w:val="28"/>
              <w:szCs w:val="28"/>
            </w:rPr>
          </w:rPrChange>
        </w:rPr>
      </w:pPr>
      <w:r w:rsidRPr="00801E49">
        <w:rPr>
          <w:rFonts w:ascii="Open Sans" w:hAnsi="Open Sans" w:cs="Open Sans"/>
          <w:sz w:val="20"/>
          <w:szCs w:val="28"/>
          <w:rPrChange w:id="6167" w:author="Nicole Wu" w:date="2024-01-08T11:26:00Z">
            <w:rPr>
              <w:sz w:val="20"/>
              <w:szCs w:val="28"/>
            </w:rPr>
          </w:rPrChange>
        </w:rPr>
        <w:t>Table 15: CAR: Each Coping Strategy Used</w:t>
      </w:r>
    </w:p>
    <w:tbl>
      <w:tblPr>
        <w:tblW w:w="9360" w:type="dxa"/>
        <w:tblCellMar>
          <w:top w:w="19" w:type="dxa"/>
          <w:right w:w="22" w:type="dxa"/>
        </w:tblCellMar>
        <w:tblLook w:val="04A0" w:firstRow="1" w:lastRow="0" w:firstColumn="1" w:lastColumn="0" w:noHBand="0" w:noVBand="1"/>
      </w:tblPr>
      <w:tblGrid>
        <w:gridCol w:w="3080"/>
        <w:gridCol w:w="620"/>
        <w:gridCol w:w="782"/>
        <w:gridCol w:w="691"/>
        <w:gridCol w:w="620"/>
        <w:gridCol w:w="782"/>
        <w:gridCol w:w="691"/>
        <w:gridCol w:w="621"/>
        <w:gridCol w:w="782"/>
        <w:gridCol w:w="691"/>
      </w:tblGrid>
      <w:tr w:rsidR="00332621" w:rsidRPr="00801E49" w14:paraId="48DEBCB6" w14:textId="77777777" w:rsidTr="00332621">
        <w:trPr>
          <w:trHeight w:val="170"/>
        </w:trPr>
        <w:tc>
          <w:tcPr>
            <w:tcW w:w="3686" w:type="dxa"/>
            <w:tcBorders>
              <w:top w:val="double" w:sz="3" w:space="0" w:color="000000"/>
              <w:left w:val="nil"/>
              <w:bottom w:val="nil"/>
              <w:right w:val="nil"/>
            </w:tcBorders>
          </w:tcPr>
          <w:p w14:paraId="6142B013" w14:textId="77777777" w:rsidR="00332621" w:rsidRPr="00801E49" w:rsidRDefault="00332621" w:rsidP="00332621">
            <w:pPr>
              <w:spacing w:after="0" w:line="259" w:lineRule="auto"/>
              <w:ind w:left="67" w:right="0" w:firstLine="0"/>
              <w:jc w:val="left"/>
              <w:rPr>
                <w:rFonts w:ascii="Open Sans" w:hAnsi="Open Sans" w:cs="Open Sans"/>
                <w:b/>
                <w:sz w:val="16"/>
                <w:szCs w:val="24"/>
                <w:rPrChange w:id="6168" w:author="Nicole Wu" w:date="2024-01-08T11:26:00Z">
                  <w:rPr>
                    <w:b/>
                    <w:bCs/>
                    <w:sz w:val="16"/>
                    <w:szCs w:val="24"/>
                  </w:rPr>
                </w:rPrChange>
              </w:rPr>
            </w:pPr>
          </w:p>
        </w:tc>
        <w:tc>
          <w:tcPr>
            <w:tcW w:w="1891" w:type="dxa"/>
            <w:gridSpan w:val="3"/>
            <w:tcBorders>
              <w:top w:val="double" w:sz="3" w:space="0" w:color="000000"/>
              <w:left w:val="nil"/>
              <w:bottom w:val="nil"/>
              <w:right w:val="nil"/>
            </w:tcBorders>
          </w:tcPr>
          <w:p w14:paraId="0E43B4C5" w14:textId="2625520E" w:rsidR="00332621" w:rsidRPr="00801E49" w:rsidRDefault="00332621" w:rsidP="00332621">
            <w:pPr>
              <w:spacing w:after="0" w:line="259" w:lineRule="auto"/>
              <w:ind w:left="67" w:right="0" w:firstLine="0"/>
              <w:jc w:val="center"/>
              <w:rPr>
                <w:rFonts w:ascii="Open Sans" w:hAnsi="Open Sans" w:cs="Open Sans"/>
                <w:b/>
                <w:sz w:val="16"/>
                <w:szCs w:val="24"/>
                <w:rPrChange w:id="6169" w:author="Nicole Wu" w:date="2024-01-08T11:26:00Z">
                  <w:rPr>
                    <w:b/>
                    <w:bCs/>
                    <w:sz w:val="16"/>
                    <w:szCs w:val="24"/>
                  </w:rPr>
                </w:rPrChange>
              </w:rPr>
            </w:pPr>
            <w:r w:rsidRPr="00801E49">
              <w:rPr>
                <w:rFonts w:ascii="Open Sans" w:hAnsi="Open Sans" w:cs="Open Sans"/>
                <w:b/>
                <w:sz w:val="16"/>
                <w:szCs w:val="24"/>
                <w:rPrChange w:id="6170" w:author="Nicole Wu" w:date="2024-01-08T11:26:00Z">
                  <w:rPr>
                    <w:b/>
                    <w:bCs/>
                    <w:sz w:val="16"/>
                    <w:szCs w:val="24"/>
                  </w:rPr>
                </w:rPrChange>
              </w:rPr>
              <w:t>Own Phone</w:t>
            </w:r>
          </w:p>
        </w:tc>
        <w:tc>
          <w:tcPr>
            <w:tcW w:w="1891" w:type="dxa"/>
            <w:gridSpan w:val="3"/>
            <w:tcBorders>
              <w:top w:val="double" w:sz="3" w:space="0" w:color="000000"/>
              <w:left w:val="nil"/>
              <w:bottom w:val="nil"/>
              <w:right w:val="nil"/>
            </w:tcBorders>
          </w:tcPr>
          <w:p w14:paraId="08E4D1FB" w14:textId="6373C69A" w:rsidR="00332621" w:rsidRPr="00801E49" w:rsidRDefault="00332621" w:rsidP="00332621">
            <w:pPr>
              <w:spacing w:after="0" w:line="259" w:lineRule="auto"/>
              <w:ind w:left="67" w:right="0" w:firstLine="0"/>
              <w:jc w:val="center"/>
              <w:rPr>
                <w:rFonts w:ascii="Open Sans" w:hAnsi="Open Sans" w:cs="Open Sans"/>
                <w:b/>
                <w:sz w:val="16"/>
                <w:szCs w:val="24"/>
                <w:rPrChange w:id="6171" w:author="Nicole Wu" w:date="2024-01-08T11:26:00Z">
                  <w:rPr>
                    <w:b/>
                    <w:bCs/>
                    <w:sz w:val="16"/>
                    <w:szCs w:val="24"/>
                  </w:rPr>
                </w:rPrChange>
              </w:rPr>
            </w:pPr>
            <w:r w:rsidRPr="00801E49">
              <w:rPr>
                <w:rFonts w:ascii="Open Sans" w:hAnsi="Open Sans" w:cs="Open Sans"/>
                <w:b/>
                <w:sz w:val="16"/>
                <w:szCs w:val="24"/>
                <w:rPrChange w:id="6172" w:author="Nicole Wu" w:date="2024-01-08T11:26:00Z">
                  <w:rPr>
                    <w:b/>
                    <w:bCs/>
                    <w:sz w:val="16"/>
                    <w:szCs w:val="24"/>
                  </w:rPr>
                </w:rPrChange>
              </w:rPr>
              <w:t>No Phone</w:t>
            </w:r>
          </w:p>
        </w:tc>
        <w:tc>
          <w:tcPr>
            <w:tcW w:w="1892" w:type="dxa"/>
            <w:gridSpan w:val="3"/>
            <w:tcBorders>
              <w:top w:val="double" w:sz="3" w:space="0" w:color="000000"/>
              <w:left w:val="nil"/>
              <w:bottom w:val="nil"/>
              <w:right w:val="nil"/>
            </w:tcBorders>
          </w:tcPr>
          <w:p w14:paraId="4323A0DB" w14:textId="5C2C6B52" w:rsidR="00332621" w:rsidRPr="00801E49" w:rsidRDefault="00332621" w:rsidP="00332621">
            <w:pPr>
              <w:spacing w:after="0" w:line="259" w:lineRule="auto"/>
              <w:ind w:left="67" w:right="0" w:firstLine="0"/>
              <w:jc w:val="center"/>
              <w:rPr>
                <w:rFonts w:ascii="Open Sans" w:hAnsi="Open Sans" w:cs="Open Sans"/>
                <w:b/>
                <w:sz w:val="16"/>
                <w:szCs w:val="24"/>
                <w:rPrChange w:id="6173" w:author="Nicole Wu" w:date="2024-01-08T11:26:00Z">
                  <w:rPr>
                    <w:b/>
                    <w:bCs/>
                    <w:sz w:val="16"/>
                    <w:szCs w:val="24"/>
                  </w:rPr>
                </w:rPrChange>
              </w:rPr>
            </w:pPr>
            <w:r w:rsidRPr="00801E49">
              <w:rPr>
                <w:rFonts w:ascii="Open Sans" w:hAnsi="Open Sans" w:cs="Open Sans"/>
                <w:b/>
                <w:sz w:val="16"/>
                <w:szCs w:val="24"/>
                <w:rPrChange w:id="6174" w:author="Nicole Wu" w:date="2024-01-08T11:26:00Z">
                  <w:rPr>
                    <w:b/>
                    <w:bCs/>
                    <w:sz w:val="16"/>
                    <w:szCs w:val="24"/>
                  </w:rPr>
                </w:rPrChange>
              </w:rPr>
              <w:t>Full Sample</w:t>
            </w:r>
          </w:p>
        </w:tc>
      </w:tr>
      <w:tr w:rsidR="00B92327" w:rsidRPr="00801E49" w14:paraId="1B5928E9" w14:textId="77777777" w:rsidTr="00332621">
        <w:trPr>
          <w:trHeight w:val="154"/>
        </w:trPr>
        <w:tc>
          <w:tcPr>
            <w:tcW w:w="3686" w:type="dxa"/>
            <w:tcBorders>
              <w:top w:val="nil"/>
              <w:left w:val="nil"/>
              <w:bottom w:val="single" w:sz="3" w:space="0" w:color="000000"/>
              <w:right w:val="nil"/>
            </w:tcBorders>
          </w:tcPr>
          <w:p w14:paraId="23FA7314"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75" w:author="Nicole Wu" w:date="2024-01-08T11:26:00Z">
                  <w:rPr>
                    <w:b/>
                    <w:bCs/>
                    <w:sz w:val="16"/>
                    <w:szCs w:val="24"/>
                  </w:rPr>
                </w:rPrChange>
              </w:rPr>
            </w:pPr>
            <w:r w:rsidRPr="00801E49">
              <w:rPr>
                <w:rFonts w:ascii="Open Sans" w:hAnsi="Open Sans" w:cs="Open Sans"/>
                <w:b/>
                <w:sz w:val="16"/>
                <w:szCs w:val="24"/>
                <w:rPrChange w:id="6176" w:author="Nicole Wu" w:date="2024-01-08T11:26:00Z">
                  <w:rPr>
                    <w:b/>
                    <w:bCs/>
                    <w:sz w:val="16"/>
                    <w:szCs w:val="24"/>
                  </w:rPr>
                </w:rPrChange>
              </w:rPr>
              <w:t>Variable</w:t>
            </w:r>
          </w:p>
        </w:tc>
        <w:tc>
          <w:tcPr>
            <w:tcW w:w="630" w:type="dxa"/>
            <w:tcBorders>
              <w:top w:val="nil"/>
              <w:left w:val="nil"/>
              <w:bottom w:val="single" w:sz="3" w:space="0" w:color="000000"/>
              <w:right w:val="nil"/>
            </w:tcBorders>
          </w:tcPr>
          <w:p w14:paraId="5A1D7B63"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77" w:author="Nicole Wu" w:date="2024-01-08T11:26:00Z">
                  <w:rPr>
                    <w:b/>
                    <w:bCs/>
                    <w:sz w:val="16"/>
                    <w:szCs w:val="24"/>
                  </w:rPr>
                </w:rPrChange>
              </w:rPr>
            </w:pPr>
            <w:r w:rsidRPr="00801E49">
              <w:rPr>
                <w:rFonts w:ascii="Open Sans" w:hAnsi="Open Sans" w:cs="Open Sans"/>
                <w:b/>
                <w:sz w:val="16"/>
                <w:szCs w:val="24"/>
                <w:rPrChange w:id="6178" w:author="Nicole Wu" w:date="2024-01-08T11:26:00Z">
                  <w:rPr>
                    <w:b/>
                    <w:bCs/>
                    <w:sz w:val="16"/>
                    <w:szCs w:val="24"/>
                  </w:rPr>
                </w:rPrChange>
              </w:rPr>
              <w:t>F2F</w:t>
            </w:r>
          </w:p>
        </w:tc>
        <w:tc>
          <w:tcPr>
            <w:tcW w:w="630" w:type="dxa"/>
            <w:tcBorders>
              <w:top w:val="nil"/>
              <w:left w:val="nil"/>
              <w:bottom w:val="single" w:sz="3" w:space="0" w:color="000000"/>
              <w:right w:val="nil"/>
            </w:tcBorders>
          </w:tcPr>
          <w:p w14:paraId="38137CDA"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79" w:author="Nicole Wu" w:date="2024-01-08T11:26:00Z">
                  <w:rPr>
                    <w:b/>
                    <w:bCs/>
                    <w:sz w:val="16"/>
                    <w:szCs w:val="24"/>
                  </w:rPr>
                </w:rPrChange>
              </w:rPr>
            </w:pPr>
            <w:r w:rsidRPr="00801E49">
              <w:rPr>
                <w:rFonts w:ascii="Open Sans" w:hAnsi="Open Sans" w:cs="Open Sans"/>
                <w:b/>
                <w:sz w:val="16"/>
                <w:szCs w:val="24"/>
                <w:rPrChange w:id="6180" w:author="Nicole Wu" w:date="2024-01-08T11:26:00Z">
                  <w:rPr>
                    <w:b/>
                    <w:bCs/>
                    <w:sz w:val="16"/>
                    <w:szCs w:val="24"/>
                  </w:rPr>
                </w:rPrChange>
              </w:rPr>
              <w:t>Remote</w:t>
            </w:r>
          </w:p>
        </w:tc>
        <w:tc>
          <w:tcPr>
            <w:tcW w:w="631" w:type="dxa"/>
            <w:tcBorders>
              <w:top w:val="nil"/>
              <w:left w:val="nil"/>
              <w:bottom w:val="single" w:sz="3" w:space="0" w:color="000000"/>
              <w:right w:val="nil"/>
            </w:tcBorders>
          </w:tcPr>
          <w:p w14:paraId="5EA982A6"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81" w:author="Nicole Wu" w:date="2024-01-08T11:26:00Z">
                  <w:rPr>
                    <w:b/>
                    <w:bCs/>
                    <w:sz w:val="16"/>
                    <w:szCs w:val="24"/>
                  </w:rPr>
                </w:rPrChange>
              </w:rPr>
            </w:pPr>
            <w:r w:rsidRPr="00801E49">
              <w:rPr>
                <w:rFonts w:ascii="Open Sans" w:hAnsi="Open Sans" w:cs="Open Sans"/>
                <w:b/>
                <w:sz w:val="16"/>
                <w:szCs w:val="24"/>
                <w:rPrChange w:id="6182" w:author="Nicole Wu" w:date="2024-01-08T11:26:00Z">
                  <w:rPr>
                    <w:b/>
                    <w:bCs/>
                    <w:sz w:val="16"/>
                    <w:szCs w:val="24"/>
                  </w:rPr>
                </w:rPrChange>
              </w:rPr>
              <w:t>Diff</w:t>
            </w:r>
          </w:p>
        </w:tc>
        <w:tc>
          <w:tcPr>
            <w:tcW w:w="630" w:type="dxa"/>
            <w:tcBorders>
              <w:top w:val="nil"/>
              <w:left w:val="nil"/>
              <w:bottom w:val="single" w:sz="3" w:space="0" w:color="000000"/>
              <w:right w:val="nil"/>
            </w:tcBorders>
          </w:tcPr>
          <w:p w14:paraId="2805F0C6"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83" w:author="Nicole Wu" w:date="2024-01-08T11:26:00Z">
                  <w:rPr>
                    <w:b/>
                    <w:bCs/>
                    <w:sz w:val="16"/>
                    <w:szCs w:val="24"/>
                  </w:rPr>
                </w:rPrChange>
              </w:rPr>
            </w:pPr>
            <w:r w:rsidRPr="00801E49">
              <w:rPr>
                <w:rFonts w:ascii="Open Sans" w:hAnsi="Open Sans" w:cs="Open Sans"/>
                <w:b/>
                <w:sz w:val="16"/>
                <w:szCs w:val="24"/>
                <w:rPrChange w:id="6184" w:author="Nicole Wu" w:date="2024-01-08T11:26:00Z">
                  <w:rPr>
                    <w:b/>
                    <w:bCs/>
                    <w:sz w:val="16"/>
                    <w:szCs w:val="24"/>
                  </w:rPr>
                </w:rPrChange>
              </w:rPr>
              <w:t>F2F</w:t>
            </w:r>
          </w:p>
        </w:tc>
        <w:tc>
          <w:tcPr>
            <w:tcW w:w="631" w:type="dxa"/>
            <w:tcBorders>
              <w:top w:val="nil"/>
              <w:left w:val="nil"/>
              <w:bottom w:val="single" w:sz="3" w:space="0" w:color="000000"/>
              <w:right w:val="nil"/>
            </w:tcBorders>
          </w:tcPr>
          <w:p w14:paraId="06F2A6F0"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85" w:author="Nicole Wu" w:date="2024-01-08T11:26:00Z">
                  <w:rPr>
                    <w:b/>
                    <w:bCs/>
                    <w:sz w:val="16"/>
                    <w:szCs w:val="24"/>
                  </w:rPr>
                </w:rPrChange>
              </w:rPr>
            </w:pPr>
            <w:r w:rsidRPr="00801E49">
              <w:rPr>
                <w:rFonts w:ascii="Open Sans" w:hAnsi="Open Sans" w:cs="Open Sans"/>
                <w:b/>
                <w:sz w:val="16"/>
                <w:szCs w:val="24"/>
                <w:rPrChange w:id="6186" w:author="Nicole Wu" w:date="2024-01-08T11:26:00Z">
                  <w:rPr>
                    <w:b/>
                    <w:bCs/>
                    <w:sz w:val="16"/>
                    <w:szCs w:val="24"/>
                  </w:rPr>
                </w:rPrChange>
              </w:rPr>
              <w:t>Remote</w:t>
            </w:r>
          </w:p>
        </w:tc>
        <w:tc>
          <w:tcPr>
            <w:tcW w:w="630" w:type="dxa"/>
            <w:tcBorders>
              <w:top w:val="nil"/>
              <w:left w:val="nil"/>
              <w:bottom w:val="single" w:sz="3" w:space="0" w:color="000000"/>
              <w:right w:val="nil"/>
            </w:tcBorders>
          </w:tcPr>
          <w:p w14:paraId="25FAF1D9"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87" w:author="Nicole Wu" w:date="2024-01-08T11:26:00Z">
                  <w:rPr>
                    <w:b/>
                    <w:bCs/>
                    <w:sz w:val="16"/>
                    <w:szCs w:val="24"/>
                  </w:rPr>
                </w:rPrChange>
              </w:rPr>
            </w:pPr>
            <w:r w:rsidRPr="00801E49">
              <w:rPr>
                <w:rFonts w:ascii="Open Sans" w:hAnsi="Open Sans" w:cs="Open Sans"/>
                <w:b/>
                <w:sz w:val="16"/>
                <w:szCs w:val="24"/>
                <w:rPrChange w:id="6188" w:author="Nicole Wu" w:date="2024-01-08T11:26:00Z">
                  <w:rPr>
                    <w:b/>
                    <w:bCs/>
                    <w:sz w:val="16"/>
                    <w:szCs w:val="24"/>
                  </w:rPr>
                </w:rPrChange>
              </w:rPr>
              <w:t>Diff</w:t>
            </w:r>
          </w:p>
        </w:tc>
        <w:tc>
          <w:tcPr>
            <w:tcW w:w="631" w:type="dxa"/>
            <w:tcBorders>
              <w:top w:val="nil"/>
              <w:left w:val="nil"/>
              <w:bottom w:val="single" w:sz="3" w:space="0" w:color="000000"/>
              <w:right w:val="nil"/>
            </w:tcBorders>
          </w:tcPr>
          <w:p w14:paraId="271CCF33"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89" w:author="Nicole Wu" w:date="2024-01-08T11:26:00Z">
                  <w:rPr>
                    <w:b/>
                    <w:bCs/>
                    <w:sz w:val="16"/>
                    <w:szCs w:val="24"/>
                  </w:rPr>
                </w:rPrChange>
              </w:rPr>
            </w:pPr>
            <w:r w:rsidRPr="00801E49">
              <w:rPr>
                <w:rFonts w:ascii="Open Sans" w:hAnsi="Open Sans" w:cs="Open Sans"/>
                <w:b/>
                <w:sz w:val="16"/>
                <w:szCs w:val="24"/>
                <w:rPrChange w:id="6190" w:author="Nicole Wu" w:date="2024-01-08T11:26:00Z">
                  <w:rPr>
                    <w:b/>
                    <w:bCs/>
                    <w:sz w:val="16"/>
                    <w:szCs w:val="24"/>
                  </w:rPr>
                </w:rPrChange>
              </w:rPr>
              <w:t>F2F</w:t>
            </w:r>
          </w:p>
        </w:tc>
        <w:tc>
          <w:tcPr>
            <w:tcW w:w="630" w:type="dxa"/>
            <w:tcBorders>
              <w:top w:val="nil"/>
              <w:left w:val="nil"/>
              <w:bottom w:val="single" w:sz="3" w:space="0" w:color="000000"/>
              <w:right w:val="nil"/>
            </w:tcBorders>
          </w:tcPr>
          <w:p w14:paraId="1745A84E"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91" w:author="Nicole Wu" w:date="2024-01-08T11:26:00Z">
                  <w:rPr>
                    <w:b/>
                    <w:bCs/>
                    <w:sz w:val="16"/>
                    <w:szCs w:val="24"/>
                  </w:rPr>
                </w:rPrChange>
              </w:rPr>
            </w:pPr>
            <w:r w:rsidRPr="00801E49">
              <w:rPr>
                <w:rFonts w:ascii="Open Sans" w:hAnsi="Open Sans" w:cs="Open Sans"/>
                <w:b/>
                <w:sz w:val="16"/>
                <w:szCs w:val="24"/>
                <w:rPrChange w:id="6192" w:author="Nicole Wu" w:date="2024-01-08T11:26:00Z">
                  <w:rPr>
                    <w:b/>
                    <w:bCs/>
                    <w:sz w:val="16"/>
                    <w:szCs w:val="24"/>
                  </w:rPr>
                </w:rPrChange>
              </w:rPr>
              <w:t>Remote</w:t>
            </w:r>
          </w:p>
        </w:tc>
        <w:tc>
          <w:tcPr>
            <w:tcW w:w="631" w:type="dxa"/>
            <w:tcBorders>
              <w:top w:val="nil"/>
              <w:left w:val="nil"/>
              <w:bottom w:val="single" w:sz="3" w:space="0" w:color="000000"/>
              <w:right w:val="nil"/>
            </w:tcBorders>
          </w:tcPr>
          <w:p w14:paraId="66566477" w14:textId="77777777" w:rsidR="00B92327" w:rsidRPr="00801E49" w:rsidRDefault="00332621" w:rsidP="00332621">
            <w:pPr>
              <w:spacing w:after="0" w:line="259" w:lineRule="auto"/>
              <w:ind w:left="67" w:right="0" w:firstLine="0"/>
              <w:jc w:val="left"/>
              <w:rPr>
                <w:rFonts w:ascii="Open Sans" w:hAnsi="Open Sans" w:cs="Open Sans"/>
                <w:b/>
                <w:sz w:val="16"/>
                <w:szCs w:val="24"/>
                <w:rPrChange w:id="6193" w:author="Nicole Wu" w:date="2024-01-08T11:26:00Z">
                  <w:rPr>
                    <w:b/>
                    <w:bCs/>
                    <w:sz w:val="16"/>
                    <w:szCs w:val="24"/>
                  </w:rPr>
                </w:rPrChange>
              </w:rPr>
            </w:pPr>
            <w:r w:rsidRPr="00801E49">
              <w:rPr>
                <w:rFonts w:ascii="Open Sans" w:hAnsi="Open Sans" w:cs="Open Sans"/>
                <w:b/>
                <w:sz w:val="16"/>
                <w:szCs w:val="24"/>
                <w:rPrChange w:id="6194" w:author="Nicole Wu" w:date="2024-01-08T11:26:00Z">
                  <w:rPr>
                    <w:b/>
                    <w:bCs/>
                    <w:sz w:val="16"/>
                    <w:szCs w:val="24"/>
                  </w:rPr>
                </w:rPrChange>
              </w:rPr>
              <w:t>Diff</w:t>
            </w:r>
          </w:p>
        </w:tc>
      </w:tr>
      <w:tr w:rsidR="00B92327" w:rsidRPr="00801E49" w14:paraId="465F6714" w14:textId="77777777" w:rsidTr="00332621">
        <w:trPr>
          <w:trHeight w:val="151"/>
        </w:trPr>
        <w:tc>
          <w:tcPr>
            <w:tcW w:w="3686" w:type="dxa"/>
            <w:tcBorders>
              <w:top w:val="single" w:sz="3" w:space="0" w:color="000000"/>
              <w:left w:val="nil"/>
              <w:bottom w:val="nil"/>
              <w:right w:val="nil"/>
            </w:tcBorders>
          </w:tcPr>
          <w:p w14:paraId="468339E7" w14:textId="77777777" w:rsidR="00B92327" w:rsidRPr="00801E49" w:rsidRDefault="00332621" w:rsidP="00332621">
            <w:pPr>
              <w:spacing w:after="0" w:line="259" w:lineRule="auto"/>
              <w:ind w:left="67" w:right="0" w:firstLine="0"/>
              <w:jc w:val="left"/>
              <w:rPr>
                <w:rFonts w:ascii="Open Sans" w:hAnsi="Open Sans" w:cs="Open Sans"/>
                <w:sz w:val="16"/>
                <w:szCs w:val="24"/>
                <w:rPrChange w:id="6195" w:author="Nicole Wu" w:date="2024-01-08T11:26:00Z">
                  <w:rPr>
                    <w:sz w:val="16"/>
                    <w:szCs w:val="24"/>
                  </w:rPr>
                </w:rPrChange>
              </w:rPr>
            </w:pPr>
            <w:r w:rsidRPr="00801E49">
              <w:rPr>
                <w:rFonts w:ascii="Open Sans" w:hAnsi="Open Sans" w:cs="Open Sans"/>
                <w:sz w:val="16"/>
                <w:szCs w:val="24"/>
                <w:rPrChange w:id="6196" w:author="Nicole Wu" w:date="2024-01-08T11:26:00Z">
                  <w:rPr>
                    <w:sz w:val="16"/>
                    <w:szCs w:val="24"/>
                  </w:rPr>
                </w:rPrChange>
              </w:rPr>
              <w:t>Used Stress coping: Sold household assets/goods</w:t>
            </w:r>
          </w:p>
        </w:tc>
        <w:tc>
          <w:tcPr>
            <w:tcW w:w="630" w:type="dxa"/>
            <w:tcBorders>
              <w:top w:val="single" w:sz="3" w:space="0" w:color="000000"/>
              <w:left w:val="nil"/>
              <w:bottom w:val="nil"/>
              <w:right w:val="nil"/>
            </w:tcBorders>
          </w:tcPr>
          <w:p w14:paraId="335122CB" w14:textId="77777777" w:rsidR="00B92327" w:rsidRPr="00801E49" w:rsidRDefault="00332621" w:rsidP="00332621">
            <w:pPr>
              <w:spacing w:after="0" w:line="259" w:lineRule="auto"/>
              <w:ind w:left="67" w:right="0" w:firstLine="0"/>
              <w:jc w:val="center"/>
              <w:rPr>
                <w:rFonts w:ascii="Open Sans" w:hAnsi="Open Sans" w:cs="Open Sans"/>
                <w:sz w:val="16"/>
                <w:szCs w:val="24"/>
                <w:rPrChange w:id="6197" w:author="Nicole Wu" w:date="2024-01-08T11:26:00Z">
                  <w:rPr>
                    <w:sz w:val="16"/>
                    <w:szCs w:val="24"/>
                  </w:rPr>
                </w:rPrChange>
              </w:rPr>
            </w:pPr>
            <w:r w:rsidRPr="00801E49">
              <w:rPr>
                <w:rFonts w:ascii="Open Sans" w:hAnsi="Open Sans" w:cs="Open Sans"/>
                <w:sz w:val="16"/>
                <w:szCs w:val="24"/>
                <w:rPrChange w:id="6198" w:author="Nicole Wu" w:date="2024-01-08T11:26:00Z">
                  <w:rPr>
                    <w:sz w:val="16"/>
                    <w:szCs w:val="24"/>
                  </w:rPr>
                </w:rPrChange>
              </w:rPr>
              <w:t>0.28</w:t>
            </w:r>
          </w:p>
        </w:tc>
        <w:tc>
          <w:tcPr>
            <w:tcW w:w="630" w:type="dxa"/>
            <w:tcBorders>
              <w:top w:val="single" w:sz="3" w:space="0" w:color="000000"/>
              <w:left w:val="nil"/>
              <w:bottom w:val="nil"/>
              <w:right w:val="nil"/>
            </w:tcBorders>
          </w:tcPr>
          <w:p w14:paraId="4AB09159" w14:textId="77777777" w:rsidR="00B92327" w:rsidRPr="00801E49" w:rsidRDefault="00332621" w:rsidP="00332621">
            <w:pPr>
              <w:spacing w:after="0" w:line="259" w:lineRule="auto"/>
              <w:ind w:left="67" w:right="0" w:firstLine="0"/>
              <w:jc w:val="center"/>
              <w:rPr>
                <w:rFonts w:ascii="Open Sans" w:hAnsi="Open Sans" w:cs="Open Sans"/>
                <w:sz w:val="16"/>
                <w:szCs w:val="24"/>
                <w:rPrChange w:id="6199" w:author="Nicole Wu" w:date="2024-01-08T11:26:00Z">
                  <w:rPr>
                    <w:sz w:val="16"/>
                    <w:szCs w:val="24"/>
                  </w:rPr>
                </w:rPrChange>
              </w:rPr>
            </w:pPr>
            <w:r w:rsidRPr="00801E49">
              <w:rPr>
                <w:rFonts w:ascii="Open Sans" w:hAnsi="Open Sans" w:cs="Open Sans"/>
                <w:sz w:val="16"/>
                <w:szCs w:val="24"/>
                <w:rPrChange w:id="6200" w:author="Nicole Wu" w:date="2024-01-08T11:26:00Z">
                  <w:rPr>
                    <w:sz w:val="16"/>
                    <w:szCs w:val="24"/>
                  </w:rPr>
                </w:rPrChange>
              </w:rPr>
              <w:t>0.46</w:t>
            </w:r>
          </w:p>
        </w:tc>
        <w:tc>
          <w:tcPr>
            <w:tcW w:w="631" w:type="dxa"/>
            <w:tcBorders>
              <w:top w:val="single" w:sz="3" w:space="0" w:color="000000"/>
              <w:left w:val="nil"/>
              <w:bottom w:val="nil"/>
              <w:right w:val="nil"/>
            </w:tcBorders>
          </w:tcPr>
          <w:p w14:paraId="72C4E7BC" w14:textId="77777777" w:rsidR="00B92327" w:rsidRPr="00801E49" w:rsidRDefault="00332621" w:rsidP="00332621">
            <w:pPr>
              <w:spacing w:after="0" w:line="259" w:lineRule="auto"/>
              <w:ind w:left="67" w:right="0" w:firstLine="0"/>
              <w:jc w:val="center"/>
              <w:rPr>
                <w:rFonts w:ascii="Open Sans" w:hAnsi="Open Sans" w:cs="Open Sans"/>
                <w:sz w:val="16"/>
                <w:szCs w:val="24"/>
                <w:rPrChange w:id="6201" w:author="Nicole Wu" w:date="2024-01-08T11:26:00Z">
                  <w:rPr>
                    <w:sz w:val="16"/>
                    <w:szCs w:val="24"/>
                  </w:rPr>
                </w:rPrChange>
              </w:rPr>
            </w:pPr>
            <w:r w:rsidRPr="00801E49">
              <w:rPr>
                <w:rFonts w:ascii="Open Sans" w:hAnsi="Open Sans" w:cs="Open Sans"/>
                <w:sz w:val="16"/>
                <w:szCs w:val="24"/>
                <w:rPrChange w:id="6202" w:author="Nicole Wu" w:date="2024-01-08T11:26:00Z">
                  <w:rPr>
                    <w:sz w:val="16"/>
                    <w:szCs w:val="24"/>
                  </w:rPr>
                </w:rPrChange>
              </w:rPr>
              <w:t>0.18***</w:t>
            </w:r>
          </w:p>
        </w:tc>
        <w:tc>
          <w:tcPr>
            <w:tcW w:w="630" w:type="dxa"/>
            <w:tcBorders>
              <w:top w:val="single" w:sz="3" w:space="0" w:color="000000"/>
              <w:left w:val="nil"/>
              <w:bottom w:val="nil"/>
              <w:right w:val="nil"/>
            </w:tcBorders>
          </w:tcPr>
          <w:p w14:paraId="06FB006D" w14:textId="77777777" w:rsidR="00B92327" w:rsidRPr="00801E49" w:rsidRDefault="00332621" w:rsidP="00332621">
            <w:pPr>
              <w:spacing w:after="0" w:line="259" w:lineRule="auto"/>
              <w:ind w:left="67" w:right="0" w:firstLine="0"/>
              <w:jc w:val="center"/>
              <w:rPr>
                <w:rFonts w:ascii="Open Sans" w:hAnsi="Open Sans" w:cs="Open Sans"/>
                <w:sz w:val="16"/>
                <w:szCs w:val="24"/>
                <w:rPrChange w:id="6203" w:author="Nicole Wu" w:date="2024-01-08T11:26:00Z">
                  <w:rPr>
                    <w:sz w:val="16"/>
                    <w:szCs w:val="24"/>
                  </w:rPr>
                </w:rPrChange>
              </w:rPr>
            </w:pPr>
            <w:r w:rsidRPr="00801E49">
              <w:rPr>
                <w:rFonts w:ascii="Open Sans" w:hAnsi="Open Sans" w:cs="Open Sans"/>
                <w:sz w:val="16"/>
                <w:szCs w:val="24"/>
                <w:rPrChange w:id="6204" w:author="Nicole Wu" w:date="2024-01-08T11:26:00Z">
                  <w:rPr>
                    <w:sz w:val="16"/>
                    <w:szCs w:val="24"/>
                  </w:rPr>
                </w:rPrChange>
              </w:rPr>
              <w:t>0.15</w:t>
            </w:r>
          </w:p>
        </w:tc>
        <w:tc>
          <w:tcPr>
            <w:tcW w:w="631" w:type="dxa"/>
            <w:tcBorders>
              <w:top w:val="single" w:sz="3" w:space="0" w:color="000000"/>
              <w:left w:val="nil"/>
              <w:bottom w:val="nil"/>
              <w:right w:val="nil"/>
            </w:tcBorders>
          </w:tcPr>
          <w:p w14:paraId="664C0314" w14:textId="77777777" w:rsidR="00B92327" w:rsidRPr="00801E49" w:rsidRDefault="00332621" w:rsidP="00332621">
            <w:pPr>
              <w:spacing w:after="0" w:line="259" w:lineRule="auto"/>
              <w:ind w:left="67" w:right="0" w:firstLine="0"/>
              <w:jc w:val="center"/>
              <w:rPr>
                <w:rFonts w:ascii="Open Sans" w:hAnsi="Open Sans" w:cs="Open Sans"/>
                <w:sz w:val="16"/>
                <w:szCs w:val="24"/>
                <w:rPrChange w:id="6205" w:author="Nicole Wu" w:date="2024-01-08T11:26:00Z">
                  <w:rPr>
                    <w:sz w:val="16"/>
                    <w:szCs w:val="24"/>
                  </w:rPr>
                </w:rPrChange>
              </w:rPr>
            </w:pPr>
            <w:r w:rsidRPr="00801E49">
              <w:rPr>
                <w:rFonts w:ascii="Open Sans" w:hAnsi="Open Sans" w:cs="Open Sans"/>
                <w:sz w:val="16"/>
                <w:szCs w:val="24"/>
                <w:rPrChange w:id="6206" w:author="Nicole Wu" w:date="2024-01-08T11:26:00Z">
                  <w:rPr>
                    <w:sz w:val="16"/>
                    <w:szCs w:val="24"/>
                  </w:rPr>
                </w:rPrChange>
              </w:rPr>
              <w:t>0.29</w:t>
            </w:r>
          </w:p>
        </w:tc>
        <w:tc>
          <w:tcPr>
            <w:tcW w:w="630" w:type="dxa"/>
            <w:tcBorders>
              <w:top w:val="single" w:sz="3" w:space="0" w:color="000000"/>
              <w:left w:val="nil"/>
              <w:bottom w:val="nil"/>
              <w:right w:val="nil"/>
            </w:tcBorders>
          </w:tcPr>
          <w:p w14:paraId="0D1EF9EC" w14:textId="77777777" w:rsidR="00B92327" w:rsidRPr="00801E49" w:rsidRDefault="00332621" w:rsidP="00332621">
            <w:pPr>
              <w:spacing w:after="0" w:line="259" w:lineRule="auto"/>
              <w:ind w:left="67" w:right="0" w:firstLine="0"/>
              <w:jc w:val="center"/>
              <w:rPr>
                <w:rFonts w:ascii="Open Sans" w:hAnsi="Open Sans" w:cs="Open Sans"/>
                <w:sz w:val="16"/>
                <w:szCs w:val="24"/>
                <w:rPrChange w:id="6207" w:author="Nicole Wu" w:date="2024-01-08T11:26:00Z">
                  <w:rPr>
                    <w:sz w:val="16"/>
                    <w:szCs w:val="24"/>
                  </w:rPr>
                </w:rPrChange>
              </w:rPr>
            </w:pPr>
            <w:r w:rsidRPr="00801E49">
              <w:rPr>
                <w:rFonts w:ascii="Open Sans" w:hAnsi="Open Sans" w:cs="Open Sans"/>
                <w:sz w:val="16"/>
                <w:szCs w:val="24"/>
                <w:rPrChange w:id="6208" w:author="Nicole Wu" w:date="2024-01-08T11:26:00Z">
                  <w:rPr>
                    <w:sz w:val="16"/>
                    <w:szCs w:val="24"/>
                  </w:rPr>
                </w:rPrChange>
              </w:rPr>
              <w:t>0.14**</w:t>
            </w:r>
          </w:p>
        </w:tc>
        <w:tc>
          <w:tcPr>
            <w:tcW w:w="631" w:type="dxa"/>
            <w:tcBorders>
              <w:top w:val="single" w:sz="3" w:space="0" w:color="000000"/>
              <w:left w:val="nil"/>
              <w:bottom w:val="nil"/>
              <w:right w:val="nil"/>
            </w:tcBorders>
          </w:tcPr>
          <w:p w14:paraId="78669C89" w14:textId="77777777" w:rsidR="00B92327" w:rsidRPr="00801E49" w:rsidRDefault="00332621" w:rsidP="00332621">
            <w:pPr>
              <w:spacing w:after="0" w:line="259" w:lineRule="auto"/>
              <w:ind w:left="67" w:right="0" w:firstLine="0"/>
              <w:jc w:val="center"/>
              <w:rPr>
                <w:rFonts w:ascii="Open Sans" w:hAnsi="Open Sans" w:cs="Open Sans"/>
                <w:sz w:val="16"/>
                <w:szCs w:val="24"/>
                <w:rPrChange w:id="6209" w:author="Nicole Wu" w:date="2024-01-08T11:26:00Z">
                  <w:rPr>
                    <w:sz w:val="16"/>
                    <w:szCs w:val="24"/>
                  </w:rPr>
                </w:rPrChange>
              </w:rPr>
            </w:pPr>
            <w:r w:rsidRPr="00801E49">
              <w:rPr>
                <w:rFonts w:ascii="Open Sans" w:hAnsi="Open Sans" w:cs="Open Sans"/>
                <w:sz w:val="16"/>
                <w:szCs w:val="24"/>
                <w:rPrChange w:id="6210" w:author="Nicole Wu" w:date="2024-01-08T11:26:00Z">
                  <w:rPr>
                    <w:sz w:val="16"/>
                    <w:szCs w:val="24"/>
                  </w:rPr>
                </w:rPrChange>
              </w:rPr>
              <w:t>0.19</w:t>
            </w:r>
          </w:p>
        </w:tc>
        <w:tc>
          <w:tcPr>
            <w:tcW w:w="630" w:type="dxa"/>
            <w:tcBorders>
              <w:top w:val="single" w:sz="3" w:space="0" w:color="000000"/>
              <w:left w:val="nil"/>
              <w:bottom w:val="nil"/>
              <w:right w:val="nil"/>
            </w:tcBorders>
          </w:tcPr>
          <w:p w14:paraId="139030C1" w14:textId="77777777" w:rsidR="00B92327" w:rsidRPr="00801E49" w:rsidRDefault="00332621" w:rsidP="00332621">
            <w:pPr>
              <w:spacing w:after="0" w:line="259" w:lineRule="auto"/>
              <w:ind w:left="67" w:right="0" w:firstLine="0"/>
              <w:jc w:val="center"/>
              <w:rPr>
                <w:rFonts w:ascii="Open Sans" w:hAnsi="Open Sans" w:cs="Open Sans"/>
                <w:sz w:val="16"/>
                <w:szCs w:val="24"/>
                <w:rPrChange w:id="6211" w:author="Nicole Wu" w:date="2024-01-08T11:26:00Z">
                  <w:rPr>
                    <w:sz w:val="16"/>
                    <w:szCs w:val="24"/>
                  </w:rPr>
                </w:rPrChange>
              </w:rPr>
            </w:pPr>
            <w:r w:rsidRPr="00801E49">
              <w:rPr>
                <w:rFonts w:ascii="Open Sans" w:hAnsi="Open Sans" w:cs="Open Sans"/>
                <w:sz w:val="16"/>
                <w:szCs w:val="24"/>
                <w:rPrChange w:id="6212" w:author="Nicole Wu" w:date="2024-01-08T11:26:00Z">
                  <w:rPr>
                    <w:sz w:val="16"/>
                    <w:szCs w:val="24"/>
                  </w:rPr>
                </w:rPrChange>
              </w:rPr>
              <w:t>0.38</w:t>
            </w:r>
          </w:p>
        </w:tc>
        <w:tc>
          <w:tcPr>
            <w:tcW w:w="631" w:type="dxa"/>
            <w:tcBorders>
              <w:top w:val="single" w:sz="3" w:space="0" w:color="000000"/>
              <w:left w:val="nil"/>
              <w:bottom w:val="nil"/>
              <w:right w:val="nil"/>
            </w:tcBorders>
          </w:tcPr>
          <w:p w14:paraId="1DAB0EB1" w14:textId="77777777" w:rsidR="00B92327" w:rsidRPr="00801E49" w:rsidRDefault="00332621" w:rsidP="00332621">
            <w:pPr>
              <w:spacing w:after="0" w:line="259" w:lineRule="auto"/>
              <w:ind w:left="67" w:right="0" w:firstLine="0"/>
              <w:jc w:val="center"/>
              <w:rPr>
                <w:rFonts w:ascii="Open Sans" w:hAnsi="Open Sans" w:cs="Open Sans"/>
                <w:sz w:val="16"/>
                <w:szCs w:val="24"/>
                <w:rPrChange w:id="6213" w:author="Nicole Wu" w:date="2024-01-08T11:26:00Z">
                  <w:rPr>
                    <w:sz w:val="16"/>
                    <w:szCs w:val="24"/>
                  </w:rPr>
                </w:rPrChange>
              </w:rPr>
            </w:pPr>
            <w:r w:rsidRPr="00801E49">
              <w:rPr>
                <w:rFonts w:ascii="Open Sans" w:hAnsi="Open Sans" w:cs="Open Sans"/>
                <w:sz w:val="16"/>
                <w:szCs w:val="24"/>
                <w:rPrChange w:id="6214" w:author="Nicole Wu" w:date="2024-01-08T11:26:00Z">
                  <w:rPr>
                    <w:sz w:val="16"/>
                    <w:szCs w:val="24"/>
                  </w:rPr>
                </w:rPrChange>
              </w:rPr>
              <w:t>0.20***</w:t>
            </w:r>
          </w:p>
        </w:tc>
      </w:tr>
      <w:tr w:rsidR="00B92327" w:rsidRPr="00801E49" w14:paraId="1369C674" w14:textId="77777777" w:rsidTr="00332621">
        <w:trPr>
          <w:trHeight w:val="149"/>
        </w:trPr>
        <w:tc>
          <w:tcPr>
            <w:tcW w:w="3686" w:type="dxa"/>
            <w:tcBorders>
              <w:top w:val="nil"/>
              <w:left w:val="nil"/>
              <w:bottom w:val="nil"/>
              <w:right w:val="nil"/>
            </w:tcBorders>
          </w:tcPr>
          <w:p w14:paraId="55024EBE" w14:textId="77777777" w:rsidR="00B92327" w:rsidRPr="00801E49" w:rsidRDefault="00B92327" w:rsidP="00332621">
            <w:pPr>
              <w:spacing w:after="0" w:line="259" w:lineRule="auto"/>
              <w:ind w:left="67" w:right="0" w:firstLine="0"/>
              <w:jc w:val="left"/>
              <w:rPr>
                <w:rFonts w:ascii="Open Sans" w:hAnsi="Open Sans" w:cs="Open Sans"/>
                <w:sz w:val="16"/>
                <w:szCs w:val="24"/>
                <w:rPrChange w:id="6215" w:author="Nicole Wu" w:date="2024-01-08T11:26:00Z">
                  <w:rPr>
                    <w:sz w:val="16"/>
                    <w:szCs w:val="24"/>
                  </w:rPr>
                </w:rPrChange>
              </w:rPr>
            </w:pPr>
          </w:p>
        </w:tc>
        <w:tc>
          <w:tcPr>
            <w:tcW w:w="630" w:type="dxa"/>
            <w:tcBorders>
              <w:top w:val="nil"/>
              <w:left w:val="nil"/>
              <w:bottom w:val="nil"/>
              <w:right w:val="nil"/>
            </w:tcBorders>
          </w:tcPr>
          <w:p w14:paraId="5493BF1D" w14:textId="77777777" w:rsidR="00B92327" w:rsidRPr="00801E49" w:rsidRDefault="00332621" w:rsidP="00332621">
            <w:pPr>
              <w:spacing w:after="0" w:line="259" w:lineRule="auto"/>
              <w:ind w:left="67" w:right="0" w:firstLine="0"/>
              <w:jc w:val="center"/>
              <w:rPr>
                <w:rFonts w:ascii="Open Sans" w:hAnsi="Open Sans" w:cs="Open Sans"/>
                <w:sz w:val="16"/>
                <w:szCs w:val="24"/>
                <w:rPrChange w:id="6216" w:author="Nicole Wu" w:date="2024-01-08T11:26:00Z">
                  <w:rPr>
                    <w:sz w:val="16"/>
                    <w:szCs w:val="24"/>
                  </w:rPr>
                </w:rPrChange>
              </w:rPr>
            </w:pPr>
            <w:r w:rsidRPr="00801E49">
              <w:rPr>
                <w:rFonts w:ascii="Open Sans" w:hAnsi="Open Sans" w:cs="Open Sans"/>
                <w:sz w:val="16"/>
                <w:szCs w:val="24"/>
                <w:rPrChange w:id="6217" w:author="Nicole Wu" w:date="2024-01-08T11:26:00Z">
                  <w:rPr>
                    <w:sz w:val="16"/>
                    <w:szCs w:val="24"/>
                  </w:rPr>
                </w:rPrChange>
              </w:rPr>
              <w:t>(0.45)</w:t>
            </w:r>
          </w:p>
        </w:tc>
        <w:tc>
          <w:tcPr>
            <w:tcW w:w="630" w:type="dxa"/>
            <w:tcBorders>
              <w:top w:val="nil"/>
              <w:left w:val="nil"/>
              <w:bottom w:val="nil"/>
              <w:right w:val="nil"/>
            </w:tcBorders>
          </w:tcPr>
          <w:p w14:paraId="4317B18C" w14:textId="77777777" w:rsidR="00B92327" w:rsidRPr="00801E49" w:rsidRDefault="00332621" w:rsidP="00332621">
            <w:pPr>
              <w:spacing w:after="0" w:line="259" w:lineRule="auto"/>
              <w:ind w:left="67" w:right="0" w:firstLine="0"/>
              <w:jc w:val="center"/>
              <w:rPr>
                <w:rFonts w:ascii="Open Sans" w:hAnsi="Open Sans" w:cs="Open Sans"/>
                <w:sz w:val="16"/>
                <w:szCs w:val="24"/>
                <w:rPrChange w:id="6218" w:author="Nicole Wu" w:date="2024-01-08T11:26:00Z">
                  <w:rPr>
                    <w:sz w:val="16"/>
                    <w:szCs w:val="24"/>
                  </w:rPr>
                </w:rPrChange>
              </w:rPr>
            </w:pPr>
            <w:r w:rsidRPr="00801E49">
              <w:rPr>
                <w:rFonts w:ascii="Open Sans" w:hAnsi="Open Sans" w:cs="Open Sans"/>
                <w:sz w:val="16"/>
                <w:szCs w:val="24"/>
                <w:rPrChange w:id="6219" w:author="Nicole Wu" w:date="2024-01-08T11:26:00Z">
                  <w:rPr>
                    <w:sz w:val="16"/>
                    <w:szCs w:val="24"/>
                  </w:rPr>
                </w:rPrChange>
              </w:rPr>
              <w:t>(0.50)</w:t>
            </w:r>
          </w:p>
        </w:tc>
        <w:tc>
          <w:tcPr>
            <w:tcW w:w="631" w:type="dxa"/>
            <w:tcBorders>
              <w:top w:val="nil"/>
              <w:left w:val="nil"/>
              <w:bottom w:val="nil"/>
              <w:right w:val="nil"/>
            </w:tcBorders>
          </w:tcPr>
          <w:p w14:paraId="7F0324EB" w14:textId="77777777" w:rsidR="00B92327" w:rsidRPr="00801E49" w:rsidRDefault="00332621" w:rsidP="00332621">
            <w:pPr>
              <w:spacing w:after="0" w:line="259" w:lineRule="auto"/>
              <w:ind w:left="67" w:right="0" w:firstLine="0"/>
              <w:jc w:val="center"/>
              <w:rPr>
                <w:rFonts w:ascii="Open Sans" w:hAnsi="Open Sans" w:cs="Open Sans"/>
                <w:sz w:val="16"/>
                <w:szCs w:val="24"/>
                <w:rPrChange w:id="6220" w:author="Nicole Wu" w:date="2024-01-08T11:26:00Z">
                  <w:rPr>
                    <w:sz w:val="16"/>
                    <w:szCs w:val="24"/>
                  </w:rPr>
                </w:rPrChange>
              </w:rPr>
            </w:pPr>
            <w:r w:rsidRPr="00801E49">
              <w:rPr>
                <w:rFonts w:ascii="Open Sans" w:hAnsi="Open Sans" w:cs="Open Sans"/>
                <w:sz w:val="16"/>
                <w:szCs w:val="24"/>
                <w:rPrChange w:id="6221" w:author="Nicole Wu" w:date="2024-01-08T11:26:00Z">
                  <w:rPr>
                    <w:sz w:val="16"/>
                    <w:szCs w:val="24"/>
                  </w:rPr>
                </w:rPrChange>
              </w:rPr>
              <w:t>(0.00)</w:t>
            </w:r>
          </w:p>
        </w:tc>
        <w:tc>
          <w:tcPr>
            <w:tcW w:w="630" w:type="dxa"/>
            <w:tcBorders>
              <w:top w:val="nil"/>
              <w:left w:val="nil"/>
              <w:bottom w:val="nil"/>
              <w:right w:val="nil"/>
            </w:tcBorders>
          </w:tcPr>
          <w:p w14:paraId="36AC3C24" w14:textId="77777777" w:rsidR="00B92327" w:rsidRPr="00801E49" w:rsidRDefault="00332621" w:rsidP="00332621">
            <w:pPr>
              <w:spacing w:after="0" w:line="259" w:lineRule="auto"/>
              <w:ind w:left="67" w:right="0" w:firstLine="0"/>
              <w:jc w:val="center"/>
              <w:rPr>
                <w:rFonts w:ascii="Open Sans" w:hAnsi="Open Sans" w:cs="Open Sans"/>
                <w:sz w:val="16"/>
                <w:szCs w:val="24"/>
                <w:rPrChange w:id="6222" w:author="Nicole Wu" w:date="2024-01-08T11:26:00Z">
                  <w:rPr>
                    <w:sz w:val="16"/>
                    <w:szCs w:val="24"/>
                  </w:rPr>
                </w:rPrChange>
              </w:rPr>
            </w:pPr>
            <w:r w:rsidRPr="00801E49">
              <w:rPr>
                <w:rFonts w:ascii="Open Sans" w:hAnsi="Open Sans" w:cs="Open Sans"/>
                <w:sz w:val="16"/>
                <w:szCs w:val="24"/>
                <w:rPrChange w:id="6223" w:author="Nicole Wu" w:date="2024-01-08T11:26:00Z">
                  <w:rPr>
                    <w:sz w:val="16"/>
                    <w:szCs w:val="24"/>
                  </w:rPr>
                </w:rPrChange>
              </w:rPr>
              <w:t>(0.35)</w:t>
            </w:r>
          </w:p>
        </w:tc>
        <w:tc>
          <w:tcPr>
            <w:tcW w:w="631" w:type="dxa"/>
            <w:tcBorders>
              <w:top w:val="nil"/>
              <w:left w:val="nil"/>
              <w:bottom w:val="nil"/>
              <w:right w:val="nil"/>
            </w:tcBorders>
          </w:tcPr>
          <w:p w14:paraId="088BF2CB" w14:textId="77777777" w:rsidR="00B92327" w:rsidRPr="00801E49" w:rsidRDefault="00332621" w:rsidP="00332621">
            <w:pPr>
              <w:spacing w:after="0" w:line="259" w:lineRule="auto"/>
              <w:ind w:left="67" w:right="0" w:firstLine="0"/>
              <w:jc w:val="center"/>
              <w:rPr>
                <w:rFonts w:ascii="Open Sans" w:hAnsi="Open Sans" w:cs="Open Sans"/>
                <w:sz w:val="16"/>
                <w:szCs w:val="24"/>
                <w:rPrChange w:id="6224" w:author="Nicole Wu" w:date="2024-01-08T11:26:00Z">
                  <w:rPr>
                    <w:sz w:val="16"/>
                    <w:szCs w:val="24"/>
                  </w:rPr>
                </w:rPrChange>
              </w:rPr>
            </w:pPr>
            <w:r w:rsidRPr="00801E49">
              <w:rPr>
                <w:rFonts w:ascii="Open Sans" w:hAnsi="Open Sans" w:cs="Open Sans"/>
                <w:sz w:val="16"/>
                <w:szCs w:val="24"/>
                <w:rPrChange w:id="6225" w:author="Nicole Wu" w:date="2024-01-08T11:26:00Z">
                  <w:rPr>
                    <w:sz w:val="16"/>
                    <w:szCs w:val="24"/>
                  </w:rPr>
                </w:rPrChange>
              </w:rPr>
              <w:t>(0.45)</w:t>
            </w:r>
          </w:p>
        </w:tc>
        <w:tc>
          <w:tcPr>
            <w:tcW w:w="630" w:type="dxa"/>
            <w:tcBorders>
              <w:top w:val="nil"/>
              <w:left w:val="nil"/>
              <w:bottom w:val="nil"/>
              <w:right w:val="nil"/>
            </w:tcBorders>
          </w:tcPr>
          <w:p w14:paraId="7BEE14AF" w14:textId="77777777" w:rsidR="00B92327" w:rsidRPr="00801E49" w:rsidRDefault="00332621" w:rsidP="00332621">
            <w:pPr>
              <w:spacing w:after="0" w:line="259" w:lineRule="auto"/>
              <w:ind w:left="67" w:right="0" w:firstLine="0"/>
              <w:jc w:val="center"/>
              <w:rPr>
                <w:rFonts w:ascii="Open Sans" w:hAnsi="Open Sans" w:cs="Open Sans"/>
                <w:sz w:val="16"/>
                <w:szCs w:val="24"/>
                <w:rPrChange w:id="6226" w:author="Nicole Wu" w:date="2024-01-08T11:26:00Z">
                  <w:rPr>
                    <w:sz w:val="16"/>
                    <w:szCs w:val="24"/>
                  </w:rPr>
                </w:rPrChange>
              </w:rPr>
            </w:pPr>
            <w:r w:rsidRPr="00801E49">
              <w:rPr>
                <w:rFonts w:ascii="Open Sans" w:hAnsi="Open Sans" w:cs="Open Sans"/>
                <w:sz w:val="16"/>
                <w:szCs w:val="24"/>
                <w:rPrChange w:id="6227" w:author="Nicole Wu" w:date="2024-01-08T11:26:00Z">
                  <w:rPr>
                    <w:sz w:val="16"/>
                    <w:szCs w:val="24"/>
                  </w:rPr>
                </w:rPrChange>
              </w:rPr>
              <w:t>(0.00)</w:t>
            </w:r>
          </w:p>
        </w:tc>
        <w:tc>
          <w:tcPr>
            <w:tcW w:w="631" w:type="dxa"/>
            <w:tcBorders>
              <w:top w:val="nil"/>
              <w:left w:val="nil"/>
              <w:bottom w:val="nil"/>
              <w:right w:val="nil"/>
            </w:tcBorders>
          </w:tcPr>
          <w:p w14:paraId="779C6D97" w14:textId="77777777" w:rsidR="00B92327" w:rsidRPr="00801E49" w:rsidRDefault="00332621" w:rsidP="00332621">
            <w:pPr>
              <w:spacing w:after="0" w:line="259" w:lineRule="auto"/>
              <w:ind w:left="67" w:right="0" w:firstLine="0"/>
              <w:jc w:val="center"/>
              <w:rPr>
                <w:rFonts w:ascii="Open Sans" w:hAnsi="Open Sans" w:cs="Open Sans"/>
                <w:sz w:val="16"/>
                <w:szCs w:val="24"/>
                <w:rPrChange w:id="6228" w:author="Nicole Wu" w:date="2024-01-08T11:26:00Z">
                  <w:rPr>
                    <w:sz w:val="16"/>
                    <w:szCs w:val="24"/>
                  </w:rPr>
                </w:rPrChange>
              </w:rPr>
            </w:pPr>
            <w:r w:rsidRPr="00801E49">
              <w:rPr>
                <w:rFonts w:ascii="Open Sans" w:hAnsi="Open Sans" w:cs="Open Sans"/>
                <w:sz w:val="16"/>
                <w:szCs w:val="24"/>
                <w:rPrChange w:id="6229" w:author="Nicole Wu" w:date="2024-01-08T11:26:00Z">
                  <w:rPr>
                    <w:sz w:val="16"/>
                    <w:szCs w:val="24"/>
                  </w:rPr>
                </w:rPrChange>
              </w:rPr>
              <w:t>(0.39)</w:t>
            </w:r>
          </w:p>
        </w:tc>
        <w:tc>
          <w:tcPr>
            <w:tcW w:w="630" w:type="dxa"/>
            <w:tcBorders>
              <w:top w:val="nil"/>
              <w:left w:val="nil"/>
              <w:bottom w:val="nil"/>
              <w:right w:val="nil"/>
            </w:tcBorders>
          </w:tcPr>
          <w:p w14:paraId="472528F9" w14:textId="77777777" w:rsidR="00B92327" w:rsidRPr="00801E49" w:rsidRDefault="00332621" w:rsidP="00332621">
            <w:pPr>
              <w:spacing w:after="0" w:line="259" w:lineRule="auto"/>
              <w:ind w:left="67" w:right="0" w:firstLine="0"/>
              <w:jc w:val="center"/>
              <w:rPr>
                <w:rFonts w:ascii="Open Sans" w:hAnsi="Open Sans" w:cs="Open Sans"/>
                <w:sz w:val="16"/>
                <w:szCs w:val="24"/>
                <w:rPrChange w:id="6230" w:author="Nicole Wu" w:date="2024-01-08T11:26:00Z">
                  <w:rPr>
                    <w:sz w:val="16"/>
                    <w:szCs w:val="24"/>
                  </w:rPr>
                </w:rPrChange>
              </w:rPr>
            </w:pPr>
            <w:r w:rsidRPr="00801E49">
              <w:rPr>
                <w:rFonts w:ascii="Open Sans" w:hAnsi="Open Sans" w:cs="Open Sans"/>
                <w:sz w:val="16"/>
                <w:szCs w:val="24"/>
                <w:rPrChange w:id="6231" w:author="Nicole Wu" w:date="2024-01-08T11:26:00Z">
                  <w:rPr>
                    <w:sz w:val="16"/>
                    <w:szCs w:val="24"/>
                  </w:rPr>
                </w:rPrChange>
              </w:rPr>
              <w:t>(0.49)</w:t>
            </w:r>
          </w:p>
        </w:tc>
        <w:tc>
          <w:tcPr>
            <w:tcW w:w="631" w:type="dxa"/>
            <w:tcBorders>
              <w:top w:val="nil"/>
              <w:left w:val="nil"/>
              <w:bottom w:val="nil"/>
              <w:right w:val="nil"/>
            </w:tcBorders>
          </w:tcPr>
          <w:p w14:paraId="77A1C0AE" w14:textId="77777777" w:rsidR="00B92327" w:rsidRPr="00801E49" w:rsidRDefault="00332621" w:rsidP="00332621">
            <w:pPr>
              <w:spacing w:after="0" w:line="259" w:lineRule="auto"/>
              <w:ind w:left="67" w:right="0" w:firstLine="0"/>
              <w:jc w:val="center"/>
              <w:rPr>
                <w:rFonts w:ascii="Open Sans" w:hAnsi="Open Sans" w:cs="Open Sans"/>
                <w:sz w:val="16"/>
                <w:szCs w:val="24"/>
                <w:rPrChange w:id="6232" w:author="Nicole Wu" w:date="2024-01-08T11:26:00Z">
                  <w:rPr>
                    <w:sz w:val="16"/>
                    <w:szCs w:val="24"/>
                  </w:rPr>
                </w:rPrChange>
              </w:rPr>
            </w:pPr>
            <w:r w:rsidRPr="00801E49">
              <w:rPr>
                <w:rFonts w:ascii="Open Sans" w:hAnsi="Open Sans" w:cs="Open Sans"/>
                <w:sz w:val="16"/>
                <w:szCs w:val="24"/>
                <w:rPrChange w:id="6233" w:author="Nicole Wu" w:date="2024-01-08T11:26:00Z">
                  <w:rPr>
                    <w:sz w:val="16"/>
                    <w:szCs w:val="24"/>
                  </w:rPr>
                </w:rPrChange>
              </w:rPr>
              <w:t>(0.00)</w:t>
            </w:r>
          </w:p>
        </w:tc>
      </w:tr>
      <w:tr w:rsidR="00B92327" w:rsidRPr="00801E49" w14:paraId="1EAFCACC" w14:textId="77777777" w:rsidTr="00332621">
        <w:trPr>
          <w:trHeight w:val="149"/>
        </w:trPr>
        <w:tc>
          <w:tcPr>
            <w:tcW w:w="3686" w:type="dxa"/>
            <w:tcBorders>
              <w:top w:val="nil"/>
              <w:left w:val="nil"/>
              <w:bottom w:val="nil"/>
              <w:right w:val="nil"/>
            </w:tcBorders>
          </w:tcPr>
          <w:p w14:paraId="5BEF11B4" w14:textId="77777777" w:rsidR="00B92327" w:rsidRPr="00801E49" w:rsidRDefault="00332621" w:rsidP="00332621">
            <w:pPr>
              <w:spacing w:after="0" w:line="259" w:lineRule="auto"/>
              <w:ind w:left="67" w:right="0" w:firstLine="0"/>
              <w:jc w:val="left"/>
              <w:rPr>
                <w:rFonts w:ascii="Open Sans" w:hAnsi="Open Sans" w:cs="Open Sans"/>
                <w:sz w:val="16"/>
                <w:szCs w:val="24"/>
                <w:rPrChange w:id="6234" w:author="Nicole Wu" w:date="2024-01-08T11:26:00Z">
                  <w:rPr>
                    <w:sz w:val="16"/>
                    <w:szCs w:val="24"/>
                  </w:rPr>
                </w:rPrChange>
              </w:rPr>
            </w:pPr>
            <w:r w:rsidRPr="00801E49">
              <w:rPr>
                <w:rFonts w:ascii="Open Sans" w:hAnsi="Open Sans" w:cs="Open Sans"/>
                <w:sz w:val="16"/>
                <w:szCs w:val="24"/>
                <w:rPrChange w:id="6235" w:author="Nicole Wu" w:date="2024-01-08T11:26:00Z">
                  <w:rPr>
                    <w:sz w:val="16"/>
                    <w:szCs w:val="24"/>
                  </w:rPr>
                </w:rPrChange>
              </w:rPr>
              <w:t>Used Stress coping: Reduced expenses on health and education</w:t>
            </w:r>
          </w:p>
        </w:tc>
        <w:tc>
          <w:tcPr>
            <w:tcW w:w="630" w:type="dxa"/>
            <w:tcBorders>
              <w:top w:val="nil"/>
              <w:left w:val="nil"/>
              <w:bottom w:val="nil"/>
              <w:right w:val="nil"/>
            </w:tcBorders>
          </w:tcPr>
          <w:p w14:paraId="7D86FDC1" w14:textId="77777777" w:rsidR="00B92327" w:rsidRPr="00801E49" w:rsidRDefault="00332621" w:rsidP="00332621">
            <w:pPr>
              <w:spacing w:after="0" w:line="259" w:lineRule="auto"/>
              <w:ind w:left="67" w:right="0" w:firstLine="0"/>
              <w:jc w:val="center"/>
              <w:rPr>
                <w:rFonts w:ascii="Open Sans" w:hAnsi="Open Sans" w:cs="Open Sans"/>
                <w:sz w:val="16"/>
                <w:szCs w:val="24"/>
                <w:rPrChange w:id="6236" w:author="Nicole Wu" w:date="2024-01-08T11:26:00Z">
                  <w:rPr>
                    <w:sz w:val="16"/>
                    <w:szCs w:val="24"/>
                  </w:rPr>
                </w:rPrChange>
              </w:rPr>
            </w:pPr>
            <w:r w:rsidRPr="00801E49">
              <w:rPr>
                <w:rFonts w:ascii="Open Sans" w:hAnsi="Open Sans" w:cs="Open Sans"/>
                <w:sz w:val="16"/>
                <w:szCs w:val="24"/>
                <w:rPrChange w:id="6237" w:author="Nicole Wu" w:date="2024-01-08T11:26:00Z">
                  <w:rPr>
                    <w:sz w:val="16"/>
                    <w:szCs w:val="24"/>
                  </w:rPr>
                </w:rPrChange>
              </w:rPr>
              <w:t>0.23</w:t>
            </w:r>
          </w:p>
        </w:tc>
        <w:tc>
          <w:tcPr>
            <w:tcW w:w="630" w:type="dxa"/>
            <w:tcBorders>
              <w:top w:val="nil"/>
              <w:left w:val="nil"/>
              <w:bottom w:val="nil"/>
              <w:right w:val="nil"/>
            </w:tcBorders>
          </w:tcPr>
          <w:p w14:paraId="3EC1CD60" w14:textId="77777777" w:rsidR="00B92327" w:rsidRPr="00801E49" w:rsidRDefault="00332621" w:rsidP="00332621">
            <w:pPr>
              <w:spacing w:after="0" w:line="259" w:lineRule="auto"/>
              <w:ind w:left="67" w:right="0" w:firstLine="0"/>
              <w:jc w:val="center"/>
              <w:rPr>
                <w:rFonts w:ascii="Open Sans" w:hAnsi="Open Sans" w:cs="Open Sans"/>
                <w:sz w:val="16"/>
                <w:szCs w:val="24"/>
                <w:rPrChange w:id="6238" w:author="Nicole Wu" w:date="2024-01-08T11:26:00Z">
                  <w:rPr>
                    <w:sz w:val="16"/>
                    <w:szCs w:val="24"/>
                  </w:rPr>
                </w:rPrChange>
              </w:rPr>
            </w:pPr>
            <w:r w:rsidRPr="00801E49">
              <w:rPr>
                <w:rFonts w:ascii="Open Sans" w:hAnsi="Open Sans" w:cs="Open Sans"/>
                <w:sz w:val="16"/>
                <w:szCs w:val="24"/>
                <w:rPrChange w:id="6239" w:author="Nicole Wu" w:date="2024-01-08T11:26:00Z">
                  <w:rPr>
                    <w:sz w:val="16"/>
                    <w:szCs w:val="24"/>
                  </w:rPr>
                </w:rPrChange>
              </w:rPr>
              <w:t>0.43</w:t>
            </w:r>
          </w:p>
        </w:tc>
        <w:tc>
          <w:tcPr>
            <w:tcW w:w="631" w:type="dxa"/>
            <w:tcBorders>
              <w:top w:val="nil"/>
              <w:left w:val="nil"/>
              <w:bottom w:val="nil"/>
              <w:right w:val="nil"/>
            </w:tcBorders>
          </w:tcPr>
          <w:p w14:paraId="2BF0A3E2" w14:textId="77777777" w:rsidR="00B92327" w:rsidRPr="00801E49" w:rsidRDefault="00332621" w:rsidP="00332621">
            <w:pPr>
              <w:spacing w:after="0" w:line="259" w:lineRule="auto"/>
              <w:ind w:left="67" w:right="0" w:firstLine="0"/>
              <w:jc w:val="center"/>
              <w:rPr>
                <w:rFonts w:ascii="Open Sans" w:hAnsi="Open Sans" w:cs="Open Sans"/>
                <w:sz w:val="16"/>
                <w:szCs w:val="24"/>
                <w:rPrChange w:id="6240" w:author="Nicole Wu" w:date="2024-01-08T11:26:00Z">
                  <w:rPr>
                    <w:sz w:val="16"/>
                    <w:szCs w:val="24"/>
                  </w:rPr>
                </w:rPrChange>
              </w:rPr>
            </w:pPr>
            <w:r w:rsidRPr="00801E49">
              <w:rPr>
                <w:rFonts w:ascii="Open Sans" w:hAnsi="Open Sans" w:cs="Open Sans"/>
                <w:sz w:val="16"/>
                <w:szCs w:val="24"/>
                <w:rPrChange w:id="6241" w:author="Nicole Wu" w:date="2024-01-08T11:26:00Z">
                  <w:rPr>
                    <w:sz w:val="16"/>
                    <w:szCs w:val="24"/>
                  </w:rPr>
                </w:rPrChange>
              </w:rPr>
              <w:t>0.20***</w:t>
            </w:r>
          </w:p>
        </w:tc>
        <w:tc>
          <w:tcPr>
            <w:tcW w:w="630" w:type="dxa"/>
            <w:tcBorders>
              <w:top w:val="nil"/>
              <w:left w:val="nil"/>
              <w:bottom w:val="nil"/>
              <w:right w:val="nil"/>
            </w:tcBorders>
          </w:tcPr>
          <w:p w14:paraId="49CBDDEE" w14:textId="77777777" w:rsidR="00B92327" w:rsidRPr="00801E49" w:rsidRDefault="00332621" w:rsidP="00332621">
            <w:pPr>
              <w:spacing w:after="0" w:line="259" w:lineRule="auto"/>
              <w:ind w:left="67" w:right="0" w:firstLine="0"/>
              <w:jc w:val="center"/>
              <w:rPr>
                <w:rFonts w:ascii="Open Sans" w:hAnsi="Open Sans" w:cs="Open Sans"/>
                <w:sz w:val="16"/>
                <w:szCs w:val="24"/>
                <w:rPrChange w:id="6242" w:author="Nicole Wu" w:date="2024-01-08T11:26:00Z">
                  <w:rPr>
                    <w:sz w:val="16"/>
                    <w:szCs w:val="24"/>
                  </w:rPr>
                </w:rPrChange>
              </w:rPr>
            </w:pPr>
            <w:r w:rsidRPr="00801E49">
              <w:rPr>
                <w:rFonts w:ascii="Open Sans" w:hAnsi="Open Sans" w:cs="Open Sans"/>
                <w:sz w:val="16"/>
                <w:szCs w:val="24"/>
                <w:rPrChange w:id="6243" w:author="Nicole Wu" w:date="2024-01-08T11:26:00Z">
                  <w:rPr>
                    <w:sz w:val="16"/>
                    <w:szCs w:val="24"/>
                  </w:rPr>
                </w:rPrChange>
              </w:rPr>
              <w:t>0.18</w:t>
            </w:r>
          </w:p>
        </w:tc>
        <w:tc>
          <w:tcPr>
            <w:tcW w:w="631" w:type="dxa"/>
            <w:tcBorders>
              <w:top w:val="nil"/>
              <w:left w:val="nil"/>
              <w:bottom w:val="nil"/>
              <w:right w:val="nil"/>
            </w:tcBorders>
          </w:tcPr>
          <w:p w14:paraId="2D0DE295" w14:textId="77777777" w:rsidR="00B92327" w:rsidRPr="00801E49" w:rsidRDefault="00332621" w:rsidP="00332621">
            <w:pPr>
              <w:spacing w:after="0" w:line="259" w:lineRule="auto"/>
              <w:ind w:left="67" w:right="0" w:firstLine="0"/>
              <w:jc w:val="center"/>
              <w:rPr>
                <w:rFonts w:ascii="Open Sans" w:hAnsi="Open Sans" w:cs="Open Sans"/>
                <w:sz w:val="16"/>
                <w:szCs w:val="24"/>
                <w:rPrChange w:id="6244" w:author="Nicole Wu" w:date="2024-01-08T11:26:00Z">
                  <w:rPr>
                    <w:sz w:val="16"/>
                    <w:szCs w:val="24"/>
                  </w:rPr>
                </w:rPrChange>
              </w:rPr>
            </w:pPr>
            <w:r w:rsidRPr="00801E49">
              <w:rPr>
                <w:rFonts w:ascii="Open Sans" w:hAnsi="Open Sans" w:cs="Open Sans"/>
                <w:sz w:val="16"/>
                <w:szCs w:val="24"/>
                <w:rPrChange w:id="6245" w:author="Nicole Wu" w:date="2024-01-08T11:26:00Z">
                  <w:rPr>
                    <w:sz w:val="16"/>
                    <w:szCs w:val="24"/>
                  </w:rPr>
                </w:rPrChange>
              </w:rPr>
              <w:t>0.40</w:t>
            </w:r>
          </w:p>
        </w:tc>
        <w:tc>
          <w:tcPr>
            <w:tcW w:w="630" w:type="dxa"/>
            <w:tcBorders>
              <w:top w:val="nil"/>
              <w:left w:val="nil"/>
              <w:bottom w:val="nil"/>
              <w:right w:val="nil"/>
            </w:tcBorders>
          </w:tcPr>
          <w:p w14:paraId="08BA2FEB" w14:textId="77777777" w:rsidR="00B92327" w:rsidRPr="00801E49" w:rsidRDefault="00332621" w:rsidP="00332621">
            <w:pPr>
              <w:spacing w:after="0" w:line="259" w:lineRule="auto"/>
              <w:ind w:left="67" w:right="0" w:firstLine="0"/>
              <w:jc w:val="center"/>
              <w:rPr>
                <w:rFonts w:ascii="Open Sans" w:hAnsi="Open Sans" w:cs="Open Sans"/>
                <w:sz w:val="16"/>
                <w:szCs w:val="24"/>
                <w:rPrChange w:id="6246" w:author="Nicole Wu" w:date="2024-01-08T11:26:00Z">
                  <w:rPr>
                    <w:sz w:val="16"/>
                    <w:szCs w:val="24"/>
                  </w:rPr>
                </w:rPrChange>
              </w:rPr>
            </w:pPr>
            <w:r w:rsidRPr="00801E49">
              <w:rPr>
                <w:rFonts w:ascii="Open Sans" w:hAnsi="Open Sans" w:cs="Open Sans"/>
                <w:sz w:val="16"/>
                <w:szCs w:val="24"/>
                <w:rPrChange w:id="6247" w:author="Nicole Wu" w:date="2024-01-08T11:26:00Z">
                  <w:rPr>
                    <w:sz w:val="16"/>
                    <w:szCs w:val="24"/>
                  </w:rPr>
                </w:rPrChange>
              </w:rPr>
              <w:t>0.23***</w:t>
            </w:r>
          </w:p>
        </w:tc>
        <w:tc>
          <w:tcPr>
            <w:tcW w:w="631" w:type="dxa"/>
            <w:tcBorders>
              <w:top w:val="nil"/>
              <w:left w:val="nil"/>
              <w:bottom w:val="nil"/>
              <w:right w:val="nil"/>
            </w:tcBorders>
          </w:tcPr>
          <w:p w14:paraId="69CD1047" w14:textId="77777777" w:rsidR="00B92327" w:rsidRPr="00801E49" w:rsidRDefault="00332621" w:rsidP="00332621">
            <w:pPr>
              <w:spacing w:after="0" w:line="259" w:lineRule="auto"/>
              <w:ind w:left="67" w:right="0" w:firstLine="0"/>
              <w:jc w:val="center"/>
              <w:rPr>
                <w:rFonts w:ascii="Open Sans" w:hAnsi="Open Sans" w:cs="Open Sans"/>
                <w:sz w:val="16"/>
                <w:szCs w:val="24"/>
                <w:rPrChange w:id="6248" w:author="Nicole Wu" w:date="2024-01-08T11:26:00Z">
                  <w:rPr>
                    <w:sz w:val="16"/>
                    <w:szCs w:val="24"/>
                  </w:rPr>
                </w:rPrChange>
              </w:rPr>
            </w:pPr>
            <w:r w:rsidRPr="00801E49">
              <w:rPr>
                <w:rFonts w:ascii="Open Sans" w:hAnsi="Open Sans" w:cs="Open Sans"/>
                <w:sz w:val="16"/>
                <w:szCs w:val="24"/>
                <w:rPrChange w:id="6249" w:author="Nicole Wu" w:date="2024-01-08T11:26:00Z">
                  <w:rPr>
                    <w:sz w:val="16"/>
                    <w:szCs w:val="24"/>
                  </w:rPr>
                </w:rPrChange>
              </w:rPr>
              <w:t>0.19</w:t>
            </w:r>
          </w:p>
        </w:tc>
        <w:tc>
          <w:tcPr>
            <w:tcW w:w="630" w:type="dxa"/>
            <w:tcBorders>
              <w:top w:val="nil"/>
              <w:left w:val="nil"/>
              <w:bottom w:val="nil"/>
              <w:right w:val="nil"/>
            </w:tcBorders>
          </w:tcPr>
          <w:p w14:paraId="7AF65FB0" w14:textId="77777777" w:rsidR="00B92327" w:rsidRPr="00801E49" w:rsidRDefault="00332621" w:rsidP="00332621">
            <w:pPr>
              <w:spacing w:after="0" w:line="259" w:lineRule="auto"/>
              <w:ind w:left="67" w:right="0" w:firstLine="0"/>
              <w:jc w:val="center"/>
              <w:rPr>
                <w:rFonts w:ascii="Open Sans" w:hAnsi="Open Sans" w:cs="Open Sans"/>
                <w:sz w:val="16"/>
                <w:szCs w:val="24"/>
                <w:rPrChange w:id="6250" w:author="Nicole Wu" w:date="2024-01-08T11:26:00Z">
                  <w:rPr>
                    <w:sz w:val="16"/>
                    <w:szCs w:val="24"/>
                  </w:rPr>
                </w:rPrChange>
              </w:rPr>
            </w:pPr>
            <w:r w:rsidRPr="00801E49">
              <w:rPr>
                <w:rFonts w:ascii="Open Sans" w:hAnsi="Open Sans" w:cs="Open Sans"/>
                <w:sz w:val="16"/>
                <w:szCs w:val="24"/>
                <w:rPrChange w:id="6251" w:author="Nicole Wu" w:date="2024-01-08T11:26:00Z">
                  <w:rPr>
                    <w:sz w:val="16"/>
                    <w:szCs w:val="24"/>
                  </w:rPr>
                </w:rPrChange>
              </w:rPr>
              <w:t>0.42</w:t>
            </w:r>
          </w:p>
        </w:tc>
        <w:tc>
          <w:tcPr>
            <w:tcW w:w="631" w:type="dxa"/>
            <w:tcBorders>
              <w:top w:val="nil"/>
              <w:left w:val="nil"/>
              <w:bottom w:val="nil"/>
              <w:right w:val="nil"/>
            </w:tcBorders>
          </w:tcPr>
          <w:p w14:paraId="58C1D25B" w14:textId="77777777" w:rsidR="00B92327" w:rsidRPr="00801E49" w:rsidRDefault="00332621" w:rsidP="00332621">
            <w:pPr>
              <w:spacing w:after="0" w:line="259" w:lineRule="auto"/>
              <w:ind w:left="67" w:right="0" w:firstLine="0"/>
              <w:jc w:val="center"/>
              <w:rPr>
                <w:rFonts w:ascii="Open Sans" w:hAnsi="Open Sans" w:cs="Open Sans"/>
                <w:sz w:val="16"/>
                <w:szCs w:val="24"/>
                <w:rPrChange w:id="6252" w:author="Nicole Wu" w:date="2024-01-08T11:26:00Z">
                  <w:rPr>
                    <w:sz w:val="16"/>
                    <w:szCs w:val="24"/>
                  </w:rPr>
                </w:rPrChange>
              </w:rPr>
            </w:pPr>
            <w:r w:rsidRPr="00801E49">
              <w:rPr>
                <w:rFonts w:ascii="Open Sans" w:hAnsi="Open Sans" w:cs="Open Sans"/>
                <w:sz w:val="16"/>
                <w:szCs w:val="24"/>
                <w:rPrChange w:id="6253" w:author="Nicole Wu" w:date="2024-01-08T11:26:00Z">
                  <w:rPr>
                    <w:sz w:val="16"/>
                    <w:szCs w:val="24"/>
                  </w:rPr>
                </w:rPrChange>
              </w:rPr>
              <w:t>0.22***</w:t>
            </w:r>
          </w:p>
        </w:tc>
      </w:tr>
      <w:tr w:rsidR="00B92327" w:rsidRPr="00801E49" w14:paraId="4B2A88D5" w14:textId="77777777" w:rsidTr="00332621">
        <w:trPr>
          <w:trHeight w:val="149"/>
        </w:trPr>
        <w:tc>
          <w:tcPr>
            <w:tcW w:w="3686" w:type="dxa"/>
            <w:tcBorders>
              <w:top w:val="nil"/>
              <w:left w:val="nil"/>
              <w:bottom w:val="nil"/>
              <w:right w:val="nil"/>
            </w:tcBorders>
          </w:tcPr>
          <w:p w14:paraId="5903B080" w14:textId="77777777" w:rsidR="00B92327" w:rsidRPr="00801E49" w:rsidRDefault="00B92327" w:rsidP="00332621">
            <w:pPr>
              <w:spacing w:after="0" w:line="259" w:lineRule="auto"/>
              <w:ind w:left="67" w:right="0" w:firstLine="0"/>
              <w:jc w:val="left"/>
              <w:rPr>
                <w:rFonts w:ascii="Open Sans" w:hAnsi="Open Sans" w:cs="Open Sans"/>
                <w:sz w:val="16"/>
                <w:szCs w:val="24"/>
                <w:rPrChange w:id="6254" w:author="Nicole Wu" w:date="2024-01-08T11:26:00Z">
                  <w:rPr>
                    <w:sz w:val="16"/>
                    <w:szCs w:val="24"/>
                  </w:rPr>
                </w:rPrChange>
              </w:rPr>
            </w:pPr>
          </w:p>
        </w:tc>
        <w:tc>
          <w:tcPr>
            <w:tcW w:w="630" w:type="dxa"/>
            <w:tcBorders>
              <w:top w:val="nil"/>
              <w:left w:val="nil"/>
              <w:bottom w:val="nil"/>
              <w:right w:val="nil"/>
            </w:tcBorders>
          </w:tcPr>
          <w:p w14:paraId="7D9707C5" w14:textId="77777777" w:rsidR="00B92327" w:rsidRPr="00801E49" w:rsidRDefault="00332621" w:rsidP="00332621">
            <w:pPr>
              <w:spacing w:after="0" w:line="259" w:lineRule="auto"/>
              <w:ind w:left="67" w:right="0" w:firstLine="0"/>
              <w:jc w:val="center"/>
              <w:rPr>
                <w:rFonts w:ascii="Open Sans" w:hAnsi="Open Sans" w:cs="Open Sans"/>
                <w:sz w:val="16"/>
                <w:szCs w:val="24"/>
                <w:rPrChange w:id="6255" w:author="Nicole Wu" w:date="2024-01-08T11:26:00Z">
                  <w:rPr>
                    <w:sz w:val="16"/>
                    <w:szCs w:val="24"/>
                  </w:rPr>
                </w:rPrChange>
              </w:rPr>
            </w:pPr>
            <w:r w:rsidRPr="00801E49">
              <w:rPr>
                <w:rFonts w:ascii="Open Sans" w:hAnsi="Open Sans" w:cs="Open Sans"/>
                <w:sz w:val="16"/>
                <w:szCs w:val="24"/>
                <w:rPrChange w:id="6256" w:author="Nicole Wu" w:date="2024-01-08T11:26:00Z">
                  <w:rPr>
                    <w:sz w:val="16"/>
                    <w:szCs w:val="24"/>
                  </w:rPr>
                </w:rPrChange>
              </w:rPr>
              <w:t>(0.42)</w:t>
            </w:r>
          </w:p>
        </w:tc>
        <w:tc>
          <w:tcPr>
            <w:tcW w:w="630" w:type="dxa"/>
            <w:tcBorders>
              <w:top w:val="nil"/>
              <w:left w:val="nil"/>
              <w:bottom w:val="nil"/>
              <w:right w:val="nil"/>
            </w:tcBorders>
          </w:tcPr>
          <w:p w14:paraId="261218A3" w14:textId="77777777" w:rsidR="00B92327" w:rsidRPr="00801E49" w:rsidRDefault="00332621" w:rsidP="00332621">
            <w:pPr>
              <w:spacing w:after="0" w:line="259" w:lineRule="auto"/>
              <w:ind w:left="67" w:right="0" w:firstLine="0"/>
              <w:jc w:val="center"/>
              <w:rPr>
                <w:rFonts w:ascii="Open Sans" w:hAnsi="Open Sans" w:cs="Open Sans"/>
                <w:sz w:val="16"/>
                <w:szCs w:val="24"/>
                <w:rPrChange w:id="6257" w:author="Nicole Wu" w:date="2024-01-08T11:26:00Z">
                  <w:rPr>
                    <w:sz w:val="16"/>
                    <w:szCs w:val="24"/>
                  </w:rPr>
                </w:rPrChange>
              </w:rPr>
            </w:pPr>
            <w:r w:rsidRPr="00801E49">
              <w:rPr>
                <w:rFonts w:ascii="Open Sans" w:hAnsi="Open Sans" w:cs="Open Sans"/>
                <w:sz w:val="16"/>
                <w:szCs w:val="24"/>
                <w:rPrChange w:id="6258" w:author="Nicole Wu" w:date="2024-01-08T11:26:00Z">
                  <w:rPr>
                    <w:sz w:val="16"/>
                    <w:szCs w:val="24"/>
                  </w:rPr>
                </w:rPrChange>
              </w:rPr>
              <w:t>(0.50)</w:t>
            </w:r>
          </w:p>
        </w:tc>
        <w:tc>
          <w:tcPr>
            <w:tcW w:w="631" w:type="dxa"/>
            <w:tcBorders>
              <w:top w:val="nil"/>
              <w:left w:val="nil"/>
              <w:bottom w:val="nil"/>
              <w:right w:val="nil"/>
            </w:tcBorders>
          </w:tcPr>
          <w:p w14:paraId="1F47F9A9" w14:textId="77777777" w:rsidR="00B92327" w:rsidRPr="00801E49" w:rsidRDefault="00332621" w:rsidP="00332621">
            <w:pPr>
              <w:spacing w:after="0" w:line="259" w:lineRule="auto"/>
              <w:ind w:left="67" w:right="0" w:firstLine="0"/>
              <w:jc w:val="center"/>
              <w:rPr>
                <w:rFonts w:ascii="Open Sans" w:hAnsi="Open Sans" w:cs="Open Sans"/>
                <w:sz w:val="16"/>
                <w:szCs w:val="24"/>
                <w:rPrChange w:id="6259" w:author="Nicole Wu" w:date="2024-01-08T11:26:00Z">
                  <w:rPr>
                    <w:sz w:val="16"/>
                    <w:szCs w:val="24"/>
                  </w:rPr>
                </w:rPrChange>
              </w:rPr>
            </w:pPr>
            <w:r w:rsidRPr="00801E49">
              <w:rPr>
                <w:rFonts w:ascii="Open Sans" w:hAnsi="Open Sans" w:cs="Open Sans"/>
                <w:sz w:val="16"/>
                <w:szCs w:val="24"/>
                <w:rPrChange w:id="6260" w:author="Nicole Wu" w:date="2024-01-08T11:26:00Z">
                  <w:rPr>
                    <w:sz w:val="16"/>
                    <w:szCs w:val="24"/>
                  </w:rPr>
                </w:rPrChange>
              </w:rPr>
              <w:t>(0.00)</w:t>
            </w:r>
          </w:p>
        </w:tc>
        <w:tc>
          <w:tcPr>
            <w:tcW w:w="630" w:type="dxa"/>
            <w:tcBorders>
              <w:top w:val="nil"/>
              <w:left w:val="nil"/>
              <w:bottom w:val="nil"/>
              <w:right w:val="nil"/>
            </w:tcBorders>
          </w:tcPr>
          <w:p w14:paraId="27419712" w14:textId="77777777" w:rsidR="00B92327" w:rsidRPr="00801E49" w:rsidRDefault="00332621" w:rsidP="00332621">
            <w:pPr>
              <w:spacing w:after="0" w:line="259" w:lineRule="auto"/>
              <w:ind w:left="67" w:right="0" w:firstLine="0"/>
              <w:jc w:val="center"/>
              <w:rPr>
                <w:rFonts w:ascii="Open Sans" w:hAnsi="Open Sans" w:cs="Open Sans"/>
                <w:sz w:val="16"/>
                <w:szCs w:val="24"/>
                <w:rPrChange w:id="6261" w:author="Nicole Wu" w:date="2024-01-08T11:26:00Z">
                  <w:rPr>
                    <w:sz w:val="16"/>
                    <w:szCs w:val="24"/>
                  </w:rPr>
                </w:rPrChange>
              </w:rPr>
            </w:pPr>
            <w:r w:rsidRPr="00801E49">
              <w:rPr>
                <w:rFonts w:ascii="Open Sans" w:hAnsi="Open Sans" w:cs="Open Sans"/>
                <w:sz w:val="16"/>
                <w:szCs w:val="24"/>
                <w:rPrChange w:id="6262" w:author="Nicole Wu" w:date="2024-01-08T11:26:00Z">
                  <w:rPr>
                    <w:sz w:val="16"/>
                    <w:szCs w:val="24"/>
                  </w:rPr>
                </w:rPrChange>
              </w:rPr>
              <w:t>(0.38)</w:t>
            </w:r>
          </w:p>
        </w:tc>
        <w:tc>
          <w:tcPr>
            <w:tcW w:w="631" w:type="dxa"/>
            <w:tcBorders>
              <w:top w:val="nil"/>
              <w:left w:val="nil"/>
              <w:bottom w:val="nil"/>
              <w:right w:val="nil"/>
            </w:tcBorders>
          </w:tcPr>
          <w:p w14:paraId="1A4D5CBE" w14:textId="77777777" w:rsidR="00B92327" w:rsidRPr="00801E49" w:rsidRDefault="00332621" w:rsidP="00332621">
            <w:pPr>
              <w:spacing w:after="0" w:line="259" w:lineRule="auto"/>
              <w:ind w:left="67" w:right="0" w:firstLine="0"/>
              <w:jc w:val="center"/>
              <w:rPr>
                <w:rFonts w:ascii="Open Sans" w:hAnsi="Open Sans" w:cs="Open Sans"/>
                <w:sz w:val="16"/>
                <w:szCs w:val="24"/>
                <w:rPrChange w:id="6263" w:author="Nicole Wu" w:date="2024-01-08T11:26:00Z">
                  <w:rPr>
                    <w:sz w:val="16"/>
                    <w:szCs w:val="24"/>
                  </w:rPr>
                </w:rPrChange>
              </w:rPr>
            </w:pPr>
            <w:r w:rsidRPr="00801E49">
              <w:rPr>
                <w:rFonts w:ascii="Open Sans" w:hAnsi="Open Sans" w:cs="Open Sans"/>
                <w:sz w:val="16"/>
                <w:szCs w:val="24"/>
                <w:rPrChange w:id="6264" w:author="Nicole Wu" w:date="2024-01-08T11:26:00Z">
                  <w:rPr>
                    <w:sz w:val="16"/>
                    <w:szCs w:val="24"/>
                  </w:rPr>
                </w:rPrChange>
              </w:rPr>
              <w:t>(0.49)</w:t>
            </w:r>
          </w:p>
        </w:tc>
        <w:tc>
          <w:tcPr>
            <w:tcW w:w="630" w:type="dxa"/>
            <w:tcBorders>
              <w:top w:val="nil"/>
              <w:left w:val="nil"/>
              <w:bottom w:val="nil"/>
              <w:right w:val="nil"/>
            </w:tcBorders>
          </w:tcPr>
          <w:p w14:paraId="24EB9847" w14:textId="77777777" w:rsidR="00B92327" w:rsidRPr="00801E49" w:rsidRDefault="00332621" w:rsidP="00332621">
            <w:pPr>
              <w:spacing w:after="0" w:line="259" w:lineRule="auto"/>
              <w:ind w:left="67" w:right="0" w:firstLine="0"/>
              <w:jc w:val="center"/>
              <w:rPr>
                <w:rFonts w:ascii="Open Sans" w:hAnsi="Open Sans" w:cs="Open Sans"/>
                <w:sz w:val="16"/>
                <w:szCs w:val="24"/>
                <w:rPrChange w:id="6265" w:author="Nicole Wu" w:date="2024-01-08T11:26:00Z">
                  <w:rPr>
                    <w:sz w:val="16"/>
                    <w:szCs w:val="24"/>
                  </w:rPr>
                </w:rPrChange>
              </w:rPr>
            </w:pPr>
            <w:r w:rsidRPr="00801E49">
              <w:rPr>
                <w:rFonts w:ascii="Open Sans" w:hAnsi="Open Sans" w:cs="Open Sans"/>
                <w:sz w:val="16"/>
                <w:szCs w:val="24"/>
                <w:rPrChange w:id="6266" w:author="Nicole Wu" w:date="2024-01-08T11:26:00Z">
                  <w:rPr>
                    <w:sz w:val="16"/>
                    <w:szCs w:val="24"/>
                  </w:rPr>
                </w:rPrChange>
              </w:rPr>
              <w:t>(0.00)</w:t>
            </w:r>
          </w:p>
        </w:tc>
        <w:tc>
          <w:tcPr>
            <w:tcW w:w="631" w:type="dxa"/>
            <w:tcBorders>
              <w:top w:val="nil"/>
              <w:left w:val="nil"/>
              <w:bottom w:val="nil"/>
              <w:right w:val="nil"/>
            </w:tcBorders>
          </w:tcPr>
          <w:p w14:paraId="7D3D988E" w14:textId="77777777" w:rsidR="00B92327" w:rsidRPr="00801E49" w:rsidRDefault="00332621" w:rsidP="00332621">
            <w:pPr>
              <w:spacing w:after="0" w:line="259" w:lineRule="auto"/>
              <w:ind w:left="67" w:right="0" w:firstLine="0"/>
              <w:jc w:val="center"/>
              <w:rPr>
                <w:rFonts w:ascii="Open Sans" w:hAnsi="Open Sans" w:cs="Open Sans"/>
                <w:sz w:val="16"/>
                <w:szCs w:val="24"/>
                <w:rPrChange w:id="6267" w:author="Nicole Wu" w:date="2024-01-08T11:26:00Z">
                  <w:rPr>
                    <w:sz w:val="16"/>
                    <w:szCs w:val="24"/>
                  </w:rPr>
                </w:rPrChange>
              </w:rPr>
            </w:pPr>
            <w:r w:rsidRPr="00801E49">
              <w:rPr>
                <w:rFonts w:ascii="Open Sans" w:hAnsi="Open Sans" w:cs="Open Sans"/>
                <w:sz w:val="16"/>
                <w:szCs w:val="24"/>
                <w:rPrChange w:id="6268" w:author="Nicole Wu" w:date="2024-01-08T11:26:00Z">
                  <w:rPr>
                    <w:sz w:val="16"/>
                    <w:szCs w:val="24"/>
                  </w:rPr>
                </w:rPrChange>
              </w:rPr>
              <w:t>(0.39)</w:t>
            </w:r>
          </w:p>
        </w:tc>
        <w:tc>
          <w:tcPr>
            <w:tcW w:w="630" w:type="dxa"/>
            <w:tcBorders>
              <w:top w:val="nil"/>
              <w:left w:val="nil"/>
              <w:bottom w:val="nil"/>
              <w:right w:val="nil"/>
            </w:tcBorders>
          </w:tcPr>
          <w:p w14:paraId="3F128BB4" w14:textId="77777777" w:rsidR="00B92327" w:rsidRPr="00801E49" w:rsidRDefault="00332621" w:rsidP="00332621">
            <w:pPr>
              <w:spacing w:after="0" w:line="259" w:lineRule="auto"/>
              <w:ind w:left="67" w:right="0" w:firstLine="0"/>
              <w:jc w:val="center"/>
              <w:rPr>
                <w:rFonts w:ascii="Open Sans" w:hAnsi="Open Sans" w:cs="Open Sans"/>
                <w:sz w:val="16"/>
                <w:szCs w:val="24"/>
                <w:rPrChange w:id="6269" w:author="Nicole Wu" w:date="2024-01-08T11:26:00Z">
                  <w:rPr>
                    <w:sz w:val="16"/>
                    <w:szCs w:val="24"/>
                  </w:rPr>
                </w:rPrChange>
              </w:rPr>
            </w:pPr>
            <w:r w:rsidRPr="00801E49">
              <w:rPr>
                <w:rFonts w:ascii="Open Sans" w:hAnsi="Open Sans" w:cs="Open Sans"/>
                <w:sz w:val="16"/>
                <w:szCs w:val="24"/>
                <w:rPrChange w:id="6270" w:author="Nicole Wu" w:date="2024-01-08T11:26:00Z">
                  <w:rPr>
                    <w:sz w:val="16"/>
                    <w:szCs w:val="24"/>
                  </w:rPr>
                </w:rPrChange>
              </w:rPr>
              <w:t>(0.49)</w:t>
            </w:r>
          </w:p>
        </w:tc>
        <w:tc>
          <w:tcPr>
            <w:tcW w:w="631" w:type="dxa"/>
            <w:tcBorders>
              <w:top w:val="nil"/>
              <w:left w:val="nil"/>
              <w:bottom w:val="nil"/>
              <w:right w:val="nil"/>
            </w:tcBorders>
          </w:tcPr>
          <w:p w14:paraId="458645A4" w14:textId="77777777" w:rsidR="00B92327" w:rsidRPr="00801E49" w:rsidRDefault="00332621" w:rsidP="00332621">
            <w:pPr>
              <w:spacing w:after="0" w:line="259" w:lineRule="auto"/>
              <w:ind w:left="67" w:right="0" w:firstLine="0"/>
              <w:jc w:val="center"/>
              <w:rPr>
                <w:rFonts w:ascii="Open Sans" w:hAnsi="Open Sans" w:cs="Open Sans"/>
                <w:sz w:val="16"/>
                <w:szCs w:val="24"/>
                <w:rPrChange w:id="6271" w:author="Nicole Wu" w:date="2024-01-08T11:26:00Z">
                  <w:rPr>
                    <w:sz w:val="16"/>
                    <w:szCs w:val="24"/>
                  </w:rPr>
                </w:rPrChange>
              </w:rPr>
            </w:pPr>
            <w:r w:rsidRPr="00801E49">
              <w:rPr>
                <w:rFonts w:ascii="Open Sans" w:hAnsi="Open Sans" w:cs="Open Sans"/>
                <w:sz w:val="16"/>
                <w:szCs w:val="24"/>
                <w:rPrChange w:id="6272" w:author="Nicole Wu" w:date="2024-01-08T11:26:00Z">
                  <w:rPr>
                    <w:sz w:val="16"/>
                    <w:szCs w:val="24"/>
                  </w:rPr>
                </w:rPrChange>
              </w:rPr>
              <w:t>(0.00)</w:t>
            </w:r>
          </w:p>
        </w:tc>
      </w:tr>
      <w:tr w:rsidR="00B92327" w:rsidRPr="00801E49" w14:paraId="5CDB0EE0" w14:textId="77777777" w:rsidTr="00332621">
        <w:trPr>
          <w:trHeight w:val="149"/>
        </w:trPr>
        <w:tc>
          <w:tcPr>
            <w:tcW w:w="3686" w:type="dxa"/>
            <w:tcBorders>
              <w:top w:val="nil"/>
              <w:left w:val="nil"/>
              <w:bottom w:val="nil"/>
              <w:right w:val="nil"/>
            </w:tcBorders>
          </w:tcPr>
          <w:p w14:paraId="39D02E91" w14:textId="77777777" w:rsidR="00B92327" w:rsidRPr="00801E49" w:rsidRDefault="00332621" w:rsidP="00332621">
            <w:pPr>
              <w:spacing w:after="0" w:line="259" w:lineRule="auto"/>
              <w:ind w:left="67" w:right="0" w:firstLine="0"/>
              <w:jc w:val="left"/>
              <w:rPr>
                <w:rFonts w:ascii="Open Sans" w:hAnsi="Open Sans" w:cs="Open Sans"/>
                <w:sz w:val="16"/>
                <w:szCs w:val="24"/>
                <w:rPrChange w:id="6273" w:author="Nicole Wu" w:date="2024-01-08T11:26:00Z">
                  <w:rPr>
                    <w:sz w:val="16"/>
                    <w:szCs w:val="24"/>
                  </w:rPr>
                </w:rPrChange>
              </w:rPr>
            </w:pPr>
            <w:r w:rsidRPr="00801E49">
              <w:rPr>
                <w:rFonts w:ascii="Open Sans" w:hAnsi="Open Sans" w:cs="Open Sans"/>
                <w:sz w:val="16"/>
                <w:szCs w:val="24"/>
                <w:rPrChange w:id="6274" w:author="Nicole Wu" w:date="2024-01-08T11:26:00Z">
                  <w:rPr>
                    <w:sz w:val="16"/>
                    <w:szCs w:val="24"/>
                  </w:rPr>
                </w:rPrChange>
              </w:rPr>
              <w:t>Used Stress coping: Spent savings</w:t>
            </w:r>
          </w:p>
        </w:tc>
        <w:tc>
          <w:tcPr>
            <w:tcW w:w="630" w:type="dxa"/>
            <w:tcBorders>
              <w:top w:val="nil"/>
              <w:left w:val="nil"/>
              <w:bottom w:val="nil"/>
              <w:right w:val="nil"/>
            </w:tcBorders>
          </w:tcPr>
          <w:p w14:paraId="02974CB1" w14:textId="77777777" w:rsidR="00B92327" w:rsidRPr="00801E49" w:rsidRDefault="00332621" w:rsidP="00332621">
            <w:pPr>
              <w:spacing w:after="0" w:line="259" w:lineRule="auto"/>
              <w:ind w:left="67" w:right="0" w:firstLine="0"/>
              <w:jc w:val="center"/>
              <w:rPr>
                <w:rFonts w:ascii="Open Sans" w:hAnsi="Open Sans" w:cs="Open Sans"/>
                <w:sz w:val="16"/>
                <w:szCs w:val="24"/>
                <w:rPrChange w:id="6275" w:author="Nicole Wu" w:date="2024-01-08T11:26:00Z">
                  <w:rPr>
                    <w:sz w:val="16"/>
                    <w:szCs w:val="24"/>
                  </w:rPr>
                </w:rPrChange>
              </w:rPr>
            </w:pPr>
            <w:r w:rsidRPr="00801E49">
              <w:rPr>
                <w:rFonts w:ascii="Open Sans" w:hAnsi="Open Sans" w:cs="Open Sans"/>
                <w:sz w:val="16"/>
                <w:szCs w:val="24"/>
                <w:rPrChange w:id="6276" w:author="Nicole Wu" w:date="2024-01-08T11:26:00Z">
                  <w:rPr>
                    <w:sz w:val="16"/>
                    <w:szCs w:val="24"/>
                  </w:rPr>
                </w:rPrChange>
              </w:rPr>
              <w:t>0.47</w:t>
            </w:r>
          </w:p>
        </w:tc>
        <w:tc>
          <w:tcPr>
            <w:tcW w:w="630" w:type="dxa"/>
            <w:tcBorders>
              <w:top w:val="nil"/>
              <w:left w:val="nil"/>
              <w:bottom w:val="nil"/>
              <w:right w:val="nil"/>
            </w:tcBorders>
          </w:tcPr>
          <w:p w14:paraId="0165D7E1" w14:textId="77777777" w:rsidR="00B92327" w:rsidRPr="00801E49" w:rsidRDefault="00332621" w:rsidP="00332621">
            <w:pPr>
              <w:spacing w:after="0" w:line="259" w:lineRule="auto"/>
              <w:ind w:left="67" w:right="0" w:firstLine="0"/>
              <w:jc w:val="center"/>
              <w:rPr>
                <w:rFonts w:ascii="Open Sans" w:hAnsi="Open Sans" w:cs="Open Sans"/>
                <w:sz w:val="16"/>
                <w:szCs w:val="24"/>
                <w:rPrChange w:id="6277" w:author="Nicole Wu" w:date="2024-01-08T11:26:00Z">
                  <w:rPr>
                    <w:sz w:val="16"/>
                    <w:szCs w:val="24"/>
                  </w:rPr>
                </w:rPrChange>
              </w:rPr>
            </w:pPr>
            <w:r w:rsidRPr="00801E49">
              <w:rPr>
                <w:rFonts w:ascii="Open Sans" w:hAnsi="Open Sans" w:cs="Open Sans"/>
                <w:sz w:val="16"/>
                <w:szCs w:val="24"/>
                <w:rPrChange w:id="6278" w:author="Nicole Wu" w:date="2024-01-08T11:26:00Z">
                  <w:rPr>
                    <w:sz w:val="16"/>
                    <w:szCs w:val="24"/>
                  </w:rPr>
                </w:rPrChange>
              </w:rPr>
              <w:t>0.50</w:t>
            </w:r>
          </w:p>
        </w:tc>
        <w:tc>
          <w:tcPr>
            <w:tcW w:w="631" w:type="dxa"/>
            <w:tcBorders>
              <w:top w:val="nil"/>
              <w:left w:val="nil"/>
              <w:bottom w:val="nil"/>
              <w:right w:val="nil"/>
            </w:tcBorders>
          </w:tcPr>
          <w:p w14:paraId="3B178159" w14:textId="77777777" w:rsidR="00B92327" w:rsidRPr="00801E49" w:rsidRDefault="00332621" w:rsidP="00332621">
            <w:pPr>
              <w:spacing w:after="0" w:line="259" w:lineRule="auto"/>
              <w:ind w:left="67" w:right="0" w:firstLine="0"/>
              <w:jc w:val="center"/>
              <w:rPr>
                <w:rFonts w:ascii="Open Sans" w:hAnsi="Open Sans" w:cs="Open Sans"/>
                <w:sz w:val="16"/>
                <w:szCs w:val="24"/>
                <w:rPrChange w:id="6279" w:author="Nicole Wu" w:date="2024-01-08T11:26:00Z">
                  <w:rPr>
                    <w:sz w:val="16"/>
                    <w:szCs w:val="24"/>
                  </w:rPr>
                </w:rPrChange>
              </w:rPr>
            </w:pPr>
            <w:r w:rsidRPr="00801E49">
              <w:rPr>
                <w:rFonts w:ascii="Open Sans" w:hAnsi="Open Sans" w:cs="Open Sans"/>
                <w:sz w:val="16"/>
                <w:szCs w:val="24"/>
                <w:rPrChange w:id="6280" w:author="Nicole Wu" w:date="2024-01-08T11:26:00Z">
                  <w:rPr>
                    <w:sz w:val="16"/>
                    <w:szCs w:val="24"/>
                  </w:rPr>
                </w:rPrChange>
              </w:rPr>
              <w:t>0.03</w:t>
            </w:r>
          </w:p>
        </w:tc>
        <w:tc>
          <w:tcPr>
            <w:tcW w:w="630" w:type="dxa"/>
            <w:tcBorders>
              <w:top w:val="nil"/>
              <w:left w:val="nil"/>
              <w:bottom w:val="nil"/>
              <w:right w:val="nil"/>
            </w:tcBorders>
          </w:tcPr>
          <w:p w14:paraId="0FC9FD0F" w14:textId="77777777" w:rsidR="00B92327" w:rsidRPr="00801E49" w:rsidRDefault="00332621" w:rsidP="00332621">
            <w:pPr>
              <w:spacing w:after="0" w:line="259" w:lineRule="auto"/>
              <w:ind w:left="67" w:right="0" w:firstLine="0"/>
              <w:jc w:val="center"/>
              <w:rPr>
                <w:rFonts w:ascii="Open Sans" w:hAnsi="Open Sans" w:cs="Open Sans"/>
                <w:sz w:val="16"/>
                <w:szCs w:val="24"/>
                <w:rPrChange w:id="6281" w:author="Nicole Wu" w:date="2024-01-08T11:26:00Z">
                  <w:rPr>
                    <w:sz w:val="16"/>
                    <w:szCs w:val="24"/>
                  </w:rPr>
                </w:rPrChange>
              </w:rPr>
            </w:pPr>
            <w:r w:rsidRPr="00801E49">
              <w:rPr>
                <w:rFonts w:ascii="Open Sans" w:hAnsi="Open Sans" w:cs="Open Sans"/>
                <w:sz w:val="16"/>
                <w:szCs w:val="24"/>
                <w:rPrChange w:id="6282" w:author="Nicole Wu" w:date="2024-01-08T11:26:00Z">
                  <w:rPr>
                    <w:sz w:val="16"/>
                    <w:szCs w:val="24"/>
                  </w:rPr>
                </w:rPrChange>
              </w:rPr>
              <w:t>0.22</w:t>
            </w:r>
          </w:p>
        </w:tc>
        <w:tc>
          <w:tcPr>
            <w:tcW w:w="631" w:type="dxa"/>
            <w:tcBorders>
              <w:top w:val="nil"/>
              <w:left w:val="nil"/>
              <w:bottom w:val="nil"/>
              <w:right w:val="nil"/>
            </w:tcBorders>
          </w:tcPr>
          <w:p w14:paraId="52FDE4FE" w14:textId="77777777" w:rsidR="00B92327" w:rsidRPr="00801E49" w:rsidRDefault="00332621" w:rsidP="00332621">
            <w:pPr>
              <w:spacing w:after="0" w:line="259" w:lineRule="auto"/>
              <w:ind w:left="67" w:right="0" w:firstLine="0"/>
              <w:jc w:val="center"/>
              <w:rPr>
                <w:rFonts w:ascii="Open Sans" w:hAnsi="Open Sans" w:cs="Open Sans"/>
                <w:sz w:val="16"/>
                <w:szCs w:val="24"/>
                <w:rPrChange w:id="6283" w:author="Nicole Wu" w:date="2024-01-08T11:26:00Z">
                  <w:rPr>
                    <w:sz w:val="16"/>
                    <w:szCs w:val="24"/>
                  </w:rPr>
                </w:rPrChange>
              </w:rPr>
            </w:pPr>
            <w:r w:rsidRPr="00801E49">
              <w:rPr>
                <w:rFonts w:ascii="Open Sans" w:hAnsi="Open Sans" w:cs="Open Sans"/>
                <w:sz w:val="16"/>
                <w:szCs w:val="24"/>
                <w:rPrChange w:id="6284" w:author="Nicole Wu" w:date="2024-01-08T11:26:00Z">
                  <w:rPr>
                    <w:sz w:val="16"/>
                    <w:szCs w:val="24"/>
                  </w:rPr>
                </w:rPrChange>
              </w:rPr>
              <w:t>0.31</w:t>
            </w:r>
          </w:p>
        </w:tc>
        <w:tc>
          <w:tcPr>
            <w:tcW w:w="630" w:type="dxa"/>
            <w:tcBorders>
              <w:top w:val="nil"/>
              <w:left w:val="nil"/>
              <w:bottom w:val="nil"/>
              <w:right w:val="nil"/>
            </w:tcBorders>
          </w:tcPr>
          <w:p w14:paraId="7146B51E" w14:textId="77777777" w:rsidR="00B92327" w:rsidRPr="00801E49" w:rsidRDefault="00332621" w:rsidP="00332621">
            <w:pPr>
              <w:spacing w:after="0" w:line="259" w:lineRule="auto"/>
              <w:ind w:left="67" w:right="0" w:firstLine="0"/>
              <w:jc w:val="center"/>
              <w:rPr>
                <w:rFonts w:ascii="Open Sans" w:hAnsi="Open Sans" w:cs="Open Sans"/>
                <w:sz w:val="16"/>
                <w:szCs w:val="24"/>
                <w:rPrChange w:id="6285" w:author="Nicole Wu" w:date="2024-01-08T11:26:00Z">
                  <w:rPr>
                    <w:sz w:val="16"/>
                    <w:szCs w:val="24"/>
                  </w:rPr>
                </w:rPrChange>
              </w:rPr>
            </w:pPr>
            <w:r w:rsidRPr="00801E49">
              <w:rPr>
                <w:rFonts w:ascii="Open Sans" w:hAnsi="Open Sans" w:cs="Open Sans"/>
                <w:sz w:val="16"/>
                <w:szCs w:val="24"/>
                <w:rPrChange w:id="6286" w:author="Nicole Wu" w:date="2024-01-08T11:26:00Z">
                  <w:rPr>
                    <w:sz w:val="16"/>
                    <w:szCs w:val="24"/>
                  </w:rPr>
                </w:rPrChange>
              </w:rPr>
              <w:t>0.09</w:t>
            </w:r>
          </w:p>
        </w:tc>
        <w:tc>
          <w:tcPr>
            <w:tcW w:w="631" w:type="dxa"/>
            <w:tcBorders>
              <w:top w:val="nil"/>
              <w:left w:val="nil"/>
              <w:bottom w:val="nil"/>
              <w:right w:val="nil"/>
            </w:tcBorders>
          </w:tcPr>
          <w:p w14:paraId="409F3FBA" w14:textId="77777777" w:rsidR="00B92327" w:rsidRPr="00801E49" w:rsidRDefault="00332621" w:rsidP="00332621">
            <w:pPr>
              <w:spacing w:after="0" w:line="259" w:lineRule="auto"/>
              <w:ind w:left="67" w:right="0" w:firstLine="0"/>
              <w:jc w:val="center"/>
              <w:rPr>
                <w:rFonts w:ascii="Open Sans" w:hAnsi="Open Sans" w:cs="Open Sans"/>
                <w:sz w:val="16"/>
                <w:szCs w:val="24"/>
                <w:rPrChange w:id="6287" w:author="Nicole Wu" w:date="2024-01-08T11:26:00Z">
                  <w:rPr>
                    <w:sz w:val="16"/>
                    <w:szCs w:val="24"/>
                  </w:rPr>
                </w:rPrChange>
              </w:rPr>
            </w:pPr>
            <w:r w:rsidRPr="00801E49">
              <w:rPr>
                <w:rFonts w:ascii="Open Sans" w:hAnsi="Open Sans" w:cs="Open Sans"/>
                <w:sz w:val="16"/>
                <w:szCs w:val="24"/>
                <w:rPrChange w:id="6288" w:author="Nicole Wu" w:date="2024-01-08T11:26:00Z">
                  <w:rPr>
                    <w:sz w:val="16"/>
                    <w:szCs w:val="24"/>
                  </w:rPr>
                </w:rPrChange>
              </w:rPr>
              <w:t>0.30</w:t>
            </w:r>
          </w:p>
        </w:tc>
        <w:tc>
          <w:tcPr>
            <w:tcW w:w="630" w:type="dxa"/>
            <w:tcBorders>
              <w:top w:val="nil"/>
              <w:left w:val="nil"/>
              <w:bottom w:val="nil"/>
              <w:right w:val="nil"/>
            </w:tcBorders>
          </w:tcPr>
          <w:p w14:paraId="385C97EA" w14:textId="77777777" w:rsidR="00B92327" w:rsidRPr="00801E49" w:rsidRDefault="00332621" w:rsidP="00332621">
            <w:pPr>
              <w:spacing w:after="0" w:line="259" w:lineRule="auto"/>
              <w:ind w:left="67" w:right="0" w:firstLine="0"/>
              <w:jc w:val="center"/>
              <w:rPr>
                <w:rFonts w:ascii="Open Sans" w:hAnsi="Open Sans" w:cs="Open Sans"/>
                <w:sz w:val="16"/>
                <w:szCs w:val="24"/>
                <w:rPrChange w:id="6289" w:author="Nicole Wu" w:date="2024-01-08T11:26:00Z">
                  <w:rPr>
                    <w:sz w:val="16"/>
                    <w:szCs w:val="24"/>
                  </w:rPr>
                </w:rPrChange>
              </w:rPr>
            </w:pPr>
            <w:r w:rsidRPr="00801E49">
              <w:rPr>
                <w:rFonts w:ascii="Open Sans" w:hAnsi="Open Sans" w:cs="Open Sans"/>
                <w:sz w:val="16"/>
                <w:szCs w:val="24"/>
                <w:rPrChange w:id="6290" w:author="Nicole Wu" w:date="2024-01-08T11:26:00Z">
                  <w:rPr>
                    <w:sz w:val="16"/>
                    <w:szCs w:val="24"/>
                  </w:rPr>
                </w:rPrChange>
              </w:rPr>
              <w:t>0.42</w:t>
            </w:r>
          </w:p>
        </w:tc>
        <w:tc>
          <w:tcPr>
            <w:tcW w:w="631" w:type="dxa"/>
            <w:tcBorders>
              <w:top w:val="nil"/>
              <w:left w:val="nil"/>
              <w:bottom w:val="nil"/>
              <w:right w:val="nil"/>
            </w:tcBorders>
          </w:tcPr>
          <w:p w14:paraId="533CC193" w14:textId="77777777" w:rsidR="00B92327" w:rsidRPr="00801E49" w:rsidRDefault="00332621" w:rsidP="00332621">
            <w:pPr>
              <w:spacing w:after="0" w:line="259" w:lineRule="auto"/>
              <w:ind w:left="67" w:right="0" w:firstLine="0"/>
              <w:jc w:val="center"/>
              <w:rPr>
                <w:rFonts w:ascii="Open Sans" w:hAnsi="Open Sans" w:cs="Open Sans"/>
                <w:sz w:val="16"/>
                <w:szCs w:val="24"/>
                <w:rPrChange w:id="6291" w:author="Nicole Wu" w:date="2024-01-08T11:26:00Z">
                  <w:rPr>
                    <w:sz w:val="16"/>
                    <w:szCs w:val="24"/>
                  </w:rPr>
                </w:rPrChange>
              </w:rPr>
            </w:pPr>
            <w:r w:rsidRPr="00801E49">
              <w:rPr>
                <w:rFonts w:ascii="Open Sans" w:hAnsi="Open Sans" w:cs="Open Sans"/>
                <w:sz w:val="16"/>
                <w:szCs w:val="24"/>
                <w:rPrChange w:id="6292" w:author="Nicole Wu" w:date="2024-01-08T11:26:00Z">
                  <w:rPr>
                    <w:sz w:val="16"/>
                    <w:szCs w:val="24"/>
                  </w:rPr>
                </w:rPrChange>
              </w:rPr>
              <w:t>0.12***</w:t>
            </w:r>
          </w:p>
        </w:tc>
      </w:tr>
      <w:tr w:rsidR="00B92327" w:rsidRPr="00801E49" w14:paraId="18DE10CA" w14:textId="77777777" w:rsidTr="00332621">
        <w:trPr>
          <w:trHeight w:val="149"/>
        </w:trPr>
        <w:tc>
          <w:tcPr>
            <w:tcW w:w="3686" w:type="dxa"/>
            <w:tcBorders>
              <w:top w:val="nil"/>
              <w:left w:val="nil"/>
              <w:bottom w:val="nil"/>
              <w:right w:val="nil"/>
            </w:tcBorders>
          </w:tcPr>
          <w:p w14:paraId="5AD6857C" w14:textId="77777777" w:rsidR="00B92327" w:rsidRPr="00801E49" w:rsidRDefault="00B92327" w:rsidP="00332621">
            <w:pPr>
              <w:spacing w:after="0" w:line="259" w:lineRule="auto"/>
              <w:ind w:left="67" w:right="0" w:firstLine="0"/>
              <w:jc w:val="left"/>
              <w:rPr>
                <w:rFonts w:ascii="Open Sans" w:hAnsi="Open Sans" w:cs="Open Sans"/>
                <w:sz w:val="16"/>
                <w:szCs w:val="24"/>
                <w:rPrChange w:id="6293" w:author="Nicole Wu" w:date="2024-01-08T11:26:00Z">
                  <w:rPr>
                    <w:sz w:val="16"/>
                    <w:szCs w:val="24"/>
                  </w:rPr>
                </w:rPrChange>
              </w:rPr>
            </w:pPr>
          </w:p>
        </w:tc>
        <w:tc>
          <w:tcPr>
            <w:tcW w:w="630" w:type="dxa"/>
            <w:tcBorders>
              <w:top w:val="nil"/>
              <w:left w:val="nil"/>
              <w:bottom w:val="nil"/>
              <w:right w:val="nil"/>
            </w:tcBorders>
          </w:tcPr>
          <w:p w14:paraId="72CBC547" w14:textId="77777777" w:rsidR="00B92327" w:rsidRPr="00801E49" w:rsidRDefault="00332621" w:rsidP="00332621">
            <w:pPr>
              <w:spacing w:after="0" w:line="259" w:lineRule="auto"/>
              <w:ind w:left="67" w:right="0" w:firstLine="0"/>
              <w:jc w:val="center"/>
              <w:rPr>
                <w:rFonts w:ascii="Open Sans" w:hAnsi="Open Sans" w:cs="Open Sans"/>
                <w:sz w:val="16"/>
                <w:szCs w:val="24"/>
                <w:rPrChange w:id="6294" w:author="Nicole Wu" w:date="2024-01-08T11:26:00Z">
                  <w:rPr>
                    <w:sz w:val="16"/>
                    <w:szCs w:val="24"/>
                  </w:rPr>
                </w:rPrChange>
              </w:rPr>
            </w:pPr>
            <w:r w:rsidRPr="00801E49">
              <w:rPr>
                <w:rFonts w:ascii="Open Sans" w:hAnsi="Open Sans" w:cs="Open Sans"/>
                <w:sz w:val="16"/>
                <w:szCs w:val="24"/>
                <w:rPrChange w:id="6295" w:author="Nicole Wu" w:date="2024-01-08T11:26:00Z">
                  <w:rPr>
                    <w:sz w:val="16"/>
                    <w:szCs w:val="24"/>
                  </w:rPr>
                </w:rPrChange>
              </w:rPr>
              <w:t>(0.50)</w:t>
            </w:r>
          </w:p>
        </w:tc>
        <w:tc>
          <w:tcPr>
            <w:tcW w:w="630" w:type="dxa"/>
            <w:tcBorders>
              <w:top w:val="nil"/>
              <w:left w:val="nil"/>
              <w:bottom w:val="nil"/>
              <w:right w:val="nil"/>
            </w:tcBorders>
          </w:tcPr>
          <w:p w14:paraId="0E5C2FD4" w14:textId="77777777" w:rsidR="00B92327" w:rsidRPr="00801E49" w:rsidRDefault="00332621" w:rsidP="00332621">
            <w:pPr>
              <w:spacing w:after="0" w:line="259" w:lineRule="auto"/>
              <w:ind w:left="67" w:right="0" w:firstLine="0"/>
              <w:jc w:val="center"/>
              <w:rPr>
                <w:rFonts w:ascii="Open Sans" w:hAnsi="Open Sans" w:cs="Open Sans"/>
                <w:sz w:val="16"/>
                <w:szCs w:val="24"/>
                <w:rPrChange w:id="6296" w:author="Nicole Wu" w:date="2024-01-08T11:26:00Z">
                  <w:rPr>
                    <w:sz w:val="16"/>
                    <w:szCs w:val="24"/>
                  </w:rPr>
                </w:rPrChange>
              </w:rPr>
            </w:pPr>
            <w:r w:rsidRPr="00801E49">
              <w:rPr>
                <w:rFonts w:ascii="Open Sans" w:hAnsi="Open Sans" w:cs="Open Sans"/>
                <w:sz w:val="16"/>
                <w:szCs w:val="24"/>
                <w:rPrChange w:id="6297" w:author="Nicole Wu" w:date="2024-01-08T11:26:00Z">
                  <w:rPr>
                    <w:sz w:val="16"/>
                    <w:szCs w:val="24"/>
                  </w:rPr>
                </w:rPrChange>
              </w:rPr>
              <w:t>(0.50)</w:t>
            </w:r>
          </w:p>
        </w:tc>
        <w:tc>
          <w:tcPr>
            <w:tcW w:w="631" w:type="dxa"/>
            <w:tcBorders>
              <w:top w:val="nil"/>
              <w:left w:val="nil"/>
              <w:bottom w:val="nil"/>
              <w:right w:val="nil"/>
            </w:tcBorders>
          </w:tcPr>
          <w:p w14:paraId="01A39563" w14:textId="77777777" w:rsidR="00B92327" w:rsidRPr="00801E49" w:rsidRDefault="00332621" w:rsidP="00332621">
            <w:pPr>
              <w:spacing w:after="0" w:line="259" w:lineRule="auto"/>
              <w:ind w:left="67" w:right="0" w:firstLine="0"/>
              <w:jc w:val="center"/>
              <w:rPr>
                <w:rFonts w:ascii="Open Sans" w:hAnsi="Open Sans" w:cs="Open Sans"/>
                <w:sz w:val="16"/>
                <w:szCs w:val="24"/>
                <w:rPrChange w:id="6298" w:author="Nicole Wu" w:date="2024-01-08T11:26:00Z">
                  <w:rPr>
                    <w:sz w:val="16"/>
                    <w:szCs w:val="24"/>
                  </w:rPr>
                </w:rPrChange>
              </w:rPr>
            </w:pPr>
            <w:r w:rsidRPr="00801E49">
              <w:rPr>
                <w:rFonts w:ascii="Open Sans" w:hAnsi="Open Sans" w:cs="Open Sans"/>
                <w:sz w:val="16"/>
                <w:szCs w:val="24"/>
                <w:rPrChange w:id="6299" w:author="Nicole Wu" w:date="2024-01-08T11:26:00Z">
                  <w:rPr>
                    <w:sz w:val="16"/>
                    <w:szCs w:val="24"/>
                  </w:rPr>
                </w:rPrChange>
              </w:rPr>
              <w:t>(0.50)</w:t>
            </w:r>
          </w:p>
        </w:tc>
        <w:tc>
          <w:tcPr>
            <w:tcW w:w="630" w:type="dxa"/>
            <w:tcBorders>
              <w:top w:val="nil"/>
              <w:left w:val="nil"/>
              <w:bottom w:val="nil"/>
              <w:right w:val="nil"/>
            </w:tcBorders>
          </w:tcPr>
          <w:p w14:paraId="7BA6A15F" w14:textId="77777777" w:rsidR="00B92327" w:rsidRPr="00801E49" w:rsidRDefault="00332621" w:rsidP="00332621">
            <w:pPr>
              <w:spacing w:after="0" w:line="259" w:lineRule="auto"/>
              <w:ind w:left="67" w:right="0" w:firstLine="0"/>
              <w:jc w:val="center"/>
              <w:rPr>
                <w:rFonts w:ascii="Open Sans" w:hAnsi="Open Sans" w:cs="Open Sans"/>
                <w:sz w:val="16"/>
                <w:szCs w:val="24"/>
                <w:rPrChange w:id="6300" w:author="Nicole Wu" w:date="2024-01-08T11:26:00Z">
                  <w:rPr>
                    <w:sz w:val="16"/>
                    <w:szCs w:val="24"/>
                  </w:rPr>
                </w:rPrChange>
              </w:rPr>
            </w:pPr>
            <w:r w:rsidRPr="00801E49">
              <w:rPr>
                <w:rFonts w:ascii="Open Sans" w:hAnsi="Open Sans" w:cs="Open Sans"/>
                <w:sz w:val="16"/>
                <w:szCs w:val="24"/>
                <w:rPrChange w:id="6301" w:author="Nicole Wu" w:date="2024-01-08T11:26:00Z">
                  <w:rPr>
                    <w:sz w:val="16"/>
                    <w:szCs w:val="24"/>
                  </w:rPr>
                </w:rPrChange>
              </w:rPr>
              <w:t>(0.42)</w:t>
            </w:r>
          </w:p>
        </w:tc>
        <w:tc>
          <w:tcPr>
            <w:tcW w:w="631" w:type="dxa"/>
            <w:tcBorders>
              <w:top w:val="nil"/>
              <w:left w:val="nil"/>
              <w:bottom w:val="nil"/>
              <w:right w:val="nil"/>
            </w:tcBorders>
          </w:tcPr>
          <w:p w14:paraId="4289B25F" w14:textId="77777777" w:rsidR="00B92327" w:rsidRPr="00801E49" w:rsidRDefault="00332621" w:rsidP="00332621">
            <w:pPr>
              <w:spacing w:after="0" w:line="259" w:lineRule="auto"/>
              <w:ind w:left="67" w:right="0" w:firstLine="0"/>
              <w:jc w:val="center"/>
              <w:rPr>
                <w:rFonts w:ascii="Open Sans" w:hAnsi="Open Sans" w:cs="Open Sans"/>
                <w:sz w:val="16"/>
                <w:szCs w:val="24"/>
                <w:rPrChange w:id="6302" w:author="Nicole Wu" w:date="2024-01-08T11:26:00Z">
                  <w:rPr>
                    <w:sz w:val="16"/>
                    <w:szCs w:val="24"/>
                  </w:rPr>
                </w:rPrChange>
              </w:rPr>
            </w:pPr>
            <w:r w:rsidRPr="00801E49">
              <w:rPr>
                <w:rFonts w:ascii="Open Sans" w:hAnsi="Open Sans" w:cs="Open Sans"/>
                <w:sz w:val="16"/>
                <w:szCs w:val="24"/>
                <w:rPrChange w:id="6303" w:author="Nicole Wu" w:date="2024-01-08T11:26:00Z">
                  <w:rPr>
                    <w:sz w:val="16"/>
                    <w:szCs w:val="24"/>
                  </w:rPr>
                </w:rPrChange>
              </w:rPr>
              <w:t>(0.46)</w:t>
            </w:r>
          </w:p>
        </w:tc>
        <w:tc>
          <w:tcPr>
            <w:tcW w:w="630" w:type="dxa"/>
            <w:tcBorders>
              <w:top w:val="nil"/>
              <w:left w:val="nil"/>
              <w:bottom w:val="nil"/>
              <w:right w:val="nil"/>
            </w:tcBorders>
          </w:tcPr>
          <w:p w14:paraId="378CCB71" w14:textId="77777777" w:rsidR="00B92327" w:rsidRPr="00801E49" w:rsidRDefault="00332621" w:rsidP="00332621">
            <w:pPr>
              <w:spacing w:after="0" w:line="259" w:lineRule="auto"/>
              <w:ind w:left="67" w:right="0" w:firstLine="0"/>
              <w:jc w:val="center"/>
              <w:rPr>
                <w:rFonts w:ascii="Open Sans" w:hAnsi="Open Sans" w:cs="Open Sans"/>
                <w:sz w:val="16"/>
                <w:szCs w:val="24"/>
                <w:rPrChange w:id="6304" w:author="Nicole Wu" w:date="2024-01-08T11:26:00Z">
                  <w:rPr>
                    <w:sz w:val="16"/>
                    <w:szCs w:val="24"/>
                  </w:rPr>
                </w:rPrChange>
              </w:rPr>
            </w:pPr>
            <w:r w:rsidRPr="00801E49">
              <w:rPr>
                <w:rFonts w:ascii="Open Sans" w:hAnsi="Open Sans" w:cs="Open Sans"/>
                <w:sz w:val="16"/>
                <w:szCs w:val="24"/>
                <w:rPrChange w:id="6305" w:author="Nicole Wu" w:date="2024-01-08T11:26:00Z">
                  <w:rPr>
                    <w:sz w:val="16"/>
                    <w:szCs w:val="24"/>
                  </w:rPr>
                </w:rPrChange>
              </w:rPr>
              <w:t>(0.06)</w:t>
            </w:r>
          </w:p>
        </w:tc>
        <w:tc>
          <w:tcPr>
            <w:tcW w:w="631" w:type="dxa"/>
            <w:tcBorders>
              <w:top w:val="nil"/>
              <w:left w:val="nil"/>
              <w:bottom w:val="nil"/>
              <w:right w:val="nil"/>
            </w:tcBorders>
          </w:tcPr>
          <w:p w14:paraId="2F657B3A" w14:textId="77777777" w:rsidR="00B92327" w:rsidRPr="00801E49" w:rsidRDefault="00332621" w:rsidP="00332621">
            <w:pPr>
              <w:spacing w:after="0" w:line="259" w:lineRule="auto"/>
              <w:ind w:left="67" w:right="0" w:firstLine="0"/>
              <w:jc w:val="center"/>
              <w:rPr>
                <w:rFonts w:ascii="Open Sans" w:hAnsi="Open Sans" w:cs="Open Sans"/>
                <w:sz w:val="16"/>
                <w:szCs w:val="24"/>
                <w:rPrChange w:id="6306" w:author="Nicole Wu" w:date="2024-01-08T11:26:00Z">
                  <w:rPr>
                    <w:sz w:val="16"/>
                    <w:szCs w:val="24"/>
                  </w:rPr>
                </w:rPrChange>
              </w:rPr>
            </w:pPr>
            <w:r w:rsidRPr="00801E49">
              <w:rPr>
                <w:rFonts w:ascii="Open Sans" w:hAnsi="Open Sans" w:cs="Open Sans"/>
                <w:sz w:val="16"/>
                <w:szCs w:val="24"/>
                <w:rPrChange w:id="6307" w:author="Nicole Wu" w:date="2024-01-08T11:26:00Z">
                  <w:rPr>
                    <w:sz w:val="16"/>
                    <w:szCs w:val="24"/>
                  </w:rPr>
                </w:rPrChange>
              </w:rPr>
              <w:t>(0.46)</w:t>
            </w:r>
          </w:p>
        </w:tc>
        <w:tc>
          <w:tcPr>
            <w:tcW w:w="630" w:type="dxa"/>
            <w:tcBorders>
              <w:top w:val="nil"/>
              <w:left w:val="nil"/>
              <w:bottom w:val="nil"/>
              <w:right w:val="nil"/>
            </w:tcBorders>
          </w:tcPr>
          <w:p w14:paraId="63353D5B" w14:textId="77777777" w:rsidR="00B92327" w:rsidRPr="00801E49" w:rsidRDefault="00332621" w:rsidP="00332621">
            <w:pPr>
              <w:spacing w:after="0" w:line="259" w:lineRule="auto"/>
              <w:ind w:left="67" w:right="0" w:firstLine="0"/>
              <w:jc w:val="center"/>
              <w:rPr>
                <w:rFonts w:ascii="Open Sans" w:hAnsi="Open Sans" w:cs="Open Sans"/>
                <w:sz w:val="16"/>
                <w:szCs w:val="24"/>
                <w:rPrChange w:id="6308" w:author="Nicole Wu" w:date="2024-01-08T11:26:00Z">
                  <w:rPr>
                    <w:sz w:val="16"/>
                    <w:szCs w:val="24"/>
                  </w:rPr>
                </w:rPrChange>
              </w:rPr>
            </w:pPr>
            <w:r w:rsidRPr="00801E49">
              <w:rPr>
                <w:rFonts w:ascii="Open Sans" w:hAnsi="Open Sans" w:cs="Open Sans"/>
                <w:sz w:val="16"/>
                <w:szCs w:val="24"/>
                <w:rPrChange w:id="6309" w:author="Nicole Wu" w:date="2024-01-08T11:26:00Z">
                  <w:rPr>
                    <w:sz w:val="16"/>
                    <w:szCs w:val="24"/>
                  </w:rPr>
                </w:rPrChange>
              </w:rPr>
              <w:t>(0.49)</w:t>
            </w:r>
          </w:p>
        </w:tc>
        <w:tc>
          <w:tcPr>
            <w:tcW w:w="631" w:type="dxa"/>
            <w:tcBorders>
              <w:top w:val="nil"/>
              <w:left w:val="nil"/>
              <w:bottom w:val="nil"/>
              <w:right w:val="nil"/>
            </w:tcBorders>
          </w:tcPr>
          <w:p w14:paraId="0C7FAB5F" w14:textId="77777777" w:rsidR="00B92327" w:rsidRPr="00801E49" w:rsidRDefault="00332621" w:rsidP="00332621">
            <w:pPr>
              <w:spacing w:after="0" w:line="259" w:lineRule="auto"/>
              <w:ind w:left="67" w:right="0" w:firstLine="0"/>
              <w:jc w:val="center"/>
              <w:rPr>
                <w:rFonts w:ascii="Open Sans" w:hAnsi="Open Sans" w:cs="Open Sans"/>
                <w:sz w:val="16"/>
                <w:szCs w:val="24"/>
                <w:rPrChange w:id="6310" w:author="Nicole Wu" w:date="2024-01-08T11:26:00Z">
                  <w:rPr>
                    <w:sz w:val="16"/>
                    <w:szCs w:val="24"/>
                  </w:rPr>
                </w:rPrChange>
              </w:rPr>
            </w:pPr>
            <w:r w:rsidRPr="00801E49">
              <w:rPr>
                <w:rFonts w:ascii="Open Sans" w:hAnsi="Open Sans" w:cs="Open Sans"/>
                <w:sz w:val="16"/>
                <w:szCs w:val="24"/>
                <w:rPrChange w:id="6311" w:author="Nicole Wu" w:date="2024-01-08T11:26:00Z">
                  <w:rPr>
                    <w:sz w:val="16"/>
                    <w:szCs w:val="24"/>
                  </w:rPr>
                </w:rPrChange>
              </w:rPr>
              <w:t>(0.00)</w:t>
            </w:r>
          </w:p>
        </w:tc>
      </w:tr>
      <w:tr w:rsidR="00B92327" w:rsidRPr="00801E49" w14:paraId="261E0483" w14:textId="77777777" w:rsidTr="00332621">
        <w:trPr>
          <w:trHeight w:val="149"/>
        </w:trPr>
        <w:tc>
          <w:tcPr>
            <w:tcW w:w="3686" w:type="dxa"/>
            <w:tcBorders>
              <w:top w:val="nil"/>
              <w:left w:val="nil"/>
              <w:bottom w:val="nil"/>
              <w:right w:val="nil"/>
            </w:tcBorders>
          </w:tcPr>
          <w:p w14:paraId="1A36CE7B" w14:textId="77777777" w:rsidR="00B92327" w:rsidRPr="00801E49" w:rsidRDefault="00332621" w:rsidP="00332621">
            <w:pPr>
              <w:spacing w:after="0" w:line="259" w:lineRule="auto"/>
              <w:ind w:left="67" w:right="0" w:firstLine="0"/>
              <w:jc w:val="left"/>
              <w:rPr>
                <w:rFonts w:ascii="Open Sans" w:hAnsi="Open Sans" w:cs="Open Sans"/>
                <w:sz w:val="16"/>
                <w:szCs w:val="24"/>
                <w:rPrChange w:id="6312" w:author="Nicole Wu" w:date="2024-01-08T11:26:00Z">
                  <w:rPr>
                    <w:sz w:val="16"/>
                    <w:szCs w:val="24"/>
                  </w:rPr>
                </w:rPrChange>
              </w:rPr>
            </w:pPr>
            <w:r w:rsidRPr="00801E49">
              <w:rPr>
                <w:rFonts w:ascii="Open Sans" w:hAnsi="Open Sans" w:cs="Open Sans"/>
                <w:sz w:val="16"/>
                <w:szCs w:val="24"/>
                <w:rPrChange w:id="6313" w:author="Nicole Wu" w:date="2024-01-08T11:26:00Z">
                  <w:rPr>
                    <w:sz w:val="16"/>
                    <w:szCs w:val="24"/>
                  </w:rPr>
                </w:rPrChange>
              </w:rPr>
              <w:t>Used Stress coping: Borrowed money</w:t>
            </w:r>
          </w:p>
        </w:tc>
        <w:tc>
          <w:tcPr>
            <w:tcW w:w="630" w:type="dxa"/>
            <w:tcBorders>
              <w:top w:val="nil"/>
              <w:left w:val="nil"/>
              <w:bottom w:val="nil"/>
              <w:right w:val="nil"/>
            </w:tcBorders>
          </w:tcPr>
          <w:p w14:paraId="439C07E5" w14:textId="77777777" w:rsidR="00B92327" w:rsidRPr="00801E49" w:rsidRDefault="00332621" w:rsidP="00332621">
            <w:pPr>
              <w:spacing w:after="0" w:line="259" w:lineRule="auto"/>
              <w:ind w:left="67" w:right="0" w:firstLine="0"/>
              <w:jc w:val="center"/>
              <w:rPr>
                <w:rFonts w:ascii="Open Sans" w:hAnsi="Open Sans" w:cs="Open Sans"/>
                <w:sz w:val="16"/>
                <w:szCs w:val="24"/>
                <w:rPrChange w:id="6314" w:author="Nicole Wu" w:date="2024-01-08T11:26:00Z">
                  <w:rPr>
                    <w:sz w:val="16"/>
                    <w:szCs w:val="24"/>
                  </w:rPr>
                </w:rPrChange>
              </w:rPr>
            </w:pPr>
            <w:r w:rsidRPr="00801E49">
              <w:rPr>
                <w:rFonts w:ascii="Open Sans" w:hAnsi="Open Sans" w:cs="Open Sans"/>
                <w:sz w:val="16"/>
                <w:szCs w:val="24"/>
                <w:rPrChange w:id="6315" w:author="Nicole Wu" w:date="2024-01-08T11:26:00Z">
                  <w:rPr>
                    <w:sz w:val="16"/>
                    <w:szCs w:val="24"/>
                  </w:rPr>
                </w:rPrChange>
              </w:rPr>
              <w:t>0.46</w:t>
            </w:r>
          </w:p>
        </w:tc>
        <w:tc>
          <w:tcPr>
            <w:tcW w:w="630" w:type="dxa"/>
            <w:tcBorders>
              <w:top w:val="nil"/>
              <w:left w:val="nil"/>
              <w:bottom w:val="nil"/>
              <w:right w:val="nil"/>
            </w:tcBorders>
          </w:tcPr>
          <w:p w14:paraId="53E7B368" w14:textId="77777777" w:rsidR="00B92327" w:rsidRPr="00801E49" w:rsidRDefault="00332621" w:rsidP="00332621">
            <w:pPr>
              <w:spacing w:after="0" w:line="259" w:lineRule="auto"/>
              <w:ind w:left="67" w:right="0" w:firstLine="0"/>
              <w:jc w:val="center"/>
              <w:rPr>
                <w:rFonts w:ascii="Open Sans" w:hAnsi="Open Sans" w:cs="Open Sans"/>
                <w:sz w:val="16"/>
                <w:szCs w:val="24"/>
                <w:rPrChange w:id="6316" w:author="Nicole Wu" w:date="2024-01-08T11:26:00Z">
                  <w:rPr>
                    <w:sz w:val="16"/>
                    <w:szCs w:val="24"/>
                  </w:rPr>
                </w:rPrChange>
              </w:rPr>
            </w:pPr>
            <w:r w:rsidRPr="00801E49">
              <w:rPr>
                <w:rFonts w:ascii="Open Sans" w:hAnsi="Open Sans" w:cs="Open Sans"/>
                <w:sz w:val="16"/>
                <w:szCs w:val="24"/>
                <w:rPrChange w:id="6317" w:author="Nicole Wu" w:date="2024-01-08T11:26:00Z">
                  <w:rPr>
                    <w:sz w:val="16"/>
                    <w:szCs w:val="24"/>
                  </w:rPr>
                </w:rPrChange>
              </w:rPr>
              <w:t>0.53</w:t>
            </w:r>
          </w:p>
        </w:tc>
        <w:tc>
          <w:tcPr>
            <w:tcW w:w="631" w:type="dxa"/>
            <w:tcBorders>
              <w:top w:val="nil"/>
              <w:left w:val="nil"/>
              <w:bottom w:val="nil"/>
              <w:right w:val="nil"/>
            </w:tcBorders>
          </w:tcPr>
          <w:p w14:paraId="7ADA871A" w14:textId="77777777" w:rsidR="00B92327" w:rsidRPr="00801E49" w:rsidRDefault="00332621" w:rsidP="00332621">
            <w:pPr>
              <w:spacing w:after="0" w:line="259" w:lineRule="auto"/>
              <w:ind w:left="67" w:right="0" w:firstLine="0"/>
              <w:jc w:val="center"/>
              <w:rPr>
                <w:rFonts w:ascii="Open Sans" w:hAnsi="Open Sans" w:cs="Open Sans"/>
                <w:sz w:val="16"/>
                <w:szCs w:val="24"/>
                <w:rPrChange w:id="6318" w:author="Nicole Wu" w:date="2024-01-08T11:26:00Z">
                  <w:rPr>
                    <w:sz w:val="16"/>
                    <w:szCs w:val="24"/>
                  </w:rPr>
                </w:rPrChange>
              </w:rPr>
            </w:pPr>
            <w:r w:rsidRPr="00801E49">
              <w:rPr>
                <w:rFonts w:ascii="Open Sans" w:hAnsi="Open Sans" w:cs="Open Sans"/>
                <w:sz w:val="16"/>
                <w:szCs w:val="24"/>
                <w:rPrChange w:id="6319" w:author="Nicole Wu" w:date="2024-01-08T11:26:00Z">
                  <w:rPr>
                    <w:sz w:val="16"/>
                    <w:szCs w:val="24"/>
                  </w:rPr>
                </w:rPrChange>
              </w:rPr>
              <w:t>0.07</w:t>
            </w:r>
          </w:p>
        </w:tc>
        <w:tc>
          <w:tcPr>
            <w:tcW w:w="630" w:type="dxa"/>
            <w:tcBorders>
              <w:top w:val="nil"/>
              <w:left w:val="nil"/>
              <w:bottom w:val="nil"/>
              <w:right w:val="nil"/>
            </w:tcBorders>
          </w:tcPr>
          <w:p w14:paraId="2C7DE6FC" w14:textId="77777777" w:rsidR="00B92327" w:rsidRPr="00801E49" w:rsidRDefault="00332621" w:rsidP="00332621">
            <w:pPr>
              <w:spacing w:after="0" w:line="259" w:lineRule="auto"/>
              <w:ind w:left="67" w:right="0" w:firstLine="0"/>
              <w:jc w:val="center"/>
              <w:rPr>
                <w:rFonts w:ascii="Open Sans" w:hAnsi="Open Sans" w:cs="Open Sans"/>
                <w:sz w:val="16"/>
                <w:szCs w:val="24"/>
                <w:rPrChange w:id="6320" w:author="Nicole Wu" w:date="2024-01-08T11:26:00Z">
                  <w:rPr>
                    <w:sz w:val="16"/>
                    <w:szCs w:val="24"/>
                  </w:rPr>
                </w:rPrChange>
              </w:rPr>
            </w:pPr>
            <w:r w:rsidRPr="00801E49">
              <w:rPr>
                <w:rFonts w:ascii="Open Sans" w:hAnsi="Open Sans" w:cs="Open Sans"/>
                <w:sz w:val="16"/>
                <w:szCs w:val="24"/>
                <w:rPrChange w:id="6321" w:author="Nicole Wu" w:date="2024-01-08T11:26:00Z">
                  <w:rPr>
                    <w:sz w:val="16"/>
                    <w:szCs w:val="24"/>
                  </w:rPr>
                </w:rPrChange>
              </w:rPr>
              <w:t>0.31</w:t>
            </w:r>
          </w:p>
        </w:tc>
        <w:tc>
          <w:tcPr>
            <w:tcW w:w="631" w:type="dxa"/>
            <w:tcBorders>
              <w:top w:val="nil"/>
              <w:left w:val="nil"/>
              <w:bottom w:val="nil"/>
              <w:right w:val="nil"/>
            </w:tcBorders>
          </w:tcPr>
          <w:p w14:paraId="751312CE" w14:textId="77777777" w:rsidR="00B92327" w:rsidRPr="00801E49" w:rsidRDefault="00332621" w:rsidP="00332621">
            <w:pPr>
              <w:spacing w:after="0" w:line="259" w:lineRule="auto"/>
              <w:ind w:left="67" w:right="0" w:firstLine="0"/>
              <w:jc w:val="center"/>
              <w:rPr>
                <w:rFonts w:ascii="Open Sans" w:hAnsi="Open Sans" w:cs="Open Sans"/>
                <w:sz w:val="16"/>
                <w:szCs w:val="24"/>
                <w:rPrChange w:id="6322" w:author="Nicole Wu" w:date="2024-01-08T11:26:00Z">
                  <w:rPr>
                    <w:sz w:val="16"/>
                    <w:szCs w:val="24"/>
                  </w:rPr>
                </w:rPrChange>
              </w:rPr>
            </w:pPr>
            <w:r w:rsidRPr="00801E49">
              <w:rPr>
                <w:rFonts w:ascii="Open Sans" w:hAnsi="Open Sans" w:cs="Open Sans"/>
                <w:sz w:val="16"/>
                <w:szCs w:val="24"/>
                <w:rPrChange w:id="6323" w:author="Nicole Wu" w:date="2024-01-08T11:26:00Z">
                  <w:rPr>
                    <w:sz w:val="16"/>
                    <w:szCs w:val="24"/>
                  </w:rPr>
                </w:rPrChange>
              </w:rPr>
              <w:t>0.34</w:t>
            </w:r>
          </w:p>
        </w:tc>
        <w:tc>
          <w:tcPr>
            <w:tcW w:w="630" w:type="dxa"/>
            <w:tcBorders>
              <w:top w:val="nil"/>
              <w:left w:val="nil"/>
              <w:bottom w:val="nil"/>
              <w:right w:val="nil"/>
            </w:tcBorders>
          </w:tcPr>
          <w:p w14:paraId="77C5710D" w14:textId="77777777" w:rsidR="00B92327" w:rsidRPr="00801E49" w:rsidRDefault="00332621" w:rsidP="00332621">
            <w:pPr>
              <w:spacing w:after="0" w:line="259" w:lineRule="auto"/>
              <w:ind w:left="67" w:right="0" w:firstLine="0"/>
              <w:jc w:val="center"/>
              <w:rPr>
                <w:rFonts w:ascii="Open Sans" w:hAnsi="Open Sans" w:cs="Open Sans"/>
                <w:sz w:val="16"/>
                <w:szCs w:val="24"/>
                <w:rPrChange w:id="6324" w:author="Nicole Wu" w:date="2024-01-08T11:26:00Z">
                  <w:rPr>
                    <w:sz w:val="16"/>
                    <w:szCs w:val="24"/>
                  </w:rPr>
                </w:rPrChange>
              </w:rPr>
            </w:pPr>
            <w:r w:rsidRPr="00801E49">
              <w:rPr>
                <w:rFonts w:ascii="Open Sans" w:hAnsi="Open Sans" w:cs="Open Sans"/>
                <w:sz w:val="16"/>
                <w:szCs w:val="24"/>
                <w:rPrChange w:id="6325" w:author="Nicole Wu" w:date="2024-01-08T11:26:00Z">
                  <w:rPr>
                    <w:sz w:val="16"/>
                    <w:szCs w:val="24"/>
                  </w:rPr>
                </w:rPrChange>
              </w:rPr>
              <w:t>0.02</w:t>
            </w:r>
          </w:p>
        </w:tc>
        <w:tc>
          <w:tcPr>
            <w:tcW w:w="631" w:type="dxa"/>
            <w:tcBorders>
              <w:top w:val="nil"/>
              <w:left w:val="nil"/>
              <w:bottom w:val="nil"/>
              <w:right w:val="nil"/>
            </w:tcBorders>
          </w:tcPr>
          <w:p w14:paraId="6C8F089D" w14:textId="77777777" w:rsidR="00B92327" w:rsidRPr="00801E49" w:rsidRDefault="00332621" w:rsidP="00332621">
            <w:pPr>
              <w:spacing w:after="0" w:line="259" w:lineRule="auto"/>
              <w:ind w:left="67" w:right="0" w:firstLine="0"/>
              <w:jc w:val="center"/>
              <w:rPr>
                <w:rFonts w:ascii="Open Sans" w:hAnsi="Open Sans" w:cs="Open Sans"/>
                <w:sz w:val="16"/>
                <w:szCs w:val="24"/>
                <w:rPrChange w:id="6326" w:author="Nicole Wu" w:date="2024-01-08T11:26:00Z">
                  <w:rPr>
                    <w:sz w:val="16"/>
                    <w:szCs w:val="24"/>
                  </w:rPr>
                </w:rPrChange>
              </w:rPr>
            </w:pPr>
            <w:r w:rsidRPr="00801E49">
              <w:rPr>
                <w:rFonts w:ascii="Open Sans" w:hAnsi="Open Sans" w:cs="Open Sans"/>
                <w:sz w:val="16"/>
                <w:szCs w:val="24"/>
                <w:rPrChange w:id="6327" w:author="Nicole Wu" w:date="2024-01-08T11:26:00Z">
                  <w:rPr>
                    <w:sz w:val="16"/>
                    <w:szCs w:val="24"/>
                  </w:rPr>
                </w:rPrChange>
              </w:rPr>
              <w:t>0.36</w:t>
            </w:r>
          </w:p>
        </w:tc>
        <w:tc>
          <w:tcPr>
            <w:tcW w:w="630" w:type="dxa"/>
            <w:tcBorders>
              <w:top w:val="nil"/>
              <w:left w:val="nil"/>
              <w:bottom w:val="nil"/>
              <w:right w:val="nil"/>
            </w:tcBorders>
          </w:tcPr>
          <w:p w14:paraId="464A69D8" w14:textId="77777777" w:rsidR="00B92327" w:rsidRPr="00801E49" w:rsidRDefault="00332621" w:rsidP="00332621">
            <w:pPr>
              <w:spacing w:after="0" w:line="259" w:lineRule="auto"/>
              <w:ind w:left="67" w:right="0" w:firstLine="0"/>
              <w:jc w:val="center"/>
              <w:rPr>
                <w:rFonts w:ascii="Open Sans" w:hAnsi="Open Sans" w:cs="Open Sans"/>
                <w:sz w:val="16"/>
                <w:szCs w:val="24"/>
                <w:rPrChange w:id="6328" w:author="Nicole Wu" w:date="2024-01-08T11:26:00Z">
                  <w:rPr>
                    <w:sz w:val="16"/>
                    <w:szCs w:val="24"/>
                  </w:rPr>
                </w:rPrChange>
              </w:rPr>
            </w:pPr>
            <w:r w:rsidRPr="00801E49">
              <w:rPr>
                <w:rFonts w:ascii="Open Sans" w:hAnsi="Open Sans" w:cs="Open Sans"/>
                <w:sz w:val="16"/>
                <w:szCs w:val="24"/>
                <w:rPrChange w:id="6329" w:author="Nicole Wu" w:date="2024-01-08T11:26:00Z">
                  <w:rPr>
                    <w:sz w:val="16"/>
                    <w:szCs w:val="24"/>
                  </w:rPr>
                </w:rPrChange>
              </w:rPr>
              <w:t>0.45</w:t>
            </w:r>
          </w:p>
        </w:tc>
        <w:tc>
          <w:tcPr>
            <w:tcW w:w="631" w:type="dxa"/>
            <w:tcBorders>
              <w:top w:val="nil"/>
              <w:left w:val="nil"/>
              <w:bottom w:val="nil"/>
              <w:right w:val="nil"/>
            </w:tcBorders>
          </w:tcPr>
          <w:p w14:paraId="2FCB5238" w14:textId="77777777" w:rsidR="00B92327" w:rsidRPr="00801E49" w:rsidRDefault="00332621" w:rsidP="00332621">
            <w:pPr>
              <w:spacing w:after="0" w:line="259" w:lineRule="auto"/>
              <w:ind w:left="67" w:right="0" w:firstLine="0"/>
              <w:jc w:val="center"/>
              <w:rPr>
                <w:rFonts w:ascii="Open Sans" w:hAnsi="Open Sans" w:cs="Open Sans"/>
                <w:sz w:val="16"/>
                <w:szCs w:val="24"/>
                <w:rPrChange w:id="6330" w:author="Nicole Wu" w:date="2024-01-08T11:26:00Z">
                  <w:rPr>
                    <w:sz w:val="16"/>
                    <w:szCs w:val="24"/>
                  </w:rPr>
                </w:rPrChange>
              </w:rPr>
            </w:pPr>
            <w:r w:rsidRPr="00801E49">
              <w:rPr>
                <w:rFonts w:ascii="Open Sans" w:hAnsi="Open Sans" w:cs="Open Sans"/>
                <w:sz w:val="16"/>
                <w:szCs w:val="24"/>
                <w:rPrChange w:id="6331" w:author="Nicole Wu" w:date="2024-01-08T11:26:00Z">
                  <w:rPr>
                    <w:sz w:val="16"/>
                    <w:szCs w:val="24"/>
                  </w:rPr>
                </w:rPrChange>
              </w:rPr>
              <w:t>0.09**</w:t>
            </w:r>
          </w:p>
        </w:tc>
      </w:tr>
      <w:tr w:rsidR="00B92327" w:rsidRPr="00801E49" w14:paraId="71C278B0" w14:textId="77777777" w:rsidTr="00332621">
        <w:trPr>
          <w:trHeight w:val="149"/>
        </w:trPr>
        <w:tc>
          <w:tcPr>
            <w:tcW w:w="3686" w:type="dxa"/>
            <w:tcBorders>
              <w:top w:val="nil"/>
              <w:left w:val="nil"/>
              <w:bottom w:val="nil"/>
              <w:right w:val="nil"/>
            </w:tcBorders>
          </w:tcPr>
          <w:p w14:paraId="689FEB15" w14:textId="77777777" w:rsidR="00B92327" w:rsidRPr="00801E49" w:rsidRDefault="00B92327" w:rsidP="00332621">
            <w:pPr>
              <w:spacing w:after="0" w:line="259" w:lineRule="auto"/>
              <w:ind w:left="67" w:right="0" w:firstLine="0"/>
              <w:jc w:val="left"/>
              <w:rPr>
                <w:rFonts w:ascii="Open Sans" w:hAnsi="Open Sans" w:cs="Open Sans"/>
                <w:sz w:val="16"/>
                <w:szCs w:val="24"/>
                <w:rPrChange w:id="6332" w:author="Nicole Wu" w:date="2024-01-08T11:26:00Z">
                  <w:rPr>
                    <w:sz w:val="16"/>
                    <w:szCs w:val="24"/>
                  </w:rPr>
                </w:rPrChange>
              </w:rPr>
            </w:pPr>
          </w:p>
        </w:tc>
        <w:tc>
          <w:tcPr>
            <w:tcW w:w="630" w:type="dxa"/>
            <w:tcBorders>
              <w:top w:val="nil"/>
              <w:left w:val="nil"/>
              <w:bottom w:val="nil"/>
              <w:right w:val="nil"/>
            </w:tcBorders>
          </w:tcPr>
          <w:p w14:paraId="5A0A6822" w14:textId="77777777" w:rsidR="00B92327" w:rsidRPr="00801E49" w:rsidRDefault="00332621" w:rsidP="00332621">
            <w:pPr>
              <w:spacing w:after="0" w:line="259" w:lineRule="auto"/>
              <w:ind w:left="67" w:right="0" w:firstLine="0"/>
              <w:jc w:val="center"/>
              <w:rPr>
                <w:rFonts w:ascii="Open Sans" w:hAnsi="Open Sans" w:cs="Open Sans"/>
                <w:sz w:val="16"/>
                <w:szCs w:val="24"/>
                <w:rPrChange w:id="6333" w:author="Nicole Wu" w:date="2024-01-08T11:26:00Z">
                  <w:rPr>
                    <w:sz w:val="16"/>
                    <w:szCs w:val="24"/>
                  </w:rPr>
                </w:rPrChange>
              </w:rPr>
            </w:pPr>
            <w:r w:rsidRPr="00801E49">
              <w:rPr>
                <w:rFonts w:ascii="Open Sans" w:hAnsi="Open Sans" w:cs="Open Sans"/>
                <w:sz w:val="16"/>
                <w:szCs w:val="24"/>
                <w:rPrChange w:id="6334" w:author="Nicole Wu" w:date="2024-01-08T11:26:00Z">
                  <w:rPr>
                    <w:sz w:val="16"/>
                    <w:szCs w:val="24"/>
                  </w:rPr>
                </w:rPrChange>
              </w:rPr>
              <w:t>(0.50)</w:t>
            </w:r>
          </w:p>
        </w:tc>
        <w:tc>
          <w:tcPr>
            <w:tcW w:w="630" w:type="dxa"/>
            <w:tcBorders>
              <w:top w:val="nil"/>
              <w:left w:val="nil"/>
              <w:bottom w:val="nil"/>
              <w:right w:val="nil"/>
            </w:tcBorders>
          </w:tcPr>
          <w:p w14:paraId="5C49C295" w14:textId="77777777" w:rsidR="00B92327" w:rsidRPr="00801E49" w:rsidRDefault="00332621" w:rsidP="00332621">
            <w:pPr>
              <w:spacing w:after="0" w:line="259" w:lineRule="auto"/>
              <w:ind w:left="67" w:right="0" w:firstLine="0"/>
              <w:jc w:val="center"/>
              <w:rPr>
                <w:rFonts w:ascii="Open Sans" w:hAnsi="Open Sans" w:cs="Open Sans"/>
                <w:sz w:val="16"/>
                <w:szCs w:val="24"/>
                <w:rPrChange w:id="6335" w:author="Nicole Wu" w:date="2024-01-08T11:26:00Z">
                  <w:rPr>
                    <w:sz w:val="16"/>
                    <w:szCs w:val="24"/>
                  </w:rPr>
                </w:rPrChange>
              </w:rPr>
            </w:pPr>
            <w:r w:rsidRPr="00801E49">
              <w:rPr>
                <w:rFonts w:ascii="Open Sans" w:hAnsi="Open Sans" w:cs="Open Sans"/>
                <w:sz w:val="16"/>
                <w:szCs w:val="24"/>
                <w:rPrChange w:id="6336" w:author="Nicole Wu" w:date="2024-01-08T11:26:00Z">
                  <w:rPr>
                    <w:sz w:val="16"/>
                    <w:szCs w:val="24"/>
                  </w:rPr>
                </w:rPrChange>
              </w:rPr>
              <w:t>(0.50)</w:t>
            </w:r>
          </w:p>
        </w:tc>
        <w:tc>
          <w:tcPr>
            <w:tcW w:w="631" w:type="dxa"/>
            <w:tcBorders>
              <w:top w:val="nil"/>
              <w:left w:val="nil"/>
              <w:bottom w:val="nil"/>
              <w:right w:val="nil"/>
            </w:tcBorders>
          </w:tcPr>
          <w:p w14:paraId="14BAACFE" w14:textId="77777777" w:rsidR="00B92327" w:rsidRPr="00801E49" w:rsidRDefault="00332621" w:rsidP="00332621">
            <w:pPr>
              <w:spacing w:after="0" w:line="259" w:lineRule="auto"/>
              <w:ind w:left="67" w:right="0" w:firstLine="0"/>
              <w:jc w:val="center"/>
              <w:rPr>
                <w:rFonts w:ascii="Open Sans" w:hAnsi="Open Sans" w:cs="Open Sans"/>
                <w:sz w:val="16"/>
                <w:szCs w:val="24"/>
                <w:rPrChange w:id="6337" w:author="Nicole Wu" w:date="2024-01-08T11:26:00Z">
                  <w:rPr>
                    <w:sz w:val="16"/>
                    <w:szCs w:val="24"/>
                  </w:rPr>
                </w:rPrChange>
              </w:rPr>
            </w:pPr>
            <w:r w:rsidRPr="00801E49">
              <w:rPr>
                <w:rFonts w:ascii="Open Sans" w:hAnsi="Open Sans" w:cs="Open Sans"/>
                <w:sz w:val="16"/>
                <w:szCs w:val="24"/>
                <w:rPrChange w:id="6338" w:author="Nicole Wu" w:date="2024-01-08T11:26:00Z">
                  <w:rPr>
                    <w:sz w:val="16"/>
                    <w:szCs w:val="24"/>
                  </w:rPr>
                </w:rPrChange>
              </w:rPr>
              <w:t>(0.18)</w:t>
            </w:r>
          </w:p>
        </w:tc>
        <w:tc>
          <w:tcPr>
            <w:tcW w:w="630" w:type="dxa"/>
            <w:tcBorders>
              <w:top w:val="nil"/>
              <w:left w:val="nil"/>
              <w:bottom w:val="nil"/>
              <w:right w:val="nil"/>
            </w:tcBorders>
          </w:tcPr>
          <w:p w14:paraId="588B3E19" w14:textId="77777777" w:rsidR="00B92327" w:rsidRPr="00801E49" w:rsidRDefault="00332621" w:rsidP="00332621">
            <w:pPr>
              <w:spacing w:after="0" w:line="259" w:lineRule="auto"/>
              <w:ind w:left="67" w:right="0" w:firstLine="0"/>
              <w:jc w:val="center"/>
              <w:rPr>
                <w:rFonts w:ascii="Open Sans" w:hAnsi="Open Sans" w:cs="Open Sans"/>
                <w:sz w:val="16"/>
                <w:szCs w:val="24"/>
                <w:rPrChange w:id="6339" w:author="Nicole Wu" w:date="2024-01-08T11:26:00Z">
                  <w:rPr>
                    <w:sz w:val="16"/>
                    <w:szCs w:val="24"/>
                  </w:rPr>
                </w:rPrChange>
              </w:rPr>
            </w:pPr>
            <w:r w:rsidRPr="00801E49">
              <w:rPr>
                <w:rFonts w:ascii="Open Sans" w:hAnsi="Open Sans" w:cs="Open Sans"/>
                <w:sz w:val="16"/>
                <w:szCs w:val="24"/>
                <w:rPrChange w:id="6340" w:author="Nicole Wu" w:date="2024-01-08T11:26:00Z">
                  <w:rPr>
                    <w:sz w:val="16"/>
                    <w:szCs w:val="24"/>
                  </w:rPr>
                </w:rPrChange>
              </w:rPr>
              <w:t>(0.46)</w:t>
            </w:r>
          </w:p>
        </w:tc>
        <w:tc>
          <w:tcPr>
            <w:tcW w:w="631" w:type="dxa"/>
            <w:tcBorders>
              <w:top w:val="nil"/>
              <w:left w:val="nil"/>
              <w:bottom w:val="nil"/>
              <w:right w:val="nil"/>
            </w:tcBorders>
          </w:tcPr>
          <w:p w14:paraId="70DA3D44" w14:textId="77777777" w:rsidR="00B92327" w:rsidRPr="00801E49" w:rsidRDefault="00332621" w:rsidP="00332621">
            <w:pPr>
              <w:spacing w:after="0" w:line="259" w:lineRule="auto"/>
              <w:ind w:left="67" w:right="0" w:firstLine="0"/>
              <w:jc w:val="center"/>
              <w:rPr>
                <w:rFonts w:ascii="Open Sans" w:hAnsi="Open Sans" w:cs="Open Sans"/>
                <w:sz w:val="16"/>
                <w:szCs w:val="24"/>
                <w:rPrChange w:id="6341" w:author="Nicole Wu" w:date="2024-01-08T11:26:00Z">
                  <w:rPr>
                    <w:sz w:val="16"/>
                    <w:szCs w:val="24"/>
                  </w:rPr>
                </w:rPrChange>
              </w:rPr>
            </w:pPr>
            <w:r w:rsidRPr="00801E49">
              <w:rPr>
                <w:rFonts w:ascii="Open Sans" w:hAnsi="Open Sans" w:cs="Open Sans"/>
                <w:sz w:val="16"/>
                <w:szCs w:val="24"/>
                <w:rPrChange w:id="6342" w:author="Nicole Wu" w:date="2024-01-08T11:26:00Z">
                  <w:rPr>
                    <w:sz w:val="16"/>
                    <w:szCs w:val="24"/>
                  </w:rPr>
                </w:rPrChange>
              </w:rPr>
              <w:t>(0.47)</w:t>
            </w:r>
          </w:p>
        </w:tc>
        <w:tc>
          <w:tcPr>
            <w:tcW w:w="630" w:type="dxa"/>
            <w:tcBorders>
              <w:top w:val="nil"/>
              <w:left w:val="nil"/>
              <w:bottom w:val="nil"/>
              <w:right w:val="nil"/>
            </w:tcBorders>
          </w:tcPr>
          <w:p w14:paraId="7F6D4107" w14:textId="77777777" w:rsidR="00B92327" w:rsidRPr="00801E49" w:rsidRDefault="00332621" w:rsidP="00332621">
            <w:pPr>
              <w:spacing w:after="0" w:line="259" w:lineRule="auto"/>
              <w:ind w:left="67" w:right="0" w:firstLine="0"/>
              <w:jc w:val="center"/>
              <w:rPr>
                <w:rFonts w:ascii="Open Sans" w:hAnsi="Open Sans" w:cs="Open Sans"/>
                <w:sz w:val="16"/>
                <w:szCs w:val="24"/>
                <w:rPrChange w:id="6343" w:author="Nicole Wu" w:date="2024-01-08T11:26:00Z">
                  <w:rPr>
                    <w:sz w:val="16"/>
                    <w:szCs w:val="24"/>
                  </w:rPr>
                </w:rPrChange>
              </w:rPr>
            </w:pPr>
            <w:r w:rsidRPr="00801E49">
              <w:rPr>
                <w:rFonts w:ascii="Open Sans" w:hAnsi="Open Sans" w:cs="Open Sans"/>
                <w:sz w:val="16"/>
                <w:szCs w:val="24"/>
                <w:rPrChange w:id="6344" w:author="Nicole Wu" w:date="2024-01-08T11:26:00Z">
                  <w:rPr>
                    <w:sz w:val="16"/>
                    <w:szCs w:val="24"/>
                  </w:rPr>
                </w:rPrChange>
              </w:rPr>
              <w:t>(0.62)</w:t>
            </w:r>
          </w:p>
        </w:tc>
        <w:tc>
          <w:tcPr>
            <w:tcW w:w="631" w:type="dxa"/>
            <w:tcBorders>
              <w:top w:val="nil"/>
              <w:left w:val="nil"/>
              <w:bottom w:val="nil"/>
              <w:right w:val="nil"/>
            </w:tcBorders>
          </w:tcPr>
          <w:p w14:paraId="1D6495F7" w14:textId="77777777" w:rsidR="00B92327" w:rsidRPr="00801E49" w:rsidRDefault="00332621" w:rsidP="00332621">
            <w:pPr>
              <w:spacing w:after="0" w:line="259" w:lineRule="auto"/>
              <w:ind w:left="67" w:right="0" w:firstLine="0"/>
              <w:jc w:val="center"/>
              <w:rPr>
                <w:rFonts w:ascii="Open Sans" w:hAnsi="Open Sans" w:cs="Open Sans"/>
                <w:sz w:val="16"/>
                <w:szCs w:val="24"/>
                <w:rPrChange w:id="6345" w:author="Nicole Wu" w:date="2024-01-08T11:26:00Z">
                  <w:rPr>
                    <w:sz w:val="16"/>
                    <w:szCs w:val="24"/>
                  </w:rPr>
                </w:rPrChange>
              </w:rPr>
            </w:pPr>
            <w:r w:rsidRPr="00801E49">
              <w:rPr>
                <w:rFonts w:ascii="Open Sans" w:hAnsi="Open Sans" w:cs="Open Sans"/>
                <w:sz w:val="16"/>
                <w:szCs w:val="24"/>
                <w:rPrChange w:id="6346" w:author="Nicole Wu" w:date="2024-01-08T11:26:00Z">
                  <w:rPr>
                    <w:sz w:val="16"/>
                    <w:szCs w:val="24"/>
                  </w:rPr>
                </w:rPrChange>
              </w:rPr>
              <w:t>(0.48)</w:t>
            </w:r>
          </w:p>
        </w:tc>
        <w:tc>
          <w:tcPr>
            <w:tcW w:w="630" w:type="dxa"/>
            <w:tcBorders>
              <w:top w:val="nil"/>
              <w:left w:val="nil"/>
              <w:bottom w:val="nil"/>
              <w:right w:val="nil"/>
            </w:tcBorders>
          </w:tcPr>
          <w:p w14:paraId="36D9F847" w14:textId="77777777" w:rsidR="00B92327" w:rsidRPr="00801E49" w:rsidRDefault="00332621" w:rsidP="00332621">
            <w:pPr>
              <w:spacing w:after="0" w:line="259" w:lineRule="auto"/>
              <w:ind w:left="67" w:right="0" w:firstLine="0"/>
              <w:jc w:val="center"/>
              <w:rPr>
                <w:rFonts w:ascii="Open Sans" w:hAnsi="Open Sans" w:cs="Open Sans"/>
                <w:sz w:val="16"/>
                <w:szCs w:val="24"/>
                <w:rPrChange w:id="6347" w:author="Nicole Wu" w:date="2024-01-08T11:26:00Z">
                  <w:rPr>
                    <w:sz w:val="16"/>
                    <w:szCs w:val="24"/>
                  </w:rPr>
                </w:rPrChange>
              </w:rPr>
            </w:pPr>
            <w:r w:rsidRPr="00801E49">
              <w:rPr>
                <w:rFonts w:ascii="Open Sans" w:hAnsi="Open Sans" w:cs="Open Sans"/>
                <w:sz w:val="16"/>
                <w:szCs w:val="24"/>
                <w:rPrChange w:id="6348" w:author="Nicole Wu" w:date="2024-01-08T11:26:00Z">
                  <w:rPr>
                    <w:sz w:val="16"/>
                    <w:szCs w:val="24"/>
                  </w:rPr>
                </w:rPrChange>
              </w:rPr>
              <w:t>(0.50)</w:t>
            </w:r>
          </w:p>
        </w:tc>
        <w:tc>
          <w:tcPr>
            <w:tcW w:w="631" w:type="dxa"/>
            <w:tcBorders>
              <w:top w:val="nil"/>
              <w:left w:val="nil"/>
              <w:bottom w:val="nil"/>
              <w:right w:val="nil"/>
            </w:tcBorders>
          </w:tcPr>
          <w:p w14:paraId="63168393" w14:textId="77777777" w:rsidR="00B92327" w:rsidRPr="00801E49" w:rsidRDefault="00332621" w:rsidP="00332621">
            <w:pPr>
              <w:spacing w:after="0" w:line="259" w:lineRule="auto"/>
              <w:ind w:left="67" w:right="0" w:firstLine="0"/>
              <w:jc w:val="center"/>
              <w:rPr>
                <w:rFonts w:ascii="Open Sans" w:hAnsi="Open Sans" w:cs="Open Sans"/>
                <w:sz w:val="16"/>
                <w:szCs w:val="24"/>
                <w:rPrChange w:id="6349" w:author="Nicole Wu" w:date="2024-01-08T11:26:00Z">
                  <w:rPr>
                    <w:sz w:val="16"/>
                    <w:szCs w:val="24"/>
                  </w:rPr>
                </w:rPrChange>
              </w:rPr>
            </w:pPr>
            <w:r w:rsidRPr="00801E49">
              <w:rPr>
                <w:rFonts w:ascii="Open Sans" w:hAnsi="Open Sans" w:cs="Open Sans"/>
                <w:sz w:val="16"/>
                <w:szCs w:val="24"/>
                <w:rPrChange w:id="6350" w:author="Nicole Wu" w:date="2024-01-08T11:26:00Z">
                  <w:rPr>
                    <w:sz w:val="16"/>
                    <w:szCs w:val="24"/>
                  </w:rPr>
                </w:rPrChange>
              </w:rPr>
              <w:t>(0.01)</w:t>
            </w:r>
          </w:p>
        </w:tc>
      </w:tr>
      <w:tr w:rsidR="00B92327" w:rsidRPr="00801E49" w14:paraId="3607024D" w14:textId="77777777" w:rsidTr="00332621">
        <w:trPr>
          <w:trHeight w:val="149"/>
        </w:trPr>
        <w:tc>
          <w:tcPr>
            <w:tcW w:w="3686" w:type="dxa"/>
            <w:tcBorders>
              <w:top w:val="nil"/>
              <w:left w:val="nil"/>
              <w:bottom w:val="nil"/>
              <w:right w:val="nil"/>
            </w:tcBorders>
          </w:tcPr>
          <w:p w14:paraId="4C9CF36B" w14:textId="77777777" w:rsidR="00B92327" w:rsidRPr="00801E49" w:rsidRDefault="00332621" w:rsidP="00332621">
            <w:pPr>
              <w:spacing w:after="0" w:line="259" w:lineRule="auto"/>
              <w:ind w:left="67" w:right="0" w:firstLine="0"/>
              <w:jc w:val="left"/>
              <w:rPr>
                <w:rFonts w:ascii="Open Sans" w:hAnsi="Open Sans" w:cs="Open Sans"/>
                <w:sz w:val="16"/>
                <w:szCs w:val="24"/>
                <w:rPrChange w:id="6351" w:author="Nicole Wu" w:date="2024-01-08T11:26:00Z">
                  <w:rPr>
                    <w:sz w:val="16"/>
                    <w:szCs w:val="24"/>
                  </w:rPr>
                </w:rPrChange>
              </w:rPr>
            </w:pPr>
            <w:r w:rsidRPr="00801E49">
              <w:rPr>
                <w:rFonts w:ascii="Open Sans" w:hAnsi="Open Sans" w:cs="Open Sans"/>
                <w:sz w:val="16"/>
                <w:szCs w:val="24"/>
                <w:rPrChange w:id="6352" w:author="Nicole Wu" w:date="2024-01-08T11:26:00Z">
                  <w:rPr>
                    <w:sz w:val="16"/>
                    <w:szCs w:val="24"/>
                  </w:rPr>
                </w:rPrChange>
              </w:rPr>
              <w:t>Used Crisis coping: Sold productive assets or means of transport</w:t>
            </w:r>
          </w:p>
        </w:tc>
        <w:tc>
          <w:tcPr>
            <w:tcW w:w="630" w:type="dxa"/>
            <w:tcBorders>
              <w:top w:val="nil"/>
              <w:left w:val="nil"/>
              <w:bottom w:val="nil"/>
              <w:right w:val="nil"/>
            </w:tcBorders>
          </w:tcPr>
          <w:p w14:paraId="3C3336E6" w14:textId="77777777" w:rsidR="00B92327" w:rsidRPr="00801E49" w:rsidRDefault="00332621" w:rsidP="00332621">
            <w:pPr>
              <w:spacing w:after="0" w:line="259" w:lineRule="auto"/>
              <w:ind w:left="67" w:right="0" w:firstLine="0"/>
              <w:jc w:val="center"/>
              <w:rPr>
                <w:rFonts w:ascii="Open Sans" w:hAnsi="Open Sans" w:cs="Open Sans"/>
                <w:sz w:val="16"/>
                <w:szCs w:val="24"/>
                <w:rPrChange w:id="6353" w:author="Nicole Wu" w:date="2024-01-08T11:26:00Z">
                  <w:rPr>
                    <w:sz w:val="16"/>
                    <w:szCs w:val="24"/>
                  </w:rPr>
                </w:rPrChange>
              </w:rPr>
            </w:pPr>
            <w:r w:rsidRPr="00801E49">
              <w:rPr>
                <w:rFonts w:ascii="Open Sans" w:hAnsi="Open Sans" w:cs="Open Sans"/>
                <w:sz w:val="16"/>
                <w:szCs w:val="24"/>
                <w:rPrChange w:id="6354" w:author="Nicole Wu" w:date="2024-01-08T11:26:00Z">
                  <w:rPr>
                    <w:sz w:val="16"/>
                    <w:szCs w:val="24"/>
                  </w:rPr>
                </w:rPrChange>
              </w:rPr>
              <w:t>0.07</w:t>
            </w:r>
          </w:p>
        </w:tc>
        <w:tc>
          <w:tcPr>
            <w:tcW w:w="630" w:type="dxa"/>
            <w:tcBorders>
              <w:top w:val="nil"/>
              <w:left w:val="nil"/>
              <w:bottom w:val="nil"/>
              <w:right w:val="nil"/>
            </w:tcBorders>
          </w:tcPr>
          <w:p w14:paraId="13CDE608" w14:textId="77777777" w:rsidR="00B92327" w:rsidRPr="00801E49" w:rsidRDefault="00332621" w:rsidP="00332621">
            <w:pPr>
              <w:spacing w:after="0" w:line="259" w:lineRule="auto"/>
              <w:ind w:left="67" w:right="0" w:firstLine="0"/>
              <w:jc w:val="center"/>
              <w:rPr>
                <w:rFonts w:ascii="Open Sans" w:hAnsi="Open Sans" w:cs="Open Sans"/>
                <w:sz w:val="16"/>
                <w:szCs w:val="24"/>
                <w:rPrChange w:id="6355" w:author="Nicole Wu" w:date="2024-01-08T11:26:00Z">
                  <w:rPr>
                    <w:sz w:val="16"/>
                    <w:szCs w:val="24"/>
                  </w:rPr>
                </w:rPrChange>
              </w:rPr>
            </w:pPr>
            <w:r w:rsidRPr="00801E49">
              <w:rPr>
                <w:rFonts w:ascii="Open Sans" w:hAnsi="Open Sans" w:cs="Open Sans"/>
                <w:sz w:val="16"/>
                <w:szCs w:val="24"/>
                <w:rPrChange w:id="6356" w:author="Nicole Wu" w:date="2024-01-08T11:26:00Z">
                  <w:rPr>
                    <w:sz w:val="16"/>
                    <w:szCs w:val="24"/>
                  </w:rPr>
                </w:rPrChange>
              </w:rPr>
              <w:t>0.26</w:t>
            </w:r>
          </w:p>
        </w:tc>
        <w:tc>
          <w:tcPr>
            <w:tcW w:w="631" w:type="dxa"/>
            <w:tcBorders>
              <w:top w:val="nil"/>
              <w:left w:val="nil"/>
              <w:bottom w:val="nil"/>
              <w:right w:val="nil"/>
            </w:tcBorders>
          </w:tcPr>
          <w:p w14:paraId="5CFE7787" w14:textId="77777777" w:rsidR="00B92327" w:rsidRPr="00801E49" w:rsidRDefault="00332621" w:rsidP="00332621">
            <w:pPr>
              <w:spacing w:after="0" w:line="259" w:lineRule="auto"/>
              <w:ind w:left="67" w:right="0" w:firstLine="0"/>
              <w:jc w:val="center"/>
              <w:rPr>
                <w:rFonts w:ascii="Open Sans" w:hAnsi="Open Sans" w:cs="Open Sans"/>
                <w:sz w:val="16"/>
                <w:szCs w:val="24"/>
                <w:rPrChange w:id="6357" w:author="Nicole Wu" w:date="2024-01-08T11:26:00Z">
                  <w:rPr>
                    <w:sz w:val="16"/>
                    <w:szCs w:val="24"/>
                  </w:rPr>
                </w:rPrChange>
              </w:rPr>
            </w:pPr>
            <w:r w:rsidRPr="00801E49">
              <w:rPr>
                <w:rFonts w:ascii="Open Sans" w:hAnsi="Open Sans" w:cs="Open Sans"/>
                <w:sz w:val="16"/>
                <w:szCs w:val="24"/>
                <w:rPrChange w:id="6358" w:author="Nicole Wu" w:date="2024-01-08T11:26:00Z">
                  <w:rPr>
                    <w:sz w:val="16"/>
                    <w:szCs w:val="24"/>
                  </w:rPr>
                </w:rPrChange>
              </w:rPr>
              <w:t>0.19***</w:t>
            </w:r>
          </w:p>
        </w:tc>
        <w:tc>
          <w:tcPr>
            <w:tcW w:w="630" w:type="dxa"/>
            <w:tcBorders>
              <w:top w:val="nil"/>
              <w:left w:val="nil"/>
              <w:bottom w:val="nil"/>
              <w:right w:val="nil"/>
            </w:tcBorders>
          </w:tcPr>
          <w:p w14:paraId="293C5FD8" w14:textId="77777777" w:rsidR="00B92327" w:rsidRPr="00801E49" w:rsidRDefault="00332621" w:rsidP="00332621">
            <w:pPr>
              <w:spacing w:after="0" w:line="259" w:lineRule="auto"/>
              <w:ind w:left="67" w:right="0" w:firstLine="0"/>
              <w:jc w:val="center"/>
              <w:rPr>
                <w:rFonts w:ascii="Open Sans" w:hAnsi="Open Sans" w:cs="Open Sans"/>
                <w:sz w:val="16"/>
                <w:szCs w:val="24"/>
                <w:rPrChange w:id="6359" w:author="Nicole Wu" w:date="2024-01-08T11:26:00Z">
                  <w:rPr>
                    <w:sz w:val="16"/>
                    <w:szCs w:val="24"/>
                  </w:rPr>
                </w:rPrChange>
              </w:rPr>
            </w:pPr>
            <w:r w:rsidRPr="00801E49">
              <w:rPr>
                <w:rFonts w:ascii="Open Sans" w:hAnsi="Open Sans" w:cs="Open Sans"/>
                <w:sz w:val="16"/>
                <w:szCs w:val="24"/>
                <w:rPrChange w:id="6360" w:author="Nicole Wu" w:date="2024-01-08T11:26:00Z">
                  <w:rPr>
                    <w:sz w:val="16"/>
                    <w:szCs w:val="24"/>
                  </w:rPr>
                </w:rPrChange>
              </w:rPr>
              <w:t>0.02</w:t>
            </w:r>
          </w:p>
        </w:tc>
        <w:tc>
          <w:tcPr>
            <w:tcW w:w="631" w:type="dxa"/>
            <w:tcBorders>
              <w:top w:val="nil"/>
              <w:left w:val="nil"/>
              <w:bottom w:val="nil"/>
              <w:right w:val="nil"/>
            </w:tcBorders>
          </w:tcPr>
          <w:p w14:paraId="0C35A73B" w14:textId="77777777" w:rsidR="00B92327" w:rsidRPr="00801E49" w:rsidRDefault="00332621" w:rsidP="00332621">
            <w:pPr>
              <w:spacing w:after="0" w:line="259" w:lineRule="auto"/>
              <w:ind w:left="67" w:right="0" w:firstLine="0"/>
              <w:jc w:val="center"/>
              <w:rPr>
                <w:rFonts w:ascii="Open Sans" w:hAnsi="Open Sans" w:cs="Open Sans"/>
                <w:sz w:val="16"/>
                <w:szCs w:val="24"/>
                <w:rPrChange w:id="6361" w:author="Nicole Wu" w:date="2024-01-08T11:26:00Z">
                  <w:rPr>
                    <w:sz w:val="16"/>
                    <w:szCs w:val="24"/>
                  </w:rPr>
                </w:rPrChange>
              </w:rPr>
            </w:pPr>
            <w:r w:rsidRPr="00801E49">
              <w:rPr>
                <w:rFonts w:ascii="Open Sans" w:hAnsi="Open Sans" w:cs="Open Sans"/>
                <w:sz w:val="16"/>
                <w:szCs w:val="24"/>
                <w:rPrChange w:id="6362" w:author="Nicole Wu" w:date="2024-01-08T11:26:00Z">
                  <w:rPr>
                    <w:sz w:val="16"/>
                    <w:szCs w:val="24"/>
                  </w:rPr>
                </w:rPrChange>
              </w:rPr>
              <w:t>0.07</w:t>
            </w:r>
          </w:p>
        </w:tc>
        <w:tc>
          <w:tcPr>
            <w:tcW w:w="630" w:type="dxa"/>
            <w:tcBorders>
              <w:top w:val="nil"/>
              <w:left w:val="nil"/>
              <w:bottom w:val="nil"/>
              <w:right w:val="nil"/>
            </w:tcBorders>
          </w:tcPr>
          <w:p w14:paraId="015D3A09" w14:textId="77777777" w:rsidR="00B92327" w:rsidRPr="00801E49" w:rsidRDefault="00332621" w:rsidP="00332621">
            <w:pPr>
              <w:spacing w:after="0" w:line="259" w:lineRule="auto"/>
              <w:ind w:left="67" w:right="0" w:firstLine="0"/>
              <w:jc w:val="center"/>
              <w:rPr>
                <w:rFonts w:ascii="Open Sans" w:hAnsi="Open Sans" w:cs="Open Sans"/>
                <w:sz w:val="16"/>
                <w:szCs w:val="24"/>
                <w:rPrChange w:id="6363" w:author="Nicole Wu" w:date="2024-01-08T11:26:00Z">
                  <w:rPr>
                    <w:sz w:val="16"/>
                    <w:szCs w:val="24"/>
                  </w:rPr>
                </w:rPrChange>
              </w:rPr>
            </w:pPr>
            <w:r w:rsidRPr="00801E49">
              <w:rPr>
                <w:rFonts w:ascii="Open Sans" w:hAnsi="Open Sans" w:cs="Open Sans"/>
                <w:sz w:val="16"/>
                <w:szCs w:val="24"/>
                <w:rPrChange w:id="6364" w:author="Nicole Wu" w:date="2024-01-08T11:26:00Z">
                  <w:rPr>
                    <w:sz w:val="16"/>
                    <w:szCs w:val="24"/>
                  </w:rPr>
                </w:rPrChange>
              </w:rPr>
              <w:t>0.05*</w:t>
            </w:r>
          </w:p>
        </w:tc>
        <w:tc>
          <w:tcPr>
            <w:tcW w:w="631" w:type="dxa"/>
            <w:tcBorders>
              <w:top w:val="nil"/>
              <w:left w:val="nil"/>
              <w:bottom w:val="nil"/>
              <w:right w:val="nil"/>
            </w:tcBorders>
          </w:tcPr>
          <w:p w14:paraId="70881633" w14:textId="77777777" w:rsidR="00B92327" w:rsidRPr="00801E49" w:rsidRDefault="00332621" w:rsidP="00332621">
            <w:pPr>
              <w:spacing w:after="0" w:line="259" w:lineRule="auto"/>
              <w:ind w:left="67" w:right="0" w:firstLine="0"/>
              <w:jc w:val="center"/>
              <w:rPr>
                <w:rFonts w:ascii="Open Sans" w:hAnsi="Open Sans" w:cs="Open Sans"/>
                <w:sz w:val="16"/>
                <w:szCs w:val="24"/>
                <w:rPrChange w:id="6365" w:author="Nicole Wu" w:date="2024-01-08T11:26:00Z">
                  <w:rPr>
                    <w:sz w:val="16"/>
                    <w:szCs w:val="24"/>
                  </w:rPr>
                </w:rPrChange>
              </w:rPr>
            </w:pPr>
            <w:r w:rsidRPr="00801E49">
              <w:rPr>
                <w:rFonts w:ascii="Open Sans" w:hAnsi="Open Sans" w:cs="Open Sans"/>
                <w:sz w:val="16"/>
                <w:szCs w:val="24"/>
                <w:rPrChange w:id="6366" w:author="Nicole Wu" w:date="2024-01-08T11:26:00Z">
                  <w:rPr>
                    <w:sz w:val="16"/>
                    <w:szCs w:val="24"/>
                  </w:rPr>
                </w:rPrChange>
              </w:rPr>
              <w:t>0.04</w:t>
            </w:r>
          </w:p>
        </w:tc>
        <w:tc>
          <w:tcPr>
            <w:tcW w:w="630" w:type="dxa"/>
            <w:tcBorders>
              <w:top w:val="nil"/>
              <w:left w:val="nil"/>
              <w:bottom w:val="nil"/>
              <w:right w:val="nil"/>
            </w:tcBorders>
          </w:tcPr>
          <w:p w14:paraId="2FC8A5CE" w14:textId="77777777" w:rsidR="00B92327" w:rsidRPr="00801E49" w:rsidRDefault="00332621" w:rsidP="00332621">
            <w:pPr>
              <w:spacing w:after="0" w:line="259" w:lineRule="auto"/>
              <w:ind w:left="67" w:right="0" w:firstLine="0"/>
              <w:jc w:val="center"/>
              <w:rPr>
                <w:rFonts w:ascii="Open Sans" w:hAnsi="Open Sans" w:cs="Open Sans"/>
                <w:sz w:val="16"/>
                <w:szCs w:val="24"/>
                <w:rPrChange w:id="6367" w:author="Nicole Wu" w:date="2024-01-08T11:26:00Z">
                  <w:rPr>
                    <w:sz w:val="16"/>
                    <w:szCs w:val="24"/>
                  </w:rPr>
                </w:rPrChange>
              </w:rPr>
            </w:pPr>
            <w:r w:rsidRPr="00801E49">
              <w:rPr>
                <w:rFonts w:ascii="Open Sans" w:hAnsi="Open Sans" w:cs="Open Sans"/>
                <w:sz w:val="16"/>
                <w:szCs w:val="24"/>
                <w:rPrChange w:id="6368" w:author="Nicole Wu" w:date="2024-01-08T11:26:00Z">
                  <w:rPr>
                    <w:sz w:val="16"/>
                    <w:szCs w:val="24"/>
                  </w:rPr>
                </w:rPrChange>
              </w:rPr>
              <w:t>0.18</w:t>
            </w:r>
          </w:p>
        </w:tc>
        <w:tc>
          <w:tcPr>
            <w:tcW w:w="631" w:type="dxa"/>
            <w:tcBorders>
              <w:top w:val="nil"/>
              <w:left w:val="nil"/>
              <w:bottom w:val="nil"/>
              <w:right w:val="nil"/>
            </w:tcBorders>
          </w:tcPr>
          <w:p w14:paraId="3F8D97D8" w14:textId="77777777" w:rsidR="00B92327" w:rsidRPr="00801E49" w:rsidRDefault="00332621" w:rsidP="00332621">
            <w:pPr>
              <w:spacing w:after="0" w:line="259" w:lineRule="auto"/>
              <w:ind w:left="67" w:right="0" w:firstLine="0"/>
              <w:jc w:val="center"/>
              <w:rPr>
                <w:rFonts w:ascii="Open Sans" w:hAnsi="Open Sans" w:cs="Open Sans"/>
                <w:sz w:val="16"/>
                <w:szCs w:val="24"/>
                <w:rPrChange w:id="6369" w:author="Nicole Wu" w:date="2024-01-08T11:26:00Z">
                  <w:rPr>
                    <w:sz w:val="16"/>
                    <w:szCs w:val="24"/>
                  </w:rPr>
                </w:rPrChange>
              </w:rPr>
            </w:pPr>
            <w:r w:rsidRPr="00801E49">
              <w:rPr>
                <w:rFonts w:ascii="Open Sans" w:hAnsi="Open Sans" w:cs="Open Sans"/>
                <w:sz w:val="16"/>
                <w:szCs w:val="24"/>
                <w:rPrChange w:id="6370" w:author="Nicole Wu" w:date="2024-01-08T11:26:00Z">
                  <w:rPr>
                    <w:sz w:val="16"/>
                    <w:szCs w:val="24"/>
                  </w:rPr>
                </w:rPrChange>
              </w:rPr>
              <w:t>0.14***</w:t>
            </w:r>
          </w:p>
        </w:tc>
      </w:tr>
      <w:tr w:rsidR="00B92327" w:rsidRPr="00801E49" w14:paraId="7230AFBF" w14:textId="77777777" w:rsidTr="00332621">
        <w:trPr>
          <w:trHeight w:val="149"/>
        </w:trPr>
        <w:tc>
          <w:tcPr>
            <w:tcW w:w="3686" w:type="dxa"/>
            <w:tcBorders>
              <w:top w:val="nil"/>
              <w:left w:val="nil"/>
              <w:bottom w:val="nil"/>
              <w:right w:val="nil"/>
            </w:tcBorders>
          </w:tcPr>
          <w:p w14:paraId="45F00CBA" w14:textId="77777777" w:rsidR="00B92327" w:rsidRPr="00801E49" w:rsidRDefault="00B92327" w:rsidP="00332621">
            <w:pPr>
              <w:spacing w:after="0" w:line="259" w:lineRule="auto"/>
              <w:ind w:left="67" w:right="0" w:firstLine="0"/>
              <w:jc w:val="left"/>
              <w:rPr>
                <w:rFonts w:ascii="Open Sans" w:hAnsi="Open Sans" w:cs="Open Sans"/>
                <w:sz w:val="16"/>
                <w:szCs w:val="24"/>
                <w:rPrChange w:id="6371" w:author="Nicole Wu" w:date="2024-01-08T11:26:00Z">
                  <w:rPr>
                    <w:sz w:val="16"/>
                    <w:szCs w:val="24"/>
                  </w:rPr>
                </w:rPrChange>
              </w:rPr>
            </w:pPr>
          </w:p>
        </w:tc>
        <w:tc>
          <w:tcPr>
            <w:tcW w:w="630" w:type="dxa"/>
            <w:tcBorders>
              <w:top w:val="nil"/>
              <w:left w:val="nil"/>
              <w:bottom w:val="nil"/>
              <w:right w:val="nil"/>
            </w:tcBorders>
          </w:tcPr>
          <w:p w14:paraId="252523B9" w14:textId="77777777" w:rsidR="00B92327" w:rsidRPr="00801E49" w:rsidRDefault="00332621" w:rsidP="00332621">
            <w:pPr>
              <w:spacing w:after="0" w:line="259" w:lineRule="auto"/>
              <w:ind w:left="67" w:right="0" w:firstLine="0"/>
              <w:jc w:val="center"/>
              <w:rPr>
                <w:rFonts w:ascii="Open Sans" w:hAnsi="Open Sans" w:cs="Open Sans"/>
                <w:sz w:val="16"/>
                <w:szCs w:val="24"/>
                <w:rPrChange w:id="6372" w:author="Nicole Wu" w:date="2024-01-08T11:26:00Z">
                  <w:rPr>
                    <w:sz w:val="16"/>
                    <w:szCs w:val="24"/>
                  </w:rPr>
                </w:rPrChange>
              </w:rPr>
            </w:pPr>
            <w:r w:rsidRPr="00801E49">
              <w:rPr>
                <w:rFonts w:ascii="Open Sans" w:hAnsi="Open Sans" w:cs="Open Sans"/>
                <w:sz w:val="16"/>
                <w:szCs w:val="24"/>
                <w:rPrChange w:id="6373" w:author="Nicole Wu" w:date="2024-01-08T11:26:00Z">
                  <w:rPr>
                    <w:sz w:val="16"/>
                    <w:szCs w:val="24"/>
                  </w:rPr>
                </w:rPrChange>
              </w:rPr>
              <w:t>(0.26)</w:t>
            </w:r>
          </w:p>
        </w:tc>
        <w:tc>
          <w:tcPr>
            <w:tcW w:w="630" w:type="dxa"/>
            <w:tcBorders>
              <w:top w:val="nil"/>
              <w:left w:val="nil"/>
              <w:bottom w:val="nil"/>
              <w:right w:val="nil"/>
            </w:tcBorders>
          </w:tcPr>
          <w:p w14:paraId="1CD8361E" w14:textId="77777777" w:rsidR="00B92327" w:rsidRPr="00801E49" w:rsidRDefault="00332621" w:rsidP="00332621">
            <w:pPr>
              <w:spacing w:after="0" w:line="259" w:lineRule="auto"/>
              <w:ind w:left="67" w:right="0" w:firstLine="0"/>
              <w:jc w:val="center"/>
              <w:rPr>
                <w:rFonts w:ascii="Open Sans" w:hAnsi="Open Sans" w:cs="Open Sans"/>
                <w:sz w:val="16"/>
                <w:szCs w:val="24"/>
                <w:rPrChange w:id="6374" w:author="Nicole Wu" w:date="2024-01-08T11:26:00Z">
                  <w:rPr>
                    <w:sz w:val="16"/>
                    <w:szCs w:val="24"/>
                  </w:rPr>
                </w:rPrChange>
              </w:rPr>
            </w:pPr>
            <w:r w:rsidRPr="00801E49">
              <w:rPr>
                <w:rFonts w:ascii="Open Sans" w:hAnsi="Open Sans" w:cs="Open Sans"/>
                <w:sz w:val="16"/>
                <w:szCs w:val="24"/>
                <w:rPrChange w:id="6375" w:author="Nicole Wu" w:date="2024-01-08T11:26:00Z">
                  <w:rPr>
                    <w:sz w:val="16"/>
                    <w:szCs w:val="24"/>
                  </w:rPr>
                </w:rPrChange>
              </w:rPr>
              <w:t>(0.44)</w:t>
            </w:r>
          </w:p>
        </w:tc>
        <w:tc>
          <w:tcPr>
            <w:tcW w:w="631" w:type="dxa"/>
            <w:tcBorders>
              <w:top w:val="nil"/>
              <w:left w:val="nil"/>
              <w:bottom w:val="nil"/>
              <w:right w:val="nil"/>
            </w:tcBorders>
          </w:tcPr>
          <w:p w14:paraId="2DA0E26F" w14:textId="77777777" w:rsidR="00B92327" w:rsidRPr="00801E49" w:rsidRDefault="00332621" w:rsidP="00332621">
            <w:pPr>
              <w:spacing w:after="0" w:line="259" w:lineRule="auto"/>
              <w:ind w:left="67" w:right="0" w:firstLine="0"/>
              <w:jc w:val="center"/>
              <w:rPr>
                <w:rFonts w:ascii="Open Sans" w:hAnsi="Open Sans" w:cs="Open Sans"/>
                <w:sz w:val="16"/>
                <w:szCs w:val="24"/>
                <w:rPrChange w:id="6376" w:author="Nicole Wu" w:date="2024-01-08T11:26:00Z">
                  <w:rPr>
                    <w:sz w:val="16"/>
                    <w:szCs w:val="24"/>
                  </w:rPr>
                </w:rPrChange>
              </w:rPr>
            </w:pPr>
            <w:r w:rsidRPr="00801E49">
              <w:rPr>
                <w:rFonts w:ascii="Open Sans" w:hAnsi="Open Sans" w:cs="Open Sans"/>
                <w:sz w:val="16"/>
                <w:szCs w:val="24"/>
                <w:rPrChange w:id="6377" w:author="Nicole Wu" w:date="2024-01-08T11:26:00Z">
                  <w:rPr>
                    <w:sz w:val="16"/>
                    <w:szCs w:val="24"/>
                  </w:rPr>
                </w:rPrChange>
              </w:rPr>
              <w:t>(0.00)</w:t>
            </w:r>
          </w:p>
        </w:tc>
        <w:tc>
          <w:tcPr>
            <w:tcW w:w="630" w:type="dxa"/>
            <w:tcBorders>
              <w:top w:val="nil"/>
              <w:left w:val="nil"/>
              <w:bottom w:val="nil"/>
              <w:right w:val="nil"/>
            </w:tcBorders>
          </w:tcPr>
          <w:p w14:paraId="101B8562" w14:textId="77777777" w:rsidR="00B92327" w:rsidRPr="00801E49" w:rsidRDefault="00332621" w:rsidP="00332621">
            <w:pPr>
              <w:spacing w:after="0" w:line="259" w:lineRule="auto"/>
              <w:ind w:left="67" w:right="0" w:firstLine="0"/>
              <w:jc w:val="center"/>
              <w:rPr>
                <w:rFonts w:ascii="Open Sans" w:hAnsi="Open Sans" w:cs="Open Sans"/>
                <w:sz w:val="16"/>
                <w:szCs w:val="24"/>
                <w:rPrChange w:id="6378" w:author="Nicole Wu" w:date="2024-01-08T11:26:00Z">
                  <w:rPr>
                    <w:sz w:val="16"/>
                    <w:szCs w:val="24"/>
                  </w:rPr>
                </w:rPrChange>
              </w:rPr>
            </w:pPr>
            <w:r w:rsidRPr="00801E49">
              <w:rPr>
                <w:rFonts w:ascii="Open Sans" w:hAnsi="Open Sans" w:cs="Open Sans"/>
                <w:sz w:val="16"/>
                <w:szCs w:val="24"/>
                <w:rPrChange w:id="6379" w:author="Nicole Wu" w:date="2024-01-08T11:26:00Z">
                  <w:rPr>
                    <w:sz w:val="16"/>
                    <w:szCs w:val="24"/>
                  </w:rPr>
                </w:rPrChange>
              </w:rPr>
              <w:t>(0.14)</w:t>
            </w:r>
          </w:p>
        </w:tc>
        <w:tc>
          <w:tcPr>
            <w:tcW w:w="631" w:type="dxa"/>
            <w:tcBorders>
              <w:top w:val="nil"/>
              <w:left w:val="nil"/>
              <w:bottom w:val="nil"/>
              <w:right w:val="nil"/>
            </w:tcBorders>
          </w:tcPr>
          <w:p w14:paraId="0AD8B7E7" w14:textId="77777777" w:rsidR="00B92327" w:rsidRPr="00801E49" w:rsidRDefault="00332621" w:rsidP="00332621">
            <w:pPr>
              <w:spacing w:after="0" w:line="259" w:lineRule="auto"/>
              <w:ind w:left="67" w:right="0" w:firstLine="0"/>
              <w:jc w:val="center"/>
              <w:rPr>
                <w:rFonts w:ascii="Open Sans" w:hAnsi="Open Sans" w:cs="Open Sans"/>
                <w:sz w:val="16"/>
                <w:szCs w:val="24"/>
                <w:rPrChange w:id="6380" w:author="Nicole Wu" w:date="2024-01-08T11:26:00Z">
                  <w:rPr>
                    <w:sz w:val="16"/>
                    <w:szCs w:val="24"/>
                  </w:rPr>
                </w:rPrChange>
              </w:rPr>
            </w:pPr>
            <w:r w:rsidRPr="00801E49">
              <w:rPr>
                <w:rFonts w:ascii="Open Sans" w:hAnsi="Open Sans" w:cs="Open Sans"/>
                <w:sz w:val="16"/>
                <w:szCs w:val="24"/>
                <w:rPrChange w:id="6381" w:author="Nicole Wu" w:date="2024-01-08T11:26:00Z">
                  <w:rPr>
                    <w:sz w:val="16"/>
                    <w:szCs w:val="24"/>
                  </w:rPr>
                </w:rPrChange>
              </w:rPr>
              <w:t>(0.25)</w:t>
            </w:r>
          </w:p>
        </w:tc>
        <w:tc>
          <w:tcPr>
            <w:tcW w:w="630" w:type="dxa"/>
            <w:tcBorders>
              <w:top w:val="nil"/>
              <w:left w:val="nil"/>
              <w:bottom w:val="nil"/>
              <w:right w:val="nil"/>
            </w:tcBorders>
          </w:tcPr>
          <w:p w14:paraId="3713CE58" w14:textId="77777777" w:rsidR="00B92327" w:rsidRPr="00801E49" w:rsidRDefault="00332621" w:rsidP="00332621">
            <w:pPr>
              <w:spacing w:after="0" w:line="259" w:lineRule="auto"/>
              <w:ind w:left="67" w:right="0" w:firstLine="0"/>
              <w:jc w:val="center"/>
              <w:rPr>
                <w:rFonts w:ascii="Open Sans" w:hAnsi="Open Sans" w:cs="Open Sans"/>
                <w:sz w:val="16"/>
                <w:szCs w:val="24"/>
                <w:rPrChange w:id="6382" w:author="Nicole Wu" w:date="2024-01-08T11:26:00Z">
                  <w:rPr>
                    <w:sz w:val="16"/>
                    <w:szCs w:val="24"/>
                  </w:rPr>
                </w:rPrChange>
              </w:rPr>
            </w:pPr>
            <w:r w:rsidRPr="00801E49">
              <w:rPr>
                <w:rFonts w:ascii="Open Sans" w:hAnsi="Open Sans" w:cs="Open Sans"/>
                <w:sz w:val="16"/>
                <w:szCs w:val="24"/>
                <w:rPrChange w:id="6383" w:author="Nicole Wu" w:date="2024-01-08T11:26:00Z">
                  <w:rPr>
                    <w:sz w:val="16"/>
                    <w:szCs w:val="24"/>
                  </w:rPr>
                </w:rPrChange>
              </w:rPr>
              <w:t>(0.05)</w:t>
            </w:r>
          </w:p>
        </w:tc>
        <w:tc>
          <w:tcPr>
            <w:tcW w:w="631" w:type="dxa"/>
            <w:tcBorders>
              <w:top w:val="nil"/>
              <w:left w:val="nil"/>
              <w:bottom w:val="nil"/>
              <w:right w:val="nil"/>
            </w:tcBorders>
          </w:tcPr>
          <w:p w14:paraId="0DDFCD01" w14:textId="77777777" w:rsidR="00B92327" w:rsidRPr="00801E49" w:rsidRDefault="00332621" w:rsidP="00332621">
            <w:pPr>
              <w:spacing w:after="0" w:line="259" w:lineRule="auto"/>
              <w:ind w:left="67" w:right="0" w:firstLine="0"/>
              <w:jc w:val="center"/>
              <w:rPr>
                <w:rFonts w:ascii="Open Sans" w:hAnsi="Open Sans" w:cs="Open Sans"/>
                <w:sz w:val="16"/>
                <w:szCs w:val="24"/>
                <w:rPrChange w:id="6384" w:author="Nicole Wu" w:date="2024-01-08T11:26:00Z">
                  <w:rPr>
                    <w:sz w:val="16"/>
                    <w:szCs w:val="24"/>
                  </w:rPr>
                </w:rPrChange>
              </w:rPr>
            </w:pPr>
            <w:r w:rsidRPr="00801E49">
              <w:rPr>
                <w:rFonts w:ascii="Open Sans" w:hAnsi="Open Sans" w:cs="Open Sans"/>
                <w:sz w:val="16"/>
                <w:szCs w:val="24"/>
                <w:rPrChange w:id="6385" w:author="Nicole Wu" w:date="2024-01-08T11:26:00Z">
                  <w:rPr>
                    <w:sz w:val="16"/>
                    <w:szCs w:val="24"/>
                  </w:rPr>
                </w:rPrChange>
              </w:rPr>
              <w:t>(0.19)</w:t>
            </w:r>
          </w:p>
        </w:tc>
        <w:tc>
          <w:tcPr>
            <w:tcW w:w="630" w:type="dxa"/>
            <w:tcBorders>
              <w:top w:val="nil"/>
              <w:left w:val="nil"/>
              <w:bottom w:val="nil"/>
              <w:right w:val="nil"/>
            </w:tcBorders>
          </w:tcPr>
          <w:p w14:paraId="5DC85A55" w14:textId="77777777" w:rsidR="00B92327" w:rsidRPr="00801E49" w:rsidRDefault="00332621" w:rsidP="00332621">
            <w:pPr>
              <w:spacing w:after="0" w:line="259" w:lineRule="auto"/>
              <w:ind w:left="67" w:right="0" w:firstLine="0"/>
              <w:jc w:val="center"/>
              <w:rPr>
                <w:rFonts w:ascii="Open Sans" w:hAnsi="Open Sans" w:cs="Open Sans"/>
                <w:sz w:val="16"/>
                <w:szCs w:val="24"/>
                <w:rPrChange w:id="6386" w:author="Nicole Wu" w:date="2024-01-08T11:26:00Z">
                  <w:rPr>
                    <w:sz w:val="16"/>
                    <w:szCs w:val="24"/>
                  </w:rPr>
                </w:rPrChange>
              </w:rPr>
            </w:pPr>
            <w:r w:rsidRPr="00801E49">
              <w:rPr>
                <w:rFonts w:ascii="Open Sans" w:hAnsi="Open Sans" w:cs="Open Sans"/>
                <w:sz w:val="16"/>
                <w:szCs w:val="24"/>
                <w:rPrChange w:id="6387" w:author="Nicole Wu" w:date="2024-01-08T11:26:00Z">
                  <w:rPr>
                    <w:sz w:val="16"/>
                    <w:szCs w:val="24"/>
                  </w:rPr>
                </w:rPrChange>
              </w:rPr>
              <w:t>(0.38)</w:t>
            </w:r>
          </w:p>
        </w:tc>
        <w:tc>
          <w:tcPr>
            <w:tcW w:w="631" w:type="dxa"/>
            <w:tcBorders>
              <w:top w:val="nil"/>
              <w:left w:val="nil"/>
              <w:bottom w:val="nil"/>
              <w:right w:val="nil"/>
            </w:tcBorders>
          </w:tcPr>
          <w:p w14:paraId="6A3E46D8" w14:textId="77777777" w:rsidR="00B92327" w:rsidRPr="00801E49" w:rsidRDefault="00332621" w:rsidP="00332621">
            <w:pPr>
              <w:spacing w:after="0" w:line="259" w:lineRule="auto"/>
              <w:ind w:left="67" w:right="0" w:firstLine="0"/>
              <w:jc w:val="center"/>
              <w:rPr>
                <w:rFonts w:ascii="Open Sans" w:hAnsi="Open Sans" w:cs="Open Sans"/>
                <w:sz w:val="16"/>
                <w:szCs w:val="24"/>
                <w:rPrChange w:id="6388" w:author="Nicole Wu" w:date="2024-01-08T11:26:00Z">
                  <w:rPr>
                    <w:sz w:val="16"/>
                    <w:szCs w:val="24"/>
                  </w:rPr>
                </w:rPrChange>
              </w:rPr>
            </w:pPr>
            <w:r w:rsidRPr="00801E49">
              <w:rPr>
                <w:rFonts w:ascii="Open Sans" w:hAnsi="Open Sans" w:cs="Open Sans"/>
                <w:sz w:val="16"/>
                <w:szCs w:val="24"/>
                <w:rPrChange w:id="6389" w:author="Nicole Wu" w:date="2024-01-08T11:26:00Z">
                  <w:rPr>
                    <w:sz w:val="16"/>
                    <w:szCs w:val="24"/>
                  </w:rPr>
                </w:rPrChange>
              </w:rPr>
              <w:t>(0.00)</w:t>
            </w:r>
          </w:p>
        </w:tc>
      </w:tr>
      <w:tr w:rsidR="00B92327" w:rsidRPr="00801E49" w14:paraId="5F860FE6" w14:textId="77777777" w:rsidTr="00332621">
        <w:trPr>
          <w:trHeight w:val="149"/>
        </w:trPr>
        <w:tc>
          <w:tcPr>
            <w:tcW w:w="3686" w:type="dxa"/>
            <w:tcBorders>
              <w:top w:val="nil"/>
              <w:left w:val="nil"/>
              <w:bottom w:val="nil"/>
              <w:right w:val="nil"/>
            </w:tcBorders>
          </w:tcPr>
          <w:p w14:paraId="50D32613" w14:textId="77777777" w:rsidR="00B92327" w:rsidRPr="00801E49" w:rsidRDefault="00332621" w:rsidP="00332621">
            <w:pPr>
              <w:spacing w:after="0" w:line="259" w:lineRule="auto"/>
              <w:ind w:left="67" w:right="0" w:firstLine="0"/>
              <w:jc w:val="left"/>
              <w:rPr>
                <w:rFonts w:ascii="Open Sans" w:hAnsi="Open Sans" w:cs="Open Sans"/>
                <w:sz w:val="16"/>
                <w:szCs w:val="24"/>
                <w:rPrChange w:id="6390" w:author="Nicole Wu" w:date="2024-01-08T11:26:00Z">
                  <w:rPr>
                    <w:sz w:val="16"/>
                    <w:szCs w:val="24"/>
                  </w:rPr>
                </w:rPrChange>
              </w:rPr>
            </w:pPr>
            <w:r w:rsidRPr="00801E49">
              <w:rPr>
                <w:rFonts w:ascii="Open Sans" w:hAnsi="Open Sans" w:cs="Open Sans"/>
                <w:sz w:val="16"/>
                <w:szCs w:val="24"/>
                <w:rPrChange w:id="6391" w:author="Nicole Wu" w:date="2024-01-08T11:26:00Z">
                  <w:rPr>
                    <w:sz w:val="16"/>
                    <w:szCs w:val="24"/>
                  </w:rPr>
                </w:rPrChange>
              </w:rPr>
              <w:t>Used Crisis coping: Moved to somewhere else</w:t>
            </w:r>
          </w:p>
        </w:tc>
        <w:tc>
          <w:tcPr>
            <w:tcW w:w="630" w:type="dxa"/>
            <w:tcBorders>
              <w:top w:val="nil"/>
              <w:left w:val="nil"/>
              <w:bottom w:val="nil"/>
              <w:right w:val="nil"/>
            </w:tcBorders>
          </w:tcPr>
          <w:p w14:paraId="4F689220" w14:textId="77777777" w:rsidR="00B92327" w:rsidRPr="00801E49" w:rsidRDefault="00332621" w:rsidP="00332621">
            <w:pPr>
              <w:spacing w:after="0" w:line="259" w:lineRule="auto"/>
              <w:ind w:left="67" w:right="0" w:firstLine="0"/>
              <w:jc w:val="center"/>
              <w:rPr>
                <w:rFonts w:ascii="Open Sans" w:hAnsi="Open Sans" w:cs="Open Sans"/>
                <w:sz w:val="16"/>
                <w:szCs w:val="24"/>
                <w:rPrChange w:id="6392" w:author="Nicole Wu" w:date="2024-01-08T11:26:00Z">
                  <w:rPr>
                    <w:sz w:val="16"/>
                    <w:szCs w:val="24"/>
                  </w:rPr>
                </w:rPrChange>
              </w:rPr>
            </w:pPr>
            <w:r w:rsidRPr="00801E49">
              <w:rPr>
                <w:rFonts w:ascii="Open Sans" w:hAnsi="Open Sans" w:cs="Open Sans"/>
                <w:sz w:val="16"/>
                <w:szCs w:val="24"/>
                <w:rPrChange w:id="6393" w:author="Nicole Wu" w:date="2024-01-08T11:26:00Z">
                  <w:rPr>
                    <w:sz w:val="16"/>
                    <w:szCs w:val="24"/>
                  </w:rPr>
                </w:rPrChange>
              </w:rPr>
              <w:t>0.05</w:t>
            </w:r>
          </w:p>
        </w:tc>
        <w:tc>
          <w:tcPr>
            <w:tcW w:w="630" w:type="dxa"/>
            <w:tcBorders>
              <w:top w:val="nil"/>
              <w:left w:val="nil"/>
              <w:bottom w:val="nil"/>
              <w:right w:val="nil"/>
            </w:tcBorders>
          </w:tcPr>
          <w:p w14:paraId="79BAACB0" w14:textId="77777777" w:rsidR="00B92327" w:rsidRPr="00801E49" w:rsidRDefault="00332621" w:rsidP="00332621">
            <w:pPr>
              <w:spacing w:after="0" w:line="259" w:lineRule="auto"/>
              <w:ind w:left="67" w:right="0" w:firstLine="0"/>
              <w:jc w:val="center"/>
              <w:rPr>
                <w:rFonts w:ascii="Open Sans" w:hAnsi="Open Sans" w:cs="Open Sans"/>
                <w:sz w:val="16"/>
                <w:szCs w:val="24"/>
                <w:rPrChange w:id="6394" w:author="Nicole Wu" w:date="2024-01-08T11:26:00Z">
                  <w:rPr>
                    <w:sz w:val="16"/>
                    <w:szCs w:val="24"/>
                  </w:rPr>
                </w:rPrChange>
              </w:rPr>
            </w:pPr>
            <w:r w:rsidRPr="00801E49">
              <w:rPr>
                <w:rFonts w:ascii="Open Sans" w:hAnsi="Open Sans" w:cs="Open Sans"/>
                <w:sz w:val="16"/>
                <w:szCs w:val="24"/>
                <w:rPrChange w:id="6395" w:author="Nicole Wu" w:date="2024-01-08T11:26:00Z">
                  <w:rPr>
                    <w:sz w:val="16"/>
                    <w:szCs w:val="24"/>
                  </w:rPr>
                </w:rPrChange>
              </w:rPr>
              <w:t>0.14</w:t>
            </w:r>
          </w:p>
        </w:tc>
        <w:tc>
          <w:tcPr>
            <w:tcW w:w="631" w:type="dxa"/>
            <w:tcBorders>
              <w:top w:val="nil"/>
              <w:left w:val="nil"/>
              <w:bottom w:val="nil"/>
              <w:right w:val="nil"/>
            </w:tcBorders>
          </w:tcPr>
          <w:p w14:paraId="097FDEB1" w14:textId="77777777" w:rsidR="00B92327" w:rsidRPr="00801E49" w:rsidRDefault="00332621" w:rsidP="00332621">
            <w:pPr>
              <w:spacing w:after="0" w:line="259" w:lineRule="auto"/>
              <w:ind w:left="67" w:right="0" w:firstLine="0"/>
              <w:jc w:val="center"/>
              <w:rPr>
                <w:rFonts w:ascii="Open Sans" w:hAnsi="Open Sans" w:cs="Open Sans"/>
                <w:sz w:val="16"/>
                <w:szCs w:val="24"/>
                <w:rPrChange w:id="6396" w:author="Nicole Wu" w:date="2024-01-08T11:26:00Z">
                  <w:rPr>
                    <w:sz w:val="16"/>
                    <w:szCs w:val="24"/>
                  </w:rPr>
                </w:rPrChange>
              </w:rPr>
            </w:pPr>
            <w:r w:rsidRPr="00801E49">
              <w:rPr>
                <w:rFonts w:ascii="Open Sans" w:hAnsi="Open Sans" w:cs="Open Sans"/>
                <w:sz w:val="16"/>
                <w:szCs w:val="24"/>
                <w:rPrChange w:id="6397" w:author="Nicole Wu" w:date="2024-01-08T11:26:00Z">
                  <w:rPr>
                    <w:sz w:val="16"/>
                    <w:szCs w:val="24"/>
                  </w:rPr>
                </w:rPrChange>
              </w:rPr>
              <w:t>0.09**</w:t>
            </w:r>
          </w:p>
        </w:tc>
        <w:tc>
          <w:tcPr>
            <w:tcW w:w="630" w:type="dxa"/>
            <w:tcBorders>
              <w:top w:val="nil"/>
              <w:left w:val="nil"/>
              <w:bottom w:val="nil"/>
              <w:right w:val="nil"/>
            </w:tcBorders>
          </w:tcPr>
          <w:p w14:paraId="098EDE6E" w14:textId="77777777" w:rsidR="00B92327" w:rsidRPr="00801E49" w:rsidRDefault="00332621" w:rsidP="00332621">
            <w:pPr>
              <w:spacing w:after="0" w:line="259" w:lineRule="auto"/>
              <w:ind w:left="67" w:right="0" w:firstLine="0"/>
              <w:jc w:val="center"/>
              <w:rPr>
                <w:rFonts w:ascii="Open Sans" w:hAnsi="Open Sans" w:cs="Open Sans"/>
                <w:sz w:val="16"/>
                <w:szCs w:val="24"/>
                <w:rPrChange w:id="6398" w:author="Nicole Wu" w:date="2024-01-08T11:26:00Z">
                  <w:rPr>
                    <w:sz w:val="16"/>
                    <w:szCs w:val="24"/>
                  </w:rPr>
                </w:rPrChange>
              </w:rPr>
            </w:pPr>
            <w:r w:rsidRPr="00801E49">
              <w:rPr>
                <w:rFonts w:ascii="Open Sans" w:hAnsi="Open Sans" w:cs="Open Sans"/>
                <w:sz w:val="16"/>
                <w:szCs w:val="24"/>
                <w:rPrChange w:id="6399" w:author="Nicole Wu" w:date="2024-01-08T11:26:00Z">
                  <w:rPr>
                    <w:sz w:val="16"/>
                    <w:szCs w:val="24"/>
                  </w:rPr>
                </w:rPrChange>
              </w:rPr>
              <w:t>0.11</w:t>
            </w:r>
          </w:p>
        </w:tc>
        <w:tc>
          <w:tcPr>
            <w:tcW w:w="631" w:type="dxa"/>
            <w:tcBorders>
              <w:top w:val="nil"/>
              <w:left w:val="nil"/>
              <w:bottom w:val="nil"/>
              <w:right w:val="nil"/>
            </w:tcBorders>
          </w:tcPr>
          <w:p w14:paraId="48F7E94B" w14:textId="77777777" w:rsidR="00B92327" w:rsidRPr="00801E49" w:rsidRDefault="00332621" w:rsidP="00332621">
            <w:pPr>
              <w:spacing w:after="0" w:line="259" w:lineRule="auto"/>
              <w:ind w:left="67" w:right="0" w:firstLine="0"/>
              <w:jc w:val="center"/>
              <w:rPr>
                <w:rFonts w:ascii="Open Sans" w:hAnsi="Open Sans" w:cs="Open Sans"/>
                <w:sz w:val="16"/>
                <w:szCs w:val="24"/>
                <w:rPrChange w:id="6400" w:author="Nicole Wu" w:date="2024-01-08T11:26:00Z">
                  <w:rPr>
                    <w:sz w:val="16"/>
                    <w:szCs w:val="24"/>
                  </w:rPr>
                </w:rPrChange>
              </w:rPr>
            </w:pPr>
            <w:r w:rsidRPr="00801E49">
              <w:rPr>
                <w:rFonts w:ascii="Open Sans" w:hAnsi="Open Sans" w:cs="Open Sans"/>
                <w:sz w:val="16"/>
                <w:szCs w:val="24"/>
                <w:rPrChange w:id="6401" w:author="Nicole Wu" w:date="2024-01-08T11:26:00Z">
                  <w:rPr>
                    <w:sz w:val="16"/>
                    <w:szCs w:val="24"/>
                  </w:rPr>
                </w:rPrChange>
              </w:rPr>
              <w:t>0.24</w:t>
            </w:r>
          </w:p>
        </w:tc>
        <w:tc>
          <w:tcPr>
            <w:tcW w:w="630" w:type="dxa"/>
            <w:tcBorders>
              <w:top w:val="nil"/>
              <w:left w:val="nil"/>
              <w:bottom w:val="nil"/>
              <w:right w:val="nil"/>
            </w:tcBorders>
          </w:tcPr>
          <w:p w14:paraId="69BDB916" w14:textId="77777777" w:rsidR="00B92327" w:rsidRPr="00801E49" w:rsidRDefault="00332621" w:rsidP="00332621">
            <w:pPr>
              <w:spacing w:after="0" w:line="259" w:lineRule="auto"/>
              <w:ind w:left="67" w:right="0" w:firstLine="0"/>
              <w:jc w:val="center"/>
              <w:rPr>
                <w:rFonts w:ascii="Open Sans" w:hAnsi="Open Sans" w:cs="Open Sans"/>
                <w:sz w:val="16"/>
                <w:szCs w:val="24"/>
                <w:rPrChange w:id="6402" w:author="Nicole Wu" w:date="2024-01-08T11:26:00Z">
                  <w:rPr>
                    <w:sz w:val="16"/>
                    <w:szCs w:val="24"/>
                  </w:rPr>
                </w:rPrChange>
              </w:rPr>
            </w:pPr>
            <w:r w:rsidRPr="00801E49">
              <w:rPr>
                <w:rFonts w:ascii="Open Sans" w:hAnsi="Open Sans" w:cs="Open Sans"/>
                <w:sz w:val="16"/>
                <w:szCs w:val="24"/>
                <w:rPrChange w:id="6403" w:author="Nicole Wu" w:date="2024-01-08T11:26:00Z">
                  <w:rPr>
                    <w:sz w:val="16"/>
                    <w:szCs w:val="24"/>
                  </w:rPr>
                </w:rPrChange>
              </w:rPr>
              <w:t>0.13**</w:t>
            </w:r>
          </w:p>
        </w:tc>
        <w:tc>
          <w:tcPr>
            <w:tcW w:w="631" w:type="dxa"/>
            <w:tcBorders>
              <w:top w:val="nil"/>
              <w:left w:val="nil"/>
              <w:bottom w:val="nil"/>
              <w:right w:val="nil"/>
            </w:tcBorders>
          </w:tcPr>
          <w:p w14:paraId="2E726ED7" w14:textId="77777777" w:rsidR="00B92327" w:rsidRPr="00801E49" w:rsidRDefault="00332621" w:rsidP="00332621">
            <w:pPr>
              <w:spacing w:after="0" w:line="259" w:lineRule="auto"/>
              <w:ind w:left="67" w:right="0" w:firstLine="0"/>
              <w:jc w:val="center"/>
              <w:rPr>
                <w:rFonts w:ascii="Open Sans" w:hAnsi="Open Sans" w:cs="Open Sans"/>
                <w:sz w:val="16"/>
                <w:szCs w:val="24"/>
                <w:rPrChange w:id="6404" w:author="Nicole Wu" w:date="2024-01-08T11:26:00Z">
                  <w:rPr>
                    <w:sz w:val="16"/>
                    <w:szCs w:val="24"/>
                  </w:rPr>
                </w:rPrChange>
              </w:rPr>
            </w:pPr>
            <w:r w:rsidRPr="00801E49">
              <w:rPr>
                <w:rFonts w:ascii="Open Sans" w:hAnsi="Open Sans" w:cs="Open Sans"/>
                <w:sz w:val="16"/>
                <w:szCs w:val="24"/>
                <w:rPrChange w:id="6405" w:author="Nicole Wu" w:date="2024-01-08T11:26:00Z">
                  <w:rPr>
                    <w:sz w:val="16"/>
                    <w:szCs w:val="24"/>
                  </w:rPr>
                </w:rPrChange>
              </w:rPr>
              <w:t>0.09</w:t>
            </w:r>
          </w:p>
        </w:tc>
        <w:tc>
          <w:tcPr>
            <w:tcW w:w="630" w:type="dxa"/>
            <w:tcBorders>
              <w:top w:val="nil"/>
              <w:left w:val="nil"/>
              <w:bottom w:val="nil"/>
              <w:right w:val="nil"/>
            </w:tcBorders>
          </w:tcPr>
          <w:p w14:paraId="7712EC85" w14:textId="77777777" w:rsidR="00B92327" w:rsidRPr="00801E49" w:rsidRDefault="00332621" w:rsidP="00332621">
            <w:pPr>
              <w:spacing w:after="0" w:line="259" w:lineRule="auto"/>
              <w:ind w:left="67" w:right="0" w:firstLine="0"/>
              <w:jc w:val="center"/>
              <w:rPr>
                <w:rFonts w:ascii="Open Sans" w:hAnsi="Open Sans" w:cs="Open Sans"/>
                <w:sz w:val="16"/>
                <w:szCs w:val="24"/>
                <w:rPrChange w:id="6406" w:author="Nicole Wu" w:date="2024-01-08T11:26:00Z">
                  <w:rPr>
                    <w:sz w:val="16"/>
                    <w:szCs w:val="24"/>
                  </w:rPr>
                </w:rPrChange>
              </w:rPr>
            </w:pPr>
            <w:r w:rsidRPr="00801E49">
              <w:rPr>
                <w:rFonts w:ascii="Open Sans" w:hAnsi="Open Sans" w:cs="Open Sans"/>
                <w:sz w:val="16"/>
                <w:szCs w:val="24"/>
                <w:rPrChange w:id="6407" w:author="Nicole Wu" w:date="2024-01-08T11:26:00Z">
                  <w:rPr>
                    <w:sz w:val="16"/>
                    <w:szCs w:val="24"/>
                  </w:rPr>
                </w:rPrChange>
              </w:rPr>
              <w:t>0.18</w:t>
            </w:r>
          </w:p>
        </w:tc>
        <w:tc>
          <w:tcPr>
            <w:tcW w:w="631" w:type="dxa"/>
            <w:tcBorders>
              <w:top w:val="nil"/>
              <w:left w:val="nil"/>
              <w:bottom w:val="nil"/>
              <w:right w:val="nil"/>
            </w:tcBorders>
          </w:tcPr>
          <w:p w14:paraId="2C088FEC" w14:textId="77777777" w:rsidR="00B92327" w:rsidRPr="00801E49" w:rsidRDefault="00332621" w:rsidP="00332621">
            <w:pPr>
              <w:spacing w:after="0" w:line="259" w:lineRule="auto"/>
              <w:ind w:left="67" w:right="0" w:firstLine="0"/>
              <w:jc w:val="center"/>
              <w:rPr>
                <w:rFonts w:ascii="Open Sans" w:hAnsi="Open Sans" w:cs="Open Sans"/>
                <w:sz w:val="16"/>
                <w:szCs w:val="24"/>
                <w:rPrChange w:id="6408" w:author="Nicole Wu" w:date="2024-01-08T11:26:00Z">
                  <w:rPr>
                    <w:sz w:val="16"/>
                    <w:szCs w:val="24"/>
                  </w:rPr>
                </w:rPrChange>
              </w:rPr>
            </w:pPr>
            <w:r w:rsidRPr="00801E49">
              <w:rPr>
                <w:rFonts w:ascii="Open Sans" w:hAnsi="Open Sans" w:cs="Open Sans"/>
                <w:sz w:val="16"/>
                <w:szCs w:val="24"/>
                <w:rPrChange w:id="6409" w:author="Nicole Wu" w:date="2024-01-08T11:26:00Z">
                  <w:rPr>
                    <w:sz w:val="16"/>
                    <w:szCs w:val="24"/>
                  </w:rPr>
                </w:rPrChange>
              </w:rPr>
              <w:t>0.09***</w:t>
            </w:r>
          </w:p>
        </w:tc>
      </w:tr>
      <w:tr w:rsidR="00B92327" w:rsidRPr="00801E49" w14:paraId="687C5E63" w14:textId="77777777" w:rsidTr="00332621">
        <w:trPr>
          <w:trHeight w:val="149"/>
        </w:trPr>
        <w:tc>
          <w:tcPr>
            <w:tcW w:w="3686" w:type="dxa"/>
            <w:tcBorders>
              <w:top w:val="nil"/>
              <w:left w:val="nil"/>
              <w:bottom w:val="nil"/>
              <w:right w:val="nil"/>
            </w:tcBorders>
          </w:tcPr>
          <w:p w14:paraId="351CC91D" w14:textId="77777777" w:rsidR="00B92327" w:rsidRPr="00801E49" w:rsidRDefault="00B92327" w:rsidP="00332621">
            <w:pPr>
              <w:spacing w:after="0" w:line="259" w:lineRule="auto"/>
              <w:ind w:left="67" w:right="0" w:firstLine="0"/>
              <w:jc w:val="left"/>
              <w:rPr>
                <w:rFonts w:ascii="Open Sans" w:hAnsi="Open Sans" w:cs="Open Sans"/>
                <w:sz w:val="16"/>
                <w:szCs w:val="24"/>
                <w:rPrChange w:id="6410" w:author="Nicole Wu" w:date="2024-01-08T11:26:00Z">
                  <w:rPr>
                    <w:sz w:val="16"/>
                    <w:szCs w:val="24"/>
                  </w:rPr>
                </w:rPrChange>
              </w:rPr>
            </w:pPr>
          </w:p>
        </w:tc>
        <w:tc>
          <w:tcPr>
            <w:tcW w:w="630" w:type="dxa"/>
            <w:tcBorders>
              <w:top w:val="nil"/>
              <w:left w:val="nil"/>
              <w:bottom w:val="nil"/>
              <w:right w:val="nil"/>
            </w:tcBorders>
          </w:tcPr>
          <w:p w14:paraId="2C5C4038" w14:textId="77777777" w:rsidR="00B92327" w:rsidRPr="00801E49" w:rsidRDefault="00332621" w:rsidP="00332621">
            <w:pPr>
              <w:spacing w:after="0" w:line="259" w:lineRule="auto"/>
              <w:ind w:left="67" w:right="0" w:firstLine="0"/>
              <w:jc w:val="center"/>
              <w:rPr>
                <w:rFonts w:ascii="Open Sans" w:hAnsi="Open Sans" w:cs="Open Sans"/>
                <w:sz w:val="16"/>
                <w:szCs w:val="24"/>
                <w:rPrChange w:id="6411" w:author="Nicole Wu" w:date="2024-01-08T11:26:00Z">
                  <w:rPr>
                    <w:sz w:val="16"/>
                    <w:szCs w:val="24"/>
                  </w:rPr>
                </w:rPrChange>
              </w:rPr>
            </w:pPr>
            <w:r w:rsidRPr="00801E49">
              <w:rPr>
                <w:rFonts w:ascii="Open Sans" w:hAnsi="Open Sans" w:cs="Open Sans"/>
                <w:sz w:val="16"/>
                <w:szCs w:val="24"/>
                <w:rPrChange w:id="6412" w:author="Nicole Wu" w:date="2024-01-08T11:26:00Z">
                  <w:rPr>
                    <w:sz w:val="16"/>
                    <w:szCs w:val="24"/>
                  </w:rPr>
                </w:rPrChange>
              </w:rPr>
              <w:t>(0.23)</w:t>
            </w:r>
          </w:p>
        </w:tc>
        <w:tc>
          <w:tcPr>
            <w:tcW w:w="630" w:type="dxa"/>
            <w:tcBorders>
              <w:top w:val="nil"/>
              <w:left w:val="nil"/>
              <w:bottom w:val="nil"/>
              <w:right w:val="nil"/>
            </w:tcBorders>
          </w:tcPr>
          <w:p w14:paraId="6A186049" w14:textId="77777777" w:rsidR="00B92327" w:rsidRPr="00801E49" w:rsidRDefault="00332621" w:rsidP="00332621">
            <w:pPr>
              <w:spacing w:after="0" w:line="259" w:lineRule="auto"/>
              <w:ind w:left="67" w:right="0" w:firstLine="0"/>
              <w:jc w:val="center"/>
              <w:rPr>
                <w:rFonts w:ascii="Open Sans" w:hAnsi="Open Sans" w:cs="Open Sans"/>
                <w:sz w:val="16"/>
                <w:szCs w:val="24"/>
                <w:rPrChange w:id="6413" w:author="Nicole Wu" w:date="2024-01-08T11:26:00Z">
                  <w:rPr>
                    <w:sz w:val="16"/>
                    <w:szCs w:val="24"/>
                  </w:rPr>
                </w:rPrChange>
              </w:rPr>
            </w:pPr>
            <w:r w:rsidRPr="00801E49">
              <w:rPr>
                <w:rFonts w:ascii="Open Sans" w:hAnsi="Open Sans" w:cs="Open Sans"/>
                <w:sz w:val="16"/>
                <w:szCs w:val="24"/>
                <w:rPrChange w:id="6414" w:author="Nicole Wu" w:date="2024-01-08T11:26:00Z">
                  <w:rPr>
                    <w:sz w:val="16"/>
                    <w:szCs w:val="24"/>
                  </w:rPr>
                </w:rPrChange>
              </w:rPr>
              <w:t>(0.35)</w:t>
            </w:r>
          </w:p>
        </w:tc>
        <w:tc>
          <w:tcPr>
            <w:tcW w:w="631" w:type="dxa"/>
            <w:tcBorders>
              <w:top w:val="nil"/>
              <w:left w:val="nil"/>
              <w:bottom w:val="nil"/>
              <w:right w:val="nil"/>
            </w:tcBorders>
          </w:tcPr>
          <w:p w14:paraId="4432B659" w14:textId="77777777" w:rsidR="00B92327" w:rsidRPr="00801E49" w:rsidRDefault="00332621" w:rsidP="00332621">
            <w:pPr>
              <w:spacing w:after="0" w:line="259" w:lineRule="auto"/>
              <w:ind w:left="67" w:right="0" w:firstLine="0"/>
              <w:jc w:val="center"/>
              <w:rPr>
                <w:rFonts w:ascii="Open Sans" w:hAnsi="Open Sans" w:cs="Open Sans"/>
                <w:sz w:val="16"/>
                <w:szCs w:val="24"/>
                <w:rPrChange w:id="6415" w:author="Nicole Wu" w:date="2024-01-08T11:26:00Z">
                  <w:rPr>
                    <w:sz w:val="16"/>
                    <w:szCs w:val="24"/>
                  </w:rPr>
                </w:rPrChange>
              </w:rPr>
            </w:pPr>
            <w:r w:rsidRPr="00801E49">
              <w:rPr>
                <w:rFonts w:ascii="Open Sans" w:hAnsi="Open Sans" w:cs="Open Sans"/>
                <w:sz w:val="16"/>
                <w:szCs w:val="24"/>
                <w:rPrChange w:id="6416" w:author="Nicole Wu" w:date="2024-01-08T11:26:00Z">
                  <w:rPr>
                    <w:sz w:val="16"/>
                    <w:szCs w:val="24"/>
                  </w:rPr>
                </w:rPrChange>
              </w:rPr>
              <w:t>(0.01)</w:t>
            </w:r>
          </w:p>
        </w:tc>
        <w:tc>
          <w:tcPr>
            <w:tcW w:w="630" w:type="dxa"/>
            <w:tcBorders>
              <w:top w:val="nil"/>
              <w:left w:val="nil"/>
              <w:bottom w:val="nil"/>
              <w:right w:val="nil"/>
            </w:tcBorders>
          </w:tcPr>
          <w:p w14:paraId="688A4866" w14:textId="77777777" w:rsidR="00B92327" w:rsidRPr="00801E49" w:rsidRDefault="00332621" w:rsidP="00332621">
            <w:pPr>
              <w:spacing w:after="0" w:line="259" w:lineRule="auto"/>
              <w:ind w:left="67" w:right="0" w:firstLine="0"/>
              <w:jc w:val="center"/>
              <w:rPr>
                <w:rFonts w:ascii="Open Sans" w:hAnsi="Open Sans" w:cs="Open Sans"/>
                <w:sz w:val="16"/>
                <w:szCs w:val="24"/>
                <w:rPrChange w:id="6417" w:author="Nicole Wu" w:date="2024-01-08T11:26:00Z">
                  <w:rPr>
                    <w:sz w:val="16"/>
                    <w:szCs w:val="24"/>
                  </w:rPr>
                </w:rPrChange>
              </w:rPr>
            </w:pPr>
            <w:r w:rsidRPr="00801E49">
              <w:rPr>
                <w:rFonts w:ascii="Open Sans" w:hAnsi="Open Sans" w:cs="Open Sans"/>
                <w:sz w:val="16"/>
                <w:szCs w:val="24"/>
                <w:rPrChange w:id="6418" w:author="Nicole Wu" w:date="2024-01-08T11:26:00Z">
                  <w:rPr>
                    <w:sz w:val="16"/>
                    <w:szCs w:val="24"/>
                  </w:rPr>
                </w:rPrChange>
              </w:rPr>
              <w:t>(0.31)</w:t>
            </w:r>
          </w:p>
        </w:tc>
        <w:tc>
          <w:tcPr>
            <w:tcW w:w="631" w:type="dxa"/>
            <w:tcBorders>
              <w:top w:val="nil"/>
              <w:left w:val="nil"/>
              <w:bottom w:val="nil"/>
              <w:right w:val="nil"/>
            </w:tcBorders>
          </w:tcPr>
          <w:p w14:paraId="1C08699E" w14:textId="77777777" w:rsidR="00B92327" w:rsidRPr="00801E49" w:rsidRDefault="00332621" w:rsidP="00332621">
            <w:pPr>
              <w:spacing w:after="0" w:line="259" w:lineRule="auto"/>
              <w:ind w:left="67" w:right="0" w:firstLine="0"/>
              <w:jc w:val="center"/>
              <w:rPr>
                <w:rFonts w:ascii="Open Sans" w:hAnsi="Open Sans" w:cs="Open Sans"/>
                <w:sz w:val="16"/>
                <w:szCs w:val="24"/>
                <w:rPrChange w:id="6419" w:author="Nicole Wu" w:date="2024-01-08T11:26:00Z">
                  <w:rPr>
                    <w:sz w:val="16"/>
                    <w:szCs w:val="24"/>
                  </w:rPr>
                </w:rPrChange>
              </w:rPr>
            </w:pPr>
            <w:r w:rsidRPr="00801E49">
              <w:rPr>
                <w:rFonts w:ascii="Open Sans" w:hAnsi="Open Sans" w:cs="Open Sans"/>
                <w:sz w:val="16"/>
                <w:szCs w:val="24"/>
                <w:rPrChange w:id="6420" w:author="Nicole Wu" w:date="2024-01-08T11:26:00Z">
                  <w:rPr>
                    <w:sz w:val="16"/>
                    <w:szCs w:val="24"/>
                  </w:rPr>
                </w:rPrChange>
              </w:rPr>
              <w:t>(0.43)</w:t>
            </w:r>
          </w:p>
        </w:tc>
        <w:tc>
          <w:tcPr>
            <w:tcW w:w="630" w:type="dxa"/>
            <w:tcBorders>
              <w:top w:val="nil"/>
              <w:left w:val="nil"/>
              <w:bottom w:val="nil"/>
              <w:right w:val="nil"/>
            </w:tcBorders>
          </w:tcPr>
          <w:p w14:paraId="09C88FD8" w14:textId="77777777" w:rsidR="00B92327" w:rsidRPr="00801E49" w:rsidRDefault="00332621" w:rsidP="00332621">
            <w:pPr>
              <w:spacing w:after="0" w:line="259" w:lineRule="auto"/>
              <w:ind w:left="67" w:right="0" w:firstLine="0"/>
              <w:jc w:val="center"/>
              <w:rPr>
                <w:rFonts w:ascii="Open Sans" w:hAnsi="Open Sans" w:cs="Open Sans"/>
                <w:sz w:val="16"/>
                <w:szCs w:val="24"/>
                <w:rPrChange w:id="6421" w:author="Nicole Wu" w:date="2024-01-08T11:26:00Z">
                  <w:rPr>
                    <w:sz w:val="16"/>
                    <w:szCs w:val="24"/>
                  </w:rPr>
                </w:rPrChange>
              </w:rPr>
            </w:pPr>
            <w:r w:rsidRPr="00801E49">
              <w:rPr>
                <w:rFonts w:ascii="Open Sans" w:hAnsi="Open Sans" w:cs="Open Sans"/>
                <w:sz w:val="16"/>
                <w:szCs w:val="24"/>
                <w:rPrChange w:id="6422" w:author="Nicole Wu" w:date="2024-01-08T11:26:00Z">
                  <w:rPr>
                    <w:sz w:val="16"/>
                    <w:szCs w:val="24"/>
                  </w:rPr>
                </w:rPrChange>
              </w:rPr>
              <w:t>(0.00)</w:t>
            </w:r>
          </w:p>
        </w:tc>
        <w:tc>
          <w:tcPr>
            <w:tcW w:w="631" w:type="dxa"/>
            <w:tcBorders>
              <w:top w:val="nil"/>
              <w:left w:val="nil"/>
              <w:bottom w:val="nil"/>
              <w:right w:val="nil"/>
            </w:tcBorders>
          </w:tcPr>
          <w:p w14:paraId="6E4302D8" w14:textId="77777777" w:rsidR="00B92327" w:rsidRPr="00801E49" w:rsidRDefault="00332621" w:rsidP="00332621">
            <w:pPr>
              <w:spacing w:after="0" w:line="259" w:lineRule="auto"/>
              <w:ind w:left="67" w:right="0" w:firstLine="0"/>
              <w:jc w:val="center"/>
              <w:rPr>
                <w:rFonts w:ascii="Open Sans" w:hAnsi="Open Sans" w:cs="Open Sans"/>
                <w:sz w:val="16"/>
                <w:szCs w:val="24"/>
                <w:rPrChange w:id="6423" w:author="Nicole Wu" w:date="2024-01-08T11:26:00Z">
                  <w:rPr>
                    <w:sz w:val="16"/>
                    <w:szCs w:val="24"/>
                  </w:rPr>
                </w:rPrChange>
              </w:rPr>
            </w:pPr>
            <w:r w:rsidRPr="00801E49">
              <w:rPr>
                <w:rFonts w:ascii="Open Sans" w:hAnsi="Open Sans" w:cs="Open Sans"/>
                <w:sz w:val="16"/>
                <w:szCs w:val="24"/>
                <w:rPrChange w:id="6424" w:author="Nicole Wu" w:date="2024-01-08T11:26:00Z">
                  <w:rPr>
                    <w:sz w:val="16"/>
                    <w:szCs w:val="24"/>
                  </w:rPr>
                </w:rPrChange>
              </w:rPr>
              <w:t>(0.29)</w:t>
            </w:r>
          </w:p>
        </w:tc>
        <w:tc>
          <w:tcPr>
            <w:tcW w:w="630" w:type="dxa"/>
            <w:tcBorders>
              <w:top w:val="nil"/>
              <w:left w:val="nil"/>
              <w:bottom w:val="nil"/>
              <w:right w:val="nil"/>
            </w:tcBorders>
          </w:tcPr>
          <w:p w14:paraId="1BD10D36" w14:textId="77777777" w:rsidR="00B92327" w:rsidRPr="00801E49" w:rsidRDefault="00332621" w:rsidP="00332621">
            <w:pPr>
              <w:spacing w:after="0" w:line="259" w:lineRule="auto"/>
              <w:ind w:left="67" w:right="0" w:firstLine="0"/>
              <w:jc w:val="center"/>
              <w:rPr>
                <w:rFonts w:ascii="Open Sans" w:hAnsi="Open Sans" w:cs="Open Sans"/>
                <w:sz w:val="16"/>
                <w:szCs w:val="24"/>
                <w:rPrChange w:id="6425" w:author="Nicole Wu" w:date="2024-01-08T11:26:00Z">
                  <w:rPr>
                    <w:sz w:val="16"/>
                    <w:szCs w:val="24"/>
                  </w:rPr>
                </w:rPrChange>
              </w:rPr>
            </w:pPr>
            <w:r w:rsidRPr="00801E49">
              <w:rPr>
                <w:rFonts w:ascii="Open Sans" w:hAnsi="Open Sans" w:cs="Open Sans"/>
                <w:sz w:val="16"/>
                <w:szCs w:val="24"/>
                <w:rPrChange w:id="6426" w:author="Nicole Wu" w:date="2024-01-08T11:26:00Z">
                  <w:rPr>
                    <w:sz w:val="16"/>
                    <w:szCs w:val="24"/>
                  </w:rPr>
                </w:rPrChange>
              </w:rPr>
              <w:t>(0.39)</w:t>
            </w:r>
          </w:p>
        </w:tc>
        <w:tc>
          <w:tcPr>
            <w:tcW w:w="631" w:type="dxa"/>
            <w:tcBorders>
              <w:top w:val="nil"/>
              <w:left w:val="nil"/>
              <w:bottom w:val="nil"/>
              <w:right w:val="nil"/>
            </w:tcBorders>
          </w:tcPr>
          <w:p w14:paraId="3DF48418" w14:textId="77777777" w:rsidR="00B92327" w:rsidRPr="00801E49" w:rsidRDefault="00332621" w:rsidP="00332621">
            <w:pPr>
              <w:spacing w:after="0" w:line="259" w:lineRule="auto"/>
              <w:ind w:left="67" w:right="0" w:firstLine="0"/>
              <w:jc w:val="center"/>
              <w:rPr>
                <w:rFonts w:ascii="Open Sans" w:hAnsi="Open Sans" w:cs="Open Sans"/>
                <w:sz w:val="16"/>
                <w:szCs w:val="24"/>
                <w:rPrChange w:id="6427" w:author="Nicole Wu" w:date="2024-01-08T11:26:00Z">
                  <w:rPr>
                    <w:sz w:val="16"/>
                    <w:szCs w:val="24"/>
                  </w:rPr>
                </w:rPrChange>
              </w:rPr>
            </w:pPr>
            <w:r w:rsidRPr="00801E49">
              <w:rPr>
                <w:rFonts w:ascii="Open Sans" w:hAnsi="Open Sans" w:cs="Open Sans"/>
                <w:sz w:val="16"/>
                <w:szCs w:val="24"/>
                <w:rPrChange w:id="6428" w:author="Nicole Wu" w:date="2024-01-08T11:26:00Z">
                  <w:rPr>
                    <w:sz w:val="16"/>
                    <w:szCs w:val="24"/>
                  </w:rPr>
                </w:rPrChange>
              </w:rPr>
              <w:t>(0.00)</w:t>
            </w:r>
          </w:p>
        </w:tc>
      </w:tr>
      <w:tr w:rsidR="00B92327" w:rsidRPr="00801E49" w14:paraId="4DC07370" w14:textId="77777777" w:rsidTr="00332621">
        <w:trPr>
          <w:trHeight w:val="149"/>
        </w:trPr>
        <w:tc>
          <w:tcPr>
            <w:tcW w:w="3686" w:type="dxa"/>
            <w:tcBorders>
              <w:top w:val="nil"/>
              <w:left w:val="nil"/>
              <w:bottom w:val="nil"/>
              <w:right w:val="nil"/>
            </w:tcBorders>
          </w:tcPr>
          <w:p w14:paraId="063DFBB9" w14:textId="77777777" w:rsidR="00B92327" w:rsidRPr="00801E49" w:rsidRDefault="00332621" w:rsidP="00332621">
            <w:pPr>
              <w:spacing w:after="0" w:line="259" w:lineRule="auto"/>
              <w:ind w:left="67" w:right="0" w:firstLine="0"/>
              <w:jc w:val="left"/>
              <w:rPr>
                <w:rFonts w:ascii="Open Sans" w:hAnsi="Open Sans" w:cs="Open Sans"/>
                <w:sz w:val="16"/>
                <w:szCs w:val="24"/>
                <w:rPrChange w:id="6429" w:author="Nicole Wu" w:date="2024-01-08T11:26:00Z">
                  <w:rPr>
                    <w:sz w:val="16"/>
                    <w:szCs w:val="24"/>
                  </w:rPr>
                </w:rPrChange>
              </w:rPr>
            </w:pPr>
            <w:r w:rsidRPr="00801E49">
              <w:rPr>
                <w:rFonts w:ascii="Open Sans" w:hAnsi="Open Sans" w:cs="Open Sans"/>
                <w:sz w:val="16"/>
                <w:szCs w:val="24"/>
                <w:rPrChange w:id="6430" w:author="Nicole Wu" w:date="2024-01-08T11:26:00Z">
                  <w:rPr>
                    <w:sz w:val="16"/>
                    <w:szCs w:val="24"/>
                  </w:rPr>
                </w:rPrChange>
              </w:rPr>
              <w:t>Used Crisis coping: Withdrew children from school</w:t>
            </w:r>
          </w:p>
        </w:tc>
        <w:tc>
          <w:tcPr>
            <w:tcW w:w="630" w:type="dxa"/>
            <w:tcBorders>
              <w:top w:val="nil"/>
              <w:left w:val="nil"/>
              <w:bottom w:val="nil"/>
              <w:right w:val="nil"/>
            </w:tcBorders>
          </w:tcPr>
          <w:p w14:paraId="12EE9012" w14:textId="77777777" w:rsidR="00B92327" w:rsidRPr="00801E49" w:rsidRDefault="00332621" w:rsidP="00332621">
            <w:pPr>
              <w:spacing w:after="0" w:line="259" w:lineRule="auto"/>
              <w:ind w:left="67" w:right="0" w:firstLine="0"/>
              <w:jc w:val="center"/>
              <w:rPr>
                <w:rFonts w:ascii="Open Sans" w:hAnsi="Open Sans" w:cs="Open Sans"/>
                <w:sz w:val="16"/>
                <w:szCs w:val="24"/>
                <w:rPrChange w:id="6431" w:author="Nicole Wu" w:date="2024-01-08T11:26:00Z">
                  <w:rPr>
                    <w:sz w:val="16"/>
                    <w:szCs w:val="24"/>
                  </w:rPr>
                </w:rPrChange>
              </w:rPr>
            </w:pPr>
            <w:r w:rsidRPr="00801E49">
              <w:rPr>
                <w:rFonts w:ascii="Open Sans" w:hAnsi="Open Sans" w:cs="Open Sans"/>
                <w:sz w:val="16"/>
                <w:szCs w:val="24"/>
                <w:rPrChange w:id="6432" w:author="Nicole Wu" w:date="2024-01-08T11:26:00Z">
                  <w:rPr>
                    <w:sz w:val="16"/>
                    <w:szCs w:val="24"/>
                  </w:rPr>
                </w:rPrChange>
              </w:rPr>
              <w:t>0.03</w:t>
            </w:r>
          </w:p>
        </w:tc>
        <w:tc>
          <w:tcPr>
            <w:tcW w:w="630" w:type="dxa"/>
            <w:tcBorders>
              <w:top w:val="nil"/>
              <w:left w:val="nil"/>
              <w:bottom w:val="nil"/>
              <w:right w:val="nil"/>
            </w:tcBorders>
          </w:tcPr>
          <w:p w14:paraId="6519CE4A" w14:textId="77777777" w:rsidR="00B92327" w:rsidRPr="00801E49" w:rsidRDefault="00332621" w:rsidP="00332621">
            <w:pPr>
              <w:spacing w:after="0" w:line="259" w:lineRule="auto"/>
              <w:ind w:left="67" w:right="0" w:firstLine="0"/>
              <w:jc w:val="center"/>
              <w:rPr>
                <w:rFonts w:ascii="Open Sans" w:hAnsi="Open Sans" w:cs="Open Sans"/>
                <w:sz w:val="16"/>
                <w:szCs w:val="24"/>
                <w:rPrChange w:id="6433" w:author="Nicole Wu" w:date="2024-01-08T11:26:00Z">
                  <w:rPr>
                    <w:sz w:val="16"/>
                    <w:szCs w:val="24"/>
                  </w:rPr>
                </w:rPrChange>
              </w:rPr>
            </w:pPr>
            <w:r w:rsidRPr="00801E49">
              <w:rPr>
                <w:rFonts w:ascii="Open Sans" w:hAnsi="Open Sans" w:cs="Open Sans"/>
                <w:sz w:val="16"/>
                <w:szCs w:val="24"/>
                <w:rPrChange w:id="6434" w:author="Nicole Wu" w:date="2024-01-08T11:26:00Z">
                  <w:rPr>
                    <w:sz w:val="16"/>
                    <w:szCs w:val="24"/>
                  </w:rPr>
                </w:rPrChange>
              </w:rPr>
              <w:t>0.05</w:t>
            </w:r>
          </w:p>
        </w:tc>
        <w:tc>
          <w:tcPr>
            <w:tcW w:w="631" w:type="dxa"/>
            <w:tcBorders>
              <w:top w:val="nil"/>
              <w:left w:val="nil"/>
              <w:bottom w:val="nil"/>
              <w:right w:val="nil"/>
            </w:tcBorders>
          </w:tcPr>
          <w:p w14:paraId="2A0BDF3A" w14:textId="77777777" w:rsidR="00B92327" w:rsidRPr="00801E49" w:rsidRDefault="00332621" w:rsidP="00332621">
            <w:pPr>
              <w:spacing w:after="0" w:line="259" w:lineRule="auto"/>
              <w:ind w:left="67" w:right="0" w:firstLine="0"/>
              <w:jc w:val="center"/>
              <w:rPr>
                <w:rFonts w:ascii="Open Sans" w:hAnsi="Open Sans" w:cs="Open Sans"/>
                <w:sz w:val="16"/>
                <w:szCs w:val="24"/>
                <w:rPrChange w:id="6435" w:author="Nicole Wu" w:date="2024-01-08T11:26:00Z">
                  <w:rPr>
                    <w:sz w:val="16"/>
                    <w:szCs w:val="24"/>
                  </w:rPr>
                </w:rPrChange>
              </w:rPr>
            </w:pPr>
            <w:r w:rsidRPr="00801E49">
              <w:rPr>
                <w:rFonts w:ascii="Open Sans" w:hAnsi="Open Sans" w:cs="Open Sans"/>
                <w:sz w:val="16"/>
                <w:szCs w:val="24"/>
                <w:rPrChange w:id="6436" w:author="Nicole Wu" w:date="2024-01-08T11:26:00Z">
                  <w:rPr>
                    <w:sz w:val="16"/>
                    <w:szCs w:val="24"/>
                  </w:rPr>
                </w:rPrChange>
              </w:rPr>
              <w:t>0.02</w:t>
            </w:r>
          </w:p>
        </w:tc>
        <w:tc>
          <w:tcPr>
            <w:tcW w:w="630" w:type="dxa"/>
            <w:tcBorders>
              <w:top w:val="nil"/>
              <w:left w:val="nil"/>
              <w:bottom w:val="nil"/>
              <w:right w:val="nil"/>
            </w:tcBorders>
          </w:tcPr>
          <w:p w14:paraId="247F6E97" w14:textId="77777777" w:rsidR="00B92327" w:rsidRPr="00801E49" w:rsidRDefault="00332621" w:rsidP="00332621">
            <w:pPr>
              <w:spacing w:after="0" w:line="259" w:lineRule="auto"/>
              <w:ind w:left="67" w:right="0" w:firstLine="0"/>
              <w:jc w:val="center"/>
              <w:rPr>
                <w:rFonts w:ascii="Open Sans" w:hAnsi="Open Sans" w:cs="Open Sans"/>
                <w:sz w:val="16"/>
                <w:szCs w:val="24"/>
                <w:rPrChange w:id="6437" w:author="Nicole Wu" w:date="2024-01-08T11:26:00Z">
                  <w:rPr>
                    <w:sz w:val="16"/>
                    <w:szCs w:val="24"/>
                  </w:rPr>
                </w:rPrChange>
              </w:rPr>
            </w:pPr>
            <w:r w:rsidRPr="00801E49">
              <w:rPr>
                <w:rFonts w:ascii="Open Sans" w:hAnsi="Open Sans" w:cs="Open Sans"/>
                <w:sz w:val="16"/>
                <w:szCs w:val="24"/>
                <w:rPrChange w:id="6438" w:author="Nicole Wu" w:date="2024-01-08T11:26:00Z">
                  <w:rPr>
                    <w:sz w:val="16"/>
                    <w:szCs w:val="24"/>
                  </w:rPr>
                </w:rPrChange>
              </w:rPr>
              <w:t>0.03</w:t>
            </w:r>
          </w:p>
        </w:tc>
        <w:tc>
          <w:tcPr>
            <w:tcW w:w="631" w:type="dxa"/>
            <w:tcBorders>
              <w:top w:val="nil"/>
              <w:left w:val="nil"/>
              <w:bottom w:val="nil"/>
              <w:right w:val="nil"/>
            </w:tcBorders>
          </w:tcPr>
          <w:p w14:paraId="47C26B60" w14:textId="77777777" w:rsidR="00B92327" w:rsidRPr="00801E49" w:rsidRDefault="00332621" w:rsidP="00332621">
            <w:pPr>
              <w:spacing w:after="0" w:line="259" w:lineRule="auto"/>
              <w:ind w:left="67" w:right="0" w:firstLine="0"/>
              <w:jc w:val="center"/>
              <w:rPr>
                <w:rFonts w:ascii="Open Sans" w:hAnsi="Open Sans" w:cs="Open Sans"/>
                <w:sz w:val="16"/>
                <w:szCs w:val="24"/>
                <w:rPrChange w:id="6439" w:author="Nicole Wu" w:date="2024-01-08T11:26:00Z">
                  <w:rPr>
                    <w:sz w:val="16"/>
                    <w:szCs w:val="24"/>
                  </w:rPr>
                </w:rPrChange>
              </w:rPr>
            </w:pPr>
            <w:r w:rsidRPr="00801E49">
              <w:rPr>
                <w:rFonts w:ascii="Open Sans" w:hAnsi="Open Sans" w:cs="Open Sans"/>
                <w:sz w:val="16"/>
                <w:szCs w:val="24"/>
                <w:rPrChange w:id="6440" w:author="Nicole Wu" w:date="2024-01-08T11:26:00Z">
                  <w:rPr>
                    <w:sz w:val="16"/>
                    <w:szCs w:val="24"/>
                  </w:rPr>
                </w:rPrChange>
              </w:rPr>
              <w:t>0.09</w:t>
            </w:r>
          </w:p>
        </w:tc>
        <w:tc>
          <w:tcPr>
            <w:tcW w:w="630" w:type="dxa"/>
            <w:tcBorders>
              <w:top w:val="nil"/>
              <w:left w:val="nil"/>
              <w:bottom w:val="nil"/>
              <w:right w:val="nil"/>
            </w:tcBorders>
          </w:tcPr>
          <w:p w14:paraId="089E1786" w14:textId="77777777" w:rsidR="00B92327" w:rsidRPr="00801E49" w:rsidRDefault="00332621" w:rsidP="00332621">
            <w:pPr>
              <w:spacing w:after="0" w:line="259" w:lineRule="auto"/>
              <w:ind w:left="67" w:right="0" w:firstLine="0"/>
              <w:jc w:val="center"/>
              <w:rPr>
                <w:rFonts w:ascii="Open Sans" w:hAnsi="Open Sans" w:cs="Open Sans"/>
                <w:sz w:val="16"/>
                <w:szCs w:val="24"/>
                <w:rPrChange w:id="6441" w:author="Nicole Wu" w:date="2024-01-08T11:26:00Z">
                  <w:rPr>
                    <w:sz w:val="16"/>
                    <w:szCs w:val="24"/>
                  </w:rPr>
                </w:rPrChange>
              </w:rPr>
            </w:pPr>
            <w:r w:rsidRPr="00801E49">
              <w:rPr>
                <w:rFonts w:ascii="Open Sans" w:hAnsi="Open Sans" w:cs="Open Sans"/>
                <w:sz w:val="16"/>
                <w:szCs w:val="24"/>
                <w:rPrChange w:id="6442" w:author="Nicole Wu" w:date="2024-01-08T11:26:00Z">
                  <w:rPr>
                    <w:sz w:val="16"/>
                    <w:szCs w:val="24"/>
                  </w:rPr>
                </w:rPrChange>
              </w:rPr>
              <w:t>0.06*</w:t>
            </w:r>
          </w:p>
        </w:tc>
        <w:tc>
          <w:tcPr>
            <w:tcW w:w="631" w:type="dxa"/>
            <w:tcBorders>
              <w:top w:val="nil"/>
              <w:left w:val="nil"/>
              <w:bottom w:val="nil"/>
              <w:right w:val="nil"/>
            </w:tcBorders>
          </w:tcPr>
          <w:p w14:paraId="33F91465" w14:textId="77777777" w:rsidR="00B92327" w:rsidRPr="00801E49" w:rsidRDefault="00332621" w:rsidP="00332621">
            <w:pPr>
              <w:spacing w:after="0" w:line="259" w:lineRule="auto"/>
              <w:ind w:left="67" w:right="0" w:firstLine="0"/>
              <w:jc w:val="center"/>
              <w:rPr>
                <w:rFonts w:ascii="Open Sans" w:hAnsi="Open Sans" w:cs="Open Sans"/>
                <w:sz w:val="16"/>
                <w:szCs w:val="24"/>
                <w:rPrChange w:id="6443" w:author="Nicole Wu" w:date="2024-01-08T11:26:00Z">
                  <w:rPr>
                    <w:sz w:val="16"/>
                    <w:szCs w:val="24"/>
                  </w:rPr>
                </w:rPrChange>
              </w:rPr>
            </w:pPr>
            <w:r w:rsidRPr="00801E49">
              <w:rPr>
                <w:rFonts w:ascii="Open Sans" w:hAnsi="Open Sans" w:cs="Open Sans"/>
                <w:sz w:val="16"/>
                <w:szCs w:val="24"/>
                <w:rPrChange w:id="6444" w:author="Nicole Wu" w:date="2024-01-08T11:26:00Z">
                  <w:rPr>
                    <w:sz w:val="16"/>
                    <w:szCs w:val="24"/>
                  </w:rPr>
                </w:rPrChange>
              </w:rPr>
              <w:t>0.03</w:t>
            </w:r>
          </w:p>
        </w:tc>
        <w:tc>
          <w:tcPr>
            <w:tcW w:w="630" w:type="dxa"/>
            <w:tcBorders>
              <w:top w:val="nil"/>
              <w:left w:val="nil"/>
              <w:bottom w:val="nil"/>
              <w:right w:val="nil"/>
            </w:tcBorders>
          </w:tcPr>
          <w:p w14:paraId="759040AD" w14:textId="77777777" w:rsidR="00B92327" w:rsidRPr="00801E49" w:rsidRDefault="00332621" w:rsidP="00332621">
            <w:pPr>
              <w:spacing w:after="0" w:line="259" w:lineRule="auto"/>
              <w:ind w:left="67" w:right="0" w:firstLine="0"/>
              <w:jc w:val="center"/>
              <w:rPr>
                <w:rFonts w:ascii="Open Sans" w:hAnsi="Open Sans" w:cs="Open Sans"/>
                <w:sz w:val="16"/>
                <w:szCs w:val="24"/>
                <w:rPrChange w:id="6445" w:author="Nicole Wu" w:date="2024-01-08T11:26:00Z">
                  <w:rPr>
                    <w:sz w:val="16"/>
                    <w:szCs w:val="24"/>
                  </w:rPr>
                </w:rPrChange>
              </w:rPr>
            </w:pPr>
            <w:r w:rsidRPr="00801E49">
              <w:rPr>
                <w:rFonts w:ascii="Open Sans" w:hAnsi="Open Sans" w:cs="Open Sans"/>
                <w:sz w:val="16"/>
                <w:szCs w:val="24"/>
                <w:rPrChange w:id="6446" w:author="Nicole Wu" w:date="2024-01-08T11:26:00Z">
                  <w:rPr>
                    <w:sz w:val="16"/>
                    <w:szCs w:val="24"/>
                  </w:rPr>
                </w:rPrChange>
              </w:rPr>
              <w:t>0.07</w:t>
            </w:r>
          </w:p>
        </w:tc>
        <w:tc>
          <w:tcPr>
            <w:tcW w:w="631" w:type="dxa"/>
            <w:tcBorders>
              <w:top w:val="nil"/>
              <w:left w:val="nil"/>
              <w:bottom w:val="nil"/>
              <w:right w:val="nil"/>
            </w:tcBorders>
          </w:tcPr>
          <w:p w14:paraId="3A0E32D2" w14:textId="77777777" w:rsidR="00B92327" w:rsidRPr="00801E49" w:rsidRDefault="00332621" w:rsidP="00332621">
            <w:pPr>
              <w:spacing w:after="0" w:line="259" w:lineRule="auto"/>
              <w:ind w:left="67" w:right="0" w:firstLine="0"/>
              <w:jc w:val="center"/>
              <w:rPr>
                <w:rFonts w:ascii="Open Sans" w:hAnsi="Open Sans" w:cs="Open Sans"/>
                <w:sz w:val="16"/>
                <w:szCs w:val="24"/>
                <w:rPrChange w:id="6447" w:author="Nicole Wu" w:date="2024-01-08T11:26:00Z">
                  <w:rPr>
                    <w:sz w:val="16"/>
                    <w:szCs w:val="24"/>
                  </w:rPr>
                </w:rPrChange>
              </w:rPr>
            </w:pPr>
            <w:r w:rsidRPr="00801E49">
              <w:rPr>
                <w:rFonts w:ascii="Open Sans" w:hAnsi="Open Sans" w:cs="Open Sans"/>
                <w:sz w:val="16"/>
                <w:szCs w:val="24"/>
                <w:rPrChange w:id="6448" w:author="Nicole Wu" w:date="2024-01-08T11:26:00Z">
                  <w:rPr>
                    <w:sz w:val="16"/>
                    <w:szCs w:val="24"/>
                  </w:rPr>
                </w:rPrChange>
              </w:rPr>
              <w:t>0.04*</w:t>
            </w:r>
          </w:p>
        </w:tc>
      </w:tr>
      <w:tr w:rsidR="00B92327" w:rsidRPr="00801E49" w14:paraId="76AA3443" w14:textId="77777777" w:rsidTr="00332621">
        <w:trPr>
          <w:trHeight w:val="149"/>
        </w:trPr>
        <w:tc>
          <w:tcPr>
            <w:tcW w:w="3686" w:type="dxa"/>
            <w:tcBorders>
              <w:top w:val="nil"/>
              <w:left w:val="nil"/>
              <w:bottom w:val="nil"/>
              <w:right w:val="nil"/>
            </w:tcBorders>
          </w:tcPr>
          <w:p w14:paraId="6B195EA9" w14:textId="77777777" w:rsidR="00B92327" w:rsidRPr="00801E49" w:rsidRDefault="00B92327" w:rsidP="00332621">
            <w:pPr>
              <w:spacing w:after="0" w:line="259" w:lineRule="auto"/>
              <w:ind w:left="67" w:right="0" w:firstLine="0"/>
              <w:jc w:val="left"/>
              <w:rPr>
                <w:rFonts w:ascii="Open Sans" w:hAnsi="Open Sans" w:cs="Open Sans"/>
                <w:sz w:val="16"/>
                <w:szCs w:val="24"/>
                <w:rPrChange w:id="6449" w:author="Nicole Wu" w:date="2024-01-08T11:26:00Z">
                  <w:rPr>
                    <w:sz w:val="16"/>
                    <w:szCs w:val="24"/>
                  </w:rPr>
                </w:rPrChange>
              </w:rPr>
            </w:pPr>
          </w:p>
        </w:tc>
        <w:tc>
          <w:tcPr>
            <w:tcW w:w="630" w:type="dxa"/>
            <w:tcBorders>
              <w:top w:val="nil"/>
              <w:left w:val="nil"/>
              <w:bottom w:val="nil"/>
              <w:right w:val="nil"/>
            </w:tcBorders>
          </w:tcPr>
          <w:p w14:paraId="47516478" w14:textId="77777777" w:rsidR="00B92327" w:rsidRPr="00801E49" w:rsidRDefault="00332621" w:rsidP="00332621">
            <w:pPr>
              <w:spacing w:after="0" w:line="259" w:lineRule="auto"/>
              <w:ind w:left="67" w:right="0" w:firstLine="0"/>
              <w:jc w:val="center"/>
              <w:rPr>
                <w:rFonts w:ascii="Open Sans" w:hAnsi="Open Sans" w:cs="Open Sans"/>
                <w:sz w:val="16"/>
                <w:szCs w:val="24"/>
                <w:rPrChange w:id="6450" w:author="Nicole Wu" w:date="2024-01-08T11:26:00Z">
                  <w:rPr>
                    <w:sz w:val="16"/>
                    <w:szCs w:val="24"/>
                  </w:rPr>
                </w:rPrChange>
              </w:rPr>
            </w:pPr>
            <w:r w:rsidRPr="00801E49">
              <w:rPr>
                <w:rFonts w:ascii="Open Sans" w:hAnsi="Open Sans" w:cs="Open Sans"/>
                <w:sz w:val="16"/>
                <w:szCs w:val="24"/>
                <w:rPrChange w:id="6451" w:author="Nicole Wu" w:date="2024-01-08T11:26:00Z">
                  <w:rPr>
                    <w:sz w:val="16"/>
                    <w:szCs w:val="24"/>
                  </w:rPr>
                </w:rPrChange>
              </w:rPr>
              <w:t>(0.17)</w:t>
            </w:r>
          </w:p>
        </w:tc>
        <w:tc>
          <w:tcPr>
            <w:tcW w:w="630" w:type="dxa"/>
            <w:tcBorders>
              <w:top w:val="nil"/>
              <w:left w:val="nil"/>
              <w:bottom w:val="nil"/>
              <w:right w:val="nil"/>
            </w:tcBorders>
          </w:tcPr>
          <w:p w14:paraId="188818CD" w14:textId="77777777" w:rsidR="00B92327" w:rsidRPr="00801E49" w:rsidRDefault="00332621" w:rsidP="00332621">
            <w:pPr>
              <w:spacing w:after="0" w:line="259" w:lineRule="auto"/>
              <w:ind w:left="67" w:right="0" w:firstLine="0"/>
              <w:jc w:val="center"/>
              <w:rPr>
                <w:rFonts w:ascii="Open Sans" w:hAnsi="Open Sans" w:cs="Open Sans"/>
                <w:sz w:val="16"/>
                <w:szCs w:val="24"/>
                <w:rPrChange w:id="6452" w:author="Nicole Wu" w:date="2024-01-08T11:26:00Z">
                  <w:rPr>
                    <w:sz w:val="16"/>
                    <w:szCs w:val="24"/>
                  </w:rPr>
                </w:rPrChange>
              </w:rPr>
            </w:pPr>
            <w:r w:rsidRPr="00801E49">
              <w:rPr>
                <w:rFonts w:ascii="Open Sans" w:hAnsi="Open Sans" w:cs="Open Sans"/>
                <w:sz w:val="16"/>
                <w:szCs w:val="24"/>
                <w:rPrChange w:id="6453" w:author="Nicole Wu" w:date="2024-01-08T11:26:00Z">
                  <w:rPr>
                    <w:sz w:val="16"/>
                    <w:szCs w:val="24"/>
                  </w:rPr>
                </w:rPrChange>
              </w:rPr>
              <w:t>(0.22)</w:t>
            </w:r>
          </w:p>
        </w:tc>
        <w:tc>
          <w:tcPr>
            <w:tcW w:w="631" w:type="dxa"/>
            <w:tcBorders>
              <w:top w:val="nil"/>
              <w:left w:val="nil"/>
              <w:bottom w:val="nil"/>
              <w:right w:val="nil"/>
            </w:tcBorders>
          </w:tcPr>
          <w:p w14:paraId="382C35B5" w14:textId="77777777" w:rsidR="00B92327" w:rsidRPr="00801E49" w:rsidRDefault="00332621" w:rsidP="00332621">
            <w:pPr>
              <w:spacing w:after="0" w:line="259" w:lineRule="auto"/>
              <w:ind w:left="67" w:right="0" w:firstLine="0"/>
              <w:jc w:val="center"/>
              <w:rPr>
                <w:rFonts w:ascii="Open Sans" w:hAnsi="Open Sans" w:cs="Open Sans"/>
                <w:sz w:val="16"/>
                <w:szCs w:val="24"/>
                <w:rPrChange w:id="6454" w:author="Nicole Wu" w:date="2024-01-08T11:26:00Z">
                  <w:rPr>
                    <w:sz w:val="16"/>
                    <w:szCs w:val="24"/>
                  </w:rPr>
                </w:rPrChange>
              </w:rPr>
            </w:pPr>
            <w:r w:rsidRPr="00801E49">
              <w:rPr>
                <w:rFonts w:ascii="Open Sans" w:hAnsi="Open Sans" w:cs="Open Sans"/>
                <w:sz w:val="16"/>
                <w:szCs w:val="24"/>
                <w:rPrChange w:id="6455" w:author="Nicole Wu" w:date="2024-01-08T11:26:00Z">
                  <w:rPr>
                    <w:sz w:val="16"/>
                    <w:szCs w:val="24"/>
                  </w:rPr>
                </w:rPrChange>
              </w:rPr>
              <w:t>(0.32)</w:t>
            </w:r>
          </w:p>
        </w:tc>
        <w:tc>
          <w:tcPr>
            <w:tcW w:w="630" w:type="dxa"/>
            <w:tcBorders>
              <w:top w:val="nil"/>
              <w:left w:val="nil"/>
              <w:bottom w:val="nil"/>
              <w:right w:val="nil"/>
            </w:tcBorders>
          </w:tcPr>
          <w:p w14:paraId="1315344D" w14:textId="77777777" w:rsidR="00B92327" w:rsidRPr="00801E49" w:rsidRDefault="00332621" w:rsidP="00332621">
            <w:pPr>
              <w:spacing w:after="0" w:line="259" w:lineRule="auto"/>
              <w:ind w:left="67" w:right="0" w:firstLine="0"/>
              <w:jc w:val="center"/>
              <w:rPr>
                <w:rFonts w:ascii="Open Sans" w:hAnsi="Open Sans" w:cs="Open Sans"/>
                <w:sz w:val="16"/>
                <w:szCs w:val="24"/>
                <w:rPrChange w:id="6456" w:author="Nicole Wu" w:date="2024-01-08T11:26:00Z">
                  <w:rPr>
                    <w:sz w:val="16"/>
                    <w:szCs w:val="24"/>
                  </w:rPr>
                </w:rPrChange>
              </w:rPr>
            </w:pPr>
            <w:r w:rsidRPr="00801E49">
              <w:rPr>
                <w:rFonts w:ascii="Open Sans" w:hAnsi="Open Sans" w:cs="Open Sans"/>
                <w:sz w:val="16"/>
                <w:szCs w:val="24"/>
                <w:rPrChange w:id="6457" w:author="Nicole Wu" w:date="2024-01-08T11:26:00Z">
                  <w:rPr>
                    <w:sz w:val="16"/>
                    <w:szCs w:val="24"/>
                  </w:rPr>
                </w:rPrChange>
              </w:rPr>
              <w:t>(0.17)</w:t>
            </w:r>
          </w:p>
        </w:tc>
        <w:tc>
          <w:tcPr>
            <w:tcW w:w="631" w:type="dxa"/>
            <w:tcBorders>
              <w:top w:val="nil"/>
              <w:left w:val="nil"/>
              <w:bottom w:val="nil"/>
              <w:right w:val="nil"/>
            </w:tcBorders>
          </w:tcPr>
          <w:p w14:paraId="2F8435C1" w14:textId="77777777" w:rsidR="00B92327" w:rsidRPr="00801E49" w:rsidRDefault="00332621" w:rsidP="00332621">
            <w:pPr>
              <w:spacing w:after="0" w:line="259" w:lineRule="auto"/>
              <w:ind w:left="67" w:right="0" w:firstLine="0"/>
              <w:jc w:val="center"/>
              <w:rPr>
                <w:rFonts w:ascii="Open Sans" w:hAnsi="Open Sans" w:cs="Open Sans"/>
                <w:sz w:val="16"/>
                <w:szCs w:val="24"/>
                <w:rPrChange w:id="6458" w:author="Nicole Wu" w:date="2024-01-08T11:26:00Z">
                  <w:rPr>
                    <w:sz w:val="16"/>
                    <w:szCs w:val="24"/>
                  </w:rPr>
                </w:rPrChange>
              </w:rPr>
            </w:pPr>
            <w:r w:rsidRPr="00801E49">
              <w:rPr>
                <w:rFonts w:ascii="Open Sans" w:hAnsi="Open Sans" w:cs="Open Sans"/>
                <w:sz w:val="16"/>
                <w:szCs w:val="24"/>
                <w:rPrChange w:id="6459" w:author="Nicole Wu" w:date="2024-01-08T11:26:00Z">
                  <w:rPr>
                    <w:sz w:val="16"/>
                    <w:szCs w:val="24"/>
                  </w:rPr>
                </w:rPrChange>
              </w:rPr>
              <w:t>(0.29)</w:t>
            </w:r>
          </w:p>
        </w:tc>
        <w:tc>
          <w:tcPr>
            <w:tcW w:w="630" w:type="dxa"/>
            <w:tcBorders>
              <w:top w:val="nil"/>
              <w:left w:val="nil"/>
              <w:bottom w:val="nil"/>
              <w:right w:val="nil"/>
            </w:tcBorders>
          </w:tcPr>
          <w:p w14:paraId="7E0F0766" w14:textId="77777777" w:rsidR="00B92327" w:rsidRPr="00801E49" w:rsidRDefault="00332621" w:rsidP="00332621">
            <w:pPr>
              <w:spacing w:after="0" w:line="259" w:lineRule="auto"/>
              <w:ind w:left="67" w:right="0" w:firstLine="0"/>
              <w:jc w:val="center"/>
              <w:rPr>
                <w:rFonts w:ascii="Open Sans" w:hAnsi="Open Sans" w:cs="Open Sans"/>
                <w:sz w:val="16"/>
                <w:szCs w:val="24"/>
                <w:rPrChange w:id="6460" w:author="Nicole Wu" w:date="2024-01-08T11:26:00Z">
                  <w:rPr>
                    <w:sz w:val="16"/>
                    <w:szCs w:val="24"/>
                  </w:rPr>
                </w:rPrChange>
              </w:rPr>
            </w:pPr>
            <w:r w:rsidRPr="00801E49">
              <w:rPr>
                <w:rFonts w:ascii="Open Sans" w:hAnsi="Open Sans" w:cs="Open Sans"/>
                <w:sz w:val="16"/>
                <w:szCs w:val="24"/>
                <w:rPrChange w:id="6461" w:author="Nicole Wu" w:date="2024-01-08T11:26:00Z">
                  <w:rPr>
                    <w:sz w:val="16"/>
                    <w:szCs w:val="24"/>
                  </w:rPr>
                </w:rPrChange>
              </w:rPr>
              <w:t>(0.02)</w:t>
            </w:r>
          </w:p>
        </w:tc>
        <w:tc>
          <w:tcPr>
            <w:tcW w:w="631" w:type="dxa"/>
            <w:tcBorders>
              <w:top w:val="nil"/>
              <w:left w:val="nil"/>
              <w:bottom w:val="nil"/>
              <w:right w:val="nil"/>
            </w:tcBorders>
          </w:tcPr>
          <w:p w14:paraId="219BCF8A" w14:textId="77777777" w:rsidR="00B92327" w:rsidRPr="00801E49" w:rsidRDefault="00332621" w:rsidP="00332621">
            <w:pPr>
              <w:spacing w:after="0" w:line="259" w:lineRule="auto"/>
              <w:ind w:left="67" w:right="0" w:firstLine="0"/>
              <w:jc w:val="center"/>
              <w:rPr>
                <w:rFonts w:ascii="Open Sans" w:hAnsi="Open Sans" w:cs="Open Sans"/>
                <w:sz w:val="16"/>
                <w:szCs w:val="24"/>
                <w:rPrChange w:id="6462" w:author="Nicole Wu" w:date="2024-01-08T11:26:00Z">
                  <w:rPr>
                    <w:sz w:val="16"/>
                    <w:szCs w:val="24"/>
                  </w:rPr>
                </w:rPrChange>
              </w:rPr>
            </w:pPr>
            <w:r w:rsidRPr="00801E49">
              <w:rPr>
                <w:rFonts w:ascii="Open Sans" w:hAnsi="Open Sans" w:cs="Open Sans"/>
                <w:sz w:val="16"/>
                <w:szCs w:val="24"/>
                <w:rPrChange w:id="6463" w:author="Nicole Wu" w:date="2024-01-08T11:26:00Z">
                  <w:rPr>
                    <w:sz w:val="16"/>
                    <w:szCs w:val="24"/>
                  </w:rPr>
                </w:rPrChange>
              </w:rPr>
              <w:t>(0.17)</w:t>
            </w:r>
          </w:p>
        </w:tc>
        <w:tc>
          <w:tcPr>
            <w:tcW w:w="630" w:type="dxa"/>
            <w:tcBorders>
              <w:top w:val="nil"/>
              <w:left w:val="nil"/>
              <w:bottom w:val="nil"/>
              <w:right w:val="nil"/>
            </w:tcBorders>
          </w:tcPr>
          <w:p w14:paraId="7175A1CB" w14:textId="77777777" w:rsidR="00B92327" w:rsidRPr="00801E49" w:rsidRDefault="00332621" w:rsidP="00332621">
            <w:pPr>
              <w:spacing w:after="0" w:line="259" w:lineRule="auto"/>
              <w:ind w:left="67" w:right="0" w:firstLine="0"/>
              <w:jc w:val="center"/>
              <w:rPr>
                <w:rFonts w:ascii="Open Sans" w:hAnsi="Open Sans" w:cs="Open Sans"/>
                <w:sz w:val="16"/>
                <w:szCs w:val="24"/>
                <w:rPrChange w:id="6464" w:author="Nicole Wu" w:date="2024-01-08T11:26:00Z">
                  <w:rPr>
                    <w:sz w:val="16"/>
                    <w:szCs w:val="24"/>
                  </w:rPr>
                </w:rPrChange>
              </w:rPr>
            </w:pPr>
            <w:r w:rsidRPr="00801E49">
              <w:rPr>
                <w:rFonts w:ascii="Open Sans" w:hAnsi="Open Sans" w:cs="Open Sans"/>
                <w:sz w:val="16"/>
                <w:szCs w:val="24"/>
                <w:rPrChange w:id="6465" w:author="Nicole Wu" w:date="2024-01-08T11:26:00Z">
                  <w:rPr>
                    <w:sz w:val="16"/>
                    <w:szCs w:val="24"/>
                  </w:rPr>
                </w:rPrChange>
              </w:rPr>
              <w:t>(0.25)</w:t>
            </w:r>
          </w:p>
        </w:tc>
        <w:tc>
          <w:tcPr>
            <w:tcW w:w="631" w:type="dxa"/>
            <w:tcBorders>
              <w:top w:val="nil"/>
              <w:left w:val="nil"/>
              <w:bottom w:val="nil"/>
              <w:right w:val="nil"/>
            </w:tcBorders>
          </w:tcPr>
          <w:p w14:paraId="48CCDF95" w14:textId="77777777" w:rsidR="00B92327" w:rsidRPr="00801E49" w:rsidRDefault="00332621" w:rsidP="00332621">
            <w:pPr>
              <w:spacing w:after="0" w:line="259" w:lineRule="auto"/>
              <w:ind w:left="67" w:right="0" w:firstLine="0"/>
              <w:jc w:val="center"/>
              <w:rPr>
                <w:rFonts w:ascii="Open Sans" w:hAnsi="Open Sans" w:cs="Open Sans"/>
                <w:sz w:val="16"/>
                <w:szCs w:val="24"/>
                <w:rPrChange w:id="6466" w:author="Nicole Wu" w:date="2024-01-08T11:26:00Z">
                  <w:rPr>
                    <w:sz w:val="16"/>
                    <w:szCs w:val="24"/>
                  </w:rPr>
                </w:rPrChange>
              </w:rPr>
            </w:pPr>
            <w:r w:rsidRPr="00801E49">
              <w:rPr>
                <w:rFonts w:ascii="Open Sans" w:hAnsi="Open Sans" w:cs="Open Sans"/>
                <w:sz w:val="16"/>
                <w:szCs w:val="24"/>
                <w:rPrChange w:id="6467" w:author="Nicole Wu" w:date="2024-01-08T11:26:00Z">
                  <w:rPr>
                    <w:sz w:val="16"/>
                    <w:szCs w:val="24"/>
                  </w:rPr>
                </w:rPrChange>
              </w:rPr>
              <w:t>(0.01)</w:t>
            </w:r>
          </w:p>
        </w:tc>
      </w:tr>
      <w:tr w:rsidR="00B92327" w:rsidRPr="00801E49" w14:paraId="224FF4D4" w14:textId="77777777" w:rsidTr="00332621">
        <w:trPr>
          <w:trHeight w:val="149"/>
        </w:trPr>
        <w:tc>
          <w:tcPr>
            <w:tcW w:w="3686" w:type="dxa"/>
            <w:tcBorders>
              <w:top w:val="nil"/>
              <w:left w:val="nil"/>
              <w:bottom w:val="nil"/>
              <w:right w:val="nil"/>
            </w:tcBorders>
          </w:tcPr>
          <w:p w14:paraId="7AA3E612" w14:textId="77777777" w:rsidR="00B92327" w:rsidRPr="00801E49" w:rsidRDefault="00332621" w:rsidP="00332621">
            <w:pPr>
              <w:spacing w:after="0" w:line="259" w:lineRule="auto"/>
              <w:ind w:left="67" w:right="0" w:firstLine="0"/>
              <w:jc w:val="left"/>
              <w:rPr>
                <w:rFonts w:ascii="Open Sans" w:hAnsi="Open Sans" w:cs="Open Sans"/>
                <w:sz w:val="16"/>
                <w:szCs w:val="24"/>
                <w:rPrChange w:id="6468" w:author="Nicole Wu" w:date="2024-01-08T11:26:00Z">
                  <w:rPr>
                    <w:sz w:val="16"/>
                    <w:szCs w:val="24"/>
                  </w:rPr>
                </w:rPrChange>
              </w:rPr>
            </w:pPr>
            <w:r w:rsidRPr="00801E49">
              <w:rPr>
                <w:rFonts w:ascii="Open Sans" w:hAnsi="Open Sans" w:cs="Open Sans"/>
                <w:sz w:val="16"/>
                <w:szCs w:val="24"/>
                <w:rPrChange w:id="6469" w:author="Nicole Wu" w:date="2024-01-08T11:26:00Z">
                  <w:rPr>
                    <w:sz w:val="16"/>
                    <w:szCs w:val="24"/>
                  </w:rPr>
                </w:rPrChange>
              </w:rPr>
              <w:t>Used Emergency coping: Sold houses</w:t>
            </w:r>
          </w:p>
        </w:tc>
        <w:tc>
          <w:tcPr>
            <w:tcW w:w="630" w:type="dxa"/>
            <w:tcBorders>
              <w:top w:val="nil"/>
              <w:left w:val="nil"/>
              <w:bottom w:val="nil"/>
              <w:right w:val="nil"/>
            </w:tcBorders>
          </w:tcPr>
          <w:p w14:paraId="7CBE4AEE" w14:textId="77777777" w:rsidR="00B92327" w:rsidRPr="00801E49" w:rsidRDefault="00332621" w:rsidP="00332621">
            <w:pPr>
              <w:spacing w:after="0" w:line="259" w:lineRule="auto"/>
              <w:ind w:left="67" w:right="0" w:firstLine="0"/>
              <w:jc w:val="center"/>
              <w:rPr>
                <w:rFonts w:ascii="Open Sans" w:hAnsi="Open Sans" w:cs="Open Sans"/>
                <w:sz w:val="16"/>
                <w:szCs w:val="24"/>
                <w:rPrChange w:id="6470" w:author="Nicole Wu" w:date="2024-01-08T11:26:00Z">
                  <w:rPr>
                    <w:sz w:val="16"/>
                    <w:szCs w:val="24"/>
                  </w:rPr>
                </w:rPrChange>
              </w:rPr>
            </w:pPr>
            <w:r w:rsidRPr="00801E49">
              <w:rPr>
                <w:rFonts w:ascii="Open Sans" w:hAnsi="Open Sans" w:cs="Open Sans"/>
                <w:sz w:val="16"/>
                <w:szCs w:val="24"/>
                <w:rPrChange w:id="6471" w:author="Nicole Wu" w:date="2024-01-08T11:26:00Z">
                  <w:rPr>
                    <w:sz w:val="16"/>
                    <w:szCs w:val="24"/>
                  </w:rPr>
                </w:rPrChange>
              </w:rPr>
              <w:t>0.03</w:t>
            </w:r>
          </w:p>
        </w:tc>
        <w:tc>
          <w:tcPr>
            <w:tcW w:w="630" w:type="dxa"/>
            <w:tcBorders>
              <w:top w:val="nil"/>
              <w:left w:val="nil"/>
              <w:bottom w:val="nil"/>
              <w:right w:val="nil"/>
            </w:tcBorders>
          </w:tcPr>
          <w:p w14:paraId="2B4D792F" w14:textId="77777777" w:rsidR="00B92327" w:rsidRPr="00801E49" w:rsidRDefault="00332621" w:rsidP="00332621">
            <w:pPr>
              <w:spacing w:after="0" w:line="259" w:lineRule="auto"/>
              <w:ind w:left="67" w:right="0" w:firstLine="0"/>
              <w:jc w:val="center"/>
              <w:rPr>
                <w:rFonts w:ascii="Open Sans" w:hAnsi="Open Sans" w:cs="Open Sans"/>
                <w:sz w:val="16"/>
                <w:szCs w:val="24"/>
                <w:rPrChange w:id="6472" w:author="Nicole Wu" w:date="2024-01-08T11:26:00Z">
                  <w:rPr>
                    <w:sz w:val="16"/>
                    <w:szCs w:val="24"/>
                  </w:rPr>
                </w:rPrChange>
              </w:rPr>
            </w:pPr>
            <w:r w:rsidRPr="00801E49">
              <w:rPr>
                <w:rFonts w:ascii="Open Sans" w:hAnsi="Open Sans" w:cs="Open Sans"/>
                <w:sz w:val="16"/>
                <w:szCs w:val="24"/>
                <w:rPrChange w:id="6473" w:author="Nicole Wu" w:date="2024-01-08T11:26:00Z">
                  <w:rPr>
                    <w:sz w:val="16"/>
                    <w:szCs w:val="24"/>
                  </w:rPr>
                </w:rPrChange>
              </w:rPr>
              <w:t>0.14</w:t>
            </w:r>
          </w:p>
        </w:tc>
        <w:tc>
          <w:tcPr>
            <w:tcW w:w="631" w:type="dxa"/>
            <w:tcBorders>
              <w:top w:val="nil"/>
              <w:left w:val="nil"/>
              <w:bottom w:val="nil"/>
              <w:right w:val="nil"/>
            </w:tcBorders>
          </w:tcPr>
          <w:p w14:paraId="562EC921" w14:textId="77777777" w:rsidR="00B92327" w:rsidRPr="00801E49" w:rsidRDefault="00332621" w:rsidP="00332621">
            <w:pPr>
              <w:spacing w:after="0" w:line="259" w:lineRule="auto"/>
              <w:ind w:left="67" w:right="0" w:firstLine="0"/>
              <w:jc w:val="center"/>
              <w:rPr>
                <w:rFonts w:ascii="Open Sans" w:hAnsi="Open Sans" w:cs="Open Sans"/>
                <w:sz w:val="16"/>
                <w:szCs w:val="24"/>
                <w:rPrChange w:id="6474" w:author="Nicole Wu" w:date="2024-01-08T11:26:00Z">
                  <w:rPr>
                    <w:sz w:val="16"/>
                    <w:szCs w:val="24"/>
                  </w:rPr>
                </w:rPrChange>
              </w:rPr>
            </w:pPr>
            <w:r w:rsidRPr="00801E49">
              <w:rPr>
                <w:rFonts w:ascii="Open Sans" w:hAnsi="Open Sans" w:cs="Open Sans"/>
                <w:sz w:val="16"/>
                <w:szCs w:val="24"/>
                <w:rPrChange w:id="6475" w:author="Nicole Wu" w:date="2024-01-08T11:26:00Z">
                  <w:rPr>
                    <w:sz w:val="16"/>
                    <w:szCs w:val="24"/>
                  </w:rPr>
                </w:rPrChange>
              </w:rPr>
              <w:t>0.11***</w:t>
            </w:r>
          </w:p>
        </w:tc>
        <w:tc>
          <w:tcPr>
            <w:tcW w:w="630" w:type="dxa"/>
            <w:tcBorders>
              <w:top w:val="nil"/>
              <w:left w:val="nil"/>
              <w:bottom w:val="nil"/>
              <w:right w:val="nil"/>
            </w:tcBorders>
          </w:tcPr>
          <w:p w14:paraId="5BE6D4A6" w14:textId="77777777" w:rsidR="00B92327" w:rsidRPr="00801E49" w:rsidRDefault="00332621" w:rsidP="00332621">
            <w:pPr>
              <w:spacing w:after="0" w:line="259" w:lineRule="auto"/>
              <w:ind w:left="67" w:right="0" w:firstLine="0"/>
              <w:jc w:val="center"/>
              <w:rPr>
                <w:rFonts w:ascii="Open Sans" w:hAnsi="Open Sans" w:cs="Open Sans"/>
                <w:sz w:val="16"/>
                <w:szCs w:val="24"/>
                <w:rPrChange w:id="6476" w:author="Nicole Wu" w:date="2024-01-08T11:26:00Z">
                  <w:rPr>
                    <w:sz w:val="16"/>
                    <w:szCs w:val="24"/>
                  </w:rPr>
                </w:rPrChange>
              </w:rPr>
            </w:pPr>
            <w:r w:rsidRPr="00801E49">
              <w:rPr>
                <w:rFonts w:ascii="Open Sans" w:hAnsi="Open Sans" w:cs="Open Sans"/>
                <w:sz w:val="16"/>
                <w:szCs w:val="24"/>
                <w:rPrChange w:id="6477" w:author="Nicole Wu" w:date="2024-01-08T11:26:00Z">
                  <w:rPr>
                    <w:sz w:val="16"/>
                    <w:szCs w:val="24"/>
                  </w:rPr>
                </w:rPrChange>
              </w:rPr>
              <w:t>0.02</w:t>
            </w:r>
          </w:p>
        </w:tc>
        <w:tc>
          <w:tcPr>
            <w:tcW w:w="631" w:type="dxa"/>
            <w:tcBorders>
              <w:top w:val="nil"/>
              <w:left w:val="nil"/>
              <w:bottom w:val="nil"/>
              <w:right w:val="nil"/>
            </w:tcBorders>
          </w:tcPr>
          <w:p w14:paraId="4178C018" w14:textId="77777777" w:rsidR="00B92327" w:rsidRPr="00801E49" w:rsidRDefault="00332621" w:rsidP="00332621">
            <w:pPr>
              <w:spacing w:after="0" w:line="259" w:lineRule="auto"/>
              <w:ind w:left="67" w:right="0" w:firstLine="0"/>
              <w:jc w:val="center"/>
              <w:rPr>
                <w:rFonts w:ascii="Open Sans" w:hAnsi="Open Sans" w:cs="Open Sans"/>
                <w:sz w:val="16"/>
                <w:szCs w:val="24"/>
                <w:rPrChange w:id="6478" w:author="Nicole Wu" w:date="2024-01-08T11:26:00Z">
                  <w:rPr>
                    <w:sz w:val="16"/>
                    <w:szCs w:val="24"/>
                  </w:rPr>
                </w:rPrChange>
              </w:rPr>
            </w:pPr>
            <w:r w:rsidRPr="00801E49">
              <w:rPr>
                <w:rFonts w:ascii="Open Sans" w:hAnsi="Open Sans" w:cs="Open Sans"/>
                <w:sz w:val="16"/>
                <w:szCs w:val="24"/>
                <w:rPrChange w:id="6479" w:author="Nicole Wu" w:date="2024-01-08T11:26:00Z">
                  <w:rPr>
                    <w:sz w:val="16"/>
                    <w:szCs w:val="24"/>
                  </w:rPr>
                </w:rPrChange>
              </w:rPr>
              <w:t>0.22</w:t>
            </w:r>
          </w:p>
        </w:tc>
        <w:tc>
          <w:tcPr>
            <w:tcW w:w="630" w:type="dxa"/>
            <w:tcBorders>
              <w:top w:val="nil"/>
              <w:left w:val="nil"/>
              <w:bottom w:val="nil"/>
              <w:right w:val="nil"/>
            </w:tcBorders>
          </w:tcPr>
          <w:p w14:paraId="506E1FC0" w14:textId="77777777" w:rsidR="00B92327" w:rsidRPr="00801E49" w:rsidRDefault="00332621" w:rsidP="00332621">
            <w:pPr>
              <w:spacing w:after="0" w:line="259" w:lineRule="auto"/>
              <w:ind w:left="67" w:right="0" w:firstLine="0"/>
              <w:jc w:val="center"/>
              <w:rPr>
                <w:rFonts w:ascii="Open Sans" w:hAnsi="Open Sans" w:cs="Open Sans"/>
                <w:sz w:val="16"/>
                <w:szCs w:val="24"/>
                <w:rPrChange w:id="6480" w:author="Nicole Wu" w:date="2024-01-08T11:26:00Z">
                  <w:rPr>
                    <w:sz w:val="16"/>
                    <w:szCs w:val="24"/>
                  </w:rPr>
                </w:rPrChange>
              </w:rPr>
            </w:pPr>
            <w:r w:rsidRPr="00801E49">
              <w:rPr>
                <w:rFonts w:ascii="Open Sans" w:hAnsi="Open Sans" w:cs="Open Sans"/>
                <w:sz w:val="16"/>
                <w:szCs w:val="24"/>
                <w:rPrChange w:id="6481" w:author="Nicole Wu" w:date="2024-01-08T11:26:00Z">
                  <w:rPr>
                    <w:sz w:val="16"/>
                    <w:szCs w:val="24"/>
                  </w:rPr>
                </w:rPrChange>
              </w:rPr>
              <w:t>0.20***</w:t>
            </w:r>
          </w:p>
        </w:tc>
        <w:tc>
          <w:tcPr>
            <w:tcW w:w="631" w:type="dxa"/>
            <w:tcBorders>
              <w:top w:val="nil"/>
              <w:left w:val="nil"/>
              <w:bottom w:val="nil"/>
              <w:right w:val="nil"/>
            </w:tcBorders>
          </w:tcPr>
          <w:p w14:paraId="2BC4EA15" w14:textId="77777777" w:rsidR="00B92327" w:rsidRPr="00801E49" w:rsidRDefault="00332621" w:rsidP="00332621">
            <w:pPr>
              <w:spacing w:after="0" w:line="259" w:lineRule="auto"/>
              <w:ind w:left="67" w:right="0" w:firstLine="0"/>
              <w:jc w:val="center"/>
              <w:rPr>
                <w:rFonts w:ascii="Open Sans" w:hAnsi="Open Sans" w:cs="Open Sans"/>
                <w:sz w:val="16"/>
                <w:szCs w:val="24"/>
                <w:rPrChange w:id="6482" w:author="Nicole Wu" w:date="2024-01-08T11:26:00Z">
                  <w:rPr>
                    <w:sz w:val="16"/>
                    <w:szCs w:val="24"/>
                  </w:rPr>
                </w:rPrChange>
              </w:rPr>
            </w:pPr>
            <w:r w:rsidRPr="00801E49">
              <w:rPr>
                <w:rFonts w:ascii="Open Sans" w:hAnsi="Open Sans" w:cs="Open Sans"/>
                <w:sz w:val="16"/>
                <w:szCs w:val="24"/>
                <w:rPrChange w:id="6483" w:author="Nicole Wu" w:date="2024-01-08T11:26:00Z">
                  <w:rPr>
                    <w:sz w:val="16"/>
                    <w:szCs w:val="24"/>
                  </w:rPr>
                </w:rPrChange>
              </w:rPr>
              <w:t>0.02</w:t>
            </w:r>
          </w:p>
        </w:tc>
        <w:tc>
          <w:tcPr>
            <w:tcW w:w="630" w:type="dxa"/>
            <w:tcBorders>
              <w:top w:val="nil"/>
              <w:left w:val="nil"/>
              <w:bottom w:val="nil"/>
              <w:right w:val="nil"/>
            </w:tcBorders>
          </w:tcPr>
          <w:p w14:paraId="3C54FF98" w14:textId="77777777" w:rsidR="00B92327" w:rsidRPr="00801E49" w:rsidRDefault="00332621" w:rsidP="00332621">
            <w:pPr>
              <w:spacing w:after="0" w:line="259" w:lineRule="auto"/>
              <w:ind w:left="67" w:right="0" w:firstLine="0"/>
              <w:jc w:val="center"/>
              <w:rPr>
                <w:rFonts w:ascii="Open Sans" w:hAnsi="Open Sans" w:cs="Open Sans"/>
                <w:sz w:val="16"/>
                <w:szCs w:val="24"/>
                <w:rPrChange w:id="6484" w:author="Nicole Wu" w:date="2024-01-08T11:26:00Z">
                  <w:rPr>
                    <w:sz w:val="16"/>
                    <w:szCs w:val="24"/>
                  </w:rPr>
                </w:rPrChange>
              </w:rPr>
            </w:pPr>
            <w:r w:rsidRPr="00801E49">
              <w:rPr>
                <w:rFonts w:ascii="Open Sans" w:hAnsi="Open Sans" w:cs="Open Sans"/>
                <w:sz w:val="16"/>
                <w:szCs w:val="24"/>
                <w:rPrChange w:id="6485" w:author="Nicole Wu" w:date="2024-01-08T11:26:00Z">
                  <w:rPr>
                    <w:sz w:val="16"/>
                    <w:szCs w:val="24"/>
                  </w:rPr>
                </w:rPrChange>
              </w:rPr>
              <w:t>0.17</w:t>
            </w:r>
          </w:p>
        </w:tc>
        <w:tc>
          <w:tcPr>
            <w:tcW w:w="631" w:type="dxa"/>
            <w:tcBorders>
              <w:top w:val="nil"/>
              <w:left w:val="nil"/>
              <w:bottom w:val="nil"/>
              <w:right w:val="nil"/>
            </w:tcBorders>
          </w:tcPr>
          <w:p w14:paraId="23DE4D80" w14:textId="77777777" w:rsidR="00B92327" w:rsidRPr="00801E49" w:rsidRDefault="00332621" w:rsidP="00332621">
            <w:pPr>
              <w:spacing w:after="0" w:line="259" w:lineRule="auto"/>
              <w:ind w:left="67" w:right="0" w:firstLine="0"/>
              <w:jc w:val="center"/>
              <w:rPr>
                <w:rFonts w:ascii="Open Sans" w:hAnsi="Open Sans" w:cs="Open Sans"/>
                <w:sz w:val="16"/>
                <w:szCs w:val="24"/>
                <w:rPrChange w:id="6486" w:author="Nicole Wu" w:date="2024-01-08T11:26:00Z">
                  <w:rPr>
                    <w:sz w:val="16"/>
                    <w:szCs w:val="24"/>
                  </w:rPr>
                </w:rPrChange>
              </w:rPr>
            </w:pPr>
            <w:r w:rsidRPr="00801E49">
              <w:rPr>
                <w:rFonts w:ascii="Open Sans" w:hAnsi="Open Sans" w:cs="Open Sans"/>
                <w:sz w:val="16"/>
                <w:szCs w:val="24"/>
                <w:rPrChange w:id="6487" w:author="Nicole Wu" w:date="2024-01-08T11:26:00Z">
                  <w:rPr>
                    <w:sz w:val="16"/>
                    <w:szCs w:val="24"/>
                  </w:rPr>
                </w:rPrChange>
              </w:rPr>
              <w:t>0.15***</w:t>
            </w:r>
          </w:p>
        </w:tc>
      </w:tr>
      <w:tr w:rsidR="00B92327" w:rsidRPr="00801E49" w14:paraId="62234C84" w14:textId="77777777" w:rsidTr="00332621">
        <w:trPr>
          <w:trHeight w:val="149"/>
        </w:trPr>
        <w:tc>
          <w:tcPr>
            <w:tcW w:w="3686" w:type="dxa"/>
            <w:tcBorders>
              <w:top w:val="nil"/>
              <w:left w:val="nil"/>
              <w:bottom w:val="nil"/>
              <w:right w:val="nil"/>
            </w:tcBorders>
          </w:tcPr>
          <w:p w14:paraId="70702DDF" w14:textId="77777777" w:rsidR="00B92327" w:rsidRPr="00801E49" w:rsidRDefault="00B92327" w:rsidP="00332621">
            <w:pPr>
              <w:spacing w:after="0" w:line="259" w:lineRule="auto"/>
              <w:ind w:left="67" w:right="0" w:firstLine="0"/>
              <w:jc w:val="left"/>
              <w:rPr>
                <w:rFonts w:ascii="Open Sans" w:hAnsi="Open Sans" w:cs="Open Sans"/>
                <w:sz w:val="16"/>
                <w:szCs w:val="24"/>
                <w:rPrChange w:id="6488" w:author="Nicole Wu" w:date="2024-01-08T11:26:00Z">
                  <w:rPr>
                    <w:sz w:val="16"/>
                    <w:szCs w:val="24"/>
                  </w:rPr>
                </w:rPrChange>
              </w:rPr>
            </w:pPr>
          </w:p>
        </w:tc>
        <w:tc>
          <w:tcPr>
            <w:tcW w:w="630" w:type="dxa"/>
            <w:tcBorders>
              <w:top w:val="nil"/>
              <w:left w:val="nil"/>
              <w:bottom w:val="nil"/>
              <w:right w:val="nil"/>
            </w:tcBorders>
          </w:tcPr>
          <w:p w14:paraId="1A9CC172" w14:textId="77777777" w:rsidR="00B92327" w:rsidRPr="00801E49" w:rsidRDefault="00332621" w:rsidP="00332621">
            <w:pPr>
              <w:spacing w:after="0" w:line="259" w:lineRule="auto"/>
              <w:ind w:left="67" w:right="0" w:firstLine="0"/>
              <w:jc w:val="center"/>
              <w:rPr>
                <w:rFonts w:ascii="Open Sans" w:hAnsi="Open Sans" w:cs="Open Sans"/>
                <w:sz w:val="16"/>
                <w:szCs w:val="24"/>
                <w:rPrChange w:id="6489" w:author="Nicole Wu" w:date="2024-01-08T11:26:00Z">
                  <w:rPr>
                    <w:sz w:val="16"/>
                    <w:szCs w:val="24"/>
                  </w:rPr>
                </w:rPrChange>
              </w:rPr>
            </w:pPr>
            <w:r w:rsidRPr="00801E49">
              <w:rPr>
                <w:rFonts w:ascii="Open Sans" w:hAnsi="Open Sans" w:cs="Open Sans"/>
                <w:sz w:val="16"/>
                <w:szCs w:val="24"/>
                <w:rPrChange w:id="6490" w:author="Nicole Wu" w:date="2024-01-08T11:26:00Z">
                  <w:rPr>
                    <w:sz w:val="16"/>
                    <w:szCs w:val="24"/>
                  </w:rPr>
                </w:rPrChange>
              </w:rPr>
              <w:t>(0.17)</w:t>
            </w:r>
          </w:p>
        </w:tc>
        <w:tc>
          <w:tcPr>
            <w:tcW w:w="630" w:type="dxa"/>
            <w:tcBorders>
              <w:top w:val="nil"/>
              <w:left w:val="nil"/>
              <w:bottom w:val="nil"/>
              <w:right w:val="nil"/>
            </w:tcBorders>
          </w:tcPr>
          <w:p w14:paraId="0AB5E897" w14:textId="77777777" w:rsidR="00B92327" w:rsidRPr="00801E49" w:rsidRDefault="00332621" w:rsidP="00332621">
            <w:pPr>
              <w:spacing w:after="0" w:line="259" w:lineRule="auto"/>
              <w:ind w:left="67" w:right="0" w:firstLine="0"/>
              <w:jc w:val="center"/>
              <w:rPr>
                <w:rFonts w:ascii="Open Sans" w:hAnsi="Open Sans" w:cs="Open Sans"/>
                <w:sz w:val="16"/>
                <w:szCs w:val="24"/>
                <w:rPrChange w:id="6491" w:author="Nicole Wu" w:date="2024-01-08T11:26:00Z">
                  <w:rPr>
                    <w:sz w:val="16"/>
                    <w:szCs w:val="24"/>
                  </w:rPr>
                </w:rPrChange>
              </w:rPr>
            </w:pPr>
            <w:r w:rsidRPr="00801E49">
              <w:rPr>
                <w:rFonts w:ascii="Open Sans" w:hAnsi="Open Sans" w:cs="Open Sans"/>
                <w:sz w:val="16"/>
                <w:szCs w:val="24"/>
                <w:rPrChange w:id="6492" w:author="Nicole Wu" w:date="2024-01-08T11:26:00Z">
                  <w:rPr>
                    <w:sz w:val="16"/>
                    <w:szCs w:val="24"/>
                  </w:rPr>
                </w:rPrChange>
              </w:rPr>
              <w:t>(0.35)</w:t>
            </w:r>
          </w:p>
        </w:tc>
        <w:tc>
          <w:tcPr>
            <w:tcW w:w="631" w:type="dxa"/>
            <w:tcBorders>
              <w:top w:val="nil"/>
              <w:left w:val="nil"/>
              <w:bottom w:val="nil"/>
              <w:right w:val="nil"/>
            </w:tcBorders>
          </w:tcPr>
          <w:p w14:paraId="7FA8A8D7" w14:textId="77777777" w:rsidR="00B92327" w:rsidRPr="00801E49" w:rsidRDefault="00332621" w:rsidP="00332621">
            <w:pPr>
              <w:spacing w:after="0" w:line="259" w:lineRule="auto"/>
              <w:ind w:left="67" w:right="0" w:firstLine="0"/>
              <w:jc w:val="center"/>
              <w:rPr>
                <w:rFonts w:ascii="Open Sans" w:hAnsi="Open Sans" w:cs="Open Sans"/>
                <w:sz w:val="16"/>
                <w:szCs w:val="24"/>
                <w:rPrChange w:id="6493" w:author="Nicole Wu" w:date="2024-01-08T11:26:00Z">
                  <w:rPr>
                    <w:sz w:val="16"/>
                    <w:szCs w:val="24"/>
                  </w:rPr>
                </w:rPrChange>
              </w:rPr>
            </w:pPr>
            <w:r w:rsidRPr="00801E49">
              <w:rPr>
                <w:rFonts w:ascii="Open Sans" w:hAnsi="Open Sans" w:cs="Open Sans"/>
                <w:sz w:val="16"/>
                <w:szCs w:val="24"/>
                <w:rPrChange w:id="6494" w:author="Nicole Wu" w:date="2024-01-08T11:26:00Z">
                  <w:rPr>
                    <w:sz w:val="16"/>
                    <w:szCs w:val="24"/>
                  </w:rPr>
                </w:rPrChange>
              </w:rPr>
              <w:t>(0.00)</w:t>
            </w:r>
          </w:p>
        </w:tc>
        <w:tc>
          <w:tcPr>
            <w:tcW w:w="630" w:type="dxa"/>
            <w:tcBorders>
              <w:top w:val="nil"/>
              <w:left w:val="nil"/>
              <w:bottom w:val="nil"/>
              <w:right w:val="nil"/>
            </w:tcBorders>
          </w:tcPr>
          <w:p w14:paraId="046244F5" w14:textId="77777777" w:rsidR="00B92327" w:rsidRPr="00801E49" w:rsidRDefault="00332621" w:rsidP="00332621">
            <w:pPr>
              <w:spacing w:after="0" w:line="259" w:lineRule="auto"/>
              <w:ind w:left="67" w:right="0" w:firstLine="0"/>
              <w:jc w:val="center"/>
              <w:rPr>
                <w:rFonts w:ascii="Open Sans" w:hAnsi="Open Sans" w:cs="Open Sans"/>
                <w:sz w:val="16"/>
                <w:szCs w:val="24"/>
                <w:rPrChange w:id="6495" w:author="Nicole Wu" w:date="2024-01-08T11:26:00Z">
                  <w:rPr>
                    <w:sz w:val="16"/>
                    <w:szCs w:val="24"/>
                  </w:rPr>
                </w:rPrChange>
              </w:rPr>
            </w:pPr>
            <w:r w:rsidRPr="00801E49">
              <w:rPr>
                <w:rFonts w:ascii="Open Sans" w:hAnsi="Open Sans" w:cs="Open Sans"/>
                <w:sz w:val="16"/>
                <w:szCs w:val="24"/>
                <w:rPrChange w:id="6496" w:author="Nicole Wu" w:date="2024-01-08T11:26:00Z">
                  <w:rPr>
                    <w:sz w:val="16"/>
                    <w:szCs w:val="24"/>
                  </w:rPr>
                </w:rPrChange>
              </w:rPr>
              <w:t>(0.15)</w:t>
            </w:r>
          </w:p>
        </w:tc>
        <w:tc>
          <w:tcPr>
            <w:tcW w:w="631" w:type="dxa"/>
            <w:tcBorders>
              <w:top w:val="nil"/>
              <w:left w:val="nil"/>
              <w:bottom w:val="nil"/>
              <w:right w:val="nil"/>
            </w:tcBorders>
          </w:tcPr>
          <w:p w14:paraId="48FC206D" w14:textId="77777777" w:rsidR="00B92327" w:rsidRPr="00801E49" w:rsidRDefault="00332621" w:rsidP="00332621">
            <w:pPr>
              <w:spacing w:after="0" w:line="259" w:lineRule="auto"/>
              <w:ind w:left="67" w:right="0" w:firstLine="0"/>
              <w:jc w:val="center"/>
              <w:rPr>
                <w:rFonts w:ascii="Open Sans" w:hAnsi="Open Sans" w:cs="Open Sans"/>
                <w:sz w:val="16"/>
                <w:szCs w:val="24"/>
                <w:rPrChange w:id="6497" w:author="Nicole Wu" w:date="2024-01-08T11:26:00Z">
                  <w:rPr>
                    <w:sz w:val="16"/>
                    <w:szCs w:val="24"/>
                  </w:rPr>
                </w:rPrChange>
              </w:rPr>
            </w:pPr>
            <w:r w:rsidRPr="00801E49">
              <w:rPr>
                <w:rFonts w:ascii="Open Sans" w:hAnsi="Open Sans" w:cs="Open Sans"/>
                <w:sz w:val="16"/>
                <w:szCs w:val="24"/>
                <w:rPrChange w:id="6498" w:author="Nicole Wu" w:date="2024-01-08T11:26:00Z">
                  <w:rPr>
                    <w:sz w:val="16"/>
                    <w:szCs w:val="24"/>
                  </w:rPr>
                </w:rPrChange>
              </w:rPr>
              <w:t>(0.41)</w:t>
            </w:r>
          </w:p>
        </w:tc>
        <w:tc>
          <w:tcPr>
            <w:tcW w:w="630" w:type="dxa"/>
            <w:tcBorders>
              <w:top w:val="nil"/>
              <w:left w:val="nil"/>
              <w:bottom w:val="nil"/>
              <w:right w:val="nil"/>
            </w:tcBorders>
          </w:tcPr>
          <w:p w14:paraId="0B74E2FF" w14:textId="77777777" w:rsidR="00B92327" w:rsidRPr="00801E49" w:rsidRDefault="00332621" w:rsidP="00332621">
            <w:pPr>
              <w:spacing w:after="0" w:line="259" w:lineRule="auto"/>
              <w:ind w:left="67" w:right="0" w:firstLine="0"/>
              <w:jc w:val="center"/>
              <w:rPr>
                <w:rFonts w:ascii="Open Sans" w:hAnsi="Open Sans" w:cs="Open Sans"/>
                <w:sz w:val="16"/>
                <w:szCs w:val="24"/>
                <w:rPrChange w:id="6499" w:author="Nicole Wu" w:date="2024-01-08T11:26:00Z">
                  <w:rPr>
                    <w:sz w:val="16"/>
                    <w:szCs w:val="24"/>
                  </w:rPr>
                </w:rPrChange>
              </w:rPr>
            </w:pPr>
            <w:r w:rsidRPr="00801E49">
              <w:rPr>
                <w:rFonts w:ascii="Open Sans" w:hAnsi="Open Sans" w:cs="Open Sans"/>
                <w:sz w:val="16"/>
                <w:szCs w:val="24"/>
                <w:rPrChange w:id="6500" w:author="Nicole Wu" w:date="2024-01-08T11:26:00Z">
                  <w:rPr>
                    <w:sz w:val="16"/>
                    <w:szCs w:val="24"/>
                  </w:rPr>
                </w:rPrChange>
              </w:rPr>
              <w:t>(0.00)</w:t>
            </w:r>
          </w:p>
        </w:tc>
        <w:tc>
          <w:tcPr>
            <w:tcW w:w="631" w:type="dxa"/>
            <w:tcBorders>
              <w:top w:val="nil"/>
              <w:left w:val="nil"/>
              <w:bottom w:val="nil"/>
              <w:right w:val="nil"/>
            </w:tcBorders>
          </w:tcPr>
          <w:p w14:paraId="1E350B9C" w14:textId="77777777" w:rsidR="00B92327" w:rsidRPr="00801E49" w:rsidRDefault="00332621" w:rsidP="00332621">
            <w:pPr>
              <w:spacing w:after="0" w:line="259" w:lineRule="auto"/>
              <w:ind w:left="67" w:right="0" w:firstLine="0"/>
              <w:jc w:val="center"/>
              <w:rPr>
                <w:rFonts w:ascii="Open Sans" w:hAnsi="Open Sans" w:cs="Open Sans"/>
                <w:sz w:val="16"/>
                <w:szCs w:val="24"/>
                <w:rPrChange w:id="6501" w:author="Nicole Wu" w:date="2024-01-08T11:26:00Z">
                  <w:rPr>
                    <w:sz w:val="16"/>
                    <w:szCs w:val="24"/>
                  </w:rPr>
                </w:rPrChange>
              </w:rPr>
            </w:pPr>
            <w:r w:rsidRPr="00801E49">
              <w:rPr>
                <w:rFonts w:ascii="Open Sans" w:hAnsi="Open Sans" w:cs="Open Sans"/>
                <w:sz w:val="16"/>
                <w:szCs w:val="24"/>
                <w:rPrChange w:id="6502" w:author="Nicole Wu" w:date="2024-01-08T11:26:00Z">
                  <w:rPr>
                    <w:sz w:val="16"/>
                    <w:szCs w:val="24"/>
                  </w:rPr>
                </w:rPrChange>
              </w:rPr>
              <w:t>(0.16)</w:t>
            </w:r>
          </w:p>
        </w:tc>
        <w:tc>
          <w:tcPr>
            <w:tcW w:w="630" w:type="dxa"/>
            <w:tcBorders>
              <w:top w:val="nil"/>
              <w:left w:val="nil"/>
              <w:bottom w:val="nil"/>
              <w:right w:val="nil"/>
            </w:tcBorders>
          </w:tcPr>
          <w:p w14:paraId="740B1146" w14:textId="77777777" w:rsidR="00B92327" w:rsidRPr="00801E49" w:rsidRDefault="00332621" w:rsidP="00332621">
            <w:pPr>
              <w:spacing w:after="0" w:line="259" w:lineRule="auto"/>
              <w:ind w:left="67" w:right="0" w:firstLine="0"/>
              <w:jc w:val="center"/>
              <w:rPr>
                <w:rFonts w:ascii="Open Sans" w:hAnsi="Open Sans" w:cs="Open Sans"/>
                <w:sz w:val="16"/>
                <w:szCs w:val="24"/>
                <w:rPrChange w:id="6503" w:author="Nicole Wu" w:date="2024-01-08T11:26:00Z">
                  <w:rPr>
                    <w:sz w:val="16"/>
                    <w:szCs w:val="24"/>
                  </w:rPr>
                </w:rPrChange>
              </w:rPr>
            </w:pPr>
            <w:r w:rsidRPr="00801E49">
              <w:rPr>
                <w:rFonts w:ascii="Open Sans" w:hAnsi="Open Sans" w:cs="Open Sans"/>
                <w:sz w:val="16"/>
                <w:szCs w:val="24"/>
                <w:rPrChange w:id="6504" w:author="Nicole Wu" w:date="2024-01-08T11:26:00Z">
                  <w:rPr>
                    <w:sz w:val="16"/>
                    <w:szCs w:val="24"/>
                  </w:rPr>
                </w:rPrChange>
              </w:rPr>
              <w:t>(0.38)</w:t>
            </w:r>
          </w:p>
        </w:tc>
        <w:tc>
          <w:tcPr>
            <w:tcW w:w="631" w:type="dxa"/>
            <w:tcBorders>
              <w:top w:val="nil"/>
              <w:left w:val="nil"/>
              <w:bottom w:val="nil"/>
              <w:right w:val="nil"/>
            </w:tcBorders>
          </w:tcPr>
          <w:p w14:paraId="67A28DB5" w14:textId="77777777" w:rsidR="00B92327" w:rsidRPr="00801E49" w:rsidRDefault="00332621" w:rsidP="00332621">
            <w:pPr>
              <w:spacing w:after="0" w:line="259" w:lineRule="auto"/>
              <w:ind w:left="67" w:right="0" w:firstLine="0"/>
              <w:jc w:val="center"/>
              <w:rPr>
                <w:rFonts w:ascii="Open Sans" w:hAnsi="Open Sans" w:cs="Open Sans"/>
                <w:sz w:val="16"/>
                <w:szCs w:val="24"/>
                <w:rPrChange w:id="6505" w:author="Nicole Wu" w:date="2024-01-08T11:26:00Z">
                  <w:rPr>
                    <w:sz w:val="16"/>
                    <w:szCs w:val="24"/>
                  </w:rPr>
                </w:rPrChange>
              </w:rPr>
            </w:pPr>
            <w:r w:rsidRPr="00801E49">
              <w:rPr>
                <w:rFonts w:ascii="Open Sans" w:hAnsi="Open Sans" w:cs="Open Sans"/>
                <w:sz w:val="16"/>
                <w:szCs w:val="24"/>
                <w:rPrChange w:id="6506" w:author="Nicole Wu" w:date="2024-01-08T11:26:00Z">
                  <w:rPr>
                    <w:sz w:val="16"/>
                    <w:szCs w:val="24"/>
                  </w:rPr>
                </w:rPrChange>
              </w:rPr>
              <w:t>(0.00)</w:t>
            </w:r>
          </w:p>
        </w:tc>
      </w:tr>
      <w:tr w:rsidR="00B92327" w:rsidRPr="00801E49" w14:paraId="71AC38E4" w14:textId="77777777" w:rsidTr="00332621">
        <w:trPr>
          <w:trHeight w:val="149"/>
        </w:trPr>
        <w:tc>
          <w:tcPr>
            <w:tcW w:w="3686" w:type="dxa"/>
            <w:tcBorders>
              <w:top w:val="nil"/>
              <w:left w:val="nil"/>
              <w:bottom w:val="nil"/>
              <w:right w:val="nil"/>
            </w:tcBorders>
          </w:tcPr>
          <w:p w14:paraId="7F3B5624" w14:textId="77777777" w:rsidR="00B92327" w:rsidRPr="00801E49" w:rsidRDefault="00332621" w:rsidP="00332621">
            <w:pPr>
              <w:spacing w:after="0" w:line="259" w:lineRule="auto"/>
              <w:ind w:left="67" w:right="0" w:firstLine="0"/>
              <w:jc w:val="left"/>
              <w:rPr>
                <w:rFonts w:ascii="Open Sans" w:hAnsi="Open Sans" w:cs="Open Sans"/>
                <w:sz w:val="16"/>
                <w:szCs w:val="24"/>
                <w:rPrChange w:id="6507" w:author="Nicole Wu" w:date="2024-01-08T11:26:00Z">
                  <w:rPr>
                    <w:sz w:val="16"/>
                    <w:szCs w:val="24"/>
                  </w:rPr>
                </w:rPrChange>
              </w:rPr>
            </w:pPr>
            <w:r w:rsidRPr="00801E49">
              <w:rPr>
                <w:rFonts w:ascii="Open Sans" w:hAnsi="Open Sans" w:cs="Open Sans"/>
                <w:sz w:val="16"/>
                <w:szCs w:val="24"/>
                <w:rPrChange w:id="6508" w:author="Nicole Wu" w:date="2024-01-08T11:26:00Z">
                  <w:rPr>
                    <w:sz w:val="16"/>
                    <w:szCs w:val="24"/>
                  </w:rPr>
                </w:rPrChange>
              </w:rPr>
              <w:t>Used Emergency coping: Begged and/or scavenged</w:t>
            </w:r>
          </w:p>
        </w:tc>
        <w:tc>
          <w:tcPr>
            <w:tcW w:w="630" w:type="dxa"/>
            <w:tcBorders>
              <w:top w:val="nil"/>
              <w:left w:val="nil"/>
              <w:bottom w:val="nil"/>
              <w:right w:val="nil"/>
            </w:tcBorders>
          </w:tcPr>
          <w:p w14:paraId="22649C64" w14:textId="77777777" w:rsidR="00B92327" w:rsidRPr="00801E49" w:rsidRDefault="00332621" w:rsidP="00332621">
            <w:pPr>
              <w:spacing w:after="0" w:line="259" w:lineRule="auto"/>
              <w:ind w:left="67" w:right="0" w:firstLine="0"/>
              <w:jc w:val="center"/>
              <w:rPr>
                <w:rFonts w:ascii="Open Sans" w:hAnsi="Open Sans" w:cs="Open Sans"/>
                <w:sz w:val="16"/>
                <w:szCs w:val="24"/>
                <w:rPrChange w:id="6509" w:author="Nicole Wu" w:date="2024-01-08T11:26:00Z">
                  <w:rPr>
                    <w:sz w:val="16"/>
                    <w:szCs w:val="24"/>
                  </w:rPr>
                </w:rPrChange>
              </w:rPr>
            </w:pPr>
            <w:r w:rsidRPr="00801E49">
              <w:rPr>
                <w:rFonts w:ascii="Open Sans" w:hAnsi="Open Sans" w:cs="Open Sans"/>
                <w:sz w:val="16"/>
                <w:szCs w:val="24"/>
                <w:rPrChange w:id="6510" w:author="Nicole Wu" w:date="2024-01-08T11:26:00Z">
                  <w:rPr>
                    <w:sz w:val="16"/>
                    <w:szCs w:val="24"/>
                  </w:rPr>
                </w:rPrChange>
              </w:rPr>
              <w:t>0.01</w:t>
            </w:r>
          </w:p>
        </w:tc>
        <w:tc>
          <w:tcPr>
            <w:tcW w:w="630" w:type="dxa"/>
            <w:tcBorders>
              <w:top w:val="nil"/>
              <w:left w:val="nil"/>
              <w:bottom w:val="nil"/>
              <w:right w:val="nil"/>
            </w:tcBorders>
          </w:tcPr>
          <w:p w14:paraId="08D05ECE" w14:textId="77777777" w:rsidR="00B92327" w:rsidRPr="00801E49" w:rsidRDefault="00332621" w:rsidP="00332621">
            <w:pPr>
              <w:spacing w:after="0" w:line="259" w:lineRule="auto"/>
              <w:ind w:left="67" w:right="0" w:firstLine="0"/>
              <w:jc w:val="center"/>
              <w:rPr>
                <w:rFonts w:ascii="Open Sans" w:hAnsi="Open Sans" w:cs="Open Sans"/>
                <w:sz w:val="16"/>
                <w:szCs w:val="24"/>
                <w:rPrChange w:id="6511" w:author="Nicole Wu" w:date="2024-01-08T11:26:00Z">
                  <w:rPr>
                    <w:sz w:val="16"/>
                    <w:szCs w:val="24"/>
                  </w:rPr>
                </w:rPrChange>
              </w:rPr>
            </w:pPr>
            <w:r w:rsidRPr="00801E49">
              <w:rPr>
                <w:rFonts w:ascii="Open Sans" w:hAnsi="Open Sans" w:cs="Open Sans"/>
                <w:sz w:val="16"/>
                <w:szCs w:val="24"/>
                <w:rPrChange w:id="6512" w:author="Nicole Wu" w:date="2024-01-08T11:26:00Z">
                  <w:rPr>
                    <w:sz w:val="16"/>
                    <w:szCs w:val="24"/>
                  </w:rPr>
                </w:rPrChange>
              </w:rPr>
              <w:t>0.07</w:t>
            </w:r>
          </w:p>
        </w:tc>
        <w:tc>
          <w:tcPr>
            <w:tcW w:w="631" w:type="dxa"/>
            <w:tcBorders>
              <w:top w:val="nil"/>
              <w:left w:val="nil"/>
              <w:bottom w:val="nil"/>
              <w:right w:val="nil"/>
            </w:tcBorders>
          </w:tcPr>
          <w:p w14:paraId="3CD1BA56" w14:textId="77777777" w:rsidR="00B92327" w:rsidRPr="00801E49" w:rsidRDefault="00332621" w:rsidP="00332621">
            <w:pPr>
              <w:spacing w:after="0" w:line="259" w:lineRule="auto"/>
              <w:ind w:left="67" w:right="0" w:firstLine="0"/>
              <w:jc w:val="center"/>
              <w:rPr>
                <w:rFonts w:ascii="Open Sans" w:hAnsi="Open Sans" w:cs="Open Sans"/>
                <w:sz w:val="16"/>
                <w:szCs w:val="24"/>
                <w:rPrChange w:id="6513" w:author="Nicole Wu" w:date="2024-01-08T11:26:00Z">
                  <w:rPr>
                    <w:sz w:val="16"/>
                    <w:szCs w:val="24"/>
                  </w:rPr>
                </w:rPrChange>
              </w:rPr>
            </w:pPr>
            <w:r w:rsidRPr="00801E49">
              <w:rPr>
                <w:rFonts w:ascii="Open Sans" w:hAnsi="Open Sans" w:cs="Open Sans"/>
                <w:sz w:val="16"/>
                <w:szCs w:val="24"/>
                <w:rPrChange w:id="6514" w:author="Nicole Wu" w:date="2024-01-08T11:26:00Z">
                  <w:rPr>
                    <w:sz w:val="16"/>
                    <w:szCs w:val="24"/>
                  </w:rPr>
                </w:rPrChange>
              </w:rPr>
              <w:t>0.06**</w:t>
            </w:r>
          </w:p>
        </w:tc>
        <w:tc>
          <w:tcPr>
            <w:tcW w:w="630" w:type="dxa"/>
            <w:tcBorders>
              <w:top w:val="nil"/>
              <w:left w:val="nil"/>
              <w:bottom w:val="nil"/>
              <w:right w:val="nil"/>
            </w:tcBorders>
          </w:tcPr>
          <w:p w14:paraId="54E6433E" w14:textId="77777777" w:rsidR="00B92327" w:rsidRPr="00801E49" w:rsidRDefault="00332621" w:rsidP="00332621">
            <w:pPr>
              <w:spacing w:after="0" w:line="259" w:lineRule="auto"/>
              <w:ind w:left="67" w:right="0" w:firstLine="0"/>
              <w:jc w:val="center"/>
              <w:rPr>
                <w:rFonts w:ascii="Open Sans" w:hAnsi="Open Sans" w:cs="Open Sans"/>
                <w:sz w:val="16"/>
                <w:szCs w:val="24"/>
                <w:rPrChange w:id="6515" w:author="Nicole Wu" w:date="2024-01-08T11:26:00Z">
                  <w:rPr>
                    <w:sz w:val="16"/>
                    <w:szCs w:val="24"/>
                  </w:rPr>
                </w:rPrChange>
              </w:rPr>
            </w:pPr>
            <w:r w:rsidRPr="00801E49">
              <w:rPr>
                <w:rFonts w:ascii="Open Sans" w:hAnsi="Open Sans" w:cs="Open Sans"/>
                <w:sz w:val="16"/>
                <w:szCs w:val="24"/>
                <w:rPrChange w:id="6516" w:author="Nicole Wu" w:date="2024-01-08T11:26:00Z">
                  <w:rPr>
                    <w:sz w:val="16"/>
                    <w:szCs w:val="24"/>
                  </w:rPr>
                </w:rPrChange>
              </w:rPr>
              <w:t>0.02</w:t>
            </w:r>
          </w:p>
        </w:tc>
        <w:tc>
          <w:tcPr>
            <w:tcW w:w="631" w:type="dxa"/>
            <w:tcBorders>
              <w:top w:val="nil"/>
              <w:left w:val="nil"/>
              <w:bottom w:val="nil"/>
              <w:right w:val="nil"/>
            </w:tcBorders>
          </w:tcPr>
          <w:p w14:paraId="20AE7EBD" w14:textId="77777777" w:rsidR="00B92327" w:rsidRPr="00801E49" w:rsidRDefault="00332621" w:rsidP="00332621">
            <w:pPr>
              <w:spacing w:after="0" w:line="259" w:lineRule="auto"/>
              <w:ind w:left="67" w:right="0" w:firstLine="0"/>
              <w:jc w:val="center"/>
              <w:rPr>
                <w:rFonts w:ascii="Open Sans" w:hAnsi="Open Sans" w:cs="Open Sans"/>
                <w:sz w:val="16"/>
                <w:szCs w:val="24"/>
                <w:rPrChange w:id="6517" w:author="Nicole Wu" w:date="2024-01-08T11:26:00Z">
                  <w:rPr>
                    <w:sz w:val="16"/>
                    <w:szCs w:val="24"/>
                  </w:rPr>
                </w:rPrChange>
              </w:rPr>
            </w:pPr>
            <w:r w:rsidRPr="00801E49">
              <w:rPr>
                <w:rFonts w:ascii="Open Sans" w:hAnsi="Open Sans" w:cs="Open Sans"/>
                <w:sz w:val="16"/>
                <w:szCs w:val="24"/>
                <w:rPrChange w:id="6518" w:author="Nicole Wu" w:date="2024-01-08T11:26:00Z">
                  <w:rPr>
                    <w:sz w:val="16"/>
                    <w:szCs w:val="24"/>
                  </w:rPr>
                </w:rPrChange>
              </w:rPr>
              <w:t>0.08</w:t>
            </w:r>
          </w:p>
        </w:tc>
        <w:tc>
          <w:tcPr>
            <w:tcW w:w="630" w:type="dxa"/>
            <w:tcBorders>
              <w:top w:val="nil"/>
              <w:left w:val="nil"/>
              <w:bottom w:val="nil"/>
              <w:right w:val="nil"/>
            </w:tcBorders>
          </w:tcPr>
          <w:p w14:paraId="6140CAA3" w14:textId="77777777" w:rsidR="00B92327" w:rsidRPr="00801E49" w:rsidRDefault="00332621" w:rsidP="00332621">
            <w:pPr>
              <w:spacing w:after="0" w:line="259" w:lineRule="auto"/>
              <w:ind w:left="67" w:right="0" w:firstLine="0"/>
              <w:jc w:val="center"/>
              <w:rPr>
                <w:rFonts w:ascii="Open Sans" w:hAnsi="Open Sans" w:cs="Open Sans"/>
                <w:sz w:val="16"/>
                <w:szCs w:val="24"/>
                <w:rPrChange w:id="6519" w:author="Nicole Wu" w:date="2024-01-08T11:26:00Z">
                  <w:rPr>
                    <w:sz w:val="16"/>
                    <w:szCs w:val="24"/>
                  </w:rPr>
                </w:rPrChange>
              </w:rPr>
            </w:pPr>
            <w:r w:rsidRPr="00801E49">
              <w:rPr>
                <w:rFonts w:ascii="Open Sans" w:hAnsi="Open Sans" w:cs="Open Sans"/>
                <w:sz w:val="16"/>
                <w:szCs w:val="24"/>
                <w:rPrChange w:id="6520" w:author="Nicole Wu" w:date="2024-01-08T11:26:00Z">
                  <w:rPr>
                    <w:sz w:val="16"/>
                    <w:szCs w:val="24"/>
                  </w:rPr>
                </w:rPrChange>
              </w:rPr>
              <w:t>0.05*</w:t>
            </w:r>
          </w:p>
        </w:tc>
        <w:tc>
          <w:tcPr>
            <w:tcW w:w="631" w:type="dxa"/>
            <w:tcBorders>
              <w:top w:val="nil"/>
              <w:left w:val="nil"/>
              <w:bottom w:val="nil"/>
              <w:right w:val="nil"/>
            </w:tcBorders>
          </w:tcPr>
          <w:p w14:paraId="0DAAAEFA" w14:textId="77777777" w:rsidR="00B92327" w:rsidRPr="00801E49" w:rsidRDefault="00332621" w:rsidP="00332621">
            <w:pPr>
              <w:spacing w:after="0" w:line="259" w:lineRule="auto"/>
              <w:ind w:left="67" w:right="0" w:firstLine="0"/>
              <w:jc w:val="center"/>
              <w:rPr>
                <w:rFonts w:ascii="Open Sans" w:hAnsi="Open Sans" w:cs="Open Sans"/>
                <w:sz w:val="16"/>
                <w:szCs w:val="24"/>
                <w:rPrChange w:id="6521" w:author="Nicole Wu" w:date="2024-01-08T11:26:00Z">
                  <w:rPr>
                    <w:sz w:val="16"/>
                    <w:szCs w:val="24"/>
                  </w:rPr>
                </w:rPrChange>
              </w:rPr>
            </w:pPr>
            <w:r w:rsidRPr="00801E49">
              <w:rPr>
                <w:rFonts w:ascii="Open Sans" w:hAnsi="Open Sans" w:cs="Open Sans"/>
                <w:sz w:val="16"/>
                <w:szCs w:val="24"/>
                <w:rPrChange w:id="6522" w:author="Nicole Wu" w:date="2024-01-08T11:26:00Z">
                  <w:rPr>
                    <w:sz w:val="16"/>
                    <w:szCs w:val="24"/>
                  </w:rPr>
                </w:rPrChange>
              </w:rPr>
              <w:t>0.02</w:t>
            </w:r>
          </w:p>
        </w:tc>
        <w:tc>
          <w:tcPr>
            <w:tcW w:w="630" w:type="dxa"/>
            <w:tcBorders>
              <w:top w:val="nil"/>
              <w:left w:val="nil"/>
              <w:bottom w:val="nil"/>
              <w:right w:val="nil"/>
            </w:tcBorders>
          </w:tcPr>
          <w:p w14:paraId="6807658A" w14:textId="77777777" w:rsidR="00B92327" w:rsidRPr="00801E49" w:rsidRDefault="00332621" w:rsidP="00332621">
            <w:pPr>
              <w:spacing w:after="0" w:line="259" w:lineRule="auto"/>
              <w:ind w:left="67" w:right="0" w:firstLine="0"/>
              <w:jc w:val="center"/>
              <w:rPr>
                <w:rFonts w:ascii="Open Sans" w:hAnsi="Open Sans" w:cs="Open Sans"/>
                <w:sz w:val="16"/>
                <w:szCs w:val="24"/>
                <w:rPrChange w:id="6523" w:author="Nicole Wu" w:date="2024-01-08T11:26:00Z">
                  <w:rPr>
                    <w:sz w:val="16"/>
                    <w:szCs w:val="24"/>
                  </w:rPr>
                </w:rPrChange>
              </w:rPr>
            </w:pPr>
            <w:r w:rsidRPr="00801E49">
              <w:rPr>
                <w:rFonts w:ascii="Open Sans" w:hAnsi="Open Sans" w:cs="Open Sans"/>
                <w:sz w:val="16"/>
                <w:szCs w:val="24"/>
                <w:rPrChange w:id="6524" w:author="Nicole Wu" w:date="2024-01-08T11:26:00Z">
                  <w:rPr>
                    <w:sz w:val="16"/>
                    <w:szCs w:val="24"/>
                  </w:rPr>
                </w:rPrChange>
              </w:rPr>
              <w:t>0.07</w:t>
            </w:r>
          </w:p>
        </w:tc>
        <w:tc>
          <w:tcPr>
            <w:tcW w:w="631" w:type="dxa"/>
            <w:tcBorders>
              <w:top w:val="nil"/>
              <w:left w:val="nil"/>
              <w:bottom w:val="nil"/>
              <w:right w:val="nil"/>
            </w:tcBorders>
          </w:tcPr>
          <w:p w14:paraId="7ECF4C3A" w14:textId="77777777" w:rsidR="00B92327" w:rsidRPr="00801E49" w:rsidRDefault="00332621" w:rsidP="00332621">
            <w:pPr>
              <w:spacing w:after="0" w:line="259" w:lineRule="auto"/>
              <w:ind w:left="67" w:right="0" w:firstLine="0"/>
              <w:jc w:val="center"/>
              <w:rPr>
                <w:rFonts w:ascii="Open Sans" w:hAnsi="Open Sans" w:cs="Open Sans"/>
                <w:sz w:val="16"/>
                <w:szCs w:val="24"/>
                <w:rPrChange w:id="6525" w:author="Nicole Wu" w:date="2024-01-08T11:26:00Z">
                  <w:rPr>
                    <w:sz w:val="16"/>
                    <w:szCs w:val="24"/>
                  </w:rPr>
                </w:rPrChange>
              </w:rPr>
            </w:pPr>
            <w:r w:rsidRPr="00801E49">
              <w:rPr>
                <w:rFonts w:ascii="Open Sans" w:hAnsi="Open Sans" w:cs="Open Sans"/>
                <w:sz w:val="16"/>
                <w:szCs w:val="24"/>
                <w:rPrChange w:id="6526" w:author="Nicole Wu" w:date="2024-01-08T11:26:00Z">
                  <w:rPr>
                    <w:sz w:val="16"/>
                    <w:szCs w:val="24"/>
                  </w:rPr>
                </w:rPrChange>
              </w:rPr>
              <w:t>0.05**</w:t>
            </w:r>
          </w:p>
        </w:tc>
      </w:tr>
      <w:tr w:rsidR="00B92327" w:rsidRPr="00801E49" w14:paraId="48F77573" w14:textId="77777777" w:rsidTr="00332621">
        <w:trPr>
          <w:trHeight w:val="149"/>
        </w:trPr>
        <w:tc>
          <w:tcPr>
            <w:tcW w:w="3686" w:type="dxa"/>
            <w:tcBorders>
              <w:top w:val="nil"/>
              <w:left w:val="nil"/>
              <w:bottom w:val="nil"/>
              <w:right w:val="nil"/>
            </w:tcBorders>
          </w:tcPr>
          <w:p w14:paraId="770F6B5A" w14:textId="77777777" w:rsidR="00B92327" w:rsidRPr="00801E49" w:rsidRDefault="00B92327" w:rsidP="00332621">
            <w:pPr>
              <w:spacing w:after="0" w:line="259" w:lineRule="auto"/>
              <w:ind w:left="67" w:right="0" w:firstLine="0"/>
              <w:jc w:val="left"/>
              <w:rPr>
                <w:rFonts w:ascii="Open Sans" w:hAnsi="Open Sans" w:cs="Open Sans"/>
                <w:sz w:val="16"/>
                <w:szCs w:val="24"/>
                <w:rPrChange w:id="6527" w:author="Nicole Wu" w:date="2024-01-08T11:26:00Z">
                  <w:rPr>
                    <w:sz w:val="16"/>
                    <w:szCs w:val="24"/>
                  </w:rPr>
                </w:rPrChange>
              </w:rPr>
            </w:pPr>
          </w:p>
        </w:tc>
        <w:tc>
          <w:tcPr>
            <w:tcW w:w="630" w:type="dxa"/>
            <w:tcBorders>
              <w:top w:val="nil"/>
              <w:left w:val="nil"/>
              <w:bottom w:val="nil"/>
              <w:right w:val="nil"/>
            </w:tcBorders>
          </w:tcPr>
          <w:p w14:paraId="25964486" w14:textId="77777777" w:rsidR="00B92327" w:rsidRPr="00801E49" w:rsidRDefault="00332621" w:rsidP="00332621">
            <w:pPr>
              <w:spacing w:after="0" w:line="259" w:lineRule="auto"/>
              <w:ind w:left="67" w:right="0" w:firstLine="0"/>
              <w:jc w:val="center"/>
              <w:rPr>
                <w:rFonts w:ascii="Open Sans" w:hAnsi="Open Sans" w:cs="Open Sans"/>
                <w:sz w:val="16"/>
                <w:szCs w:val="24"/>
                <w:rPrChange w:id="6528" w:author="Nicole Wu" w:date="2024-01-08T11:26:00Z">
                  <w:rPr>
                    <w:sz w:val="16"/>
                    <w:szCs w:val="24"/>
                  </w:rPr>
                </w:rPrChange>
              </w:rPr>
            </w:pPr>
            <w:r w:rsidRPr="00801E49">
              <w:rPr>
                <w:rFonts w:ascii="Open Sans" w:hAnsi="Open Sans" w:cs="Open Sans"/>
                <w:sz w:val="16"/>
                <w:szCs w:val="24"/>
                <w:rPrChange w:id="6529" w:author="Nicole Wu" w:date="2024-01-08T11:26:00Z">
                  <w:rPr>
                    <w:sz w:val="16"/>
                    <w:szCs w:val="24"/>
                  </w:rPr>
                </w:rPrChange>
              </w:rPr>
              <w:t>(0.12)</w:t>
            </w:r>
          </w:p>
        </w:tc>
        <w:tc>
          <w:tcPr>
            <w:tcW w:w="630" w:type="dxa"/>
            <w:tcBorders>
              <w:top w:val="nil"/>
              <w:left w:val="nil"/>
              <w:bottom w:val="nil"/>
              <w:right w:val="nil"/>
            </w:tcBorders>
          </w:tcPr>
          <w:p w14:paraId="10CF80A8" w14:textId="77777777" w:rsidR="00B92327" w:rsidRPr="00801E49" w:rsidRDefault="00332621" w:rsidP="00332621">
            <w:pPr>
              <w:spacing w:after="0" w:line="259" w:lineRule="auto"/>
              <w:ind w:left="67" w:right="0" w:firstLine="0"/>
              <w:jc w:val="center"/>
              <w:rPr>
                <w:rFonts w:ascii="Open Sans" w:hAnsi="Open Sans" w:cs="Open Sans"/>
                <w:sz w:val="16"/>
                <w:szCs w:val="24"/>
                <w:rPrChange w:id="6530" w:author="Nicole Wu" w:date="2024-01-08T11:26:00Z">
                  <w:rPr>
                    <w:sz w:val="16"/>
                    <w:szCs w:val="24"/>
                  </w:rPr>
                </w:rPrChange>
              </w:rPr>
            </w:pPr>
            <w:r w:rsidRPr="00801E49">
              <w:rPr>
                <w:rFonts w:ascii="Open Sans" w:hAnsi="Open Sans" w:cs="Open Sans"/>
                <w:sz w:val="16"/>
                <w:szCs w:val="24"/>
                <w:rPrChange w:id="6531" w:author="Nicole Wu" w:date="2024-01-08T11:26:00Z">
                  <w:rPr>
                    <w:sz w:val="16"/>
                    <w:szCs w:val="24"/>
                  </w:rPr>
                </w:rPrChange>
              </w:rPr>
              <w:t>(0.26)</w:t>
            </w:r>
          </w:p>
        </w:tc>
        <w:tc>
          <w:tcPr>
            <w:tcW w:w="631" w:type="dxa"/>
            <w:tcBorders>
              <w:top w:val="nil"/>
              <w:left w:val="nil"/>
              <w:bottom w:val="nil"/>
              <w:right w:val="nil"/>
            </w:tcBorders>
          </w:tcPr>
          <w:p w14:paraId="03875473" w14:textId="77777777" w:rsidR="00B92327" w:rsidRPr="00801E49" w:rsidRDefault="00332621" w:rsidP="00332621">
            <w:pPr>
              <w:spacing w:after="0" w:line="259" w:lineRule="auto"/>
              <w:ind w:left="67" w:right="0" w:firstLine="0"/>
              <w:jc w:val="center"/>
              <w:rPr>
                <w:rFonts w:ascii="Open Sans" w:hAnsi="Open Sans" w:cs="Open Sans"/>
                <w:sz w:val="16"/>
                <w:szCs w:val="24"/>
                <w:rPrChange w:id="6532" w:author="Nicole Wu" w:date="2024-01-08T11:26:00Z">
                  <w:rPr>
                    <w:sz w:val="16"/>
                    <w:szCs w:val="24"/>
                  </w:rPr>
                </w:rPrChange>
              </w:rPr>
            </w:pPr>
            <w:r w:rsidRPr="00801E49">
              <w:rPr>
                <w:rFonts w:ascii="Open Sans" w:hAnsi="Open Sans" w:cs="Open Sans"/>
                <w:sz w:val="16"/>
                <w:szCs w:val="24"/>
                <w:rPrChange w:id="6533" w:author="Nicole Wu" w:date="2024-01-08T11:26:00Z">
                  <w:rPr>
                    <w:sz w:val="16"/>
                    <w:szCs w:val="24"/>
                  </w:rPr>
                </w:rPrChange>
              </w:rPr>
              <w:t>(0.01)</w:t>
            </w:r>
          </w:p>
        </w:tc>
        <w:tc>
          <w:tcPr>
            <w:tcW w:w="630" w:type="dxa"/>
            <w:tcBorders>
              <w:top w:val="nil"/>
              <w:left w:val="nil"/>
              <w:bottom w:val="nil"/>
              <w:right w:val="nil"/>
            </w:tcBorders>
          </w:tcPr>
          <w:p w14:paraId="79BF61B7" w14:textId="77777777" w:rsidR="00B92327" w:rsidRPr="00801E49" w:rsidRDefault="00332621" w:rsidP="00332621">
            <w:pPr>
              <w:spacing w:after="0" w:line="259" w:lineRule="auto"/>
              <w:ind w:left="67" w:right="0" w:firstLine="0"/>
              <w:jc w:val="center"/>
              <w:rPr>
                <w:rFonts w:ascii="Open Sans" w:hAnsi="Open Sans" w:cs="Open Sans"/>
                <w:sz w:val="16"/>
                <w:szCs w:val="24"/>
                <w:rPrChange w:id="6534" w:author="Nicole Wu" w:date="2024-01-08T11:26:00Z">
                  <w:rPr>
                    <w:sz w:val="16"/>
                    <w:szCs w:val="24"/>
                  </w:rPr>
                </w:rPrChange>
              </w:rPr>
            </w:pPr>
            <w:r w:rsidRPr="00801E49">
              <w:rPr>
                <w:rFonts w:ascii="Open Sans" w:hAnsi="Open Sans" w:cs="Open Sans"/>
                <w:sz w:val="16"/>
                <w:szCs w:val="24"/>
                <w:rPrChange w:id="6535" w:author="Nicole Wu" w:date="2024-01-08T11:26:00Z">
                  <w:rPr>
                    <w:sz w:val="16"/>
                    <w:szCs w:val="24"/>
                  </w:rPr>
                </w:rPrChange>
              </w:rPr>
              <w:t>(0.15)</w:t>
            </w:r>
          </w:p>
        </w:tc>
        <w:tc>
          <w:tcPr>
            <w:tcW w:w="631" w:type="dxa"/>
            <w:tcBorders>
              <w:top w:val="nil"/>
              <w:left w:val="nil"/>
              <w:bottom w:val="nil"/>
              <w:right w:val="nil"/>
            </w:tcBorders>
          </w:tcPr>
          <w:p w14:paraId="3E14B48C" w14:textId="77777777" w:rsidR="00B92327" w:rsidRPr="00801E49" w:rsidRDefault="00332621" w:rsidP="00332621">
            <w:pPr>
              <w:spacing w:after="0" w:line="259" w:lineRule="auto"/>
              <w:ind w:left="67" w:right="0" w:firstLine="0"/>
              <w:jc w:val="center"/>
              <w:rPr>
                <w:rFonts w:ascii="Open Sans" w:hAnsi="Open Sans" w:cs="Open Sans"/>
                <w:sz w:val="16"/>
                <w:szCs w:val="24"/>
                <w:rPrChange w:id="6536" w:author="Nicole Wu" w:date="2024-01-08T11:26:00Z">
                  <w:rPr>
                    <w:sz w:val="16"/>
                    <w:szCs w:val="24"/>
                  </w:rPr>
                </w:rPrChange>
              </w:rPr>
            </w:pPr>
            <w:r w:rsidRPr="00801E49">
              <w:rPr>
                <w:rFonts w:ascii="Open Sans" w:hAnsi="Open Sans" w:cs="Open Sans"/>
                <w:sz w:val="16"/>
                <w:szCs w:val="24"/>
                <w:rPrChange w:id="6537" w:author="Nicole Wu" w:date="2024-01-08T11:26:00Z">
                  <w:rPr>
                    <w:sz w:val="16"/>
                    <w:szCs w:val="24"/>
                  </w:rPr>
                </w:rPrChange>
              </w:rPr>
              <w:t>(0.27)</w:t>
            </w:r>
          </w:p>
        </w:tc>
        <w:tc>
          <w:tcPr>
            <w:tcW w:w="630" w:type="dxa"/>
            <w:tcBorders>
              <w:top w:val="nil"/>
              <w:left w:val="nil"/>
              <w:bottom w:val="nil"/>
              <w:right w:val="nil"/>
            </w:tcBorders>
          </w:tcPr>
          <w:p w14:paraId="3B5F3D7F" w14:textId="77777777" w:rsidR="00B92327" w:rsidRPr="00801E49" w:rsidRDefault="00332621" w:rsidP="00332621">
            <w:pPr>
              <w:spacing w:after="0" w:line="259" w:lineRule="auto"/>
              <w:ind w:left="67" w:right="0" w:firstLine="0"/>
              <w:jc w:val="center"/>
              <w:rPr>
                <w:rFonts w:ascii="Open Sans" w:hAnsi="Open Sans" w:cs="Open Sans"/>
                <w:sz w:val="16"/>
                <w:szCs w:val="24"/>
                <w:rPrChange w:id="6538" w:author="Nicole Wu" w:date="2024-01-08T11:26:00Z">
                  <w:rPr>
                    <w:sz w:val="16"/>
                    <w:szCs w:val="24"/>
                  </w:rPr>
                </w:rPrChange>
              </w:rPr>
            </w:pPr>
            <w:r w:rsidRPr="00801E49">
              <w:rPr>
                <w:rFonts w:ascii="Open Sans" w:hAnsi="Open Sans" w:cs="Open Sans"/>
                <w:sz w:val="16"/>
                <w:szCs w:val="24"/>
                <w:rPrChange w:id="6539" w:author="Nicole Wu" w:date="2024-01-08T11:26:00Z">
                  <w:rPr>
                    <w:sz w:val="16"/>
                    <w:szCs w:val="24"/>
                  </w:rPr>
                </w:rPrChange>
              </w:rPr>
              <w:t>(0.04)</w:t>
            </w:r>
          </w:p>
        </w:tc>
        <w:tc>
          <w:tcPr>
            <w:tcW w:w="631" w:type="dxa"/>
            <w:tcBorders>
              <w:top w:val="nil"/>
              <w:left w:val="nil"/>
              <w:bottom w:val="nil"/>
              <w:right w:val="nil"/>
            </w:tcBorders>
          </w:tcPr>
          <w:p w14:paraId="4FC6F46C" w14:textId="77777777" w:rsidR="00B92327" w:rsidRPr="00801E49" w:rsidRDefault="00332621" w:rsidP="00332621">
            <w:pPr>
              <w:spacing w:after="0" w:line="259" w:lineRule="auto"/>
              <w:ind w:left="67" w:right="0" w:firstLine="0"/>
              <w:jc w:val="center"/>
              <w:rPr>
                <w:rFonts w:ascii="Open Sans" w:hAnsi="Open Sans" w:cs="Open Sans"/>
                <w:sz w:val="16"/>
                <w:szCs w:val="24"/>
                <w:rPrChange w:id="6540" w:author="Nicole Wu" w:date="2024-01-08T11:26:00Z">
                  <w:rPr>
                    <w:sz w:val="16"/>
                    <w:szCs w:val="24"/>
                  </w:rPr>
                </w:rPrChange>
              </w:rPr>
            </w:pPr>
            <w:r w:rsidRPr="00801E49">
              <w:rPr>
                <w:rFonts w:ascii="Open Sans" w:hAnsi="Open Sans" w:cs="Open Sans"/>
                <w:sz w:val="16"/>
                <w:szCs w:val="24"/>
                <w:rPrChange w:id="6541" w:author="Nicole Wu" w:date="2024-01-08T11:26:00Z">
                  <w:rPr>
                    <w:sz w:val="16"/>
                    <w:szCs w:val="24"/>
                  </w:rPr>
                </w:rPrChange>
              </w:rPr>
              <w:t>(0.14)</w:t>
            </w:r>
          </w:p>
        </w:tc>
        <w:tc>
          <w:tcPr>
            <w:tcW w:w="630" w:type="dxa"/>
            <w:tcBorders>
              <w:top w:val="nil"/>
              <w:left w:val="nil"/>
              <w:bottom w:val="nil"/>
              <w:right w:val="nil"/>
            </w:tcBorders>
          </w:tcPr>
          <w:p w14:paraId="1E9BB16C" w14:textId="77777777" w:rsidR="00B92327" w:rsidRPr="00801E49" w:rsidRDefault="00332621" w:rsidP="00332621">
            <w:pPr>
              <w:spacing w:after="0" w:line="259" w:lineRule="auto"/>
              <w:ind w:left="67" w:right="0" w:firstLine="0"/>
              <w:jc w:val="center"/>
              <w:rPr>
                <w:rFonts w:ascii="Open Sans" w:hAnsi="Open Sans" w:cs="Open Sans"/>
                <w:sz w:val="16"/>
                <w:szCs w:val="24"/>
                <w:rPrChange w:id="6542" w:author="Nicole Wu" w:date="2024-01-08T11:26:00Z">
                  <w:rPr>
                    <w:sz w:val="16"/>
                    <w:szCs w:val="24"/>
                  </w:rPr>
                </w:rPrChange>
              </w:rPr>
            </w:pPr>
            <w:r w:rsidRPr="00801E49">
              <w:rPr>
                <w:rFonts w:ascii="Open Sans" w:hAnsi="Open Sans" w:cs="Open Sans"/>
                <w:sz w:val="16"/>
                <w:szCs w:val="24"/>
                <w:rPrChange w:id="6543" w:author="Nicole Wu" w:date="2024-01-08T11:26:00Z">
                  <w:rPr>
                    <w:sz w:val="16"/>
                    <w:szCs w:val="24"/>
                  </w:rPr>
                </w:rPrChange>
              </w:rPr>
              <w:t>(0.26)</w:t>
            </w:r>
          </w:p>
        </w:tc>
        <w:tc>
          <w:tcPr>
            <w:tcW w:w="631" w:type="dxa"/>
            <w:tcBorders>
              <w:top w:val="nil"/>
              <w:left w:val="nil"/>
              <w:bottom w:val="nil"/>
              <w:right w:val="nil"/>
            </w:tcBorders>
          </w:tcPr>
          <w:p w14:paraId="55F23C13" w14:textId="77777777" w:rsidR="00B92327" w:rsidRPr="00801E49" w:rsidRDefault="00332621" w:rsidP="00332621">
            <w:pPr>
              <w:spacing w:after="0" w:line="259" w:lineRule="auto"/>
              <w:ind w:left="67" w:right="0" w:firstLine="0"/>
              <w:jc w:val="center"/>
              <w:rPr>
                <w:rFonts w:ascii="Open Sans" w:hAnsi="Open Sans" w:cs="Open Sans"/>
                <w:sz w:val="16"/>
                <w:szCs w:val="24"/>
                <w:rPrChange w:id="6544" w:author="Nicole Wu" w:date="2024-01-08T11:26:00Z">
                  <w:rPr>
                    <w:sz w:val="16"/>
                    <w:szCs w:val="24"/>
                  </w:rPr>
                </w:rPrChange>
              </w:rPr>
            </w:pPr>
            <w:r w:rsidRPr="00801E49">
              <w:rPr>
                <w:rFonts w:ascii="Open Sans" w:hAnsi="Open Sans" w:cs="Open Sans"/>
                <w:sz w:val="16"/>
                <w:szCs w:val="24"/>
                <w:rPrChange w:id="6545" w:author="Nicole Wu" w:date="2024-01-08T11:26:00Z">
                  <w:rPr>
                    <w:sz w:val="16"/>
                    <w:szCs w:val="24"/>
                  </w:rPr>
                </w:rPrChange>
              </w:rPr>
              <w:t>(0.00)</w:t>
            </w:r>
          </w:p>
        </w:tc>
      </w:tr>
      <w:tr w:rsidR="00B92327" w:rsidRPr="00801E49" w14:paraId="5126D2D7" w14:textId="77777777" w:rsidTr="00332621">
        <w:trPr>
          <w:trHeight w:val="149"/>
        </w:trPr>
        <w:tc>
          <w:tcPr>
            <w:tcW w:w="3686" w:type="dxa"/>
            <w:tcBorders>
              <w:top w:val="nil"/>
              <w:left w:val="nil"/>
              <w:bottom w:val="nil"/>
              <w:right w:val="nil"/>
            </w:tcBorders>
          </w:tcPr>
          <w:p w14:paraId="5861A0BB" w14:textId="77777777" w:rsidR="00B92327" w:rsidRPr="00801E49" w:rsidRDefault="00332621" w:rsidP="00332621">
            <w:pPr>
              <w:spacing w:after="0" w:line="259" w:lineRule="auto"/>
              <w:ind w:left="67" w:right="0" w:firstLine="0"/>
              <w:jc w:val="left"/>
              <w:rPr>
                <w:rFonts w:ascii="Open Sans" w:hAnsi="Open Sans" w:cs="Open Sans"/>
                <w:sz w:val="16"/>
                <w:szCs w:val="24"/>
                <w:rPrChange w:id="6546" w:author="Nicole Wu" w:date="2024-01-08T11:26:00Z">
                  <w:rPr>
                    <w:sz w:val="16"/>
                    <w:szCs w:val="24"/>
                  </w:rPr>
                </w:rPrChange>
              </w:rPr>
            </w:pPr>
            <w:r w:rsidRPr="00801E49">
              <w:rPr>
                <w:rFonts w:ascii="Open Sans" w:hAnsi="Open Sans" w:cs="Open Sans"/>
                <w:sz w:val="16"/>
                <w:szCs w:val="24"/>
                <w:rPrChange w:id="6547" w:author="Nicole Wu" w:date="2024-01-08T11:26:00Z">
                  <w:rPr>
                    <w:sz w:val="16"/>
                    <w:szCs w:val="24"/>
                  </w:rPr>
                </w:rPrChange>
              </w:rPr>
              <w:t>Used Emergency coping: Engaged in illegal income activities</w:t>
            </w:r>
          </w:p>
        </w:tc>
        <w:tc>
          <w:tcPr>
            <w:tcW w:w="630" w:type="dxa"/>
            <w:tcBorders>
              <w:top w:val="nil"/>
              <w:left w:val="nil"/>
              <w:bottom w:val="nil"/>
              <w:right w:val="nil"/>
            </w:tcBorders>
          </w:tcPr>
          <w:p w14:paraId="34600B9D" w14:textId="77777777" w:rsidR="00B92327" w:rsidRPr="00801E49" w:rsidRDefault="00332621" w:rsidP="00332621">
            <w:pPr>
              <w:spacing w:after="0" w:line="259" w:lineRule="auto"/>
              <w:ind w:left="67" w:right="0" w:firstLine="0"/>
              <w:jc w:val="center"/>
              <w:rPr>
                <w:rFonts w:ascii="Open Sans" w:hAnsi="Open Sans" w:cs="Open Sans"/>
                <w:sz w:val="16"/>
                <w:szCs w:val="24"/>
                <w:rPrChange w:id="6548" w:author="Nicole Wu" w:date="2024-01-08T11:26:00Z">
                  <w:rPr>
                    <w:sz w:val="16"/>
                    <w:szCs w:val="24"/>
                  </w:rPr>
                </w:rPrChange>
              </w:rPr>
            </w:pPr>
            <w:r w:rsidRPr="00801E49">
              <w:rPr>
                <w:rFonts w:ascii="Open Sans" w:hAnsi="Open Sans" w:cs="Open Sans"/>
                <w:sz w:val="16"/>
                <w:szCs w:val="24"/>
                <w:rPrChange w:id="6549" w:author="Nicole Wu" w:date="2024-01-08T11:26:00Z">
                  <w:rPr>
                    <w:sz w:val="16"/>
                    <w:szCs w:val="24"/>
                  </w:rPr>
                </w:rPrChange>
              </w:rPr>
              <w:t>0.01</w:t>
            </w:r>
          </w:p>
        </w:tc>
        <w:tc>
          <w:tcPr>
            <w:tcW w:w="630" w:type="dxa"/>
            <w:tcBorders>
              <w:top w:val="nil"/>
              <w:left w:val="nil"/>
              <w:bottom w:val="nil"/>
              <w:right w:val="nil"/>
            </w:tcBorders>
          </w:tcPr>
          <w:p w14:paraId="63AA4C2B" w14:textId="77777777" w:rsidR="00B92327" w:rsidRPr="00801E49" w:rsidRDefault="00332621" w:rsidP="00332621">
            <w:pPr>
              <w:spacing w:after="0" w:line="259" w:lineRule="auto"/>
              <w:ind w:left="67" w:right="0" w:firstLine="0"/>
              <w:jc w:val="center"/>
              <w:rPr>
                <w:rFonts w:ascii="Open Sans" w:hAnsi="Open Sans" w:cs="Open Sans"/>
                <w:sz w:val="16"/>
                <w:szCs w:val="24"/>
                <w:rPrChange w:id="6550" w:author="Nicole Wu" w:date="2024-01-08T11:26:00Z">
                  <w:rPr>
                    <w:sz w:val="16"/>
                    <w:szCs w:val="24"/>
                  </w:rPr>
                </w:rPrChange>
              </w:rPr>
            </w:pPr>
            <w:r w:rsidRPr="00801E49">
              <w:rPr>
                <w:rFonts w:ascii="Open Sans" w:hAnsi="Open Sans" w:cs="Open Sans"/>
                <w:sz w:val="16"/>
                <w:szCs w:val="24"/>
                <w:rPrChange w:id="6551" w:author="Nicole Wu" w:date="2024-01-08T11:26:00Z">
                  <w:rPr>
                    <w:sz w:val="16"/>
                    <w:szCs w:val="24"/>
                  </w:rPr>
                </w:rPrChange>
              </w:rPr>
              <w:t>0.03</w:t>
            </w:r>
          </w:p>
        </w:tc>
        <w:tc>
          <w:tcPr>
            <w:tcW w:w="631" w:type="dxa"/>
            <w:tcBorders>
              <w:top w:val="nil"/>
              <w:left w:val="nil"/>
              <w:bottom w:val="nil"/>
              <w:right w:val="nil"/>
            </w:tcBorders>
          </w:tcPr>
          <w:p w14:paraId="1738E810" w14:textId="77777777" w:rsidR="00B92327" w:rsidRPr="00801E49" w:rsidRDefault="00332621" w:rsidP="00332621">
            <w:pPr>
              <w:spacing w:after="0" w:line="259" w:lineRule="auto"/>
              <w:ind w:left="67" w:right="0" w:firstLine="0"/>
              <w:jc w:val="center"/>
              <w:rPr>
                <w:rFonts w:ascii="Open Sans" w:hAnsi="Open Sans" w:cs="Open Sans"/>
                <w:sz w:val="16"/>
                <w:szCs w:val="24"/>
                <w:rPrChange w:id="6552" w:author="Nicole Wu" w:date="2024-01-08T11:26:00Z">
                  <w:rPr>
                    <w:sz w:val="16"/>
                    <w:szCs w:val="24"/>
                  </w:rPr>
                </w:rPrChange>
              </w:rPr>
            </w:pPr>
            <w:r w:rsidRPr="00801E49">
              <w:rPr>
                <w:rFonts w:ascii="Open Sans" w:hAnsi="Open Sans" w:cs="Open Sans"/>
                <w:sz w:val="16"/>
                <w:szCs w:val="24"/>
                <w:rPrChange w:id="6553" w:author="Nicole Wu" w:date="2024-01-08T11:26:00Z">
                  <w:rPr>
                    <w:sz w:val="16"/>
                    <w:szCs w:val="24"/>
                  </w:rPr>
                </w:rPrChange>
              </w:rPr>
              <w:t>0.02</w:t>
            </w:r>
          </w:p>
        </w:tc>
        <w:tc>
          <w:tcPr>
            <w:tcW w:w="630" w:type="dxa"/>
            <w:tcBorders>
              <w:top w:val="nil"/>
              <w:left w:val="nil"/>
              <w:bottom w:val="nil"/>
              <w:right w:val="nil"/>
            </w:tcBorders>
          </w:tcPr>
          <w:p w14:paraId="7D2B6A80" w14:textId="77777777" w:rsidR="00B92327" w:rsidRPr="00801E49" w:rsidRDefault="00332621" w:rsidP="00332621">
            <w:pPr>
              <w:spacing w:after="0" w:line="259" w:lineRule="auto"/>
              <w:ind w:left="67" w:right="0" w:firstLine="0"/>
              <w:jc w:val="center"/>
              <w:rPr>
                <w:rFonts w:ascii="Open Sans" w:hAnsi="Open Sans" w:cs="Open Sans"/>
                <w:sz w:val="16"/>
                <w:szCs w:val="24"/>
                <w:rPrChange w:id="6554" w:author="Nicole Wu" w:date="2024-01-08T11:26:00Z">
                  <w:rPr>
                    <w:sz w:val="16"/>
                    <w:szCs w:val="24"/>
                  </w:rPr>
                </w:rPrChange>
              </w:rPr>
            </w:pPr>
            <w:r w:rsidRPr="00801E49">
              <w:rPr>
                <w:rFonts w:ascii="Open Sans" w:hAnsi="Open Sans" w:cs="Open Sans"/>
                <w:sz w:val="16"/>
                <w:szCs w:val="24"/>
                <w:rPrChange w:id="6555" w:author="Nicole Wu" w:date="2024-01-08T11:26:00Z">
                  <w:rPr>
                    <w:sz w:val="16"/>
                    <w:szCs w:val="24"/>
                  </w:rPr>
                </w:rPrChange>
              </w:rPr>
              <w:t>0.01</w:t>
            </w:r>
          </w:p>
        </w:tc>
        <w:tc>
          <w:tcPr>
            <w:tcW w:w="631" w:type="dxa"/>
            <w:tcBorders>
              <w:top w:val="nil"/>
              <w:left w:val="nil"/>
              <w:bottom w:val="nil"/>
              <w:right w:val="nil"/>
            </w:tcBorders>
          </w:tcPr>
          <w:p w14:paraId="05A1B5A7" w14:textId="77777777" w:rsidR="00B92327" w:rsidRPr="00801E49" w:rsidRDefault="00332621" w:rsidP="00332621">
            <w:pPr>
              <w:spacing w:after="0" w:line="259" w:lineRule="auto"/>
              <w:ind w:left="67" w:right="0" w:firstLine="0"/>
              <w:jc w:val="center"/>
              <w:rPr>
                <w:rFonts w:ascii="Open Sans" w:hAnsi="Open Sans" w:cs="Open Sans"/>
                <w:sz w:val="16"/>
                <w:szCs w:val="24"/>
                <w:rPrChange w:id="6556" w:author="Nicole Wu" w:date="2024-01-08T11:26:00Z">
                  <w:rPr>
                    <w:sz w:val="16"/>
                    <w:szCs w:val="24"/>
                  </w:rPr>
                </w:rPrChange>
              </w:rPr>
            </w:pPr>
            <w:r w:rsidRPr="00801E49">
              <w:rPr>
                <w:rFonts w:ascii="Open Sans" w:hAnsi="Open Sans" w:cs="Open Sans"/>
                <w:sz w:val="16"/>
                <w:szCs w:val="24"/>
                <w:rPrChange w:id="6557" w:author="Nicole Wu" w:date="2024-01-08T11:26:00Z">
                  <w:rPr>
                    <w:sz w:val="16"/>
                    <w:szCs w:val="24"/>
                  </w:rPr>
                </w:rPrChange>
              </w:rPr>
              <w:t>0.05</w:t>
            </w:r>
          </w:p>
        </w:tc>
        <w:tc>
          <w:tcPr>
            <w:tcW w:w="630" w:type="dxa"/>
            <w:tcBorders>
              <w:top w:val="nil"/>
              <w:left w:val="nil"/>
              <w:bottom w:val="nil"/>
              <w:right w:val="nil"/>
            </w:tcBorders>
          </w:tcPr>
          <w:p w14:paraId="27C2729B" w14:textId="77777777" w:rsidR="00B92327" w:rsidRPr="00801E49" w:rsidRDefault="00332621" w:rsidP="00332621">
            <w:pPr>
              <w:spacing w:after="0" w:line="259" w:lineRule="auto"/>
              <w:ind w:left="67" w:right="0" w:firstLine="0"/>
              <w:jc w:val="center"/>
              <w:rPr>
                <w:rFonts w:ascii="Open Sans" w:hAnsi="Open Sans" w:cs="Open Sans"/>
                <w:sz w:val="16"/>
                <w:szCs w:val="24"/>
                <w:rPrChange w:id="6558" w:author="Nicole Wu" w:date="2024-01-08T11:26:00Z">
                  <w:rPr>
                    <w:sz w:val="16"/>
                    <w:szCs w:val="24"/>
                  </w:rPr>
                </w:rPrChange>
              </w:rPr>
            </w:pPr>
            <w:r w:rsidRPr="00801E49">
              <w:rPr>
                <w:rFonts w:ascii="Open Sans" w:hAnsi="Open Sans" w:cs="Open Sans"/>
                <w:sz w:val="16"/>
                <w:szCs w:val="24"/>
                <w:rPrChange w:id="6559" w:author="Nicole Wu" w:date="2024-01-08T11:26:00Z">
                  <w:rPr>
                    <w:sz w:val="16"/>
                    <w:szCs w:val="24"/>
                  </w:rPr>
                </w:rPrChange>
              </w:rPr>
              <w:t>0.04*</w:t>
            </w:r>
          </w:p>
        </w:tc>
        <w:tc>
          <w:tcPr>
            <w:tcW w:w="631" w:type="dxa"/>
            <w:tcBorders>
              <w:top w:val="nil"/>
              <w:left w:val="nil"/>
              <w:bottom w:val="nil"/>
              <w:right w:val="nil"/>
            </w:tcBorders>
          </w:tcPr>
          <w:p w14:paraId="69B35ADB" w14:textId="77777777" w:rsidR="00B92327" w:rsidRPr="00801E49" w:rsidRDefault="00332621" w:rsidP="00332621">
            <w:pPr>
              <w:spacing w:after="0" w:line="259" w:lineRule="auto"/>
              <w:ind w:left="67" w:right="0" w:firstLine="0"/>
              <w:jc w:val="center"/>
              <w:rPr>
                <w:rFonts w:ascii="Open Sans" w:hAnsi="Open Sans" w:cs="Open Sans"/>
                <w:sz w:val="16"/>
                <w:szCs w:val="24"/>
                <w:rPrChange w:id="6560" w:author="Nicole Wu" w:date="2024-01-08T11:26:00Z">
                  <w:rPr>
                    <w:sz w:val="16"/>
                    <w:szCs w:val="24"/>
                  </w:rPr>
                </w:rPrChange>
              </w:rPr>
            </w:pPr>
            <w:r w:rsidRPr="00801E49">
              <w:rPr>
                <w:rFonts w:ascii="Open Sans" w:hAnsi="Open Sans" w:cs="Open Sans"/>
                <w:sz w:val="16"/>
                <w:szCs w:val="24"/>
                <w:rPrChange w:id="6561" w:author="Nicole Wu" w:date="2024-01-08T11:26:00Z">
                  <w:rPr>
                    <w:sz w:val="16"/>
                    <w:szCs w:val="24"/>
                  </w:rPr>
                </w:rPrChange>
              </w:rPr>
              <w:t>0.01</w:t>
            </w:r>
          </w:p>
        </w:tc>
        <w:tc>
          <w:tcPr>
            <w:tcW w:w="630" w:type="dxa"/>
            <w:tcBorders>
              <w:top w:val="nil"/>
              <w:left w:val="nil"/>
              <w:bottom w:val="nil"/>
              <w:right w:val="nil"/>
            </w:tcBorders>
          </w:tcPr>
          <w:p w14:paraId="20B16664" w14:textId="77777777" w:rsidR="00B92327" w:rsidRPr="00801E49" w:rsidRDefault="00332621" w:rsidP="00332621">
            <w:pPr>
              <w:spacing w:after="0" w:line="259" w:lineRule="auto"/>
              <w:ind w:left="67" w:right="0" w:firstLine="0"/>
              <w:jc w:val="center"/>
              <w:rPr>
                <w:rFonts w:ascii="Open Sans" w:hAnsi="Open Sans" w:cs="Open Sans"/>
                <w:sz w:val="16"/>
                <w:szCs w:val="24"/>
                <w:rPrChange w:id="6562" w:author="Nicole Wu" w:date="2024-01-08T11:26:00Z">
                  <w:rPr>
                    <w:sz w:val="16"/>
                    <w:szCs w:val="24"/>
                  </w:rPr>
                </w:rPrChange>
              </w:rPr>
            </w:pPr>
            <w:r w:rsidRPr="00801E49">
              <w:rPr>
                <w:rFonts w:ascii="Open Sans" w:hAnsi="Open Sans" w:cs="Open Sans"/>
                <w:sz w:val="16"/>
                <w:szCs w:val="24"/>
                <w:rPrChange w:id="6563" w:author="Nicole Wu" w:date="2024-01-08T11:26:00Z">
                  <w:rPr>
                    <w:sz w:val="16"/>
                    <w:szCs w:val="24"/>
                  </w:rPr>
                </w:rPrChange>
              </w:rPr>
              <w:t>0.04</w:t>
            </w:r>
          </w:p>
        </w:tc>
        <w:tc>
          <w:tcPr>
            <w:tcW w:w="631" w:type="dxa"/>
            <w:tcBorders>
              <w:top w:val="nil"/>
              <w:left w:val="nil"/>
              <w:bottom w:val="nil"/>
              <w:right w:val="nil"/>
            </w:tcBorders>
          </w:tcPr>
          <w:p w14:paraId="50B1D435" w14:textId="77777777" w:rsidR="00B92327" w:rsidRPr="00801E49" w:rsidRDefault="00332621" w:rsidP="00332621">
            <w:pPr>
              <w:spacing w:after="0" w:line="259" w:lineRule="auto"/>
              <w:ind w:left="67" w:right="0" w:firstLine="0"/>
              <w:jc w:val="center"/>
              <w:rPr>
                <w:rFonts w:ascii="Open Sans" w:hAnsi="Open Sans" w:cs="Open Sans"/>
                <w:sz w:val="16"/>
                <w:szCs w:val="24"/>
                <w:rPrChange w:id="6564" w:author="Nicole Wu" w:date="2024-01-08T11:26:00Z">
                  <w:rPr>
                    <w:sz w:val="16"/>
                    <w:szCs w:val="24"/>
                  </w:rPr>
                </w:rPrChange>
              </w:rPr>
            </w:pPr>
            <w:r w:rsidRPr="00801E49">
              <w:rPr>
                <w:rFonts w:ascii="Open Sans" w:hAnsi="Open Sans" w:cs="Open Sans"/>
                <w:sz w:val="16"/>
                <w:szCs w:val="24"/>
                <w:rPrChange w:id="6565" w:author="Nicole Wu" w:date="2024-01-08T11:26:00Z">
                  <w:rPr>
                    <w:sz w:val="16"/>
                    <w:szCs w:val="24"/>
                  </w:rPr>
                </w:rPrChange>
              </w:rPr>
              <w:t>0.03*</w:t>
            </w:r>
          </w:p>
        </w:tc>
      </w:tr>
      <w:tr w:rsidR="00B92327" w:rsidRPr="00801E49" w14:paraId="671B430D" w14:textId="77777777" w:rsidTr="00332621">
        <w:trPr>
          <w:trHeight w:val="154"/>
        </w:trPr>
        <w:tc>
          <w:tcPr>
            <w:tcW w:w="3686" w:type="dxa"/>
            <w:tcBorders>
              <w:top w:val="nil"/>
              <w:left w:val="nil"/>
              <w:bottom w:val="single" w:sz="3" w:space="0" w:color="000000"/>
              <w:right w:val="nil"/>
            </w:tcBorders>
          </w:tcPr>
          <w:p w14:paraId="597356EC" w14:textId="77777777" w:rsidR="00B92327" w:rsidRPr="00801E49" w:rsidRDefault="00B92327" w:rsidP="00332621">
            <w:pPr>
              <w:spacing w:after="0" w:line="259" w:lineRule="auto"/>
              <w:ind w:left="67" w:right="0" w:firstLine="0"/>
              <w:jc w:val="left"/>
              <w:rPr>
                <w:rFonts w:ascii="Open Sans" w:hAnsi="Open Sans" w:cs="Open Sans"/>
                <w:sz w:val="16"/>
                <w:szCs w:val="24"/>
                <w:rPrChange w:id="6566" w:author="Nicole Wu" w:date="2024-01-08T11:26:00Z">
                  <w:rPr>
                    <w:sz w:val="16"/>
                    <w:szCs w:val="24"/>
                  </w:rPr>
                </w:rPrChange>
              </w:rPr>
            </w:pPr>
          </w:p>
        </w:tc>
        <w:tc>
          <w:tcPr>
            <w:tcW w:w="630" w:type="dxa"/>
            <w:tcBorders>
              <w:top w:val="nil"/>
              <w:left w:val="nil"/>
              <w:bottom w:val="single" w:sz="3" w:space="0" w:color="000000"/>
              <w:right w:val="nil"/>
            </w:tcBorders>
          </w:tcPr>
          <w:p w14:paraId="38DA8D40" w14:textId="77777777" w:rsidR="00B92327" w:rsidRPr="00801E49" w:rsidRDefault="00332621" w:rsidP="00332621">
            <w:pPr>
              <w:spacing w:after="0" w:line="259" w:lineRule="auto"/>
              <w:ind w:left="67" w:right="0" w:firstLine="0"/>
              <w:jc w:val="center"/>
              <w:rPr>
                <w:rFonts w:ascii="Open Sans" w:hAnsi="Open Sans" w:cs="Open Sans"/>
                <w:sz w:val="16"/>
                <w:szCs w:val="24"/>
                <w:rPrChange w:id="6567" w:author="Nicole Wu" w:date="2024-01-08T11:26:00Z">
                  <w:rPr>
                    <w:sz w:val="16"/>
                    <w:szCs w:val="24"/>
                  </w:rPr>
                </w:rPrChange>
              </w:rPr>
            </w:pPr>
            <w:r w:rsidRPr="00801E49">
              <w:rPr>
                <w:rFonts w:ascii="Open Sans" w:hAnsi="Open Sans" w:cs="Open Sans"/>
                <w:sz w:val="16"/>
                <w:szCs w:val="24"/>
                <w:rPrChange w:id="6568" w:author="Nicole Wu" w:date="2024-01-08T11:26:00Z">
                  <w:rPr>
                    <w:sz w:val="16"/>
                    <w:szCs w:val="24"/>
                  </w:rPr>
                </w:rPrChange>
              </w:rPr>
              <w:t>(0.10)</w:t>
            </w:r>
          </w:p>
        </w:tc>
        <w:tc>
          <w:tcPr>
            <w:tcW w:w="630" w:type="dxa"/>
            <w:tcBorders>
              <w:top w:val="nil"/>
              <w:left w:val="nil"/>
              <w:bottom w:val="single" w:sz="3" w:space="0" w:color="000000"/>
              <w:right w:val="nil"/>
            </w:tcBorders>
          </w:tcPr>
          <w:p w14:paraId="3369B135" w14:textId="77777777" w:rsidR="00B92327" w:rsidRPr="00801E49" w:rsidRDefault="00332621" w:rsidP="00332621">
            <w:pPr>
              <w:spacing w:after="0" w:line="259" w:lineRule="auto"/>
              <w:ind w:left="67" w:right="0" w:firstLine="0"/>
              <w:jc w:val="center"/>
              <w:rPr>
                <w:rFonts w:ascii="Open Sans" w:hAnsi="Open Sans" w:cs="Open Sans"/>
                <w:sz w:val="16"/>
                <w:szCs w:val="24"/>
                <w:rPrChange w:id="6569" w:author="Nicole Wu" w:date="2024-01-08T11:26:00Z">
                  <w:rPr>
                    <w:sz w:val="16"/>
                    <w:szCs w:val="24"/>
                  </w:rPr>
                </w:rPrChange>
              </w:rPr>
            </w:pPr>
            <w:r w:rsidRPr="00801E49">
              <w:rPr>
                <w:rFonts w:ascii="Open Sans" w:hAnsi="Open Sans" w:cs="Open Sans"/>
                <w:sz w:val="16"/>
                <w:szCs w:val="24"/>
                <w:rPrChange w:id="6570" w:author="Nicole Wu" w:date="2024-01-08T11:26:00Z">
                  <w:rPr>
                    <w:sz w:val="16"/>
                    <w:szCs w:val="24"/>
                  </w:rPr>
                </w:rPrChange>
              </w:rPr>
              <w:t>(0.16)</w:t>
            </w:r>
          </w:p>
        </w:tc>
        <w:tc>
          <w:tcPr>
            <w:tcW w:w="631" w:type="dxa"/>
            <w:tcBorders>
              <w:top w:val="nil"/>
              <w:left w:val="nil"/>
              <w:bottom w:val="single" w:sz="3" w:space="0" w:color="000000"/>
              <w:right w:val="nil"/>
            </w:tcBorders>
          </w:tcPr>
          <w:p w14:paraId="78C019BD" w14:textId="77777777" w:rsidR="00B92327" w:rsidRPr="00801E49" w:rsidRDefault="00332621" w:rsidP="00332621">
            <w:pPr>
              <w:spacing w:after="0" w:line="259" w:lineRule="auto"/>
              <w:ind w:left="67" w:right="0" w:firstLine="0"/>
              <w:jc w:val="center"/>
              <w:rPr>
                <w:rFonts w:ascii="Open Sans" w:hAnsi="Open Sans" w:cs="Open Sans"/>
                <w:sz w:val="16"/>
                <w:szCs w:val="24"/>
                <w:rPrChange w:id="6571" w:author="Nicole Wu" w:date="2024-01-08T11:26:00Z">
                  <w:rPr>
                    <w:sz w:val="16"/>
                    <w:szCs w:val="24"/>
                  </w:rPr>
                </w:rPrChange>
              </w:rPr>
            </w:pPr>
            <w:r w:rsidRPr="00801E49">
              <w:rPr>
                <w:rFonts w:ascii="Open Sans" w:hAnsi="Open Sans" w:cs="Open Sans"/>
                <w:sz w:val="16"/>
                <w:szCs w:val="24"/>
                <w:rPrChange w:id="6572" w:author="Nicole Wu" w:date="2024-01-08T11:26:00Z">
                  <w:rPr>
                    <w:sz w:val="16"/>
                    <w:szCs w:val="24"/>
                  </w:rPr>
                </w:rPrChange>
              </w:rPr>
              <w:t>(0.27)</w:t>
            </w:r>
          </w:p>
        </w:tc>
        <w:tc>
          <w:tcPr>
            <w:tcW w:w="630" w:type="dxa"/>
            <w:tcBorders>
              <w:top w:val="nil"/>
              <w:left w:val="nil"/>
              <w:bottom w:val="single" w:sz="3" w:space="0" w:color="000000"/>
              <w:right w:val="nil"/>
            </w:tcBorders>
          </w:tcPr>
          <w:p w14:paraId="7CA85F8B" w14:textId="77777777" w:rsidR="00B92327" w:rsidRPr="00801E49" w:rsidRDefault="00332621" w:rsidP="00332621">
            <w:pPr>
              <w:spacing w:after="0" w:line="259" w:lineRule="auto"/>
              <w:ind w:left="67" w:right="0" w:firstLine="0"/>
              <w:jc w:val="center"/>
              <w:rPr>
                <w:rFonts w:ascii="Open Sans" w:hAnsi="Open Sans" w:cs="Open Sans"/>
                <w:sz w:val="16"/>
                <w:szCs w:val="24"/>
                <w:rPrChange w:id="6573" w:author="Nicole Wu" w:date="2024-01-08T11:26:00Z">
                  <w:rPr>
                    <w:sz w:val="16"/>
                    <w:szCs w:val="24"/>
                  </w:rPr>
                </w:rPrChange>
              </w:rPr>
            </w:pPr>
            <w:r w:rsidRPr="00801E49">
              <w:rPr>
                <w:rFonts w:ascii="Open Sans" w:hAnsi="Open Sans" w:cs="Open Sans"/>
                <w:sz w:val="16"/>
                <w:szCs w:val="24"/>
                <w:rPrChange w:id="6574" w:author="Nicole Wu" w:date="2024-01-08T11:26:00Z">
                  <w:rPr>
                    <w:sz w:val="16"/>
                    <w:szCs w:val="24"/>
                  </w:rPr>
                </w:rPrChange>
              </w:rPr>
              <w:t>(0.09)</w:t>
            </w:r>
          </w:p>
        </w:tc>
        <w:tc>
          <w:tcPr>
            <w:tcW w:w="631" w:type="dxa"/>
            <w:tcBorders>
              <w:top w:val="nil"/>
              <w:left w:val="nil"/>
              <w:bottom w:val="single" w:sz="3" w:space="0" w:color="000000"/>
              <w:right w:val="nil"/>
            </w:tcBorders>
          </w:tcPr>
          <w:p w14:paraId="6266494F" w14:textId="77777777" w:rsidR="00B92327" w:rsidRPr="00801E49" w:rsidRDefault="00332621" w:rsidP="00332621">
            <w:pPr>
              <w:spacing w:after="0" w:line="259" w:lineRule="auto"/>
              <w:ind w:left="67" w:right="0" w:firstLine="0"/>
              <w:jc w:val="center"/>
              <w:rPr>
                <w:rFonts w:ascii="Open Sans" w:hAnsi="Open Sans" w:cs="Open Sans"/>
                <w:sz w:val="16"/>
                <w:szCs w:val="24"/>
                <w:rPrChange w:id="6575" w:author="Nicole Wu" w:date="2024-01-08T11:26:00Z">
                  <w:rPr>
                    <w:sz w:val="16"/>
                    <w:szCs w:val="24"/>
                  </w:rPr>
                </w:rPrChange>
              </w:rPr>
            </w:pPr>
            <w:r w:rsidRPr="00801E49">
              <w:rPr>
                <w:rFonts w:ascii="Open Sans" w:hAnsi="Open Sans" w:cs="Open Sans"/>
                <w:sz w:val="16"/>
                <w:szCs w:val="24"/>
                <w:rPrChange w:id="6576" w:author="Nicole Wu" w:date="2024-01-08T11:26:00Z">
                  <w:rPr>
                    <w:sz w:val="16"/>
                    <w:szCs w:val="24"/>
                  </w:rPr>
                </w:rPrChange>
              </w:rPr>
              <w:t>(0.22)</w:t>
            </w:r>
          </w:p>
        </w:tc>
        <w:tc>
          <w:tcPr>
            <w:tcW w:w="630" w:type="dxa"/>
            <w:tcBorders>
              <w:top w:val="nil"/>
              <w:left w:val="nil"/>
              <w:bottom w:val="single" w:sz="3" w:space="0" w:color="000000"/>
              <w:right w:val="nil"/>
            </w:tcBorders>
          </w:tcPr>
          <w:p w14:paraId="0917589C" w14:textId="77777777" w:rsidR="00B92327" w:rsidRPr="00801E49" w:rsidRDefault="00332621" w:rsidP="00332621">
            <w:pPr>
              <w:spacing w:after="0" w:line="259" w:lineRule="auto"/>
              <w:ind w:left="67" w:right="0" w:firstLine="0"/>
              <w:jc w:val="center"/>
              <w:rPr>
                <w:rFonts w:ascii="Open Sans" w:hAnsi="Open Sans" w:cs="Open Sans"/>
                <w:sz w:val="16"/>
                <w:szCs w:val="24"/>
                <w:rPrChange w:id="6577" w:author="Nicole Wu" w:date="2024-01-08T11:26:00Z">
                  <w:rPr>
                    <w:sz w:val="16"/>
                    <w:szCs w:val="24"/>
                  </w:rPr>
                </w:rPrChange>
              </w:rPr>
            </w:pPr>
            <w:r w:rsidRPr="00801E49">
              <w:rPr>
                <w:rFonts w:ascii="Open Sans" w:hAnsi="Open Sans" w:cs="Open Sans"/>
                <w:sz w:val="16"/>
                <w:szCs w:val="24"/>
                <w:rPrChange w:id="6578" w:author="Nicole Wu" w:date="2024-01-08T11:26:00Z">
                  <w:rPr>
                    <w:sz w:val="16"/>
                    <w:szCs w:val="24"/>
                  </w:rPr>
                </w:rPrChange>
              </w:rPr>
              <w:t>(0.04)</w:t>
            </w:r>
          </w:p>
        </w:tc>
        <w:tc>
          <w:tcPr>
            <w:tcW w:w="631" w:type="dxa"/>
            <w:tcBorders>
              <w:top w:val="nil"/>
              <w:left w:val="nil"/>
              <w:bottom w:val="single" w:sz="3" w:space="0" w:color="000000"/>
              <w:right w:val="nil"/>
            </w:tcBorders>
          </w:tcPr>
          <w:p w14:paraId="5FAF0447" w14:textId="77777777" w:rsidR="00B92327" w:rsidRPr="00801E49" w:rsidRDefault="00332621" w:rsidP="00332621">
            <w:pPr>
              <w:spacing w:after="0" w:line="259" w:lineRule="auto"/>
              <w:ind w:left="67" w:right="0" w:firstLine="0"/>
              <w:jc w:val="center"/>
              <w:rPr>
                <w:rFonts w:ascii="Open Sans" w:hAnsi="Open Sans" w:cs="Open Sans"/>
                <w:sz w:val="16"/>
                <w:szCs w:val="24"/>
                <w:rPrChange w:id="6579" w:author="Nicole Wu" w:date="2024-01-08T11:26:00Z">
                  <w:rPr>
                    <w:sz w:val="16"/>
                    <w:szCs w:val="24"/>
                  </w:rPr>
                </w:rPrChange>
              </w:rPr>
            </w:pPr>
            <w:r w:rsidRPr="00801E49">
              <w:rPr>
                <w:rFonts w:ascii="Open Sans" w:hAnsi="Open Sans" w:cs="Open Sans"/>
                <w:sz w:val="16"/>
                <w:szCs w:val="24"/>
                <w:rPrChange w:id="6580" w:author="Nicole Wu" w:date="2024-01-08T11:26:00Z">
                  <w:rPr>
                    <w:sz w:val="16"/>
                    <w:szCs w:val="24"/>
                  </w:rPr>
                </w:rPrChange>
              </w:rPr>
              <w:t>(0.10)</w:t>
            </w:r>
          </w:p>
        </w:tc>
        <w:tc>
          <w:tcPr>
            <w:tcW w:w="630" w:type="dxa"/>
            <w:tcBorders>
              <w:top w:val="nil"/>
              <w:left w:val="nil"/>
              <w:bottom w:val="single" w:sz="3" w:space="0" w:color="000000"/>
              <w:right w:val="nil"/>
            </w:tcBorders>
          </w:tcPr>
          <w:p w14:paraId="58440D0E" w14:textId="77777777" w:rsidR="00B92327" w:rsidRPr="00801E49" w:rsidRDefault="00332621" w:rsidP="00332621">
            <w:pPr>
              <w:spacing w:after="0" w:line="259" w:lineRule="auto"/>
              <w:ind w:left="67" w:right="0" w:firstLine="0"/>
              <w:jc w:val="center"/>
              <w:rPr>
                <w:rFonts w:ascii="Open Sans" w:hAnsi="Open Sans" w:cs="Open Sans"/>
                <w:sz w:val="16"/>
                <w:szCs w:val="24"/>
                <w:rPrChange w:id="6581" w:author="Nicole Wu" w:date="2024-01-08T11:26:00Z">
                  <w:rPr>
                    <w:sz w:val="16"/>
                    <w:szCs w:val="24"/>
                  </w:rPr>
                </w:rPrChange>
              </w:rPr>
            </w:pPr>
            <w:r w:rsidRPr="00801E49">
              <w:rPr>
                <w:rFonts w:ascii="Open Sans" w:hAnsi="Open Sans" w:cs="Open Sans"/>
                <w:sz w:val="16"/>
                <w:szCs w:val="24"/>
                <w:rPrChange w:id="6582" w:author="Nicole Wu" w:date="2024-01-08T11:26:00Z">
                  <w:rPr>
                    <w:sz w:val="16"/>
                    <w:szCs w:val="24"/>
                  </w:rPr>
                </w:rPrChange>
              </w:rPr>
              <w:t>(0.19)</w:t>
            </w:r>
          </w:p>
        </w:tc>
        <w:tc>
          <w:tcPr>
            <w:tcW w:w="631" w:type="dxa"/>
            <w:tcBorders>
              <w:top w:val="nil"/>
              <w:left w:val="nil"/>
              <w:bottom w:val="single" w:sz="3" w:space="0" w:color="000000"/>
              <w:right w:val="nil"/>
            </w:tcBorders>
          </w:tcPr>
          <w:p w14:paraId="45B5B631" w14:textId="77777777" w:rsidR="00B92327" w:rsidRPr="00801E49" w:rsidRDefault="00332621" w:rsidP="00332621">
            <w:pPr>
              <w:spacing w:after="0" w:line="259" w:lineRule="auto"/>
              <w:ind w:left="67" w:right="0" w:firstLine="0"/>
              <w:jc w:val="center"/>
              <w:rPr>
                <w:rFonts w:ascii="Open Sans" w:hAnsi="Open Sans" w:cs="Open Sans"/>
                <w:sz w:val="16"/>
                <w:szCs w:val="24"/>
                <w:rPrChange w:id="6583" w:author="Nicole Wu" w:date="2024-01-08T11:26:00Z">
                  <w:rPr>
                    <w:sz w:val="16"/>
                    <w:szCs w:val="24"/>
                  </w:rPr>
                </w:rPrChange>
              </w:rPr>
            </w:pPr>
            <w:r w:rsidRPr="00801E49">
              <w:rPr>
                <w:rFonts w:ascii="Open Sans" w:hAnsi="Open Sans" w:cs="Open Sans"/>
                <w:sz w:val="16"/>
                <w:szCs w:val="24"/>
                <w:rPrChange w:id="6584" w:author="Nicole Wu" w:date="2024-01-08T11:26:00Z">
                  <w:rPr>
                    <w:sz w:val="16"/>
                    <w:szCs w:val="24"/>
                  </w:rPr>
                </w:rPrChange>
              </w:rPr>
              <w:t>(0.02)</w:t>
            </w:r>
          </w:p>
        </w:tc>
      </w:tr>
      <w:tr w:rsidR="00B92327" w:rsidRPr="00801E49" w14:paraId="7EFCE4C0" w14:textId="77777777" w:rsidTr="00332621">
        <w:trPr>
          <w:trHeight w:val="175"/>
        </w:trPr>
        <w:tc>
          <w:tcPr>
            <w:tcW w:w="3686" w:type="dxa"/>
            <w:tcBorders>
              <w:top w:val="single" w:sz="3" w:space="0" w:color="000000"/>
              <w:left w:val="nil"/>
              <w:bottom w:val="double" w:sz="3" w:space="0" w:color="000000"/>
              <w:right w:val="nil"/>
            </w:tcBorders>
          </w:tcPr>
          <w:p w14:paraId="1BE82DFB" w14:textId="77777777" w:rsidR="00B92327" w:rsidRPr="00801E49" w:rsidRDefault="00332621" w:rsidP="00332621">
            <w:pPr>
              <w:spacing w:after="0" w:line="259" w:lineRule="auto"/>
              <w:ind w:left="67" w:right="0" w:firstLine="0"/>
              <w:jc w:val="left"/>
              <w:rPr>
                <w:rFonts w:ascii="Open Sans" w:hAnsi="Open Sans" w:cs="Open Sans"/>
                <w:b/>
                <w:sz w:val="16"/>
                <w:szCs w:val="24"/>
                <w:rPrChange w:id="6585" w:author="Nicole Wu" w:date="2024-01-08T11:26:00Z">
                  <w:rPr>
                    <w:b/>
                    <w:bCs/>
                    <w:sz w:val="16"/>
                    <w:szCs w:val="24"/>
                  </w:rPr>
                </w:rPrChange>
              </w:rPr>
            </w:pPr>
            <w:r w:rsidRPr="00801E49">
              <w:rPr>
                <w:rFonts w:ascii="Open Sans" w:hAnsi="Open Sans" w:cs="Open Sans"/>
                <w:b/>
                <w:sz w:val="16"/>
                <w:szCs w:val="24"/>
                <w:rPrChange w:id="6586" w:author="Nicole Wu" w:date="2024-01-08T11:26:00Z">
                  <w:rPr>
                    <w:b/>
                    <w:bCs/>
                    <w:sz w:val="16"/>
                    <w:szCs w:val="24"/>
                  </w:rPr>
                </w:rPrChange>
              </w:rPr>
              <w:t>Observations</w:t>
            </w:r>
          </w:p>
        </w:tc>
        <w:tc>
          <w:tcPr>
            <w:tcW w:w="630" w:type="dxa"/>
            <w:tcBorders>
              <w:top w:val="single" w:sz="3" w:space="0" w:color="000000"/>
              <w:left w:val="nil"/>
              <w:bottom w:val="double" w:sz="3" w:space="0" w:color="000000"/>
              <w:right w:val="nil"/>
            </w:tcBorders>
          </w:tcPr>
          <w:p w14:paraId="3538AB02"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587" w:author="Nicole Wu" w:date="2024-01-08T11:26:00Z">
                  <w:rPr>
                    <w:b/>
                    <w:bCs/>
                    <w:sz w:val="16"/>
                    <w:szCs w:val="24"/>
                  </w:rPr>
                </w:rPrChange>
              </w:rPr>
            </w:pPr>
            <w:r w:rsidRPr="00801E49">
              <w:rPr>
                <w:rFonts w:ascii="Open Sans" w:hAnsi="Open Sans" w:cs="Open Sans"/>
                <w:b/>
                <w:sz w:val="16"/>
                <w:szCs w:val="24"/>
                <w:rPrChange w:id="6588" w:author="Nicole Wu" w:date="2024-01-08T11:26:00Z">
                  <w:rPr>
                    <w:b/>
                    <w:bCs/>
                    <w:sz w:val="16"/>
                    <w:szCs w:val="24"/>
                  </w:rPr>
                </w:rPrChange>
              </w:rPr>
              <w:t>294</w:t>
            </w:r>
          </w:p>
        </w:tc>
        <w:tc>
          <w:tcPr>
            <w:tcW w:w="630" w:type="dxa"/>
            <w:tcBorders>
              <w:top w:val="single" w:sz="3" w:space="0" w:color="000000"/>
              <w:left w:val="nil"/>
              <w:bottom w:val="double" w:sz="3" w:space="0" w:color="000000"/>
              <w:right w:val="nil"/>
            </w:tcBorders>
          </w:tcPr>
          <w:p w14:paraId="5A0547BD"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589" w:author="Nicole Wu" w:date="2024-01-08T11:26:00Z">
                  <w:rPr>
                    <w:b/>
                    <w:bCs/>
                    <w:sz w:val="16"/>
                    <w:szCs w:val="24"/>
                  </w:rPr>
                </w:rPrChange>
              </w:rPr>
            </w:pPr>
            <w:r w:rsidRPr="00801E49">
              <w:rPr>
                <w:rFonts w:ascii="Open Sans" w:hAnsi="Open Sans" w:cs="Open Sans"/>
                <w:b/>
                <w:sz w:val="16"/>
                <w:szCs w:val="24"/>
                <w:rPrChange w:id="6590" w:author="Nicole Wu" w:date="2024-01-08T11:26:00Z">
                  <w:rPr>
                    <w:b/>
                    <w:bCs/>
                    <w:sz w:val="16"/>
                    <w:szCs w:val="24"/>
                  </w:rPr>
                </w:rPrChange>
              </w:rPr>
              <w:t>157</w:t>
            </w:r>
          </w:p>
        </w:tc>
        <w:tc>
          <w:tcPr>
            <w:tcW w:w="631" w:type="dxa"/>
            <w:tcBorders>
              <w:top w:val="single" w:sz="3" w:space="0" w:color="000000"/>
              <w:left w:val="nil"/>
              <w:bottom w:val="double" w:sz="3" w:space="0" w:color="000000"/>
              <w:right w:val="nil"/>
            </w:tcBorders>
          </w:tcPr>
          <w:p w14:paraId="179DF99A"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591" w:author="Nicole Wu" w:date="2024-01-08T11:26:00Z">
                  <w:rPr>
                    <w:b/>
                    <w:bCs/>
                    <w:sz w:val="16"/>
                    <w:szCs w:val="24"/>
                  </w:rPr>
                </w:rPrChange>
              </w:rPr>
            </w:pPr>
            <w:r w:rsidRPr="00801E49">
              <w:rPr>
                <w:rFonts w:ascii="Open Sans" w:hAnsi="Open Sans" w:cs="Open Sans"/>
                <w:b/>
                <w:sz w:val="16"/>
                <w:szCs w:val="24"/>
                <w:rPrChange w:id="6592" w:author="Nicole Wu" w:date="2024-01-08T11:26:00Z">
                  <w:rPr>
                    <w:b/>
                    <w:bCs/>
                    <w:sz w:val="16"/>
                    <w:szCs w:val="24"/>
                  </w:rPr>
                </w:rPrChange>
              </w:rPr>
              <w:t>451</w:t>
            </w:r>
          </w:p>
        </w:tc>
        <w:tc>
          <w:tcPr>
            <w:tcW w:w="630" w:type="dxa"/>
            <w:tcBorders>
              <w:top w:val="single" w:sz="3" w:space="0" w:color="000000"/>
              <w:left w:val="nil"/>
              <w:bottom w:val="double" w:sz="3" w:space="0" w:color="000000"/>
              <w:right w:val="nil"/>
            </w:tcBorders>
          </w:tcPr>
          <w:p w14:paraId="227D378E"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593" w:author="Nicole Wu" w:date="2024-01-08T11:26:00Z">
                  <w:rPr>
                    <w:b/>
                    <w:bCs/>
                    <w:sz w:val="16"/>
                    <w:szCs w:val="24"/>
                  </w:rPr>
                </w:rPrChange>
              </w:rPr>
            </w:pPr>
            <w:r w:rsidRPr="00801E49">
              <w:rPr>
                <w:rFonts w:ascii="Open Sans" w:hAnsi="Open Sans" w:cs="Open Sans"/>
                <w:b/>
                <w:sz w:val="16"/>
                <w:szCs w:val="24"/>
                <w:rPrChange w:id="6594" w:author="Nicole Wu" w:date="2024-01-08T11:26:00Z">
                  <w:rPr>
                    <w:b/>
                    <w:bCs/>
                    <w:sz w:val="16"/>
                    <w:szCs w:val="24"/>
                  </w:rPr>
                </w:rPrChange>
              </w:rPr>
              <w:t>675</w:t>
            </w:r>
          </w:p>
        </w:tc>
        <w:tc>
          <w:tcPr>
            <w:tcW w:w="631" w:type="dxa"/>
            <w:tcBorders>
              <w:top w:val="single" w:sz="3" w:space="0" w:color="000000"/>
              <w:left w:val="nil"/>
              <w:bottom w:val="double" w:sz="3" w:space="0" w:color="000000"/>
              <w:right w:val="nil"/>
            </w:tcBorders>
          </w:tcPr>
          <w:p w14:paraId="38C8F550"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595" w:author="Nicole Wu" w:date="2024-01-08T11:26:00Z">
                  <w:rPr>
                    <w:b/>
                    <w:bCs/>
                    <w:sz w:val="16"/>
                    <w:szCs w:val="24"/>
                  </w:rPr>
                </w:rPrChange>
              </w:rPr>
            </w:pPr>
            <w:r w:rsidRPr="00801E49">
              <w:rPr>
                <w:rFonts w:ascii="Open Sans" w:hAnsi="Open Sans" w:cs="Open Sans"/>
                <w:b/>
                <w:sz w:val="16"/>
                <w:szCs w:val="24"/>
                <w:rPrChange w:id="6596" w:author="Nicole Wu" w:date="2024-01-08T11:26:00Z">
                  <w:rPr>
                    <w:b/>
                    <w:bCs/>
                    <w:sz w:val="16"/>
                    <w:szCs w:val="24"/>
                  </w:rPr>
                </w:rPrChange>
              </w:rPr>
              <w:t>119</w:t>
            </w:r>
          </w:p>
        </w:tc>
        <w:tc>
          <w:tcPr>
            <w:tcW w:w="630" w:type="dxa"/>
            <w:tcBorders>
              <w:top w:val="single" w:sz="3" w:space="0" w:color="000000"/>
              <w:left w:val="nil"/>
              <w:bottom w:val="double" w:sz="3" w:space="0" w:color="000000"/>
              <w:right w:val="nil"/>
            </w:tcBorders>
          </w:tcPr>
          <w:p w14:paraId="1077D6C8"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597" w:author="Nicole Wu" w:date="2024-01-08T11:26:00Z">
                  <w:rPr>
                    <w:b/>
                    <w:bCs/>
                    <w:sz w:val="16"/>
                    <w:szCs w:val="24"/>
                  </w:rPr>
                </w:rPrChange>
              </w:rPr>
            </w:pPr>
            <w:r w:rsidRPr="00801E49">
              <w:rPr>
                <w:rFonts w:ascii="Open Sans" w:hAnsi="Open Sans" w:cs="Open Sans"/>
                <w:b/>
                <w:sz w:val="16"/>
                <w:szCs w:val="24"/>
                <w:rPrChange w:id="6598" w:author="Nicole Wu" w:date="2024-01-08T11:26:00Z">
                  <w:rPr>
                    <w:b/>
                    <w:bCs/>
                    <w:sz w:val="16"/>
                    <w:szCs w:val="24"/>
                  </w:rPr>
                </w:rPrChange>
              </w:rPr>
              <w:t>794</w:t>
            </w:r>
          </w:p>
        </w:tc>
        <w:tc>
          <w:tcPr>
            <w:tcW w:w="631" w:type="dxa"/>
            <w:tcBorders>
              <w:top w:val="single" w:sz="3" w:space="0" w:color="000000"/>
              <w:left w:val="nil"/>
              <w:bottom w:val="double" w:sz="3" w:space="0" w:color="000000"/>
              <w:right w:val="nil"/>
            </w:tcBorders>
          </w:tcPr>
          <w:p w14:paraId="60776C87"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599" w:author="Nicole Wu" w:date="2024-01-08T11:26:00Z">
                  <w:rPr>
                    <w:b/>
                    <w:bCs/>
                    <w:sz w:val="16"/>
                    <w:szCs w:val="24"/>
                  </w:rPr>
                </w:rPrChange>
              </w:rPr>
            </w:pPr>
            <w:r w:rsidRPr="00801E49">
              <w:rPr>
                <w:rFonts w:ascii="Open Sans" w:hAnsi="Open Sans" w:cs="Open Sans"/>
                <w:b/>
                <w:sz w:val="16"/>
                <w:szCs w:val="24"/>
                <w:rPrChange w:id="6600" w:author="Nicole Wu" w:date="2024-01-08T11:26:00Z">
                  <w:rPr>
                    <w:b/>
                    <w:bCs/>
                    <w:sz w:val="16"/>
                    <w:szCs w:val="24"/>
                  </w:rPr>
                </w:rPrChange>
              </w:rPr>
              <w:t>969</w:t>
            </w:r>
          </w:p>
        </w:tc>
        <w:tc>
          <w:tcPr>
            <w:tcW w:w="630" w:type="dxa"/>
            <w:tcBorders>
              <w:top w:val="single" w:sz="3" w:space="0" w:color="000000"/>
              <w:left w:val="nil"/>
              <w:bottom w:val="double" w:sz="3" w:space="0" w:color="000000"/>
              <w:right w:val="nil"/>
            </w:tcBorders>
          </w:tcPr>
          <w:p w14:paraId="608B67E2"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601" w:author="Nicole Wu" w:date="2024-01-08T11:26:00Z">
                  <w:rPr>
                    <w:b/>
                    <w:bCs/>
                    <w:sz w:val="16"/>
                    <w:szCs w:val="24"/>
                  </w:rPr>
                </w:rPrChange>
              </w:rPr>
            </w:pPr>
            <w:r w:rsidRPr="00801E49">
              <w:rPr>
                <w:rFonts w:ascii="Open Sans" w:hAnsi="Open Sans" w:cs="Open Sans"/>
                <w:b/>
                <w:sz w:val="16"/>
                <w:szCs w:val="24"/>
                <w:rPrChange w:id="6602" w:author="Nicole Wu" w:date="2024-01-08T11:26:00Z">
                  <w:rPr>
                    <w:b/>
                    <w:bCs/>
                    <w:sz w:val="16"/>
                    <w:szCs w:val="24"/>
                  </w:rPr>
                </w:rPrChange>
              </w:rPr>
              <w:t>276</w:t>
            </w:r>
          </w:p>
        </w:tc>
        <w:tc>
          <w:tcPr>
            <w:tcW w:w="631" w:type="dxa"/>
            <w:tcBorders>
              <w:top w:val="single" w:sz="3" w:space="0" w:color="000000"/>
              <w:left w:val="nil"/>
              <w:bottom w:val="double" w:sz="3" w:space="0" w:color="000000"/>
              <w:right w:val="nil"/>
            </w:tcBorders>
          </w:tcPr>
          <w:p w14:paraId="5F1D3812"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603" w:author="Nicole Wu" w:date="2024-01-08T11:26:00Z">
                  <w:rPr>
                    <w:b/>
                    <w:bCs/>
                    <w:sz w:val="16"/>
                    <w:szCs w:val="24"/>
                  </w:rPr>
                </w:rPrChange>
              </w:rPr>
            </w:pPr>
            <w:r w:rsidRPr="00801E49">
              <w:rPr>
                <w:rFonts w:ascii="Open Sans" w:hAnsi="Open Sans" w:cs="Open Sans"/>
                <w:b/>
                <w:sz w:val="16"/>
                <w:szCs w:val="24"/>
                <w:rPrChange w:id="6604" w:author="Nicole Wu" w:date="2024-01-08T11:26:00Z">
                  <w:rPr>
                    <w:b/>
                    <w:bCs/>
                    <w:sz w:val="16"/>
                    <w:szCs w:val="24"/>
                  </w:rPr>
                </w:rPrChange>
              </w:rPr>
              <w:t>1,245</w:t>
            </w:r>
          </w:p>
        </w:tc>
      </w:tr>
    </w:tbl>
    <w:p w14:paraId="46E08E43" w14:textId="77777777" w:rsidR="00B92327" w:rsidRPr="00801E49" w:rsidRDefault="00332621">
      <w:pPr>
        <w:spacing w:after="608" w:line="265" w:lineRule="auto"/>
        <w:ind w:left="27" w:right="0"/>
        <w:jc w:val="left"/>
        <w:rPr>
          <w:rFonts w:ascii="Open Sans" w:hAnsi="Open Sans" w:cs="Open Sans"/>
          <w:rPrChange w:id="6605" w:author="Nicole Wu" w:date="2024-01-08T11:26:00Z">
            <w:rPr/>
          </w:rPrChange>
        </w:rPr>
      </w:pPr>
      <w:r w:rsidRPr="00801E49">
        <w:rPr>
          <w:rFonts w:ascii="Open Sans" w:hAnsi="Open Sans" w:cs="Open Sans"/>
          <w:sz w:val="16"/>
          <w:szCs w:val="28"/>
          <w:rPrChange w:id="6606" w:author="Nicole Wu" w:date="2024-01-08T11:26:00Z">
            <w:rPr>
              <w:sz w:val="16"/>
              <w:szCs w:val="28"/>
            </w:rPr>
          </w:rPrChange>
        </w:rPr>
        <w:t>Note: Robust standard errors in parentheses; * p</w:t>
      </w:r>
      <w:r w:rsidRPr="00801E49">
        <w:rPr>
          <w:rFonts w:ascii="Open Sans" w:hAnsi="Open Sans" w:cs="Open Sans"/>
          <w:i/>
          <w:sz w:val="16"/>
          <w:szCs w:val="28"/>
          <w:rPrChange w:id="6607" w:author="Nicole Wu" w:date="2024-01-08T11:26:00Z">
            <w:rPr>
              <w:i/>
              <w:sz w:val="16"/>
              <w:szCs w:val="28"/>
            </w:rPr>
          </w:rPrChange>
        </w:rPr>
        <w:t>&lt;</w:t>
      </w:r>
      <w:r w:rsidRPr="00801E49">
        <w:rPr>
          <w:rFonts w:ascii="Open Sans" w:hAnsi="Open Sans" w:cs="Open Sans"/>
          <w:sz w:val="16"/>
          <w:szCs w:val="28"/>
          <w:rPrChange w:id="6608" w:author="Nicole Wu" w:date="2024-01-08T11:26:00Z">
            <w:rPr>
              <w:sz w:val="16"/>
              <w:szCs w:val="28"/>
            </w:rPr>
          </w:rPrChange>
        </w:rPr>
        <w:t>0.05, ** p</w:t>
      </w:r>
      <w:r w:rsidRPr="00801E49">
        <w:rPr>
          <w:rFonts w:ascii="Open Sans" w:hAnsi="Open Sans" w:cs="Open Sans"/>
          <w:i/>
          <w:sz w:val="16"/>
          <w:szCs w:val="28"/>
          <w:rPrChange w:id="6609" w:author="Nicole Wu" w:date="2024-01-08T11:26:00Z">
            <w:rPr>
              <w:i/>
              <w:sz w:val="16"/>
              <w:szCs w:val="28"/>
            </w:rPr>
          </w:rPrChange>
        </w:rPr>
        <w:t>&lt;</w:t>
      </w:r>
      <w:r w:rsidRPr="00801E49">
        <w:rPr>
          <w:rFonts w:ascii="Open Sans" w:hAnsi="Open Sans" w:cs="Open Sans"/>
          <w:sz w:val="16"/>
          <w:szCs w:val="28"/>
          <w:rPrChange w:id="6610" w:author="Nicole Wu" w:date="2024-01-08T11:26:00Z">
            <w:rPr>
              <w:sz w:val="16"/>
              <w:szCs w:val="28"/>
            </w:rPr>
          </w:rPrChange>
        </w:rPr>
        <w:t>0.01, *** p</w:t>
      </w:r>
      <w:r w:rsidRPr="00801E49">
        <w:rPr>
          <w:rFonts w:ascii="Open Sans" w:hAnsi="Open Sans" w:cs="Open Sans"/>
          <w:i/>
          <w:sz w:val="16"/>
          <w:szCs w:val="28"/>
          <w:rPrChange w:id="6611" w:author="Nicole Wu" w:date="2024-01-08T11:26:00Z">
            <w:rPr>
              <w:i/>
              <w:sz w:val="16"/>
              <w:szCs w:val="28"/>
            </w:rPr>
          </w:rPrChange>
        </w:rPr>
        <w:t>&lt;</w:t>
      </w:r>
      <w:r w:rsidRPr="00801E49">
        <w:rPr>
          <w:rFonts w:ascii="Open Sans" w:hAnsi="Open Sans" w:cs="Open Sans"/>
          <w:sz w:val="16"/>
          <w:szCs w:val="28"/>
          <w:rPrChange w:id="6612" w:author="Nicole Wu" w:date="2024-01-08T11:26:00Z">
            <w:rPr>
              <w:sz w:val="16"/>
              <w:szCs w:val="28"/>
            </w:rPr>
          </w:rPrChange>
        </w:rPr>
        <w:t>0.001</w:t>
      </w:r>
      <w:r w:rsidRPr="00801E49">
        <w:rPr>
          <w:rFonts w:ascii="Open Sans" w:hAnsi="Open Sans" w:cs="Open Sans"/>
          <w:sz w:val="13"/>
          <w:rPrChange w:id="6613" w:author="Nicole Wu" w:date="2024-01-08T11:26:00Z">
            <w:rPr>
              <w:sz w:val="13"/>
            </w:rPr>
          </w:rPrChange>
        </w:rPr>
        <w:t>.</w:t>
      </w:r>
    </w:p>
    <w:p w14:paraId="2FBE8B90" w14:textId="77777777" w:rsidR="00B92327" w:rsidRPr="00801E49" w:rsidRDefault="00332621">
      <w:pPr>
        <w:pStyle w:val="Heading2"/>
        <w:ind w:left="598" w:hanging="613"/>
        <w:rPr>
          <w:rFonts w:ascii="Open Sans" w:hAnsi="Open Sans" w:cs="Open Sans"/>
          <w:rPrChange w:id="6614" w:author="Nicole Wu" w:date="2024-01-08T11:26:00Z">
            <w:rPr/>
          </w:rPrChange>
        </w:rPr>
      </w:pPr>
      <w:bookmarkStart w:id="6615" w:name="_Toc135986"/>
      <w:r w:rsidRPr="00801E49">
        <w:rPr>
          <w:rFonts w:ascii="Open Sans" w:hAnsi="Open Sans" w:cs="Open Sans"/>
          <w:rPrChange w:id="6616" w:author="Nicole Wu" w:date="2024-01-08T11:26:00Z">
            <w:rPr/>
          </w:rPrChange>
        </w:rPr>
        <w:t>Food Expenditure Share (FES)</w:t>
      </w:r>
      <w:bookmarkEnd w:id="6615"/>
    </w:p>
    <w:p w14:paraId="3BFCEA61" w14:textId="77777777" w:rsidR="00B92327" w:rsidRPr="00801E49" w:rsidRDefault="00332621">
      <w:pPr>
        <w:ind w:left="-5" w:right="446"/>
        <w:rPr>
          <w:rFonts w:ascii="Open Sans" w:hAnsi="Open Sans" w:cs="Open Sans"/>
          <w:rPrChange w:id="6617" w:author="Nicole Wu" w:date="2024-01-08T11:26:00Z">
            <w:rPr/>
          </w:rPrChange>
        </w:rPr>
      </w:pPr>
      <w:r w:rsidRPr="00801E49">
        <w:rPr>
          <w:rFonts w:ascii="Open Sans" w:hAnsi="Open Sans" w:cs="Open Sans"/>
          <w:rPrChange w:id="6618" w:author="Nicole Wu" w:date="2024-01-08T11:26:00Z">
            <w:rPr/>
          </w:rPrChange>
        </w:rPr>
        <w:t>The food expenditure share (FES) is a proxy food security indicator used to measure the economic vulnerability of a household. It is given as the share of household’s total consumption expenditure spent on food. The higher the share of food expenditure of a household, the more vulnerable/food insecure the household.</w:t>
      </w:r>
    </w:p>
    <w:p w14:paraId="70B8679F" w14:textId="2C1A3AAC" w:rsidR="00B92327" w:rsidRPr="00801E49" w:rsidRDefault="00332621">
      <w:pPr>
        <w:ind w:left="-5" w:right="446"/>
        <w:rPr>
          <w:rFonts w:ascii="Open Sans" w:hAnsi="Open Sans" w:cs="Open Sans"/>
          <w:rPrChange w:id="6619" w:author="Nicole Wu" w:date="2024-01-08T11:26:00Z">
            <w:rPr/>
          </w:rPrChange>
        </w:rPr>
      </w:pPr>
      <w:r w:rsidRPr="00801E49">
        <w:rPr>
          <w:rFonts w:ascii="Open Sans" w:hAnsi="Open Sans" w:cs="Open Sans"/>
          <w:rPrChange w:id="6620" w:author="Nicole Wu" w:date="2024-01-08T11:26:00Z">
            <w:rPr/>
          </w:rPrChange>
        </w:rPr>
        <w:t xml:space="preserve">Table 16 presents the summarize FES variable across the different </w:t>
      </w:r>
      <w:commentRangeStart w:id="6621"/>
      <w:del w:id="6622" w:author="Alirah WEYORI" w:date="2024-01-05T09:52:00Z">
        <w:r w:rsidRPr="00801E49" w:rsidDel="00D52F30">
          <w:rPr>
            <w:rFonts w:ascii="Open Sans" w:hAnsi="Open Sans" w:cs="Open Sans"/>
            <w:rPrChange w:id="6623" w:author="Nicole Wu" w:date="2024-01-08T11:26:00Z">
              <w:rPr/>
            </w:rPrChange>
          </w:rPr>
          <w:delText>categories</w:delText>
        </w:r>
        <w:commentRangeEnd w:id="6621"/>
        <w:r w:rsidR="00F40D22" w:rsidRPr="00801E49" w:rsidDel="00D52F30">
          <w:rPr>
            <w:rStyle w:val="CommentReference"/>
            <w:rFonts w:ascii="Open Sans" w:hAnsi="Open Sans" w:cs="Open Sans"/>
            <w:rPrChange w:id="6624" w:author="Nicole Wu" w:date="2024-01-08T11:26:00Z">
              <w:rPr>
                <w:rStyle w:val="CommentReference"/>
              </w:rPr>
            </w:rPrChange>
          </w:rPr>
          <w:commentReference w:id="6621"/>
        </w:r>
      </w:del>
      <w:ins w:id="6625" w:author="Alirah WEYORI" w:date="2024-01-05T09:52:00Z">
        <w:r w:rsidR="00D52F30" w:rsidRPr="00801E49">
          <w:rPr>
            <w:rFonts w:ascii="Open Sans" w:hAnsi="Open Sans" w:cs="Open Sans"/>
            <w:rPrChange w:id="6626" w:author="Nicole Wu" w:date="2024-01-08T11:26:00Z">
              <w:rPr/>
            </w:rPrChange>
          </w:rPr>
          <w:t>groups</w:t>
        </w:r>
      </w:ins>
      <w:r w:rsidRPr="00801E49">
        <w:rPr>
          <w:rFonts w:ascii="Open Sans" w:hAnsi="Open Sans" w:cs="Open Sans"/>
          <w:rPrChange w:id="6627" w:author="Nicole Wu" w:date="2024-01-08T11:26:00Z">
            <w:rPr/>
          </w:rPrChange>
        </w:rPr>
        <w:t>. The aggregate FES is ranging from 67 to 73 percentage depending on the whether the respondent is coming from the phone-owners or non-phone owners sub-sample. For the phone owners sample, the Remote modality estimates FES at 73 percentage (6 percentage points higher than F2F). The effect is that, it significantly overestimates the number of category 4 (&gt;= 75%) severely food insecure by 10 percentage points. On the none phone owners sub-sample, the aggregate FES is significantly lower in remote modality compared to the F2F modality by 6 percentage points reflected in the FES category 4 (underestimating this category by 11 percentage points).</w:t>
      </w:r>
    </w:p>
    <w:p w14:paraId="6D6C3D8A" w14:textId="6D5EB0DC" w:rsidR="00B92327" w:rsidRPr="00801E49" w:rsidRDefault="00332621">
      <w:pPr>
        <w:spacing w:after="92"/>
        <w:ind w:left="-5" w:right="446"/>
        <w:rPr>
          <w:rFonts w:ascii="Open Sans" w:hAnsi="Open Sans" w:cs="Open Sans"/>
          <w:rPrChange w:id="6628" w:author="Nicole Wu" w:date="2024-01-08T11:26:00Z">
            <w:rPr/>
          </w:rPrChange>
        </w:rPr>
      </w:pPr>
      <w:r w:rsidRPr="00801E49">
        <w:rPr>
          <w:rFonts w:ascii="Open Sans" w:hAnsi="Open Sans" w:cs="Open Sans"/>
          <w:rPrChange w:id="6629" w:author="Nicole Wu" w:date="2024-01-08T11:26:00Z">
            <w:rPr/>
          </w:rPrChange>
        </w:rPr>
        <w:t>Once the two samples are combined, there is no significant difference between the aggregate FES from remote and F2F modalities.</w:t>
      </w:r>
    </w:p>
    <w:p w14:paraId="5DE95A34" w14:textId="77777777" w:rsidR="00332621" w:rsidRPr="00801E49" w:rsidRDefault="00332621">
      <w:pPr>
        <w:spacing w:after="92"/>
        <w:ind w:left="-5" w:right="446"/>
        <w:rPr>
          <w:rFonts w:ascii="Open Sans" w:hAnsi="Open Sans" w:cs="Open Sans"/>
          <w:rPrChange w:id="6630" w:author="Nicole Wu" w:date="2024-01-08T11:26:00Z">
            <w:rPr/>
          </w:rPrChange>
        </w:rPr>
      </w:pPr>
    </w:p>
    <w:p w14:paraId="6C81BDDB" w14:textId="77777777" w:rsidR="00B92327" w:rsidRPr="00801E49" w:rsidRDefault="00332621">
      <w:pPr>
        <w:spacing w:after="0" w:line="265" w:lineRule="auto"/>
        <w:jc w:val="center"/>
        <w:rPr>
          <w:rFonts w:ascii="Open Sans" w:hAnsi="Open Sans" w:cs="Open Sans"/>
          <w:rPrChange w:id="6631" w:author="Nicole Wu" w:date="2024-01-08T11:26:00Z">
            <w:rPr/>
          </w:rPrChange>
        </w:rPr>
      </w:pPr>
      <w:r w:rsidRPr="00801E49">
        <w:rPr>
          <w:rFonts w:ascii="Open Sans" w:hAnsi="Open Sans" w:cs="Open Sans"/>
          <w:rPrChange w:id="6632" w:author="Nicole Wu" w:date="2024-01-08T11:26:00Z">
            <w:rPr/>
          </w:rPrChange>
        </w:rPr>
        <w:t>Table 16: Impact of Survey Modality on Expenditure and Food Expenditure Share</w:t>
      </w:r>
    </w:p>
    <w:tbl>
      <w:tblPr>
        <w:tblW w:w="8622" w:type="dxa"/>
        <w:tblInd w:w="369" w:type="dxa"/>
        <w:tblCellMar>
          <w:top w:w="24" w:type="dxa"/>
          <w:right w:w="89" w:type="dxa"/>
        </w:tblCellMar>
        <w:tblLook w:val="04A0" w:firstRow="1" w:lastRow="0" w:firstColumn="1" w:lastColumn="0" w:noHBand="0" w:noVBand="1"/>
      </w:tblPr>
      <w:tblGrid>
        <w:gridCol w:w="1954"/>
        <w:gridCol w:w="668"/>
        <w:gridCol w:w="849"/>
        <w:gridCol w:w="668"/>
        <w:gridCol w:w="655"/>
        <w:gridCol w:w="849"/>
        <w:gridCol w:w="786"/>
        <w:gridCol w:w="668"/>
        <w:gridCol w:w="849"/>
        <w:gridCol w:w="676"/>
      </w:tblGrid>
      <w:tr w:rsidR="00332621" w:rsidRPr="00801E49" w14:paraId="6A3A767F" w14:textId="77777777" w:rsidTr="00C04D95">
        <w:trPr>
          <w:trHeight w:val="216"/>
        </w:trPr>
        <w:tc>
          <w:tcPr>
            <w:tcW w:w="2170" w:type="dxa"/>
            <w:tcBorders>
              <w:top w:val="double" w:sz="3" w:space="0" w:color="000000"/>
              <w:left w:val="nil"/>
              <w:bottom w:val="nil"/>
              <w:right w:val="nil"/>
            </w:tcBorders>
          </w:tcPr>
          <w:p w14:paraId="485D7BF6" w14:textId="77777777" w:rsidR="00332621" w:rsidRPr="00801E49" w:rsidRDefault="00332621" w:rsidP="00332621">
            <w:pPr>
              <w:spacing w:after="0" w:line="259" w:lineRule="auto"/>
              <w:ind w:left="67" w:right="0" w:firstLine="0"/>
              <w:jc w:val="left"/>
              <w:rPr>
                <w:rFonts w:ascii="Open Sans" w:hAnsi="Open Sans" w:cs="Open Sans"/>
                <w:b/>
                <w:sz w:val="16"/>
                <w:szCs w:val="24"/>
                <w:rPrChange w:id="6633" w:author="Nicole Wu" w:date="2024-01-08T11:26:00Z">
                  <w:rPr>
                    <w:b/>
                    <w:bCs/>
                    <w:sz w:val="16"/>
                    <w:szCs w:val="24"/>
                  </w:rPr>
                </w:rPrChange>
              </w:rPr>
            </w:pPr>
          </w:p>
        </w:tc>
        <w:tc>
          <w:tcPr>
            <w:tcW w:w="2150" w:type="dxa"/>
            <w:gridSpan w:val="3"/>
            <w:tcBorders>
              <w:top w:val="double" w:sz="3" w:space="0" w:color="000000"/>
              <w:left w:val="nil"/>
              <w:bottom w:val="nil"/>
              <w:right w:val="nil"/>
            </w:tcBorders>
          </w:tcPr>
          <w:p w14:paraId="75C26519" w14:textId="0C5695B5" w:rsidR="00332621" w:rsidRPr="00801E49" w:rsidRDefault="00332621" w:rsidP="00332621">
            <w:pPr>
              <w:spacing w:after="0" w:line="259" w:lineRule="auto"/>
              <w:ind w:left="67" w:right="0" w:firstLine="0"/>
              <w:jc w:val="center"/>
              <w:rPr>
                <w:rFonts w:ascii="Open Sans" w:hAnsi="Open Sans" w:cs="Open Sans"/>
                <w:b/>
                <w:sz w:val="16"/>
                <w:szCs w:val="24"/>
                <w:rPrChange w:id="6634" w:author="Nicole Wu" w:date="2024-01-08T11:26:00Z">
                  <w:rPr>
                    <w:b/>
                    <w:bCs/>
                    <w:sz w:val="16"/>
                    <w:szCs w:val="24"/>
                  </w:rPr>
                </w:rPrChange>
              </w:rPr>
            </w:pPr>
            <w:r w:rsidRPr="00801E49">
              <w:rPr>
                <w:rFonts w:ascii="Open Sans" w:hAnsi="Open Sans" w:cs="Open Sans"/>
                <w:b/>
                <w:sz w:val="16"/>
                <w:szCs w:val="24"/>
                <w:rPrChange w:id="6635" w:author="Nicole Wu" w:date="2024-01-08T11:26:00Z">
                  <w:rPr>
                    <w:b/>
                    <w:bCs/>
                    <w:sz w:val="16"/>
                    <w:szCs w:val="24"/>
                  </w:rPr>
                </w:rPrChange>
              </w:rPr>
              <w:t>Own Phone</w:t>
            </w:r>
          </w:p>
        </w:tc>
        <w:tc>
          <w:tcPr>
            <w:tcW w:w="2272" w:type="dxa"/>
            <w:gridSpan w:val="3"/>
            <w:tcBorders>
              <w:top w:val="double" w:sz="3" w:space="0" w:color="000000"/>
              <w:left w:val="nil"/>
              <w:bottom w:val="nil"/>
              <w:right w:val="nil"/>
            </w:tcBorders>
          </w:tcPr>
          <w:p w14:paraId="029FB547" w14:textId="2B0B1B44" w:rsidR="00332621" w:rsidRPr="00801E49" w:rsidRDefault="00332621" w:rsidP="00332621">
            <w:pPr>
              <w:spacing w:after="0" w:line="259" w:lineRule="auto"/>
              <w:ind w:left="67" w:right="0" w:firstLine="0"/>
              <w:jc w:val="center"/>
              <w:rPr>
                <w:rFonts w:ascii="Open Sans" w:hAnsi="Open Sans" w:cs="Open Sans"/>
                <w:b/>
                <w:sz w:val="16"/>
                <w:szCs w:val="24"/>
                <w:rPrChange w:id="6636" w:author="Nicole Wu" w:date="2024-01-08T11:26:00Z">
                  <w:rPr>
                    <w:b/>
                    <w:bCs/>
                    <w:sz w:val="16"/>
                    <w:szCs w:val="24"/>
                  </w:rPr>
                </w:rPrChange>
              </w:rPr>
            </w:pPr>
            <w:r w:rsidRPr="00801E49">
              <w:rPr>
                <w:rFonts w:ascii="Open Sans" w:hAnsi="Open Sans" w:cs="Open Sans"/>
                <w:b/>
                <w:sz w:val="16"/>
                <w:szCs w:val="24"/>
                <w:rPrChange w:id="6637" w:author="Nicole Wu" w:date="2024-01-08T11:26:00Z">
                  <w:rPr>
                    <w:b/>
                    <w:bCs/>
                    <w:sz w:val="16"/>
                    <w:szCs w:val="24"/>
                  </w:rPr>
                </w:rPrChange>
              </w:rPr>
              <w:t>No Phone</w:t>
            </w:r>
          </w:p>
        </w:tc>
        <w:tc>
          <w:tcPr>
            <w:tcW w:w="2030" w:type="dxa"/>
            <w:gridSpan w:val="3"/>
            <w:tcBorders>
              <w:top w:val="double" w:sz="3" w:space="0" w:color="000000"/>
              <w:left w:val="nil"/>
              <w:bottom w:val="nil"/>
              <w:right w:val="nil"/>
            </w:tcBorders>
          </w:tcPr>
          <w:p w14:paraId="72B3791E" w14:textId="73649BE8" w:rsidR="00332621" w:rsidRPr="00801E49" w:rsidRDefault="00332621" w:rsidP="00332621">
            <w:pPr>
              <w:spacing w:after="0" w:line="259" w:lineRule="auto"/>
              <w:ind w:left="67" w:right="0" w:firstLine="0"/>
              <w:jc w:val="center"/>
              <w:rPr>
                <w:rFonts w:ascii="Open Sans" w:hAnsi="Open Sans" w:cs="Open Sans"/>
                <w:b/>
                <w:sz w:val="16"/>
                <w:szCs w:val="24"/>
                <w:rPrChange w:id="6638" w:author="Nicole Wu" w:date="2024-01-08T11:26:00Z">
                  <w:rPr>
                    <w:b/>
                    <w:bCs/>
                    <w:sz w:val="16"/>
                    <w:szCs w:val="24"/>
                  </w:rPr>
                </w:rPrChange>
              </w:rPr>
            </w:pPr>
            <w:r w:rsidRPr="00801E49">
              <w:rPr>
                <w:rFonts w:ascii="Open Sans" w:hAnsi="Open Sans" w:cs="Open Sans"/>
                <w:b/>
                <w:sz w:val="16"/>
                <w:szCs w:val="24"/>
                <w:rPrChange w:id="6639" w:author="Nicole Wu" w:date="2024-01-08T11:26:00Z">
                  <w:rPr>
                    <w:b/>
                    <w:bCs/>
                    <w:sz w:val="16"/>
                    <w:szCs w:val="24"/>
                  </w:rPr>
                </w:rPrChange>
              </w:rPr>
              <w:t>Full Sample</w:t>
            </w:r>
          </w:p>
        </w:tc>
      </w:tr>
      <w:tr w:rsidR="00B92327" w:rsidRPr="00801E49" w14:paraId="62436C44" w14:textId="77777777">
        <w:trPr>
          <w:trHeight w:val="195"/>
        </w:trPr>
        <w:tc>
          <w:tcPr>
            <w:tcW w:w="2170" w:type="dxa"/>
            <w:tcBorders>
              <w:top w:val="nil"/>
              <w:left w:val="nil"/>
              <w:bottom w:val="single" w:sz="3" w:space="0" w:color="000000"/>
              <w:right w:val="nil"/>
            </w:tcBorders>
          </w:tcPr>
          <w:p w14:paraId="5FE0D70D" w14:textId="77777777" w:rsidR="00B92327" w:rsidRPr="00801E49" w:rsidRDefault="00332621" w:rsidP="00332621">
            <w:pPr>
              <w:spacing w:after="0" w:line="259" w:lineRule="auto"/>
              <w:ind w:left="-366" w:right="0" w:firstLine="433"/>
              <w:jc w:val="left"/>
              <w:rPr>
                <w:rFonts w:ascii="Open Sans" w:hAnsi="Open Sans" w:cs="Open Sans"/>
                <w:b/>
                <w:sz w:val="16"/>
                <w:szCs w:val="24"/>
                <w:rPrChange w:id="6640" w:author="Nicole Wu" w:date="2024-01-08T11:26:00Z">
                  <w:rPr>
                    <w:b/>
                    <w:bCs/>
                    <w:sz w:val="16"/>
                    <w:szCs w:val="24"/>
                  </w:rPr>
                </w:rPrChange>
              </w:rPr>
            </w:pPr>
            <w:r w:rsidRPr="00801E49">
              <w:rPr>
                <w:rFonts w:ascii="Open Sans" w:hAnsi="Open Sans" w:cs="Open Sans"/>
                <w:b/>
                <w:sz w:val="16"/>
                <w:szCs w:val="24"/>
                <w:rPrChange w:id="6641" w:author="Nicole Wu" w:date="2024-01-08T11:26:00Z">
                  <w:rPr>
                    <w:b/>
                    <w:bCs/>
                    <w:sz w:val="16"/>
                    <w:szCs w:val="24"/>
                  </w:rPr>
                </w:rPrChange>
              </w:rPr>
              <w:t>Variable</w:t>
            </w:r>
          </w:p>
        </w:tc>
        <w:tc>
          <w:tcPr>
            <w:tcW w:w="672" w:type="dxa"/>
            <w:tcBorders>
              <w:top w:val="nil"/>
              <w:left w:val="nil"/>
              <w:bottom w:val="single" w:sz="3" w:space="0" w:color="000000"/>
              <w:right w:val="nil"/>
            </w:tcBorders>
          </w:tcPr>
          <w:p w14:paraId="4FA703A9"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42" w:author="Nicole Wu" w:date="2024-01-08T11:26:00Z">
                  <w:rPr>
                    <w:b/>
                    <w:bCs/>
                    <w:sz w:val="16"/>
                    <w:szCs w:val="24"/>
                  </w:rPr>
                </w:rPrChange>
              </w:rPr>
            </w:pPr>
            <w:r w:rsidRPr="00801E49">
              <w:rPr>
                <w:rFonts w:ascii="Open Sans" w:hAnsi="Open Sans" w:cs="Open Sans"/>
                <w:b/>
                <w:sz w:val="16"/>
                <w:szCs w:val="24"/>
                <w:rPrChange w:id="6643" w:author="Nicole Wu" w:date="2024-01-08T11:26:00Z">
                  <w:rPr>
                    <w:b/>
                    <w:bCs/>
                    <w:sz w:val="16"/>
                    <w:szCs w:val="24"/>
                  </w:rPr>
                </w:rPrChange>
              </w:rPr>
              <w:t>F2F</w:t>
            </w:r>
          </w:p>
        </w:tc>
        <w:tc>
          <w:tcPr>
            <w:tcW w:w="806" w:type="dxa"/>
            <w:tcBorders>
              <w:top w:val="nil"/>
              <w:left w:val="nil"/>
              <w:bottom w:val="single" w:sz="3" w:space="0" w:color="000000"/>
              <w:right w:val="nil"/>
            </w:tcBorders>
          </w:tcPr>
          <w:p w14:paraId="5544407C"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44" w:author="Nicole Wu" w:date="2024-01-08T11:26:00Z">
                  <w:rPr>
                    <w:b/>
                    <w:bCs/>
                    <w:sz w:val="16"/>
                    <w:szCs w:val="24"/>
                  </w:rPr>
                </w:rPrChange>
              </w:rPr>
            </w:pPr>
            <w:r w:rsidRPr="00801E49">
              <w:rPr>
                <w:rFonts w:ascii="Open Sans" w:hAnsi="Open Sans" w:cs="Open Sans"/>
                <w:b/>
                <w:sz w:val="16"/>
                <w:szCs w:val="24"/>
                <w:rPrChange w:id="6645" w:author="Nicole Wu" w:date="2024-01-08T11:26:00Z">
                  <w:rPr>
                    <w:b/>
                    <w:bCs/>
                    <w:sz w:val="16"/>
                    <w:szCs w:val="24"/>
                  </w:rPr>
                </w:rPrChange>
              </w:rPr>
              <w:t>Remote</w:t>
            </w:r>
          </w:p>
        </w:tc>
        <w:tc>
          <w:tcPr>
            <w:tcW w:w="672" w:type="dxa"/>
            <w:tcBorders>
              <w:top w:val="nil"/>
              <w:left w:val="nil"/>
              <w:bottom w:val="single" w:sz="3" w:space="0" w:color="000000"/>
              <w:right w:val="nil"/>
            </w:tcBorders>
          </w:tcPr>
          <w:p w14:paraId="366AC9F0"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46" w:author="Nicole Wu" w:date="2024-01-08T11:26:00Z">
                  <w:rPr>
                    <w:b/>
                    <w:bCs/>
                    <w:sz w:val="16"/>
                    <w:szCs w:val="24"/>
                  </w:rPr>
                </w:rPrChange>
              </w:rPr>
            </w:pPr>
            <w:r w:rsidRPr="00801E49">
              <w:rPr>
                <w:rFonts w:ascii="Open Sans" w:hAnsi="Open Sans" w:cs="Open Sans"/>
                <w:b/>
                <w:sz w:val="16"/>
                <w:szCs w:val="24"/>
                <w:rPrChange w:id="6647" w:author="Nicole Wu" w:date="2024-01-08T11:26:00Z">
                  <w:rPr>
                    <w:b/>
                    <w:bCs/>
                    <w:sz w:val="16"/>
                    <w:szCs w:val="24"/>
                  </w:rPr>
                </w:rPrChange>
              </w:rPr>
              <w:t>Diff</w:t>
            </w:r>
          </w:p>
        </w:tc>
        <w:tc>
          <w:tcPr>
            <w:tcW w:w="651" w:type="dxa"/>
            <w:tcBorders>
              <w:top w:val="nil"/>
              <w:left w:val="nil"/>
              <w:bottom w:val="single" w:sz="3" w:space="0" w:color="000000"/>
              <w:right w:val="nil"/>
            </w:tcBorders>
          </w:tcPr>
          <w:p w14:paraId="39D1BD73"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48" w:author="Nicole Wu" w:date="2024-01-08T11:26:00Z">
                  <w:rPr>
                    <w:b/>
                    <w:bCs/>
                    <w:sz w:val="16"/>
                    <w:szCs w:val="24"/>
                  </w:rPr>
                </w:rPrChange>
              </w:rPr>
            </w:pPr>
            <w:r w:rsidRPr="00801E49">
              <w:rPr>
                <w:rFonts w:ascii="Open Sans" w:hAnsi="Open Sans" w:cs="Open Sans"/>
                <w:b/>
                <w:sz w:val="16"/>
                <w:szCs w:val="24"/>
                <w:rPrChange w:id="6649" w:author="Nicole Wu" w:date="2024-01-08T11:26:00Z">
                  <w:rPr>
                    <w:b/>
                    <w:bCs/>
                    <w:sz w:val="16"/>
                    <w:szCs w:val="24"/>
                  </w:rPr>
                </w:rPrChange>
              </w:rPr>
              <w:t>F2F</w:t>
            </w:r>
          </w:p>
        </w:tc>
        <w:tc>
          <w:tcPr>
            <w:tcW w:w="827" w:type="dxa"/>
            <w:tcBorders>
              <w:top w:val="nil"/>
              <w:left w:val="nil"/>
              <w:bottom w:val="single" w:sz="3" w:space="0" w:color="000000"/>
              <w:right w:val="nil"/>
            </w:tcBorders>
          </w:tcPr>
          <w:p w14:paraId="3E5DC6A2"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50" w:author="Nicole Wu" w:date="2024-01-08T11:26:00Z">
                  <w:rPr>
                    <w:b/>
                    <w:bCs/>
                    <w:sz w:val="16"/>
                    <w:szCs w:val="24"/>
                  </w:rPr>
                </w:rPrChange>
              </w:rPr>
            </w:pPr>
            <w:r w:rsidRPr="00801E49">
              <w:rPr>
                <w:rFonts w:ascii="Open Sans" w:hAnsi="Open Sans" w:cs="Open Sans"/>
                <w:b/>
                <w:sz w:val="16"/>
                <w:szCs w:val="24"/>
                <w:rPrChange w:id="6651" w:author="Nicole Wu" w:date="2024-01-08T11:26:00Z">
                  <w:rPr>
                    <w:b/>
                    <w:bCs/>
                    <w:sz w:val="16"/>
                    <w:szCs w:val="24"/>
                  </w:rPr>
                </w:rPrChange>
              </w:rPr>
              <w:t>Remote</w:t>
            </w:r>
          </w:p>
        </w:tc>
        <w:tc>
          <w:tcPr>
            <w:tcW w:w="794" w:type="dxa"/>
            <w:tcBorders>
              <w:top w:val="nil"/>
              <w:left w:val="nil"/>
              <w:bottom w:val="single" w:sz="3" w:space="0" w:color="000000"/>
              <w:right w:val="nil"/>
            </w:tcBorders>
          </w:tcPr>
          <w:p w14:paraId="2E9A173C"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52" w:author="Nicole Wu" w:date="2024-01-08T11:26:00Z">
                  <w:rPr>
                    <w:b/>
                    <w:bCs/>
                    <w:sz w:val="16"/>
                    <w:szCs w:val="24"/>
                  </w:rPr>
                </w:rPrChange>
              </w:rPr>
            </w:pPr>
            <w:r w:rsidRPr="00801E49">
              <w:rPr>
                <w:rFonts w:ascii="Open Sans" w:hAnsi="Open Sans" w:cs="Open Sans"/>
                <w:b/>
                <w:sz w:val="16"/>
                <w:szCs w:val="24"/>
                <w:rPrChange w:id="6653" w:author="Nicole Wu" w:date="2024-01-08T11:26:00Z">
                  <w:rPr>
                    <w:b/>
                    <w:bCs/>
                    <w:sz w:val="16"/>
                    <w:szCs w:val="24"/>
                  </w:rPr>
                </w:rPrChange>
              </w:rPr>
              <w:t>Diff</w:t>
            </w:r>
          </w:p>
        </w:tc>
        <w:tc>
          <w:tcPr>
            <w:tcW w:w="672" w:type="dxa"/>
            <w:tcBorders>
              <w:top w:val="nil"/>
              <w:left w:val="nil"/>
              <w:bottom w:val="single" w:sz="3" w:space="0" w:color="000000"/>
              <w:right w:val="nil"/>
            </w:tcBorders>
          </w:tcPr>
          <w:p w14:paraId="687A1F3A"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54" w:author="Nicole Wu" w:date="2024-01-08T11:26:00Z">
                  <w:rPr>
                    <w:b/>
                    <w:bCs/>
                    <w:sz w:val="16"/>
                    <w:szCs w:val="24"/>
                  </w:rPr>
                </w:rPrChange>
              </w:rPr>
            </w:pPr>
            <w:r w:rsidRPr="00801E49">
              <w:rPr>
                <w:rFonts w:ascii="Open Sans" w:hAnsi="Open Sans" w:cs="Open Sans"/>
                <w:b/>
                <w:sz w:val="16"/>
                <w:szCs w:val="24"/>
                <w:rPrChange w:id="6655" w:author="Nicole Wu" w:date="2024-01-08T11:26:00Z">
                  <w:rPr>
                    <w:b/>
                    <w:bCs/>
                    <w:sz w:val="16"/>
                    <w:szCs w:val="24"/>
                  </w:rPr>
                </w:rPrChange>
              </w:rPr>
              <w:t>F2F</w:t>
            </w:r>
          </w:p>
        </w:tc>
        <w:tc>
          <w:tcPr>
            <w:tcW w:w="806" w:type="dxa"/>
            <w:tcBorders>
              <w:top w:val="nil"/>
              <w:left w:val="nil"/>
              <w:bottom w:val="single" w:sz="3" w:space="0" w:color="000000"/>
              <w:right w:val="nil"/>
            </w:tcBorders>
          </w:tcPr>
          <w:p w14:paraId="300CEA62"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56" w:author="Nicole Wu" w:date="2024-01-08T11:26:00Z">
                  <w:rPr>
                    <w:b/>
                    <w:bCs/>
                    <w:sz w:val="16"/>
                    <w:szCs w:val="24"/>
                  </w:rPr>
                </w:rPrChange>
              </w:rPr>
            </w:pPr>
            <w:r w:rsidRPr="00801E49">
              <w:rPr>
                <w:rFonts w:ascii="Open Sans" w:hAnsi="Open Sans" w:cs="Open Sans"/>
                <w:b/>
                <w:sz w:val="16"/>
                <w:szCs w:val="24"/>
                <w:rPrChange w:id="6657" w:author="Nicole Wu" w:date="2024-01-08T11:26:00Z">
                  <w:rPr>
                    <w:b/>
                    <w:bCs/>
                    <w:sz w:val="16"/>
                    <w:szCs w:val="24"/>
                  </w:rPr>
                </w:rPrChange>
              </w:rPr>
              <w:t>Remote</w:t>
            </w:r>
          </w:p>
        </w:tc>
        <w:tc>
          <w:tcPr>
            <w:tcW w:w="552" w:type="dxa"/>
            <w:tcBorders>
              <w:top w:val="nil"/>
              <w:left w:val="nil"/>
              <w:bottom w:val="single" w:sz="3" w:space="0" w:color="000000"/>
              <w:right w:val="nil"/>
            </w:tcBorders>
          </w:tcPr>
          <w:p w14:paraId="7A88842B" w14:textId="77777777" w:rsidR="00B92327" w:rsidRPr="00801E49" w:rsidRDefault="00332621" w:rsidP="00332621">
            <w:pPr>
              <w:spacing w:after="0" w:line="259" w:lineRule="auto"/>
              <w:ind w:left="67" w:right="0" w:firstLine="0"/>
              <w:jc w:val="left"/>
              <w:rPr>
                <w:rFonts w:ascii="Open Sans" w:hAnsi="Open Sans" w:cs="Open Sans"/>
                <w:b/>
                <w:sz w:val="16"/>
                <w:szCs w:val="24"/>
                <w:rPrChange w:id="6658" w:author="Nicole Wu" w:date="2024-01-08T11:26:00Z">
                  <w:rPr>
                    <w:b/>
                    <w:bCs/>
                    <w:sz w:val="16"/>
                    <w:szCs w:val="24"/>
                  </w:rPr>
                </w:rPrChange>
              </w:rPr>
            </w:pPr>
            <w:r w:rsidRPr="00801E49">
              <w:rPr>
                <w:rFonts w:ascii="Open Sans" w:hAnsi="Open Sans" w:cs="Open Sans"/>
                <w:b/>
                <w:sz w:val="16"/>
                <w:szCs w:val="24"/>
                <w:rPrChange w:id="6659" w:author="Nicole Wu" w:date="2024-01-08T11:26:00Z">
                  <w:rPr>
                    <w:b/>
                    <w:bCs/>
                    <w:sz w:val="16"/>
                    <w:szCs w:val="24"/>
                  </w:rPr>
                </w:rPrChange>
              </w:rPr>
              <w:t>Diff</w:t>
            </w:r>
          </w:p>
        </w:tc>
      </w:tr>
      <w:tr w:rsidR="00B92327" w:rsidRPr="00801E49" w14:paraId="35C22E24" w14:textId="77777777">
        <w:trPr>
          <w:trHeight w:val="192"/>
        </w:trPr>
        <w:tc>
          <w:tcPr>
            <w:tcW w:w="2170" w:type="dxa"/>
            <w:tcBorders>
              <w:top w:val="single" w:sz="3" w:space="0" w:color="000000"/>
              <w:left w:val="nil"/>
              <w:bottom w:val="nil"/>
              <w:right w:val="nil"/>
            </w:tcBorders>
          </w:tcPr>
          <w:p w14:paraId="4F9D5647" w14:textId="77777777" w:rsidR="00B92327" w:rsidRPr="00801E49" w:rsidRDefault="00332621" w:rsidP="00332621">
            <w:pPr>
              <w:spacing w:after="0" w:line="259" w:lineRule="auto"/>
              <w:ind w:left="67" w:right="0" w:firstLine="0"/>
              <w:jc w:val="left"/>
              <w:rPr>
                <w:rFonts w:ascii="Open Sans" w:hAnsi="Open Sans" w:cs="Open Sans"/>
                <w:sz w:val="16"/>
                <w:szCs w:val="24"/>
                <w:rPrChange w:id="6660" w:author="Nicole Wu" w:date="2024-01-08T11:26:00Z">
                  <w:rPr>
                    <w:sz w:val="16"/>
                    <w:szCs w:val="24"/>
                  </w:rPr>
                </w:rPrChange>
              </w:rPr>
            </w:pPr>
            <w:r w:rsidRPr="00801E49">
              <w:rPr>
                <w:rFonts w:ascii="Open Sans" w:hAnsi="Open Sans" w:cs="Open Sans"/>
                <w:sz w:val="16"/>
                <w:szCs w:val="24"/>
                <w:rPrChange w:id="6661" w:author="Nicole Wu" w:date="2024-01-08T11:26:00Z">
                  <w:rPr>
                    <w:sz w:val="16"/>
                    <w:szCs w:val="24"/>
                  </w:rPr>
                </w:rPrChange>
              </w:rPr>
              <w:t>Food Expenditure Share</w:t>
            </w:r>
          </w:p>
        </w:tc>
        <w:tc>
          <w:tcPr>
            <w:tcW w:w="672" w:type="dxa"/>
            <w:tcBorders>
              <w:top w:val="single" w:sz="3" w:space="0" w:color="000000"/>
              <w:left w:val="nil"/>
              <w:bottom w:val="nil"/>
              <w:right w:val="nil"/>
            </w:tcBorders>
          </w:tcPr>
          <w:p w14:paraId="6203B902" w14:textId="77777777" w:rsidR="00B92327" w:rsidRPr="00801E49" w:rsidRDefault="00332621" w:rsidP="00332621">
            <w:pPr>
              <w:spacing w:after="0" w:line="259" w:lineRule="auto"/>
              <w:ind w:left="67" w:right="0" w:firstLine="0"/>
              <w:jc w:val="left"/>
              <w:rPr>
                <w:rFonts w:ascii="Open Sans" w:hAnsi="Open Sans" w:cs="Open Sans"/>
                <w:sz w:val="16"/>
                <w:szCs w:val="24"/>
                <w:rPrChange w:id="6662" w:author="Nicole Wu" w:date="2024-01-08T11:26:00Z">
                  <w:rPr>
                    <w:sz w:val="16"/>
                    <w:szCs w:val="24"/>
                  </w:rPr>
                </w:rPrChange>
              </w:rPr>
            </w:pPr>
            <w:r w:rsidRPr="00801E49">
              <w:rPr>
                <w:rFonts w:ascii="Open Sans" w:hAnsi="Open Sans" w:cs="Open Sans"/>
                <w:sz w:val="16"/>
                <w:szCs w:val="24"/>
                <w:rPrChange w:id="6663" w:author="Nicole Wu" w:date="2024-01-08T11:26:00Z">
                  <w:rPr>
                    <w:sz w:val="16"/>
                    <w:szCs w:val="24"/>
                  </w:rPr>
                </w:rPrChange>
              </w:rPr>
              <w:t>0.67</w:t>
            </w:r>
          </w:p>
        </w:tc>
        <w:tc>
          <w:tcPr>
            <w:tcW w:w="806" w:type="dxa"/>
            <w:tcBorders>
              <w:top w:val="single" w:sz="3" w:space="0" w:color="000000"/>
              <w:left w:val="nil"/>
              <w:bottom w:val="nil"/>
              <w:right w:val="nil"/>
            </w:tcBorders>
          </w:tcPr>
          <w:p w14:paraId="43DD6C0D" w14:textId="77777777" w:rsidR="00B92327" w:rsidRPr="00801E49" w:rsidRDefault="00332621" w:rsidP="00332621">
            <w:pPr>
              <w:spacing w:after="0" w:line="259" w:lineRule="auto"/>
              <w:ind w:left="67" w:right="0" w:firstLine="0"/>
              <w:jc w:val="left"/>
              <w:rPr>
                <w:rFonts w:ascii="Open Sans" w:hAnsi="Open Sans" w:cs="Open Sans"/>
                <w:sz w:val="16"/>
                <w:szCs w:val="24"/>
                <w:rPrChange w:id="6664" w:author="Nicole Wu" w:date="2024-01-08T11:26:00Z">
                  <w:rPr>
                    <w:sz w:val="16"/>
                    <w:szCs w:val="24"/>
                  </w:rPr>
                </w:rPrChange>
              </w:rPr>
            </w:pPr>
            <w:r w:rsidRPr="00801E49">
              <w:rPr>
                <w:rFonts w:ascii="Open Sans" w:hAnsi="Open Sans" w:cs="Open Sans"/>
                <w:sz w:val="16"/>
                <w:szCs w:val="24"/>
                <w:rPrChange w:id="6665" w:author="Nicole Wu" w:date="2024-01-08T11:26:00Z">
                  <w:rPr>
                    <w:sz w:val="16"/>
                    <w:szCs w:val="24"/>
                  </w:rPr>
                </w:rPrChange>
              </w:rPr>
              <w:t>0.73</w:t>
            </w:r>
          </w:p>
        </w:tc>
        <w:tc>
          <w:tcPr>
            <w:tcW w:w="672" w:type="dxa"/>
            <w:tcBorders>
              <w:top w:val="single" w:sz="3" w:space="0" w:color="000000"/>
              <w:left w:val="nil"/>
              <w:bottom w:val="nil"/>
              <w:right w:val="nil"/>
            </w:tcBorders>
          </w:tcPr>
          <w:p w14:paraId="2086FEE6" w14:textId="77777777" w:rsidR="00B92327" w:rsidRPr="00801E49" w:rsidRDefault="00332621" w:rsidP="00332621">
            <w:pPr>
              <w:spacing w:after="0" w:line="259" w:lineRule="auto"/>
              <w:ind w:left="67" w:right="0" w:firstLine="0"/>
              <w:jc w:val="left"/>
              <w:rPr>
                <w:rFonts w:ascii="Open Sans" w:hAnsi="Open Sans" w:cs="Open Sans"/>
                <w:sz w:val="16"/>
                <w:szCs w:val="24"/>
                <w:rPrChange w:id="6666" w:author="Nicole Wu" w:date="2024-01-08T11:26:00Z">
                  <w:rPr>
                    <w:sz w:val="16"/>
                    <w:szCs w:val="24"/>
                  </w:rPr>
                </w:rPrChange>
              </w:rPr>
            </w:pPr>
            <w:r w:rsidRPr="00801E49">
              <w:rPr>
                <w:rFonts w:ascii="Open Sans" w:hAnsi="Open Sans" w:cs="Open Sans"/>
                <w:sz w:val="16"/>
                <w:szCs w:val="24"/>
                <w:rPrChange w:id="6667" w:author="Nicole Wu" w:date="2024-01-08T11:26:00Z">
                  <w:rPr>
                    <w:sz w:val="16"/>
                    <w:szCs w:val="24"/>
                  </w:rPr>
                </w:rPrChange>
              </w:rPr>
              <w:t>0.06*</w:t>
            </w:r>
          </w:p>
        </w:tc>
        <w:tc>
          <w:tcPr>
            <w:tcW w:w="651" w:type="dxa"/>
            <w:tcBorders>
              <w:top w:val="single" w:sz="3" w:space="0" w:color="000000"/>
              <w:left w:val="nil"/>
              <w:bottom w:val="nil"/>
              <w:right w:val="nil"/>
            </w:tcBorders>
          </w:tcPr>
          <w:p w14:paraId="75ED7EAA" w14:textId="77777777" w:rsidR="00B92327" w:rsidRPr="00801E49" w:rsidRDefault="00332621" w:rsidP="00332621">
            <w:pPr>
              <w:spacing w:after="0" w:line="259" w:lineRule="auto"/>
              <w:ind w:left="67" w:right="0" w:firstLine="0"/>
              <w:jc w:val="left"/>
              <w:rPr>
                <w:rFonts w:ascii="Open Sans" w:hAnsi="Open Sans" w:cs="Open Sans"/>
                <w:sz w:val="16"/>
                <w:szCs w:val="24"/>
                <w:rPrChange w:id="6668" w:author="Nicole Wu" w:date="2024-01-08T11:26:00Z">
                  <w:rPr>
                    <w:sz w:val="16"/>
                    <w:szCs w:val="24"/>
                  </w:rPr>
                </w:rPrChange>
              </w:rPr>
            </w:pPr>
            <w:r w:rsidRPr="00801E49">
              <w:rPr>
                <w:rFonts w:ascii="Open Sans" w:hAnsi="Open Sans" w:cs="Open Sans"/>
                <w:sz w:val="16"/>
                <w:szCs w:val="24"/>
                <w:rPrChange w:id="6669" w:author="Nicole Wu" w:date="2024-01-08T11:26:00Z">
                  <w:rPr>
                    <w:sz w:val="16"/>
                    <w:szCs w:val="24"/>
                  </w:rPr>
                </w:rPrChange>
              </w:rPr>
              <w:t>0.73</w:t>
            </w:r>
          </w:p>
        </w:tc>
        <w:tc>
          <w:tcPr>
            <w:tcW w:w="827" w:type="dxa"/>
            <w:tcBorders>
              <w:top w:val="single" w:sz="3" w:space="0" w:color="000000"/>
              <w:left w:val="nil"/>
              <w:bottom w:val="nil"/>
              <w:right w:val="nil"/>
            </w:tcBorders>
          </w:tcPr>
          <w:p w14:paraId="33213A0B" w14:textId="77777777" w:rsidR="00B92327" w:rsidRPr="00801E49" w:rsidRDefault="00332621" w:rsidP="00332621">
            <w:pPr>
              <w:spacing w:after="0" w:line="259" w:lineRule="auto"/>
              <w:ind w:left="67" w:right="0" w:firstLine="0"/>
              <w:jc w:val="left"/>
              <w:rPr>
                <w:rFonts w:ascii="Open Sans" w:hAnsi="Open Sans" w:cs="Open Sans"/>
                <w:sz w:val="16"/>
                <w:szCs w:val="24"/>
                <w:rPrChange w:id="6670" w:author="Nicole Wu" w:date="2024-01-08T11:26:00Z">
                  <w:rPr>
                    <w:sz w:val="16"/>
                    <w:szCs w:val="24"/>
                  </w:rPr>
                </w:rPrChange>
              </w:rPr>
            </w:pPr>
            <w:r w:rsidRPr="00801E49">
              <w:rPr>
                <w:rFonts w:ascii="Open Sans" w:hAnsi="Open Sans" w:cs="Open Sans"/>
                <w:sz w:val="16"/>
                <w:szCs w:val="24"/>
                <w:rPrChange w:id="6671" w:author="Nicole Wu" w:date="2024-01-08T11:26:00Z">
                  <w:rPr>
                    <w:sz w:val="16"/>
                    <w:szCs w:val="24"/>
                  </w:rPr>
                </w:rPrChange>
              </w:rPr>
              <w:t>0.68</w:t>
            </w:r>
          </w:p>
        </w:tc>
        <w:tc>
          <w:tcPr>
            <w:tcW w:w="794" w:type="dxa"/>
            <w:tcBorders>
              <w:top w:val="single" w:sz="3" w:space="0" w:color="000000"/>
              <w:left w:val="nil"/>
              <w:bottom w:val="nil"/>
              <w:right w:val="nil"/>
            </w:tcBorders>
          </w:tcPr>
          <w:p w14:paraId="1CBC7C42" w14:textId="77777777" w:rsidR="00B92327" w:rsidRPr="00801E49" w:rsidRDefault="00332621" w:rsidP="00332621">
            <w:pPr>
              <w:spacing w:after="0" w:line="259" w:lineRule="auto"/>
              <w:ind w:left="67" w:right="0" w:firstLine="0"/>
              <w:jc w:val="left"/>
              <w:rPr>
                <w:rFonts w:ascii="Open Sans" w:hAnsi="Open Sans" w:cs="Open Sans"/>
                <w:sz w:val="16"/>
                <w:szCs w:val="24"/>
                <w:rPrChange w:id="6672" w:author="Nicole Wu" w:date="2024-01-08T11:26:00Z">
                  <w:rPr>
                    <w:sz w:val="16"/>
                    <w:szCs w:val="24"/>
                  </w:rPr>
                </w:rPrChange>
              </w:rPr>
            </w:pPr>
            <w:r w:rsidRPr="00801E49">
              <w:rPr>
                <w:rFonts w:ascii="Open Sans" w:hAnsi="Open Sans" w:cs="Open Sans"/>
                <w:sz w:val="16"/>
                <w:szCs w:val="24"/>
                <w:rPrChange w:id="6673" w:author="Nicole Wu" w:date="2024-01-08T11:26:00Z">
                  <w:rPr>
                    <w:sz w:val="16"/>
                    <w:szCs w:val="24"/>
                  </w:rPr>
                </w:rPrChange>
              </w:rPr>
              <w:t>-0.06*</w:t>
            </w:r>
          </w:p>
        </w:tc>
        <w:tc>
          <w:tcPr>
            <w:tcW w:w="672" w:type="dxa"/>
            <w:tcBorders>
              <w:top w:val="single" w:sz="3" w:space="0" w:color="000000"/>
              <w:left w:val="nil"/>
              <w:bottom w:val="nil"/>
              <w:right w:val="nil"/>
            </w:tcBorders>
          </w:tcPr>
          <w:p w14:paraId="05F7B5AA" w14:textId="77777777" w:rsidR="00B92327" w:rsidRPr="00801E49" w:rsidRDefault="00332621" w:rsidP="00332621">
            <w:pPr>
              <w:spacing w:after="0" w:line="259" w:lineRule="auto"/>
              <w:ind w:left="67" w:right="0" w:firstLine="0"/>
              <w:jc w:val="left"/>
              <w:rPr>
                <w:rFonts w:ascii="Open Sans" w:hAnsi="Open Sans" w:cs="Open Sans"/>
                <w:sz w:val="16"/>
                <w:szCs w:val="24"/>
                <w:rPrChange w:id="6674" w:author="Nicole Wu" w:date="2024-01-08T11:26:00Z">
                  <w:rPr>
                    <w:sz w:val="16"/>
                    <w:szCs w:val="24"/>
                  </w:rPr>
                </w:rPrChange>
              </w:rPr>
            </w:pPr>
            <w:r w:rsidRPr="00801E49">
              <w:rPr>
                <w:rFonts w:ascii="Open Sans" w:hAnsi="Open Sans" w:cs="Open Sans"/>
                <w:sz w:val="16"/>
                <w:szCs w:val="24"/>
                <w:rPrChange w:id="6675" w:author="Nicole Wu" w:date="2024-01-08T11:26:00Z">
                  <w:rPr>
                    <w:sz w:val="16"/>
                    <w:szCs w:val="24"/>
                  </w:rPr>
                </w:rPrChange>
              </w:rPr>
              <w:t>0.71</w:t>
            </w:r>
          </w:p>
        </w:tc>
        <w:tc>
          <w:tcPr>
            <w:tcW w:w="806" w:type="dxa"/>
            <w:tcBorders>
              <w:top w:val="single" w:sz="3" w:space="0" w:color="000000"/>
              <w:left w:val="nil"/>
              <w:bottom w:val="nil"/>
              <w:right w:val="nil"/>
            </w:tcBorders>
          </w:tcPr>
          <w:p w14:paraId="0B00EB64" w14:textId="77777777" w:rsidR="00B92327" w:rsidRPr="00801E49" w:rsidRDefault="00332621" w:rsidP="00332621">
            <w:pPr>
              <w:spacing w:after="0" w:line="259" w:lineRule="auto"/>
              <w:ind w:left="67" w:right="0" w:firstLine="0"/>
              <w:jc w:val="left"/>
              <w:rPr>
                <w:rFonts w:ascii="Open Sans" w:hAnsi="Open Sans" w:cs="Open Sans"/>
                <w:sz w:val="16"/>
                <w:szCs w:val="24"/>
                <w:rPrChange w:id="6676" w:author="Nicole Wu" w:date="2024-01-08T11:26:00Z">
                  <w:rPr>
                    <w:sz w:val="16"/>
                    <w:szCs w:val="24"/>
                  </w:rPr>
                </w:rPrChange>
              </w:rPr>
            </w:pPr>
            <w:r w:rsidRPr="00801E49">
              <w:rPr>
                <w:rFonts w:ascii="Open Sans" w:hAnsi="Open Sans" w:cs="Open Sans"/>
                <w:sz w:val="16"/>
                <w:szCs w:val="24"/>
                <w:rPrChange w:id="6677" w:author="Nicole Wu" w:date="2024-01-08T11:26:00Z">
                  <w:rPr>
                    <w:sz w:val="16"/>
                    <w:szCs w:val="24"/>
                  </w:rPr>
                </w:rPrChange>
              </w:rPr>
              <w:t>0.70</w:t>
            </w:r>
          </w:p>
        </w:tc>
        <w:tc>
          <w:tcPr>
            <w:tcW w:w="552" w:type="dxa"/>
            <w:tcBorders>
              <w:top w:val="single" w:sz="3" w:space="0" w:color="000000"/>
              <w:left w:val="nil"/>
              <w:bottom w:val="nil"/>
              <w:right w:val="nil"/>
            </w:tcBorders>
          </w:tcPr>
          <w:p w14:paraId="3D530A62" w14:textId="77777777" w:rsidR="00B92327" w:rsidRPr="00801E49" w:rsidRDefault="00332621" w:rsidP="00332621">
            <w:pPr>
              <w:spacing w:after="0" w:line="259" w:lineRule="auto"/>
              <w:ind w:left="67" w:right="0" w:firstLine="0"/>
              <w:jc w:val="left"/>
              <w:rPr>
                <w:rFonts w:ascii="Open Sans" w:hAnsi="Open Sans" w:cs="Open Sans"/>
                <w:sz w:val="16"/>
                <w:szCs w:val="24"/>
                <w:rPrChange w:id="6678" w:author="Nicole Wu" w:date="2024-01-08T11:26:00Z">
                  <w:rPr>
                    <w:sz w:val="16"/>
                    <w:szCs w:val="24"/>
                  </w:rPr>
                </w:rPrChange>
              </w:rPr>
            </w:pPr>
            <w:r w:rsidRPr="00801E49">
              <w:rPr>
                <w:rFonts w:ascii="Open Sans" w:hAnsi="Open Sans" w:cs="Open Sans"/>
                <w:sz w:val="16"/>
                <w:szCs w:val="24"/>
                <w:rPrChange w:id="6679" w:author="Nicole Wu" w:date="2024-01-08T11:26:00Z">
                  <w:rPr>
                    <w:sz w:val="16"/>
                    <w:szCs w:val="24"/>
                  </w:rPr>
                </w:rPrChange>
              </w:rPr>
              <w:t>-0.01</w:t>
            </w:r>
          </w:p>
        </w:tc>
      </w:tr>
      <w:tr w:rsidR="00B92327" w:rsidRPr="00801E49" w14:paraId="6D24C2E6" w14:textId="77777777">
        <w:trPr>
          <w:trHeight w:val="189"/>
        </w:trPr>
        <w:tc>
          <w:tcPr>
            <w:tcW w:w="2170" w:type="dxa"/>
            <w:tcBorders>
              <w:top w:val="nil"/>
              <w:left w:val="nil"/>
              <w:bottom w:val="nil"/>
              <w:right w:val="nil"/>
            </w:tcBorders>
          </w:tcPr>
          <w:p w14:paraId="7570DB10" w14:textId="77777777" w:rsidR="00B92327" w:rsidRPr="00801E49" w:rsidRDefault="00B92327" w:rsidP="00332621">
            <w:pPr>
              <w:spacing w:after="0" w:line="259" w:lineRule="auto"/>
              <w:ind w:left="67" w:right="0" w:firstLine="0"/>
              <w:jc w:val="left"/>
              <w:rPr>
                <w:rFonts w:ascii="Open Sans" w:hAnsi="Open Sans" w:cs="Open Sans"/>
                <w:sz w:val="16"/>
                <w:szCs w:val="24"/>
                <w:rPrChange w:id="6680" w:author="Nicole Wu" w:date="2024-01-08T11:26:00Z">
                  <w:rPr>
                    <w:sz w:val="16"/>
                    <w:szCs w:val="24"/>
                  </w:rPr>
                </w:rPrChange>
              </w:rPr>
            </w:pPr>
          </w:p>
        </w:tc>
        <w:tc>
          <w:tcPr>
            <w:tcW w:w="672" w:type="dxa"/>
            <w:tcBorders>
              <w:top w:val="nil"/>
              <w:left w:val="nil"/>
              <w:bottom w:val="nil"/>
              <w:right w:val="nil"/>
            </w:tcBorders>
          </w:tcPr>
          <w:p w14:paraId="0590F9AA" w14:textId="77777777" w:rsidR="00B92327" w:rsidRPr="00801E49" w:rsidRDefault="00332621" w:rsidP="00332621">
            <w:pPr>
              <w:spacing w:after="0" w:line="259" w:lineRule="auto"/>
              <w:ind w:left="67" w:right="0" w:firstLine="0"/>
              <w:jc w:val="left"/>
              <w:rPr>
                <w:rFonts w:ascii="Open Sans" w:hAnsi="Open Sans" w:cs="Open Sans"/>
                <w:sz w:val="16"/>
                <w:szCs w:val="24"/>
                <w:rPrChange w:id="6681" w:author="Nicole Wu" w:date="2024-01-08T11:26:00Z">
                  <w:rPr>
                    <w:sz w:val="16"/>
                    <w:szCs w:val="24"/>
                  </w:rPr>
                </w:rPrChange>
              </w:rPr>
            </w:pPr>
            <w:r w:rsidRPr="00801E49">
              <w:rPr>
                <w:rFonts w:ascii="Open Sans" w:hAnsi="Open Sans" w:cs="Open Sans"/>
                <w:sz w:val="16"/>
                <w:szCs w:val="24"/>
                <w:rPrChange w:id="6682" w:author="Nicole Wu" w:date="2024-01-08T11:26:00Z">
                  <w:rPr>
                    <w:sz w:val="16"/>
                    <w:szCs w:val="24"/>
                  </w:rPr>
                </w:rPrChange>
              </w:rPr>
              <w:t>(0.20)</w:t>
            </w:r>
          </w:p>
        </w:tc>
        <w:tc>
          <w:tcPr>
            <w:tcW w:w="806" w:type="dxa"/>
            <w:tcBorders>
              <w:top w:val="nil"/>
              <w:left w:val="nil"/>
              <w:bottom w:val="nil"/>
              <w:right w:val="nil"/>
            </w:tcBorders>
          </w:tcPr>
          <w:p w14:paraId="25C6A42F" w14:textId="77777777" w:rsidR="00B92327" w:rsidRPr="00801E49" w:rsidRDefault="00332621">
            <w:pPr>
              <w:spacing w:after="0" w:line="259" w:lineRule="auto"/>
              <w:ind w:left="67" w:right="0" w:firstLine="0"/>
              <w:jc w:val="left"/>
              <w:rPr>
                <w:rFonts w:ascii="Open Sans" w:hAnsi="Open Sans" w:cs="Open Sans"/>
                <w:sz w:val="16"/>
                <w:szCs w:val="24"/>
                <w:rPrChange w:id="6683" w:author="Nicole Wu" w:date="2024-01-08T11:26:00Z">
                  <w:rPr>
                    <w:sz w:val="16"/>
                    <w:szCs w:val="24"/>
                  </w:rPr>
                </w:rPrChange>
              </w:rPr>
            </w:pPr>
            <w:r w:rsidRPr="00801E49">
              <w:rPr>
                <w:rFonts w:ascii="Open Sans" w:hAnsi="Open Sans" w:cs="Open Sans"/>
                <w:sz w:val="16"/>
                <w:szCs w:val="24"/>
                <w:rPrChange w:id="6684" w:author="Nicole Wu" w:date="2024-01-08T11:26:00Z">
                  <w:rPr>
                    <w:sz w:val="16"/>
                    <w:szCs w:val="24"/>
                  </w:rPr>
                </w:rPrChange>
              </w:rPr>
              <w:t>(0.24)</w:t>
            </w:r>
          </w:p>
        </w:tc>
        <w:tc>
          <w:tcPr>
            <w:tcW w:w="672" w:type="dxa"/>
            <w:tcBorders>
              <w:top w:val="nil"/>
              <w:left w:val="nil"/>
              <w:bottom w:val="nil"/>
              <w:right w:val="nil"/>
            </w:tcBorders>
          </w:tcPr>
          <w:p w14:paraId="5095661B" w14:textId="77777777" w:rsidR="00B92327" w:rsidRPr="00801E49" w:rsidRDefault="00332621" w:rsidP="00332621">
            <w:pPr>
              <w:spacing w:after="0" w:line="259" w:lineRule="auto"/>
              <w:ind w:left="67" w:right="0" w:firstLine="0"/>
              <w:jc w:val="left"/>
              <w:rPr>
                <w:rFonts w:ascii="Open Sans" w:hAnsi="Open Sans" w:cs="Open Sans"/>
                <w:sz w:val="16"/>
                <w:szCs w:val="24"/>
                <w:rPrChange w:id="6685" w:author="Nicole Wu" w:date="2024-01-08T11:26:00Z">
                  <w:rPr>
                    <w:sz w:val="16"/>
                    <w:szCs w:val="24"/>
                  </w:rPr>
                </w:rPrChange>
              </w:rPr>
            </w:pPr>
            <w:r w:rsidRPr="00801E49">
              <w:rPr>
                <w:rFonts w:ascii="Open Sans" w:hAnsi="Open Sans" w:cs="Open Sans"/>
                <w:sz w:val="16"/>
                <w:szCs w:val="24"/>
                <w:rPrChange w:id="6686" w:author="Nicole Wu" w:date="2024-01-08T11:26:00Z">
                  <w:rPr>
                    <w:sz w:val="16"/>
                    <w:szCs w:val="24"/>
                  </w:rPr>
                </w:rPrChange>
              </w:rPr>
              <w:t>(0.01)</w:t>
            </w:r>
          </w:p>
        </w:tc>
        <w:tc>
          <w:tcPr>
            <w:tcW w:w="651" w:type="dxa"/>
            <w:tcBorders>
              <w:top w:val="nil"/>
              <w:left w:val="nil"/>
              <w:bottom w:val="nil"/>
              <w:right w:val="nil"/>
            </w:tcBorders>
          </w:tcPr>
          <w:p w14:paraId="0E7AFB25" w14:textId="77777777" w:rsidR="00B92327" w:rsidRPr="00801E49" w:rsidRDefault="00332621" w:rsidP="00332621">
            <w:pPr>
              <w:spacing w:after="0" w:line="259" w:lineRule="auto"/>
              <w:ind w:left="67" w:right="0" w:firstLine="0"/>
              <w:jc w:val="left"/>
              <w:rPr>
                <w:rFonts w:ascii="Open Sans" w:hAnsi="Open Sans" w:cs="Open Sans"/>
                <w:sz w:val="16"/>
                <w:szCs w:val="24"/>
                <w:rPrChange w:id="6687" w:author="Nicole Wu" w:date="2024-01-08T11:26:00Z">
                  <w:rPr>
                    <w:sz w:val="16"/>
                    <w:szCs w:val="24"/>
                  </w:rPr>
                </w:rPrChange>
              </w:rPr>
            </w:pPr>
            <w:r w:rsidRPr="00801E49">
              <w:rPr>
                <w:rFonts w:ascii="Open Sans" w:hAnsi="Open Sans" w:cs="Open Sans"/>
                <w:sz w:val="16"/>
                <w:szCs w:val="24"/>
                <w:rPrChange w:id="6688" w:author="Nicole Wu" w:date="2024-01-08T11:26:00Z">
                  <w:rPr>
                    <w:sz w:val="16"/>
                    <w:szCs w:val="24"/>
                  </w:rPr>
                </w:rPrChange>
              </w:rPr>
              <w:t>(0.17)</w:t>
            </w:r>
          </w:p>
        </w:tc>
        <w:tc>
          <w:tcPr>
            <w:tcW w:w="827" w:type="dxa"/>
            <w:tcBorders>
              <w:top w:val="nil"/>
              <w:left w:val="nil"/>
              <w:bottom w:val="nil"/>
              <w:right w:val="nil"/>
            </w:tcBorders>
          </w:tcPr>
          <w:p w14:paraId="1F016C0C" w14:textId="77777777" w:rsidR="00B92327" w:rsidRPr="00801E49" w:rsidRDefault="00332621" w:rsidP="00332621">
            <w:pPr>
              <w:spacing w:after="0" w:line="259" w:lineRule="auto"/>
              <w:ind w:left="67" w:right="0" w:firstLine="0"/>
              <w:jc w:val="left"/>
              <w:rPr>
                <w:rFonts w:ascii="Open Sans" w:hAnsi="Open Sans" w:cs="Open Sans"/>
                <w:sz w:val="16"/>
                <w:szCs w:val="24"/>
                <w:rPrChange w:id="6689" w:author="Nicole Wu" w:date="2024-01-08T11:26:00Z">
                  <w:rPr>
                    <w:sz w:val="16"/>
                    <w:szCs w:val="24"/>
                  </w:rPr>
                </w:rPrChange>
              </w:rPr>
            </w:pPr>
            <w:r w:rsidRPr="00801E49">
              <w:rPr>
                <w:rFonts w:ascii="Open Sans" w:hAnsi="Open Sans" w:cs="Open Sans"/>
                <w:sz w:val="16"/>
                <w:szCs w:val="24"/>
                <w:rPrChange w:id="6690" w:author="Nicole Wu" w:date="2024-01-08T11:26:00Z">
                  <w:rPr>
                    <w:sz w:val="16"/>
                    <w:szCs w:val="24"/>
                  </w:rPr>
                </w:rPrChange>
              </w:rPr>
              <w:t>(0.25)</w:t>
            </w:r>
          </w:p>
        </w:tc>
        <w:tc>
          <w:tcPr>
            <w:tcW w:w="794" w:type="dxa"/>
            <w:tcBorders>
              <w:top w:val="nil"/>
              <w:left w:val="nil"/>
              <w:bottom w:val="nil"/>
              <w:right w:val="nil"/>
            </w:tcBorders>
          </w:tcPr>
          <w:p w14:paraId="149AC547" w14:textId="77777777" w:rsidR="00B92327" w:rsidRPr="00801E49" w:rsidRDefault="00332621" w:rsidP="00332621">
            <w:pPr>
              <w:spacing w:after="0" w:line="259" w:lineRule="auto"/>
              <w:ind w:left="67" w:right="0" w:firstLine="0"/>
              <w:jc w:val="left"/>
              <w:rPr>
                <w:rFonts w:ascii="Open Sans" w:hAnsi="Open Sans" w:cs="Open Sans"/>
                <w:sz w:val="16"/>
                <w:szCs w:val="24"/>
                <w:rPrChange w:id="6691" w:author="Nicole Wu" w:date="2024-01-08T11:26:00Z">
                  <w:rPr>
                    <w:sz w:val="16"/>
                    <w:szCs w:val="24"/>
                  </w:rPr>
                </w:rPrChange>
              </w:rPr>
            </w:pPr>
            <w:r w:rsidRPr="00801E49">
              <w:rPr>
                <w:rFonts w:ascii="Open Sans" w:hAnsi="Open Sans" w:cs="Open Sans"/>
                <w:sz w:val="16"/>
                <w:szCs w:val="24"/>
                <w:rPrChange w:id="6692" w:author="Nicole Wu" w:date="2024-01-08T11:26:00Z">
                  <w:rPr>
                    <w:sz w:val="16"/>
                    <w:szCs w:val="24"/>
                  </w:rPr>
                </w:rPrChange>
              </w:rPr>
              <w:t>(0.02)</w:t>
            </w:r>
          </w:p>
        </w:tc>
        <w:tc>
          <w:tcPr>
            <w:tcW w:w="672" w:type="dxa"/>
            <w:tcBorders>
              <w:top w:val="nil"/>
              <w:left w:val="nil"/>
              <w:bottom w:val="nil"/>
              <w:right w:val="nil"/>
            </w:tcBorders>
          </w:tcPr>
          <w:p w14:paraId="108F021F" w14:textId="77777777" w:rsidR="00B92327" w:rsidRPr="00801E49" w:rsidRDefault="00332621" w:rsidP="00332621">
            <w:pPr>
              <w:spacing w:after="0" w:line="259" w:lineRule="auto"/>
              <w:ind w:left="67" w:right="0" w:firstLine="0"/>
              <w:jc w:val="left"/>
              <w:rPr>
                <w:rFonts w:ascii="Open Sans" w:hAnsi="Open Sans" w:cs="Open Sans"/>
                <w:sz w:val="16"/>
                <w:szCs w:val="24"/>
                <w:rPrChange w:id="6693" w:author="Nicole Wu" w:date="2024-01-08T11:26:00Z">
                  <w:rPr>
                    <w:sz w:val="16"/>
                    <w:szCs w:val="24"/>
                  </w:rPr>
                </w:rPrChange>
              </w:rPr>
            </w:pPr>
            <w:r w:rsidRPr="00801E49">
              <w:rPr>
                <w:rFonts w:ascii="Open Sans" w:hAnsi="Open Sans" w:cs="Open Sans"/>
                <w:sz w:val="16"/>
                <w:szCs w:val="24"/>
                <w:rPrChange w:id="6694" w:author="Nicole Wu" w:date="2024-01-08T11:26:00Z">
                  <w:rPr>
                    <w:sz w:val="16"/>
                    <w:szCs w:val="24"/>
                  </w:rPr>
                </w:rPrChange>
              </w:rPr>
              <w:t>(0.18)</w:t>
            </w:r>
          </w:p>
        </w:tc>
        <w:tc>
          <w:tcPr>
            <w:tcW w:w="806" w:type="dxa"/>
            <w:tcBorders>
              <w:top w:val="nil"/>
              <w:left w:val="nil"/>
              <w:bottom w:val="nil"/>
              <w:right w:val="nil"/>
            </w:tcBorders>
          </w:tcPr>
          <w:p w14:paraId="5951241F" w14:textId="77777777" w:rsidR="00B92327" w:rsidRPr="00801E49" w:rsidRDefault="00332621">
            <w:pPr>
              <w:spacing w:after="0" w:line="259" w:lineRule="auto"/>
              <w:ind w:left="67" w:right="0" w:firstLine="0"/>
              <w:jc w:val="left"/>
              <w:rPr>
                <w:rFonts w:ascii="Open Sans" w:hAnsi="Open Sans" w:cs="Open Sans"/>
                <w:sz w:val="16"/>
                <w:szCs w:val="24"/>
                <w:rPrChange w:id="6695" w:author="Nicole Wu" w:date="2024-01-08T11:26:00Z">
                  <w:rPr>
                    <w:sz w:val="16"/>
                    <w:szCs w:val="24"/>
                  </w:rPr>
                </w:rPrChange>
              </w:rPr>
            </w:pPr>
            <w:r w:rsidRPr="00801E49">
              <w:rPr>
                <w:rFonts w:ascii="Open Sans" w:hAnsi="Open Sans" w:cs="Open Sans"/>
                <w:sz w:val="16"/>
                <w:szCs w:val="24"/>
                <w:rPrChange w:id="6696" w:author="Nicole Wu" w:date="2024-01-08T11:26:00Z">
                  <w:rPr>
                    <w:sz w:val="16"/>
                    <w:szCs w:val="24"/>
                  </w:rPr>
                </w:rPrChange>
              </w:rPr>
              <w:t>(0.24)</w:t>
            </w:r>
          </w:p>
        </w:tc>
        <w:tc>
          <w:tcPr>
            <w:tcW w:w="552" w:type="dxa"/>
            <w:tcBorders>
              <w:top w:val="nil"/>
              <w:left w:val="nil"/>
              <w:bottom w:val="nil"/>
              <w:right w:val="nil"/>
            </w:tcBorders>
          </w:tcPr>
          <w:p w14:paraId="18E39055" w14:textId="77777777" w:rsidR="00B92327" w:rsidRPr="00801E49" w:rsidRDefault="00332621" w:rsidP="00332621">
            <w:pPr>
              <w:spacing w:after="0" w:line="259" w:lineRule="auto"/>
              <w:ind w:left="67" w:right="0" w:firstLine="0"/>
              <w:jc w:val="left"/>
              <w:rPr>
                <w:rFonts w:ascii="Open Sans" w:hAnsi="Open Sans" w:cs="Open Sans"/>
                <w:sz w:val="16"/>
                <w:szCs w:val="24"/>
                <w:rPrChange w:id="6697" w:author="Nicole Wu" w:date="2024-01-08T11:26:00Z">
                  <w:rPr>
                    <w:sz w:val="16"/>
                    <w:szCs w:val="24"/>
                  </w:rPr>
                </w:rPrChange>
              </w:rPr>
            </w:pPr>
            <w:r w:rsidRPr="00801E49">
              <w:rPr>
                <w:rFonts w:ascii="Open Sans" w:hAnsi="Open Sans" w:cs="Open Sans"/>
                <w:sz w:val="16"/>
                <w:szCs w:val="24"/>
                <w:rPrChange w:id="6698" w:author="Nicole Wu" w:date="2024-01-08T11:26:00Z">
                  <w:rPr>
                    <w:sz w:val="16"/>
                    <w:szCs w:val="24"/>
                  </w:rPr>
                </w:rPrChange>
              </w:rPr>
              <w:t>(0.52)</w:t>
            </w:r>
          </w:p>
        </w:tc>
      </w:tr>
      <w:tr w:rsidR="00B92327" w:rsidRPr="00801E49" w14:paraId="09200EA7" w14:textId="77777777">
        <w:trPr>
          <w:trHeight w:val="189"/>
        </w:trPr>
        <w:tc>
          <w:tcPr>
            <w:tcW w:w="2170" w:type="dxa"/>
            <w:tcBorders>
              <w:top w:val="nil"/>
              <w:left w:val="nil"/>
              <w:bottom w:val="nil"/>
              <w:right w:val="nil"/>
            </w:tcBorders>
          </w:tcPr>
          <w:p w14:paraId="3655F056" w14:textId="77777777" w:rsidR="00B92327" w:rsidRPr="00801E49" w:rsidRDefault="00332621" w:rsidP="00332621">
            <w:pPr>
              <w:spacing w:after="0" w:line="259" w:lineRule="auto"/>
              <w:ind w:left="67" w:right="0" w:firstLine="0"/>
              <w:jc w:val="left"/>
              <w:rPr>
                <w:rFonts w:ascii="Open Sans" w:hAnsi="Open Sans" w:cs="Open Sans"/>
                <w:sz w:val="16"/>
                <w:szCs w:val="24"/>
                <w:rPrChange w:id="6699" w:author="Nicole Wu" w:date="2024-01-08T11:26:00Z">
                  <w:rPr>
                    <w:sz w:val="16"/>
                    <w:szCs w:val="24"/>
                  </w:rPr>
                </w:rPrChange>
              </w:rPr>
            </w:pPr>
            <w:r w:rsidRPr="00801E49">
              <w:rPr>
                <w:rFonts w:ascii="Open Sans" w:hAnsi="Open Sans" w:cs="Open Sans"/>
                <w:sz w:val="16"/>
                <w:szCs w:val="24"/>
                <w:rPrChange w:id="6700" w:author="Nicole Wu" w:date="2024-01-08T11:26:00Z">
                  <w:rPr>
                    <w:sz w:val="16"/>
                    <w:szCs w:val="24"/>
                  </w:rPr>
                </w:rPrChange>
              </w:rPr>
              <w:t>FES &lt; 50 percent</w:t>
            </w:r>
          </w:p>
        </w:tc>
        <w:tc>
          <w:tcPr>
            <w:tcW w:w="672" w:type="dxa"/>
            <w:tcBorders>
              <w:top w:val="nil"/>
              <w:left w:val="nil"/>
              <w:bottom w:val="nil"/>
              <w:right w:val="nil"/>
            </w:tcBorders>
          </w:tcPr>
          <w:p w14:paraId="19F1D39C" w14:textId="77777777" w:rsidR="00B92327" w:rsidRPr="00801E49" w:rsidRDefault="00332621" w:rsidP="00332621">
            <w:pPr>
              <w:spacing w:after="0" w:line="259" w:lineRule="auto"/>
              <w:ind w:left="67" w:right="0" w:firstLine="0"/>
              <w:jc w:val="left"/>
              <w:rPr>
                <w:rFonts w:ascii="Open Sans" w:hAnsi="Open Sans" w:cs="Open Sans"/>
                <w:sz w:val="16"/>
                <w:szCs w:val="24"/>
                <w:rPrChange w:id="6701" w:author="Nicole Wu" w:date="2024-01-08T11:26:00Z">
                  <w:rPr>
                    <w:sz w:val="16"/>
                    <w:szCs w:val="24"/>
                  </w:rPr>
                </w:rPrChange>
              </w:rPr>
            </w:pPr>
            <w:r w:rsidRPr="00801E49">
              <w:rPr>
                <w:rFonts w:ascii="Open Sans" w:hAnsi="Open Sans" w:cs="Open Sans"/>
                <w:sz w:val="16"/>
                <w:szCs w:val="24"/>
                <w:rPrChange w:id="6702" w:author="Nicole Wu" w:date="2024-01-08T11:26:00Z">
                  <w:rPr>
                    <w:sz w:val="16"/>
                    <w:szCs w:val="24"/>
                  </w:rPr>
                </w:rPrChange>
              </w:rPr>
              <w:t>0.20</w:t>
            </w:r>
          </w:p>
        </w:tc>
        <w:tc>
          <w:tcPr>
            <w:tcW w:w="806" w:type="dxa"/>
            <w:tcBorders>
              <w:top w:val="nil"/>
              <w:left w:val="nil"/>
              <w:bottom w:val="nil"/>
              <w:right w:val="nil"/>
            </w:tcBorders>
          </w:tcPr>
          <w:p w14:paraId="6D4FBC45" w14:textId="77777777" w:rsidR="00B92327" w:rsidRPr="00801E49" w:rsidRDefault="00332621" w:rsidP="00332621">
            <w:pPr>
              <w:spacing w:after="0" w:line="259" w:lineRule="auto"/>
              <w:ind w:left="67" w:right="0" w:firstLine="0"/>
              <w:jc w:val="left"/>
              <w:rPr>
                <w:rFonts w:ascii="Open Sans" w:hAnsi="Open Sans" w:cs="Open Sans"/>
                <w:sz w:val="16"/>
                <w:szCs w:val="24"/>
                <w:rPrChange w:id="6703" w:author="Nicole Wu" w:date="2024-01-08T11:26:00Z">
                  <w:rPr>
                    <w:sz w:val="16"/>
                    <w:szCs w:val="24"/>
                  </w:rPr>
                </w:rPrChange>
              </w:rPr>
            </w:pPr>
            <w:r w:rsidRPr="00801E49">
              <w:rPr>
                <w:rFonts w:ascii="Open Sans" w:hAnsi="Open Sans" w:cs="Open Sans"/>
                <w:sz w:val="16"/>
                <w:szCs w:val="24"/>
                <w:rPrChange w:id="6704" w:author="Nicole Wu" w:date="2024-01-08T11:26:00Z">
                  <w:rPr>
                    <w:sz w:val="16"/>
                    <w:szCs w:val="24"/>
                  </w:rPr>
                </w:rPrChange>
              </w:rPr>
              <w:t>0.16</w:t>
            </w:r>
          </w:p>
        </w:tc>
        <w:tc>
          <w:tcPr>
            <w:tcW w:w="672" w:type="dxa"/>
            <w:tcBorders>
              <w:top w:val="nil"/>
              <w:left w:val="nil"/>
              <w:bottom w:val="nil"/>
              <w:right w:val="nil"/>
            </w:tcBorders>
          </w:tcPr>
          <w:p w14:paraId="26F6908A" w14:textId="77777777" w:rsidR="00B92327" w:rsidRPr="00801E49" w:rsidRDefault="00332621" w:rsidP="00332621">
            <w:pPr>
              <w:spacing w:after="0" w:line="259" w:lineRule="auto"/>
              <w:ind w:left="67" w:right="0" w:firstLine="0"/>
              <w:jc w:val="left"/>
              <w:rPr>
                <w:rFonts w:ascii="Open Sans" w:hAnsi="Open Sans" w:cs="Open Sans"/>
                <w:sz w:val="16"/>
                <w:szCs w:val="24"/>
                <w:rPrChange w:id="6705" w:author="Nicole Wu" w:date="2024-01-08T11:26:00Z">
                  <w:rPr>
                    <w:sz w:val="16"/>
                    <w:szCs w:val="24"/>
                  </w:rPr>
                </w:rPrChange>
              </w:rPr>
            </w:pPr>
            <w:r w:rsidRPr="00801E49">
              <w:rPr>
                <w:rFonts w:ascii="Open Sans" w:hAnsi="Open Sans" w:cs="Open Sans"/>
                <w:sz w:val="16"/>
                <w:szCs w:val="24"/>
                <w:rPrChange w:id="6706" w:author="Nicole Wu" w:date="2024-01-08T11:26:00Z">
                  <w:rPr>
                    <w:sz w:val="16"/>
                    <w:szCs w:val="24"/>
                  </w:rPr>
                </w:rPrChange>
              </w:rPr>
              <w:t>-0.04</w:t>
            </w:r>
          </w:p>
        </w:tc>
        <w:tc>
          <w:tcPr>
            <w:tcW w:w="651" w:type="dxa"/>
            <w:tcBorders>
              <w:top w:val="nil"/>
              <w:left w:val="nil"/>
              <w:bottom w:val="nil"/>
              <w:right w:val="nil"/>
            </w:tcBorders>
          </w:tcPr>
          <w:p w14:paraId="5C13C025" w14:textId="77777777" w:rsidR="00B92327" w:rsidRPr="00801E49" w:rsidRDefault="00332621" w:rsidP="00332621">
            <w:pPr>
              <w:spacing w:after="0" w:line="259" w:lineRule="auto"/>
              <w:ind w:left="67" w:right="0" w:firstLine="0"/>
              <w:jc w:val="left"/>
              <w:rPr>
                <w:rFonts w:ascii="Open Sans" w:hAnsi="Open Sans" w:cs="Open Sans"/>
                <w:sz w:val="16"/>
                <w:szCs w:val="24"/>
                <w:rPrChange w:id="6707" w:author="Nicole Wu" w:date="2024-01-08T11:26:00Z">
                  <w:rPr>
                    <w:sz w:val="16"/>
                    <w:szCs w:val="24"/>
                  </w:rPr>
                </w:rPrChange>
              </w:rPr>
            </w:pPr>
            <w:r w:rsidRPr="00801E49">
              <w:rPr>
                <w:rFonts w:ascii="Open Sans" w:hAnsi="Open Sans" w:cs="Open Sans"/>
                <w:sz w:val="16"/>
                <w:szCs w:val="24"/>
                <w:rPrChange w:id="6708" w:author="Nicole Wu" w:date="2024-01-08T11:26:00Z">
                  <w:rPr>
                    <w:sz w:val="16"/>
                    <w:szCs w:val="24"/>
                  </w:rPr>
                </w:rPrChange>
              </w:rPr>
              <w:t>0.10</w:t>
            </w:r>
          </w:p>
        </w:tc>
        <w:tc>
          <w:tcPr>
            <w:tcW w:w="827" w:type="dxa"/>
            <w:tcBorders>
              <w:top w:val="nil"/>
              <w:left w:val="nil"/>
              <w:bottom w:val="nil"/>
              <w:right w:val="nil"/>
            </w:tcBorders>
          </w:tcPr>
          <w:p w14:paraId="7CBF2640" w14:textId="77777777" w:rsidR="00B92327" w:rsidRPr="00801E49" w:rsidRDefault="00332621" w:rsidP="00332621">
            <w:pPr>
              <w:spacing w:after="0" w:line="259" w:lineRule="auto"/>
              <w:ind w:left="67" w:right="0" w:firstLine="0"/>
              <w:jc w:val="left"/>
              <w:rPr>
                <w:rFonts w:ascii="Open Sans" w:hAnsi="Open Sans" w:cs="Open Sans"/>
                <w:sz w:val="16"/>
                <w:szCs w:val="24"/>
                <w:rPrChange w:id="6709" w:author="Nicole Wu" w:date="2024-01-08T11:26:00Z">
                  <w:rPr>
                    <w:sz w:val="16"/>
                    <w:szCs w:val="24"/>
                  </w:rPr>
                </w:rPrChange>
              </w:rPr>
            </w:pPr>
            <w:r w:rsidRPr="00801E49">
              <w:rPr>
                <w:rFonts w:ascii="Open Sans" w:hAnsi="Open Sans" w:cs="Open Sans"/>
                <w:sz w:val="16"/>
                <w:szCs w:val="24"/>
                <w:rPrChange w:id="6710" w:author="Nicole Wu" w:date="2024-01-08T11:26:00Z">
                  <w:rPr>
                    <w:sz w:val="16"/>
                    <w:szCs w:val="24"/>
                  </w:rPr>
                </w:rPrChange>
              </w:rPr>
              <w:t>0.25</w:t>
            </w:r>
          </w:p>
        </w:tc>
        <w:tc>
          <w:tcPr>
            <w:tcW w:w="794" w:type="dxa"/>
            <w:tcBorders>
              <w:top w:val="nil"/>
              <w:left w:val="nil"/>
              <w:bottom w:val="nil"/>
              <w:right w:val="nil"/>
            </w:tcBorders>
          </w:tcPr>
          <w:p w14:paraId="4C2B6B25" w14:textId="77777777" w:rsidR="00B92327" w:rsidRPr="00801E49" w:rsidRDefault="00332621" w:rsidP="00332621">
            <w:pPr>
              <w:spacing w:after="0" w:line="259" w:lineRule="auto"/>
              <w:ind w:left="67" w:right="0" w:firstLine="0"/>
              <w:jc w:val="left"/>
              <w:rPr>
                <w:rFonts w:ascii="Open Sans" w:hAnsi="Open Sans" w:cs="Open Sans"/>
                <w:sz w:val="16"/>
                <w:szCs w:val="24"/>
                <w:rPrChange w:id="6711" w:author="Nicole Wu" w:date="2024-01-08T11:26:00Z">
                  <w:rPr>
                    <w:sz w:val="16"/>
                    <w:szCs w:val="24"/>
                  </w:rPr>
                </w:rPrChange>
              </w:rPr>
            </w:pPr>
            <w:r w:rsidRPr="00801E49">
              <w:rPr>
                <w:rFonts w:ascii="Open Sans" w:hAnsi="Open Sans" w:cs="Open Sans"/>
                <w:sz w:val="16"/>
                <w:szCs w:val="24"/>
                <w:rPrChange w:id="6712" w:author="Nicole Wu" w:date="2024-01-08T11:26:00Z">
                  <w:rPr>
                    <w:sz w:val="16"/>
                    <w:szCs w:val="24"/>
                  </w:rPr>
                </w:rPrChange>
              </w:rPr>
              <w:t>0.15***</w:t>
            </w:r>
          </w:p>
        </w:tc>
        <w:tc>
          <w:tcPr>
            <w:tcW w:w="672" w:type="dxa"/>
            <w:tcBorders>
              <w:top w:val="nil"/>
              <w:left w:val="nil"/>
              <w:bottom w:val="nil"/>
              <w:right w:val="nil"/>
            </w:tcBorders>
          </w:tcPr>
          <w:p w14:paraId="38BA5B0F" w14:textId="77777777" w:rsidR="00B92327" w:rsidRPr="00801E49" w:rsidRDefault="00332621" w:rsidP="00332621">
            <w:pPr>
              <w:spacing w:after="0" w:line="259" w:lineRule="auto"/>
              <w:ind w:left="67" w:right="0" w:firstLine="0"/>
              <w:jc w:val="left"/>
              <w:rPr>
                <w:rFonts w:ascii="Open Sans" w:hAnsi="Open Sans" w:cs="Open Sans"/>
                <w:sz w:val="16"/>
                <w:szCs w:val="24"/>
                <w:rPrChange w:id="6713" w:author="Nicole Wu" w:date="2024-01-08T11:26:00Z">
                  <w:rPr>
                    <w:sz w:val="16"/>
                    <w:szCs w:val="24"/>
                  </w:rPr>
                </w:rPrChange>
              </w:rPr>
            </w:pPr>
            <w:r w:rsidRPr="00801E49">
              <w:rPr>
                <w:rFonts w:ascii="Open Sans" w:hAnsi="Open Sans" w:cs="Open Sans"/>
                <w:sz w:val="16"/>
                <w:szCs w:val="24"/>
                <w:rPrChange w:id="6714" w:author="Nicole Wu" w:date="2024-01-08T11:26:00Z">
                  <w:rPr>
                    <w:sz w:val="16"/>
                    <w:szCs w:val="24"/>
                  </w:rPr>
                </w:rPrChange>
              </w:rPr>
              <w:t>0.13</w:t>
            </w:r>
          </w:p>
        </w:tc>
        <w:tc>
          <w:tcPr>
            <w:tcW w:w="806" w:type="dxa"/>
            <w:tcBorders>
              <w:top w:val="nil"/>
              <w:left w:val="nil"/>
              <w:bottom w:val="nil"/>
              <w:right w:val="nil"/>
            </w:tcBorders>
          </w:tcPr>
          <w:p w14:paraId="60442883" w14:textId="77777777" w:rsidR="00B92327" w:rsidRPr="00801E49" w:rsidRDefault="00332621" w:rsidP="00332621">
            <w:pPr>
              <w:spacing w:after="0" w:line="259" w:lineRule="auto"/>
              <w:ind w:left="67" w:right="0" w:firstLine="0"/>
              <w:jc w:val="left"/>
              <w:rPr>
                <w:rFonts w:ascii="Open Sans" w:hAnsi="Open Sans" w:cs="Open Sans"/>
                <w:sz w:val="16"/>
                <w:szCs w:val="24"/>
                <w:rPrChange w:id="6715" w:author="Nicole Wu" w:date="2024-01-08T11:26:00Z">
                  <w:rPr>
                    <w:sz w:val="16"/>
                    <w:szCs w:val="24"/>
                  </w:rPr>
                </w:rPrChange>
              </w:rPr>
            </w:pPr>
            <w:r w:rsidRPr="00801E49">
              <w:rPr>
                <w:rFonts w:ascii="Open Sans" w:hAnsi="Open Sans" w:cs="Open Sans"/>
                <w:sz w:val="16"/>
                <w:szCs w:val="24"/>
                <w:rPrChange w:id="6716" w:author="Nicole Wu" w:date="2024-01-08T11:26:00Z">
                  <w:rPr>
                    <w:sz w:val="16"/>
                    <w:szCs w:val="24"/>
                  </w:rPr>
                </w:rPrChange>
              </w:rPr>
              <w:t>0.20</w:t>
            </w:r>
          </w:p>
        </w:tc>
        <w:tc>
          <w:tcPr>
            <w:tcW w:w="552" w:type="dxa"/>
            <w:tcBorders>
              <w:top w:val="nil"/>
              <w:left w:val="nil"/>
              <w:bottom w:val="nil"/>
              <w:right w:val="nil"/>
            </w:tcBorders>
          </w:tcPr>
          <w:p w14:paraId="31D3102B" w14:textId="77777777" w:rsidR="00B92327" w:rsidRPr="00801E49" w:rsidRDefault="00332621" w:rsidP="00332621">
            <w:pPr>
              <w:spacing w:after="0" w:line="259" w:lineRule="auto"/>
              <w:ind w:left="67" w:right="0" w:firstLine="0"/>
              <w:jc w:val="left"/>
              <w:rPr>
                <w:rFonts w:ascii="Open Sans" w:hAnsi="Open Sans" w:cs="Open Sans"/>
                <w:sz w:val="16"/>
                <w:szCs w:val="24"/>
                <w:rPrChange w:id="6717" w:author="Nicole Wu" w:date="2024-01-08T11:26:00Z">
                  <w:rPr>
                    <w:sz w:val="16"/>
                    <w:szCs w:val="24"/>
                  </w:rPr>
                </w:rPrChange>
              </w:rPr>
            </w:pPr>
            <w:r w:rsidRPr="00801E49">
              <w:rPr>
                <w:rFonts w:ascii="Open Sans" w:hAnsi="Open Sans" w:cs="Open Sans"/>
                <w:sz w:val="16"/>
                <w:szCs w:val="24"/>
                <w:rPrChange w:id="6718" w:author="Nicole Wu" w:date="2024-01-08T11:26:00Z">
                  <w:rPr>
                    <w:sz w:val="16"/>
                    <w:szCs w:val="24"/>
                  </w:rPr>
                </w:rPrChange>
              </w:rPr>
              <w:t>0.07*</w:t>
            </w:r>
          </w:p>
        </w:tc>
      </w:tr>
      <w:tr w:rsidR="00B92327" w:rsidRPr="00801E49" w14:paraId="457D1C27" w14:textId="77777777">
        <w:trPr>
          <w:trHeight w:val="189"/>
        </w:trPr>
        <w:tc>
          <w:tcPr>
            <w:tcW w:w="2170" w:type="dxa"/>
            <w:tcBorders>
              <w:top w:val="nil"/>
              <w:left w:val="nil"/>
              <w:bottom w:val="nil"/>
              <w:right w:val="nil"/>
            </w:tcBorders>
          </w:tcPr>
          <w:p w14:paraId="2DDEC5A8" w14:textId="77777777" w:rsidR="00B92327" w:rsidRPr="00801E49" w:rsidRDefault="00B92327" w:rsidP="00332621">
            <w:pPr>
              <w:spacing w:after="0" w:line="259" w:lineRule="auto"/>
              <w:ind w:left="67" w:right="0" w:firstLine="0"/>
              <w:jc w:val="left"/>
              <w:rPr>
                <w:rFonts w:ascii="Open Sans" w:hAnsi="Open Sans" w:cs="Open Sans"/>
                <w:sz w:val="16"/>
                <w:szCs w:val="24"/>
                <w:rPrChange w:id="6719" w:author="Nicole Wu" w:date="2024-01-08T11:26:00Z">
                  <w:rPr>
                    <w:sz w:val="16"/>
                    <w:szCs w:val="24"/>
                  </w:rPr>
                </w:rPrChange>
              </w:rPr>
            </w:pPr>
          </w:p>
        </w:tc>
        <w:tc>
          <w:tcPr>
            <w:tcW w:w="672" w:type="dxa"/>
            <w:tcBorders>
              <w:top w:val="nil"/>
              <w:left w:val="nil"/>
              <w:bottom w:val="nil"/>
              <w:right w:val="nil"/>
            </w:tcBorders>
          </w:tcPr>
          <w:p w14:paraId="56517F38" w14:textId="77777777" w:rsidR="00B92327" w:rsidRPr="00801E49" w:rsidRDefault="00332621" w:rsidP="00332621">
            <w:pPr>
              <w:spacing w:after="0" w:line="259" w:lineRule="auto"/>
              <w:ind w:left="67" w:right="0" w:firstLine="0"/>
              <w:jc w:val="left"/>
              <w:rPr>
                <w:rFonts w:ascii="Open Sans" w:hAnsi="Open Sans" w:cs="Open Sans"/>
                <w:sz w:val="16"/>
                <w:szCs w:val="24"/>
                <w:rPrChange w:id="6720" w:author="Nicole Wu" w:date="2024-01-08T11:26:00Z">
                  <w:rPr>
                    <w:sz w:val="16"/>
                    <w:szCs w:val="24"/>
                  </w:rPr>
                </w:rPrChange>
              </w:rPr>
            </w:pPr>
            <w:r w:rsidRPr="00801E49">
              <w:rPr>
                <w:rFonts w:ascii="Open Sans" w:hAnsi="Open Sans" w:cs="Open Sans"/>
                <w:sz w:val="16"/>
                <w:szCs w:val="24"/>
                <w:rPrChange w:id="6721" w:author="Nicole Wu" w:date="2024-01-08T11:26:00Z">
                  <w:rPr>
                    <w:sz w:val="16"/>
                    <w:szCs w:val="24"/>
                  </w:rPr>
                </w:rPrChange>
              </w:rPr>
              <w:t>(0.40)</w:t>
            </w:r>
          </w:p>
        </w:tc>
        <w:tc>
          <w:tcPr>
            <w:tcW w:w="806" w:type="dxa"/>
            <w:tcBorders>
              <w:top w:val="nil"/>
              <w:left w:val="nil"/>
              <w:bottom w:val="nil"/>
              <w:right w:val="nil"/>
            </w:tcBorders>
          </w:tcPr>
          <w:p w14:paraId="0F8A623C" w14:textId="77777777" w:rsidR="00B92327" w:rsidRPr="00801E49" w:rsidRDefault="00332621">
            <w:pPr>
              <w:spacing w:after="0" w:line="259" w:lineRule="auto"/>
              <w:ind w:left="67" w:right="0" w:firstLine="0"/>
              <w:jc w:val="left"/>
              <w:rPr>
                <w:rFonts w:ascii="Open Sans" w:hAnsi="Open Sans" w:cs="Open Sans"/>
                <w:sz w:val="16"/>
                <w:szCs w:val="24"/>
                <w:rPrChange w:id="6722" w:author="Nicole Wu" w:date="2024-01-08T11:26:00Z">
                  <w:rPr>
                    <w:sz w:val="16"/>
                    <w:szCs w:val="24"/>
                  </w:rPr>
                </w:rPrChange>
              </w:rPr>
            </w:pPr>
            <w:r w:rsidRPr="00801E49">
              <w:rPr>
                <w:rFonts w:ascii="Open Sans" w:hAnsi="Open Sans" w:cs="Open Sans"/>
                <w:sz w:val="16"/>
                <w:szCs w:val="24"/>
                <w:rPrChange w:id="6723" w:author="Nicole Wu" w:date="2024-01-08T11:26:00Z">
                  <w:rPr>
                    <w:sz w:val="16"/>
                    <w:szCs w:val="24"/>
                  </w:rPr>
                </w:rPrChange>
              </w:rPr>
              <w:t>(0.37)</w:t>
            </w:r>
          </w:p>
        </w:tc>
        <w:tc>
          <w:tcPr>
            <w:tcW w:w="672" w:type="dxa"/>
            <w:tcBorders>
              <w:top w:val="nil"/>
              <w:left w:val="nil"/>
              <w:bottom w:val="nil"/>
              <w:right w:val="nil"/>
            </w:tcBorders>
          </w:tcPr>
          <w:p w14:paraId="4AE757EF" w14:textId="77777777" w:rsidR="00B92327" w:rsidRPr="00801E49" w:rsidRDefault="00332621" w:rsidP="00332621">
            <w:pPr>
              <w:spacing w:after="0" w:line="259" w:lineRule="auto"/>
              <w:ind w:left="67" w:right="0" w:firstLine="0"/>
              <w:jc w:val="left"/>
              <w:rPr>
                <w:rFonts w:ascii="Open Sans" w:hAnsi="Open Sans" w:cs="Open Sans"/>
                <w:sz w:val="16"/>
                <w:szCs w:val="24"/>
                <w:rPrChange w:id="6724" w:author="Nicole Wu" w:date="2024-01-08T11:26:00Z">
                  <w:rPr>
                    <w:sz w:val="16"/>
                    <w:szCs w:val="24"/>
                  </w:rPr>
                </w:rPrChange>
              </w:rPr>
            </w:pPr>
            <w:r w:rsidRPr="00801E49">
              <w:rPr>
                <w:rFonts w:ascii="Open Sans" w:hAnsi="Open Sans" w:cs="Open Sans"/>
                <w:sz w:val="16"/>
                <w:szCs w:val="24"/>
                <w:rPrChange w:id="6725" w:author="Nicole Wu" w:date="2024-01-08T11:26:00Z">
                  <w:rPr>
                    <w:sz w:val="16"/>
                    <w:szCs w:val="24"/>
                  </w:rPr>
                </w:rPrChange>
              </w:rPr>
              <w:t>(0.27)</w:t>
            </w:r>
          </w:p>
        </w:tc>
        <w:tc>
          <w:tcPr>
            <w:tcW w:w="651" w:type="dxa"/>
            <w:tcBorders>
              <w:top w:val="nil"/>
              <w:left w:val="nil"/>
              <w:bottom w:val="nil"/>
              <w:right w:val="nil"/>
            </w:tcBorders>
          </w:tcPr>
          <w:p w14:paraId="2825583F" w14:textId="77777777" w:rsidR="00B92327" w:rsidRPr="00801E49" w:rsidRDefault="00332621" w:rsidP="00332621">
            <w:pPr>
              <w:spacing w:after="0" w:line="259" w:lineRule="auto"/>
              <w:ind w:left="67" w:right="0" w:firstLine="0"/>
              <w:jc w:val="left"/>
              <w:rPr>
                <w:rFonts w:ascii="Open Sans" w:hAnsi="Open Sans" w:cs="Open Sans"/>
                <w:sz w:val="16"/>
                <w:szCs w:val="24"/>
                <w:rPrChange w:id="6726" w:author="Nicole Wu" w:date="2024-01-08T11:26:00Z">
                  <w:rPr>
                    <w:sz w:val="16"/>
                    <w:szCs w:val="24"/>
                  </w:rPr>
                </w:rPrChange>
              </w:rPr>
            </w:pPr>
            <w:r w:rsidRPr="00801E49">
              <w:rPr>
                <w:rFonts w:ascii="Open Sans" w:hAnsi="Open Sans" w:cs="Open Sans"/>
                <w:sz w:val="16"/>
                <w:szCs w:val="24"/>
                <w:rPrChange w:id="6727" w:author="Nicole Wu" w:date="2024-01-08T11:26:00Z">
                  <w:rPr>
                    <w:sz w:val="16"/>
                    <w:szCs w:val="24"/>
                  </w:rPr>
                </w:rPrChange>
              </w:rPr>
              <w:t>(0.30)</w:t>
            </w:r>
          </w:p>
        </w:tc>
        <w:tc>
          <w:tcPr>
            <w:tcW w:w="827" w:type="dxa"/>
            <w:tcBorders>
              <w:top w:val="nil"/>
              <w:left w:val="nil"/>
              <w:bottom w:val="nil"/>
              <w:right w:val="nil"/>
            </w:tcBorders>
          </w:tcPr>
          <w:p w14:paraId="3BB73C5C" w14:textId="77777777" w:rsidR="00B92327" w:rsidRPr="00801E49" w:rsidRDefault="00332621" w:rsidP="00332621">
            <w:pPr>
              <w:spacing w:after="0" w:line="259" w:lineRule="auto"/>
              <w:ind w:left="67" w:right="0" w:firstLine="0"/>
              <w:jc w:val="left"/>
              <w:rPr>
                <w:rFonts w:ascii="Open Sans" w:hAnsi="Open Sans" w:cs="Open Sans"/>
                <w:sz w:val="16"/>
                <w:szCs w:val="24"/>
                <w:rPrChange w:id="6728" w:author="Nicole Wu" w:date="2024-01-08T11:26:00Z">
                  <w:rPr>
                    <w:sz w:val="16"/>
                    <w:szCs w:val="24"/>
                  </w:rPr>
                </w:rPrChange>
              </w:rPr>
            </w:pPr>
            <w:r w:rsidRPr="00801E49">
              <w:rPr>
                <w:rFonts w:ascii="Open Sans" w:hAnsi="Open Sans" w:cs="Open Sans"/>
                <w:sz w:val="16"/>
                <w:szCs w:val="24"/>
                <w:rPrChange w:id="6729" w:author="Nicole Wu" w:date="2024-01-08T11:26:00Z">
                  <w:rPr>
                    <w:sz w:val="16"/>
                    <w:szCs w:val="24"/>
                  </w:rPr>
                </w:rPrChange>
              </w:rPr>
              <w:t>(0.44)</w:t>
            </w:r>
          </w:p>
        </w:tc>
        <w:tc>
          <w:tcPr>
            <w:tcW w:w="794" w:type="dxa"/>
            <w:tcBorders>
              <w:top w:val="nil"/>
              <w:left w:val="nil"/>
              <w:bottom w:val="nil"/>
              <w:right w:val="nil"/>
            </w:tcBorders>
          </w:tcPr>
          <w:p w14:paraId="7F93563B" w14:textId="77777777" w:rsidR="00B92327" w:rsidRPr="00801E49" w:rsidRDefault="00332621" w:rsidP="00332621">
            <w:pPr>
              <w:spacing w:after="0" w:line="259" w:lineRule="auto"/>
              <w:ind w:left="67" w:right="0" w:firstLine="0"/>
              <w:jc w:val="left"/>
              <w:rPr>
                <w:rFonts w:ascii="Open Sans" w:hAnsi="Open Sans" w:cs="Open Sans"/>
                <w:sz w:val="16"/>
                <w:szCs w:val="24"/>
                <w:rPrChange w:id="6730" w:author="Nicole Wu" w:date="2024-01-08T11:26:00Z">
                  <w:rPr>
                    <w:sz w:val="16"/>
                    <w:szCs w:val="24"/>
                  </w:rPr>
                </w:rPrChange>
              </w:rPr>
            </w:pPr>
            <w:r w:rsidRPr="00801E49">
              <w:rPr>
                <w:rFonts w:ascii="Open Sans" w:hAnsi="Open Sans" w:cs="Open Sans"/>
                <w:sz w:val="16"/>
                <w:szCs w:val="24"/>
                <w:rPrChange w:id="6731" w:author="Nicole Wu" w:date="2024-01-08T11:26:00Z">
                  <w:rPr>
                    <w:sz w:val="16"/>
                    <w:szCs w:val="24"/>
                  </w:rPr>
                </w:rPrChange>
              </w:rPr>
              <w:t>(0.00)</w:t>
            </w:r>
          </w:p>
        </w:tc>
        <w:tc>
          <w:tcPr>
            <w:tcW w:w="672" w:type="dxa"/>
            <w:tcBorders>
              <w:top w:val="nil"/>
              <w:left w:val="nil"/>
              <w:bottom w:val="nil"/>
              <w:right w:val="nil"/>
            </w:tcBorders>
          </w:tcPr>
          <w:p w14:paraId="52601A35" w14:textId="77777777" w:rsidR="00B92327" w:rsidRPr="00801E49" w:rsidRDefault="00332621" w:rsidP="00332621">
            <w:pPr>
              <w:spacing w:after="0" w:line="259" w:lineRule="auto"/>
              <w:ind w:left="67" w:right="0" w:firstLine="0"/>
              <w:jc w:val="left"/>
              <w:rPr>
                <w:rFonts w:ascii="Open Sans" w:hAnsi="Open Sans" w:cs="Open Sans"/>
                <w:sz w:val="16"/>
                <w:szCs w:val="24"/>
                <w:rPrChange w:id="6732" w:author="Nicole Wu" w:date="2024-01-08T11:26:00Z">
                  <w:rPr>
                    <w:sz w:val="16"/>
                    <w:szCs w:val="24"/>
                  </w:rPr>
                </w:rPrChange>
              </w:rPr>
            </w:pPr>
            <w:r w:rsidRPr="00801E49">
              <w:rPr>
                <w:rFonts w:ascii="Open Sans" w:hAnsi="Open Sans" w:cs="Open Sans"/>
                <w:sz w:val="16"/>
                <w:szCs w:val="24"/>
                <w:rPrChange w:id="6733" w:author="Nicole Wu" w:date="2024-01-08T11:26:00Z">
                  <w:rPr>
                    <w:sz w:val="16"/>
                    <w:szCs w:val="24"/>
                  </w:rPr>
                </w:rPrChange>
              </w:rPr>
              <w:t>(0.34)</w:t>
            </w:r>
          </w:p>
        </w:tc>
        <w:tc>
          <w:tcPr>
            <w:tcW w:w="806" w:type="dxa"/>
            <w:tcBorders>
              <w:top w:val="nil"/>
              <w:left w:val="nil"/>
              <w:bottom w:val="nil"/>
              <w:right w:val="nil"/>
            </w:tcBorders>
          </w:tcPr>
          <w:p w14:paraId="4BDA37FF" w14:textId="77777777" w:rsidR="00B92327" w:rsidRPr="00801E49" w:rsidRDefault="00332621">
            <w:pPr>
              <w:spacing w:after="0" w:line="259" w:lineRule="auto"/>
              <w:ind w:left="67" w:right="0" w:firstLine="0"/>
              <w:jc w:val="left"/>
              <w:rPr>
                <w:rFonts w:ascii="Open Sans" w:hAnsi="Open Sans" w:cs="Open Sans"/>
                <w:sz w:val="16"/>
                <w:szCs w:val="24"/>
                <w:rPrChange w:id="6734" w:author="Nicole Wu" w:date="2024-01-08T11:26:00Z">
                  <w:rPr>
                    <w:sz w:val="16"/>
                    <w:szCs w:val="24"/>
                  </w:rPr>
                </w:rPrChange>
              </w:rPr>
            </w:pPr>
            <w:r w:rsidRPr="00801E49">
              <w:rPr>
                <w:rFonts w:ascii="Open Sans" w:hAnsi="Open Sans" w:cs="Open Sans"/>
                <w:sz w:val="16"/>
                <w:szCs w:val="24"/>
                <w:rPrChange w:id="6735" w:author="Nicole Wu" w:date="2024-01-08T11:26:00Z">
                  <w:rPr>
                    <w:sz w:val="16"/>
                    <w:szCs w:val="24"/>
                  </w:rPr>
                </w:rPrChange>
              </w:rPr>
              <w:t>(0.40)</w:t>
            </w:r>
          </w:p>
        </w:tc>
        <w:tc>
          <w:tcPr>
            <w:tcW w:w="552" w:type="dxa"/>
            <w:tcBorders>
              <w:top w:val="nil"/>
              <w:left w:val="nil"/>
              <w:bottom w:val="nil"/>
              <w:right w:val="nil"/>
            </w:tcBorders>
          </w:tcPr>
          <w:p w14:paraId="0DA31C30" w14:textId="77777777" w:rsidR="00B92327" w:rsidRPr="00801E49" w:rsidRDefault="00332621" w:rsidP="00332621">
            <w:pPr>
              <w:spacing w:after="0" w:line="259" w:lineRule="auto"/>
              <w:ind w:left="67" w:right="0" w:firstLine="0"/>
              <w:jc w:val="left"/>
              <w:rPr>
                <w:rFonts w:ascii="Open Sans" w:hAnsi="Open Sans" w:cs="Open Sans"/>
                <w:sz w:val="16"/>
                <w:szCs w:val="24"/>
                <w:rPrChange w:id="6736" w:author="Nicole Wu" w:date="2024-01-08T11:26:00Z">
                  <w:rPr>
                    <w:sz w:val="16"/>
                    <w:szCs w:val="24"/>
                  </w:rPr>
                </w:rPrChange>
              </w:rPr>
            </w:pPr>
            <w:r w:rsidRPr="00801E49">
              <w:rPr>
                <w:rFonts w:ascii="Open Sans" w:hAnsi="Open Sans" w:cs="Open Sans"/>
                <w:sz w:val="16"/>
                <w:szCs w:val="24"/>
                <w:rPrChange w:id="6737" w:author="Nicole Wu" w:date="2024-01-08T11:26:00Z">
                  <w:rPr>
                    <w:sz w:val="16"/>
                    <w:szCs w:val="24"/>
                  </w:rPr>
                </w:rPrChange>
              </w:rPr>
              <w:t>(0.01)</w:t>
            </w:r>
          </w:p>
        </w:tc>
      </w:tr>
      <w:tr w:rsidR="00B92327" w:rsidRPr="00801E49" w14:paraId="05F71E82" w14:textId="77777777">
        <w:trPr>
          <w:trHeight w:val="189"/>
        </w:trPr>
        <w:tc>
          <w:tcPr>
            <w:tcW w:w="2170" w:type="dxa"/>
            <w:tcBorders>
              <w:top w:val="nil"/>
              <w:left w:val="nil"/>
              <w:bottom w:val="nil"/>
              <w:right w:val="nil"/>
            </w:tcBorders>
          </w:tcPr>
          <w:p w14:paraId="6BADDF47" w14:textId="77777777" w:rsidR="00B92327" w:rsidRPr="00801E49" w:rsidRDefault="00332621" w:rsidP="00332621">
            <w:pPr>
              <w:spacing w:after="0" w:line="259" w:lineRule="auto"/>
              <w:ind w:left="67" w:right="0" w:firstLine="0"/>
              <w:jc w:val="left"/>
              <w:rPr>
                <w:rFonts w:ascii="Open Sans" w:hAnsi="Open Sans" w:cs="Open Sans"/>
                <w:sz w:val="16"/>
                <w:szCs w:val="24"/>
                <w:rPrChange w:id="6738" w:author="Nicole Wu" w:date="2024-01-08T11:26:00Z">
                  <w:rPr>
                    <w:sz w:val="16"/>
                    <w:szCs w:val="24"/>
                  </w:rPr>
                </w:rPrChange>
              </w:rPr>
            </w:pPr>
            <w:r w:rsidRPr="00801E49">
              <w:rPr>
                <w:rFonts w:ascii="Open Sans" w:hAnsi="Open Sans" w:cs="Open Sans"/>
                <w:sz w:val="16"/>
                <w:szCs w:val="24"/>
                <w:rPrChange w:id="6739" w:author="Nicole Wu" w:date="2024-01-08T11:26:00Z">
                  <w:rPr>
                    <w:sz w:val="16"/>
                    <w:szCs w:val="24"/>
                  </w:rPr>
                </w:rPrChange>
              </w:rPr>
              <w:t>FES: 50-65 percent</w:t>
            </w:r>
          </w:p>
        </w:tc>
        <w:tc>
          <w:tcPr>
            <w:tcW w:w="672" w:type="dxa"/>
            <w:tcBorders>
              <w:top w:val="nil"/>
              <w:left w:val="nil"/>
              <w:bottom w:val="nil"/>
              <w:right w:val="nil"/>
            </w:tcBorders>
          </w:tcPr>
          <w:p w14:paraId="085BA234" w14:textId="77777777" w:rsidR="00B92327" w:rsidRPr="00801E49" w:rsidRDefault="00332621" w:rsidP="00332621">
            <w:pPr>
              <w:spacing w:after="0" w:line="259" w:lineRule="auto"/>
              <w:ind w:left="67" w:right="0" w:firstLine="0"/>
              <w:jc w:val="left"/>
              <w:rPr>
                <w:rFonts w:ascii="Open Sans" w:hAnsi="Open Sans" w:cs="Open Sans"/>
                <w:sz w:val="16"/>
                <w:szCs w:val="24"/>
                <w:rPrChange w:id="6740" w:author="Nicole Wu" w:date="2024-01-08T11:26:00Z">
                  <w:rPr>
                    <w:sz w:val="16"/>
                    <w:szCs w:val="24"/>
                  </w:rPr>
                </w:rPrChange>
              </w:rPr>
            </w:pPr>
            <w:r w:rsidRPr="00801E49">
              <w:rPr>
                <w:rFonts w:ascii="Open Sans" w:hAnsi="Open Sans" w:cs="Open Sans"/>
                <w:sz w:val="16"/>
                <w:szCs w:val="24"/>
                <w:rPrChange w:id="6741" w:author="Nicole Wu" w:date="2024-01-08T11:26:00Z">
                  <w:rPr>
                    <w:sz w:val="16"/>
                    <w:szCs w:val="24"/>
                  </w:rPr>
                </w:rPrChange>
              </w:rPr>
              <w:t>0.23</w:t>
            </w:r>
          </w:p>
        </w:tc>
        <w:tc>
          <w:tcPr>
            <w:tcW w:w="806" w:type="dxa"/>
            <w:tcBorders>
              <w:top w:val="nil"/>
              <w:left w:val="nil"/>
              <w:bottom w:val="nil"/>
              <w:right w:val="nil"/>
            </w:tcBorders>
          </w:tcPr>
          <w:p w14:paraId="3E6A5EA9" w14:textId="77777777" w:rsidR="00B92327" w:rsidRPr="00801E49" w:rsidRDefault="00332621" w:rsidP="00332621">
            <w:pPr>
              <w:spacing w:after="0" w:line="259" w:lineRule="auto"/>
              <w:ind w:left="67" w:right="0" w:firstLine="0"/>
              <w:jc w:val="left"/>
              <w:rPr>
                <w:rFonts w:ascii="Open Sans" w:hAnsi="Open Sans" w:cs="Open Sans"/>
                <w:sz w:val="16"/>
                <w:szCs w:val="24"/>
                <w:rPrChange w:id="6742" w:author="Nicole Wu" w:date="2024-01-08T11:26:00Z">
                  <w:rPr>
                    <w:sz w:val="16"/>
                    <w:szCs w:val="24"/>
                  </w:rPr>
                </w:rPrChange>
              </w:rPr>
            </w:pPr>
            <w:r w:rsidRPr="00801E49">
              <w:rPr>
                <w:rFonts w:ascii="Open Sans" w:hAnsi="Open Sans" w:cs="Open Sans"/>
                <w:sz w:val="16"/>
                <w:szCs w:val="24"/>
                <w:rPrChange w:id="6743" w:author="Nicole Wu" w:date="2024-01-08T11:26:00Z">
                  <w:rPr>
                    <w:sz w:val="16"/>
                    <w:szCs w:val="24"/>
                  </w:rPr>
                </w:rPrChange>
              </w:rPr>
              <w:t>0.17</w:t>
            </w:r>
          </w:p>
        </w:tc>
        <w:tc>
          <w:tcPr>
            <w:tcW w:w="672" w:type="dxa"/>
            <w:tcBorders>
              <w:top w:val="nil"/>
              <w:left w:val="nil"/>
              <w:bottom w:val="nil"/>
              <w:right w:val="nil"/>
            </w:tcBorders>
          </w:tcPr>
          <w:p w14:paraId="11BE54F6" w14:textId="77777777" w:rsidR="00B92327" w:rsidRPr="00801E49" w:rsidRDefault="00332621" w:rsidP="00332621">
            <w:pPr>
              <w:spacing w:after="0" w:line="259" w:lineRule="auto"/>
              <w:ind w:left="67" w:right="0" w:firstLine="0"/>
              <w:jc w:val="left"/>
              <w:rPr>
                <w:rFonts w:ascii="Open Sans" w:hAnsi="Open Sans" w:cs="Open Sans"/>
                <w:sz w:val="16"/>
                <w:szCs w:val="24"/>
                <w:rPrChange w:id="6744" w:author="Nicole Wu" w:date="2024-01-08T11:26:00Z">
                  <w:rPr>
                    <w:sz w:val="16"/>
                    <w:szCs w:val="24"/>
                  </w:rPr>
                </w:rPrChange>
              </w:rPr>
            </w:pPr>
            <w:r w:rsidRPr="00801E49">
              <w:rPr>
                <w:rFonts w:ascii="Open Sans" w:hAnsi="Open Sans" w:cs="Open Sans"/>
                <w:sz w:val="16"/>
                <w:szCs w:val="24"/>
                <w:rPrChange w:id="6745" w:author="Nicole Wu" w:date="2024-01-08T11:26:00Z">
                  <w:rPr>
                    <w:sz w:val="16"/>
                    <w:szCs w:val="24"/>
                  </w:rPr>
                </w:rPrChange>
              </w:rPr>
              <w:t>-0.06</w:t>
            </w:r>
          </w:p>
        </w:tc>
        <w:tc>
          <w:tcPr>
            <w:tcW w:w="651" w:type="dxa"/>
            <w:tcBorders>
              <w:top w:val="nil"/>
              <w:left w:val="nil"/>
              <w:bottom w:val="nil"/>
              <w:right w:val="nil"/>
            </w:tcBorders>
          </w:tcPr>
          <w:p w14:paraId="4DCE137E" w14:textId="77777777" w:rsidR="00B92327" w:rsidRPr="00801E49" w:rsidRDefault="00332621" w:rsidP="00332621">
            <w:pPr>
              <w:spacing w:after="0" w:line="259" w:lineRule="auto"/>
              <w:ind w:left="67" w:right="0" w:firstLine="0"/>
              <w:jc w:val="left"/>
              <w:rPr>
                <w:rFonts w:ascii="Open Sans" w:hAnsi="Open Sans" w:cs="Open Sans"/>
                <w:sz w:val="16"/>
                <w:szCs w:val="24"/>
                <w:rPrChange w:id="6746" w:author="Nicole Wu" w:date="2024-01-08T11:26:00Z">
                  <w:rPr>
                    <w:sz w:val="16"/>
                    <w:szCs w:val="24"/>
                  </w:rPr>
                </w:rPrChange>
              </w:rPr>
            </w:pPr>
            <w:r w:rsidRPr="00801E49">
              <w:rPr>
                <w:rFonts w:ascii="Open Sans" w:hAnsi="Open Sans" w:cs="Open Sans"/>
                <w:sz w:val="16"/>
                <w:szCs w:val="24"/>
                <w:rPrChange w:id="6747" w:author="Nicole Wu" w:date="2024-01-08T11:26:00Z">
                  <w:rPr>
                    <w:sz w:val="16"/>
                    <w:szCs w:val="24"/>
                  </w:rPr>
                </w:rPrChange>
              </w:rPr>
              <w:t>0.16</w:t>
            </w:r>
          </w:p>
        </w:tc>
        <w:tc>
          <w:tcPr>
            <w:tcW w:w="827" w:type="dxa"/>
            <w:tcBorders>
              <w:top w:val="nil"/>
              <w:left w:val="nil"/>
              <w:bottom w:val="nil"/>
              <w:right w:val="nil"/>
            </w:tcBorders>
          </w:tcPr>
          <w:p w14:paraId="75CEB677" w14:textId="77777777" w:rsidR="00B92327" w:rsidRPr="00801E49" w:rsidRDefault="00332621" w:rsidP="00332621">
            <w:pPr>
              <w:spacing w:after="0" w:line="259" w:lineRule="auto"/>
              <w:ind w:left="67" w:right="0" w:firstLine="0"/>
              <w:jc w:val="left"/>
              <w:rPr>
                <w:rFonts w:ascii="Open Sans" w:hAnsi="Open Sans" w:cs="Open Sans"/>
                <w:sz w:val="16"/>
                <w:szCs w:val="24"/>
                <w:rPrChange w:id="6748" w:author="Nicole Wu" w:date="2024-01-08T11:26:00Z">
                  <w:rPr>
                    <w:sz w:val="16"/>
                    <w:szCs w:val="24"/>
                  </w:rPr>
                </w:rPrChange>
              </w:rPr>
            </w:pPr>
            <w:r w:rsidRPr="00801E49">
              <w:rPr>
                <w:rFonts w:ascii="Open Sans" w:hAnsi="Open Sans" w:cs="Open Sans"/>
                <w:sz w:val="16"/>
                <w:szCs w:val="24"/>
                <w:rPrChange w:id="6749" w:author="Nicole Wu" w:date="2024-01-08T11:26:00Z">
                  <w:rPr>
                    <w:sz w:val="16"/>
                    <w:szCs w:val="24"/>
                  </w:rPr>
                </w:rPrChange>
              </w:rPr>
              <w:t>0.18</w:t>
            </w:r>
          </w:p>
        </w:tc>
        <w:tc>
          <w:tcPr>
            <w:tcW w:w="794" w:type="dxa"/>
            <w:tcBorders>
              <w:top w:val="nil"/>
              <w:left w:val="nil"/>
              <w:bottom w:val="nil"/>
              <w:right w:val="nil"/>
            </w:tcBorders>
          </w:tcPr>
          <w:p w14:paraId="163AF070" w14:textId="77777777" w:rsidR="00B92327" w:rsidRPr="00801E49" w:rsidRDefault="00332621" w:rsidP="00332621">
            <w:pPr>
              <w:spacing w:after="0" w:line="259" w:lineRule="auto"/>
              <w:ind w:left="67" w:right="0" w:firstLine="0"/>
              <w:jc w:val="left"/>
              <w:rPr>
                <w:rFonts w:ascii="Open Sans" w:hAnsi="Open Sans" w:cs="Open Sans"/>
                <w:sz w:val="16"/>
                <w:szCs w:val="24"/>
                <w:rPrChange w:id="6750" w:author="Nicole Wu" w:date="2024-01-08T11:26:00Z">
                  <w:rPr>
                    <w:sz w:val="16"/>
                    <w:szCs w:val="24"/>
                  </w:rPr>
                </w:rPrChange>
              </w:rPr>
            </w:pPr>
            <w:r w:rsidRPr="00801E49">
              <w:rPr>
                <w:rFonts w:ascii="Open Sans" w:hAnsi="Open Sans" w:cs="Open Sans"/>
                <w:sz w:val="16"/>
                <w:szCs w:val="24"/>
                <w:rPrChange w:id="6751" w:author="Nicole Wu" w:date="2024-01-08T11:26:00Z">
                  <w:rPr>
                    <w:sz w:val="16"/>
                    <w:szCs w:val="24"/>
                  </w:rPr>
                </w:rPrChange>
              </w:rPr>
              <w:t>0.02</w:t>
            </w:r>
          </w:p>
        </w:tc>
        <w:tc>
          <w:tcPr>
            <w:tcW w:w="672" w:type="dxa"/>
            <w:tcBorders>
              <w:top w:val="nil"/>
              <w:left w:val="nil"/>
              <w:bottom w:val="nil"/>
              <w:right w:val="nil"/>
            </w:tcBorders>
          </w:tcPr>
          <w:p w14:paraId="6E26C03E" w14:textId="77777777" w:rsidR="00B92327" w:rsidRPr="00801E49" w:rsidRDefault="00332621" w:rsidP="00332621">
            <w:pPr>
              <w:spacing w:after="0" w:line="259" w:lineRule="auto"/>
              <w:ind w:left="67" w:right="0" w:firstLine="0"/>
              <w:jc w:val="left"/>
              <w:rPr>
                <w:rFonts w:ascii="Open Sans" w:hAnsi="Open Sans" w:cs="Open Sans"/>
                <w:sz w:val="16"/>
                <w:szCs w:val="24"/>
                <w:rPrChange w:id="6752" w:author="Nicole Wu" w:date="2024-01-08T11:26:00Z">
                  <w:rPr>
                    <w:sz w:val="16"/>
                    <w:szCs w:val="24"/>
                  </w:rPr>
                </w:rPrChange>
              </w:rPr>
            </w:pPr>
            <w:r w:rsidRPr="00801E49">
              <w:rPr>
                <w:rFonts w:ascii="Open Sans" w:hAnsi="Open Sans" w:cs="Open Sans"/>
                <w:sz w:val="16"/>
                <w:szCs w:val="24"/>
                <w:rPrChange w:id="6753" w:author="Nicole Wu" w:date="2024-01-08T11:26:00Z">
                  <w:rPr>
                    <w:sz w:val="16"/>
                    <w:szCs w:val="24"/>
                  </w:rPr>
                </w:rPrChange>
              </w:rPr>
              <w:t>0.18</w:t>
            </w:r>
          </w:p>
        </w:tc>
        <w:tc>
          <w:tcPr>
            <w:tcW w:w="806" w:type="dxa"/>
            <w:tcBorders>
              <w:top w:val="nil"/>
              <w:left w:val="nil"/>
              <w:bottom w:val="nil"/>
              <w:right w:val="nil"/>
            </w:tcBorders>
          </w:tcPr>
          <w:p w14:paraId="5FA9F645" w14:textId="77777777" w:rsidR="00B92327" w:rsidRPr="00801E49" w:rsidRDefault="00332621" w:rsidP="00332621">
            <w:pPr>
              <w:spacing w:after="0" w:line="259" w:lineRule="auto"/>
              <w:ind w:left="67" w:right="0" w:firstLine="0"/>
              <w:jc w:val="left"/>
              <w:rPr>
                <w:rFonts w:ascii="Open Sans" w:hAnsi="Open Sans" w:cs="Open Sans"/>
                <w:sz w:val="16"/>
                <w:szCs w:val="24"/>
                <w:rPrChange w:id="6754" w:author="Nicole Wu" w:date="2024-01-08T11:26:00Z">
                  <w:rPr>
                    <w:sz w:val="16"/>
                    <w:szCs w:val="24"/>
                  </w:rPr>
                </w:rPrChange>
              </w:rPr>
            </w:pPr>
            <w:r w:rsidRPr="00801E49">
              <w:rPr>
                <w:rFonts w:ascii="Open Sans" w:hAnsi="Open Sans" w:cs="Open Sans"/>
                <w:sz w:val="16"/>
                <w:szCs w:val="24"/>
                <w:rPrChange w:id="6755" w:author="Nicole Wu" w:date="2024-01-08T11:26:00Z">
                  <w:rPr>
                    <w:sz w:val="16"/>
                    <w:szCs w:val="24"/>
                  </w:rPr>
                </w:rPrChange>
              </w:rPr>
              <w:t>0.17</w:t>
            </w:r>
          </w:p>
        </w:tc>
        <w:tc>
          <w:tcPr>
            <w:tcW w:w="552" w:type="dxa"/>
            <w:tcBorders>
              <w:top w:val="nil"/>
              <w:left w:val="nil"/>
              <w:bottom w:val="nil"/>
              <w:right w:val="nil"/>
            </w:tcBorders>
          </w:tcPr>
          <w:p w14:paraId="165996B3" w14:textId="77777777" w:rsidR="00B92327" w:rsidRPr="00801E49" w:rsidRDefault="00332621" w:rsidP="00332621">
            <w:pPr>
              <w:spacing w:after="0" w:line="259" w:lineRule="auto"/>
              <w:ind w:left="67" w:right="0" w:firstLine="0"/>
              <w:jc w:val="left"/>
              <w:rPr>
                <w:rFonts w:ascii="Open Sans" w:hAnsi="Open Sans" w:cs="Open Sans"/>
                <w:sz w:val="16"/>
                <w:szCs w:val="24"/>
                <w:rPrChange w:id="6756" w:author="Nicole Wu" w:date="2024-01-08T11:26:00Z">
                  <w:rPr>
                    <w:sz w:val="16"/>
                    <w:szCs w:val="24"/>
                  </w:rPr>
                </w:rPrChange>
              </w:rPr>
            </w:pPr>
            <w:r w:rsidRPr="00801E49">
              <w:rPr>
                <w:rFonts w:ascii="Open Sans" w:hAnsi="Open Sans" w:cs="Open Sans"/>
                <w:sz w:val="16"/>
                <w:szCs w:val="24"/>
                <w:rPrChange w:id="6757" w:author="Nicole Wu" w:date="2024-01-08T11:26:00Z">
                  <w:rPr>
                    <w:sz w:val="16"/>
                    <w:szCs w:val="24"/>
                  </w:rPr>
                </w:rPrChange>
              </w:rPr>
              <w:t>-0.00</w:t>
            </w:r>
          </w:p>
        </w:tc>
      </w:tr>
      <w:tr w:rsidR="00B92327" w:rsidRPr="00801E49" w14:paraId="2C8E464B" w14:textId="77777777">
        <w:trPr>
          <w:trHeight w:val="189"/>
        </w:trPr>
        <w:tc>
          <w:tcPr>
            <w:tcW w:w="2170" w:type="dxa"/>
            <w:tcBorders>
              <w:top w:val="nil"/>
              <w:left w:val="nil"/>
              <w:bottom w:val="nil"/>
              <w:right w:val="nil"/>
            </w:tcBorders>
          </w:tcPr>
          <w:p w14:paraId="745A0DA8" w14:textId="77777777" w:rsidR="00B92327" w:rsidRPr="00801E49" w:rsidRDefault="00B92327" w:rsidP="00332621">
            <w:pPr>
              <w:spacing w:after="0" w:line="259" w:lineRule="auto"/>
              <w:ind w:left="67" w:right="0" w:firstLine="0"/>
              <w:jc w:val="left"/>
              <w:rPr>
                <w:rFonts w:ascii="Open Sans" w:hAnsi="Open Sans" w:cs="Open Sans"/>
                <w:sz w:val="16"/>
                <w:szCs w:val="24"/>
                <w:rPrChange w:id="6758" w:author="Nicole Wu" w:date="2024-01-08T11:26:00Z">
                  <w:rPr>
                    <w:sz w:val="16"/>
                    <w:szCs w:val="24"/>
                  </w:rPr>
                </w:rPrChange>
              </w:rPr>
            </w:pPr>
          </w:p>
        </w:tc>
        <w:tc>
          <w:tcPr>
            <w:tcW w:w="672" w:type="dxa"/>
            <w:tcBorders>
              <w:top w:val="nil"/>
              <w:left w:val="nil"/>
              <w:bottom w:val="nil"/>
              <w:right w:val="nil"/>
            </w:tcBorders>
          </w:tcPr>
          <w:p w14:paraId="3DCADB38" w14:textId="77777777" w:rsidR="00B92327" w:rsidRPr="00801E49" w:rsidRDefault="00332621" w:rsidP="00332621">
            <w:pPr>
              <w:spacing w:after="0" w:line="259" w:lineRule="auto"/>
              <w:ind w:left="67" w:right="0" w:firstLine="0"/>
              <w:jc w:val="left"/>
              <w:rPr>
                <w:rFonts w:ascii="Open Sans" w:hAnsi="Open Sans" w:cs="Open Sans"/>
                <w:sz w:val="16"/>
                <w:szCs w:val="24"/>
                <w:rPrChange w:id="6759" w:author="Nicole Wu" w:date="2024-01-08T11:26:00Z">
                  <w:rPr>
                    <w:sz w:val="16"/>
                    <w:szCs w:val="24"/>
                  </w:rPr>
                </w:rPrChange>
              </w:rPr>
            </w:pPr>
            <w:r w:rsidRPr="00801E49">
              <w:rPr>
                <w:rFonts w:ascii="Open Sans" w:hAnsi="Open Sans" w:cs="Open Sans"/>
                <w:sz w:val="16"/>
                <w:szCs w:val="24"/>
                <w:rPrChange w:id="6760" w:author="Nicole Wu" w:date="2024-01-08T11:26:00Z">
                  <w:rPr>
                    <w:sz w:val="16"/>
                    <w:szCs w:val="24"/>
                  </w:rPr>
                </w:rPrChange>
              </w:rPr>
              <w:t>(0.42)</w:t>
            </w:r>
          </w:p>
        </w:tc>
        <w:tc>
          <w:tcPr>
            <w:tcW w:w="806" w:type="dxa"/>
            <w:tcBorders>
              <w:top w:val="nil"/>
              <w:left w:val="nil"/>
              <w:bottom w:val="nil"/>
              <w:right w:val="nil"/>
            </w:tcBorders>
          </w:tcPr>
          <w:p w14:paraId="2A48D07B" w14:textId="77777777" w:rsidR="00B92327" w:rsidRPr="00801E49" w:rsidRDefault="00332621">
            <w:pPr>
              <w:spacing w:after="0" w:line="259" w:lineRule="auto"/>
              <w:ind w:left="67" w:right="0" w:firstLine="0"/>
              <w:jc w:val="left"/>
              <w:rPr>
                <w:rFonts w:ascii="Open Sans" w:hAnsi="Open Sans" w:cs="Open Sans"/>
                <w:sz w:val="16"/>
                <w:szCs w:val="24"/>
                <w:rPrChange w:id="6761" w:author="Nicole Wu" w:date="2024-01-08T11:26:00Z">
                  <w:rPr>
                    <w:sz w:val="16"/>
                    <w:szCs w:val="24"/>
                  </w:rPr>
                </w:rPrChange>
              </w:rPr>
            </w:pPr>
            <w:r w:rsidRPr="00801E49">
              <w:rPr>
                <w:rFonts w:ascii="Open Sans" w:hAnsi="Open Sans" w:cs="Open Sans"/>
                <w:sz w:val="16"/>
                <w:szCs w:val="24"/>
                <w:rPrChange w:id="6762" w:author="Nicole Wu" w:date="2024-01-08T11:26:00Z">
                  <w:rPr>
                    <w:sz w:val="16"/>
                    <w:szCs w:val="24"/>
                  </w:rPr>
                </w:rPrChange>
              </w:rPr>
              <w:t>(0.38)</w:t>
            </w:r>
          </w:p>
        </w:tc>
        <w:tc>
          <w:tcPr>
            <w:tcW w:w="672" w:type="dxa"/>
            <w:tcBorders>
              <w:top w:val="nil"/>
              <w:left w:val="nil"/>
              <w:bottom w:val="nil"/>
              <w:right w:val="nil"/>
            </w:tcBorders>
          </w:tcPr>
          <w:p w14:paraId="4672D00E" w14:textId="77777777" w:rsidR="00B92327" w:rsidRPr="00801E49" w:rsidRDefault="00332621" w:rsidP="00332621">
            <w:pPr>
              <w:spacing w:after="0" w:line="259" w:lineRule="auto"/>
              <w:ind w:left="67" w:right="0" w:firstLine="0"/>
              <w:jc w:val="left"/>
              <w:rPr>
                <w:rFonts w:ascii="Open Sans" w:hAnsi="Open Sans" w:cs="Open Sans"/>
                <w:sz w:val="16"/>
                <w:szCs w:val="24"/>
                <w:rPrChange w:id="6763" w:author="Nicole Wu" w:date="2024-01-08T11:26:00Z">
                  <w:rPr>
                    <w:sz w:val="16"/>
                    <w:szCs w:val="24"/>
                  </w:rPr>
                </w:rPrChange>
              </w:rPr>
            </w:pPr>
            <w:r w:rsidRPr="00801E49">
              <w:rPr>
                <w:rFonts w:ascii="Open Sans" w:hAnsi="Open Sans" w:cs="Open Sans"/>
                <w:sz w:val="16"/>
                <w:szCs w:val="24"/>
                <w:rPrChange w:id="6764" w:author="Nicole Wu" w:date="2024-01-08T11:26:00Z">
                  <w:rPr>
                    <w:sz w:val="16"/>
                    <w:szCs w:val="24"/>
                  </w:rPr>
                </w:rPrChange>
              </w:rPr>
              <w:t>(0.15)</w:t>
            </w:r>
          </w:p>
        </w:tc>
        <w:tc>
          <w:tcPr>
            <w:tcW w:w="651" w:type="dxa"/>
            <w:tcBorders>
              <w:top w:val="nil"/>
              <w:left w:val="nil"/>
              <w:bottom w:val="nil"/>
              <w:right w:val="nil"/>
            </w:tcBorders>
          </w:tcPr>
          <w:p w14:paraId="3DA48CF7" w14:textId="77777777" w:rsidR="00B92327" w:rsidRPr="00801E49" w:rsidRDefault="00332621" w:rsidP="00332621">
            <w:pPr>
              <w:spacing w:after="0" w:line="259" w:lineRule="auto"/>
              <w:ind w:left="67" w:right="0" w:firstLine="0"/>
              <w:jc w:val="left"/>
              <w:rPr>
                <w:rFonts w:ascii="Open Sans" w:hAnsi="Open Sans" w:cs="Open Sans"/>
                <w:sz w:val="16"/>
                <w:szCs w:val="24"/>
                <w:rPrChange w:id="6765" w:author="Nicole Wu" w:date="2024-01-08T11:26:00Z">
                  <w:rPr>
                    <w:sz w:val="16"/>
                    <w:szCs w:val="24"/>
                  </w:rPr>
                </w:rPrChange>
              </w:rPr>
            </w:pPr>
            <w:r w:rsidRPr="00801E49">
              <w:rPr>
                <w:rFonts w:ascii="Open Sans" w:hAnsi="Open Sans" w:cs="Open Sans"/>
                <w:sz w:val="16"/>
                <w:szCs w:val="24"/>
                <w:rPrChange w:id="6766" w:author="Nicole Wu" w:date="2024-01-08T11:26:00Z">
                  <w:rPr>
                    <w:sz w:val="16"/>
                    <w:szCs w:val="24"/>
                  </w:rPr>
                </w:rPrChange>
              </w:rPr>
              <w:t>(0.36)</w:t>
            </w:r>
          </w:p>
        </w:tc>
        <w:tc>
          <w:tcPr>
            <w:tcW w:w="827" w:type="dxa"/>
            <w:tcBorders>
              <w:top w:val="nil"/>
              <w:left w:val="nil"/>
              <w:bottom w:val="nil"/>
              <w:right w:val="nil"/>
            </w:tcBorders>
          </w:tcPr>
          <w:p w14:paraId="6CC0BE70" w14:textId="77777777" w:rsidR="00B92327" w:rsidRPr="00801E49" w:rsidRDefault="00332621" w:rsidP="00332621">
            <w:pPr>
              <w:spacing w:after="0" w:line="259" w:lineRule="auto"/>
              <w:ind w:left="67" w:right="0" w:firstLine="0"/>
              <w:jc w:val="left"/>
              <w:rPr>
                <w:rFonts w:ascii="Open Sans" w:hAnsi="Open Sans" w:cs="Open Sans"/>
                <w:sz w:val="16"/>
                <w:szCs w:val="24"/>
                <w:rPrChange w:id="6767" w:author="Nicole Wu" w:date="2024-01-08T11:26:00Z">
                  <w:rPr>
                    <w:sz w:val="16"/>
                    <w:szCs w:val="24"/>
                  </w:rPr>
                </w:rPrChange>
              </w:rPr>
            </w:pPr>
            <w:r w:rsidRPr="00801E49">
              <w:rPr>
                <w:rFonts w:ascii="Open Sans" w:hAnsi="Open Sans" w:cs="Open Sans"/>
                <w:sz w:val="16"/>
                <w:szCs w:val="24"/>
                <w:rPrChange w:id="6768" w:author="Nicole Wu" w:date="2024-01-08T11:26:00Z">
                  <w:rPr>
                    <w:sz w:val="16"/>
                    <w:szCs w:val="24"/>
                  </w:rPr>
                </w:rPrChange>
              </w:rPr>
              <w:t>(0.38)</w:t>
            </w:r>
          </w:p>
        </w:tc>
        <w:tc>
          <w:tcPr>
            <w:tcW w:w="794" w:type="dxa"/>
            <w:tcBorders>
              <w:top w:val="nil"/>
              <w:left w:val="nil"/>
              <w:bottom w:val="nil"/>
              <w:right w:val="nil"/>
            </w:tcBorders>
          </w:tcPr>
          <w:p w14:paraId="3956BF4E" w14:textId="77777777" w:rsidR="00B92327" w:rsidRPr="00801E49" w:rsidRDefault="00332621" w:rsidP="00332621">
            <w:pPr>
              <w:spacing w:after="0" w:line="259" w:lineRule="auto"/>
              <w:ind w:left="67" w:right="0" w:firstLine="0"/>
              <w:jc w:val="left"/>
              <w:rPr>
                <w:rFonts w:ascii="Open Sans" w:hAnsi="Open Sans" w:cs="Open Sans"/>
                <w:sz w:val="16"/>
                <w:szCs w:val="24"/>
                <w:rPrChange w:id="6769" w:author="Nicole Wu" w:date="2024-01-08T11:26:00Z">
                  <w:rPr>
                    <w:sz w:val="16"/>
                    <w:szCs w:val="24"/>
                  </w:rPr>
                </w:rPrChange>
              </w:rPr>
            </w:pPr>
            <w:r w:rsidRPr="00801E49">
              <w:rPr>
                <w:rFonts w:ascii="Open Sans" w:hAnsi="Open Sans" w:cs="Open Sans"/>
                <w:sz w:val="16"/>
                <w:szCs w:val="24"/>
                <w:rPrChange w:id="6770" w:author="Nicole Wu" w:date="2024-01-08T11:26:00Z">
                  <w:rPr>
                    <w:sz w:val="16"/>
                    <w:szCs w:val="24"/>
                  </w:rPr>
                </w:rPrChange>
              </w:rPr>
              <w:t>(0.61)</w:t>
            </w:r>
          </w:p>
        </w:tc>
        <w:tc>
          <w:tcPr>
            <w:tcW w:w="672" w:type="dxa"/>
            <w:tcBorders>
              <w:top w:val="nil"/>
              <w:left w:val="nil"/>
              <w:bottom w:val="nil"/>
              <w:right w:val="nil"/>
            </w:tcBorders>
          </w:tcPr>
          <w:p w14:paraId="4FF5ED79" w14:textId="77777777" w:rsidR="00B92327" w:rsidRPr="00801E49" w:rsidRDefault="00332621" w:rsidP="00332621">
            <w:pPr>
              <w:spacing w:after="0" w:line="259" w:lineRule="auto"/>
              <w:ind w:left="67" w:right="0" w:firstLine="0"/>
              <w:jc w:val="left"/>
              <w:rPr>
                <w:rFonts w:ascii="Open Sans" w:hAnsi="Open Sans" w:cs="Open Sans"/>
                <w:sz w:val="16"/>
                <w:szCs w:val="24"/>
                <w:rPrChange w:id="6771" w:author="Nicole Wu" w:date="2024-01-08T11:26:00Z">
                  <w:rPr>
                    <w:sz w:val="16"/>
                    <w:szCs w:val="24"/>
                  </w:rPr>
                </w:rPrChange>
              </w:rPr>
            </w:pPr>
            <w:r w:rsidRPr="00801E49">
              <w:rPr>
                <w:rFonts w:ascii="Open Sans" w:hAnsi="Open Sans" w:cs="Open Sans"/>
                <w:sz w:val="16"/>
                <w:szCs w:val="24"/>
                <w:rPrChange w:id="6772" w:author="Nicole Wu" w:date="2024-01-08T11:26:00Z">
                  <w:rPr>
                    <w:sz w:val="16"/>
                    <w:szCs w:val="24"/>
                  </w:rPr>
                </w:rPrChange>
              </w:rPr>
              <w:t>(0.38)</w:t>
            </w:r>
          </w:p>
        </w:tc>
        <w:tc>
          <w:tcPr>
            <w:tcW w:w="806" w:type="dxa"/>
            <w:tcBorders>
              <w:top w:val="nil"/>
              <w:left w:val="nil"/>
              <w:bottom w:val="nil"/>
              <w:right w:val="nil"/>
            </w:tcBorders>
          </w:tcPr>
          <w:p w14:paraId="28A42881" w14:textId="77777777" w:rsidR="00B92327" w:rsidRPr="00801E49" w:rsidRDefault="00332621">
            <w:pPr>
              <w:spacing w:after="0" w:line="259" w:lineRule="auto"/>
              <w:ind w:left="67" w:right="0" w:firstLine="0"/>
              <w:jc w:val="left"/>
              <w:rPr>
                <w:rFonts w:ascii="Open Sans" w:hAnsi="Open Sans" w:cs="Open Sans"/>
                <w:sz w:val="16"/>
                <w:szCs w:val="24"/>
                <w:rPrChange w:id="6773" w:author="Nicole Wu" w:date="2024-01-08T11:26:00Z">
                  <w:rPr>
                    <w:sz w:val="16"/>
                    <w:szCs w:val="24"/>
                  </w:rPr>
                </w:rPrChange>
              </w:rPr>
            </w:pPr>
            <w:r w:rsidRPr="00801E49">
              <w:rPr>
                <w:rFonts w:ascii="Open Sans" w:hAnsi="Open Sans" w:cs="Open Sans"/>
                <w:sz w:val="16"/>
                <w:szCs w:val="24"/>
                <w:rPrChange w:id="6774" w:author="Nicole Wu" w:date="2024-01-08T11:26:00Z">
                  <w:rPr>
                    <w:sz w:val="16"/>
                    <w:szCs w:val="24"/>
                  </w:rPr>
                </w:rPrChange>
              </w:rPr>
              <w:t>(0.38)</w:t>
            </w:r>
          </w:p>
        </w:tc>
        <w:tc>
          <w:tcPr>
            <w:tcW w:w="552" w:type="dxa"/>
            <w:tcBorders>
              <w:top w:val="nil"/>
              <w:left w:val="nil"/>
              <w:bottom w:val="nil"/>
              <w:right w:val="nil"/>
            </w:tcBorders>
          </w:tcPr>
          <w:p w14:paraId="3CB2A5C5" w14:textId="77777777" w:rsidR="00B92327" w:rsidRPr="00801E49" w:rsidRDefault="00332621" w:rsidP="00332621">
            <w:pPr>
              <w:spacing w:after="0" w:line="259" w:lineRule="auto"/>
              <w:ind w:left="67" w:right="0" w:firstLine="0"/>
              <w:jc w:val="left"/>
              <w:rPr>
                <w:rFonts w:ascii="Open Sans" w:hAnsi="Open Sans" w:cs="Open Sans"/>
                <w:sz w:val="16"/>
                <w:szCs w:val="24"/>
                <w:rPrChange w:id="6775" w:author="Nicole Wu" w:date="2024-01-08T11:26:00Z">
                  <w:rPr>
                    <w:sz w:val="16"/>
                    <w:szCs w:val="24"/>
                  </w:rPr>
                </w:rPrChange>
              </w:rPr>
            </w:pPr>
            <w:r w:rsidRPr="00801E49">
              <w:rPr>
                <w:rFonts w:ascii="Open Sans" w:hAnsi="Open Sans" w:cs="Open Sans"/>
                <w:sz w:val="16"/>
                <w:szCs w:val="24"/>
                <w:rPrChange w:id="6776" w:author="Nicole Wu" w:date="2024-01-08T11:26:00Z">
                  <w:rPr>
                    <w:sz w:val="16"/>
                    <w:szCs w:val="24"/>
                  </w:rPr>
                </w:rPrChange>
              </w:rPr>
              <w:t>(0.86)</w:t>
            </w:r>
          </w:p>
        </w:tc>
      </w:tr>
      <w:tr w:rsidR="00B92327" w:rsidRPr="00801E49" w14:paraId="7311F7A5" w14:textId="77777777">
        <w:trPr>
          <w:trHeight w:val="189"/>
        </w:trPr>
        <w:tc>
          <w:tcPr>
            <w:tcW w:w="2170" w:type="dxa"/>
            <w:tcBorders>
              <w:top w:val="nil"/>
              <w:left w:val="nil"/>
              <w:bottom w:val="nil"/>
              <w:right w:val="nil"/>
            </w:tcBorders>
          </w:tcPr>
          <w:p w14:paraId="692B68E9" w14:textId="77777777" w:rsidR="00B92327" w:rsidRPr="00801E49" w:rsidRDefault="00332621" w:rsidP="00332621">
            <w:pPr>
              <w:spacing w:after="0" w:line="259" w:lineRule="auto"/>
              <w:ind w:left="67" w:right="0" w:firstLine="0"/>
              <w:jc w:val="left"/>
              <w:rPr>
                <w:rFonts w:ascii="Open Sans" w:hAnsi="Open Sans" w:cs="Open Sans"/>
                <w:sz w:val="16"/>
                <w:szCs w:val="24"/>
                <w:rPrChange w:id="6777" w:author="Nicole Wu" w:date="2024-01-08T11:26:00Z">
                  <w:rPr>
                    <w:sz w:val="16"/>
                    <w:szCs w:val="24"/>
                  </w:rPr>
                </w:rPrChange>
              </w:rPr>
            </w:pPr>
            <w:r w:rsidRPr="00801E49">
              <w:rPr>
                <w:rFonts w:ascii="Open Sans" w:hAnsi="Open Sans" w:cs="Open Sans"/>
                <w:sz w:val="16"/>
                <w:szCs w:val="24"/>
                <w:rPrChange w:id="6778" w:author="Nicole Wu" w:date="2024-01-08T11:26:00Z">
                  <w:rPr>
                    <w:sz w:val="16"/>
                    <w:szCs w:val="24"/>
                  </w:rPr>
                </w:rPrChange>
              </w:rPr>
              <w:t>FES: 65-75 percent</w:t>
            </w:r>
          </w:p>
        </w:tc>
        <w:tc>
          <w:tcPr>
            <w:tcW w:w="672" w:type="dxa"/>
            <w:tcBorders>
              <w:top w:val="nil"/>
              <w:left w:val="nil"/>
              <w:bottom w:val="nil"/>
              <w:right w:val="nil"/>
            </w:tcBorders>
          </w:tcPr>
          <w:p w14:paraId="41649F4A" w14:textId="77777777" w:rsidR="00B92327" w:rsidRPr="00801E49" w:rsidRDefault="00332621" w:rsidP="00332621">
            <w:pPr>
              <w:spacing w:after="0" w:line="259" w:lineRule="auto"/>
              <w:ind w:left="67" w:right="0" w:firstLine="0"/>
              <w:jc w:val="left"/>
              <w:rPr>
                <w:rFonts w:ascii="Open Sans" w:hAnsi="Open Sans" w:cs="Open Sans"/>
                <w:sz w:val="16"/>
                <w:szCs w:val="24"/>
                <w:rPrChange w:id="6779" w:author="Nicole Wu" w:date="2024-01-08T11:26:00Z">
                  <w:rPr>
                    <w:sz w:val="16"/>
                    <w:szCs w:val="24"/>
                  </w:rPr>
                </w:rPrChange>
              </w:rPr>
            </w:pPr>
            <w:r w:rsidRPr="00801E49">
              <w:rPr>
                <w:rFonts w:ascii="Open Sans" w:hAnsi="Open Sans" w:cs="Open Sans"/>
                <w:sz w:val="16"/>
                <w:szCs w:val="24"/>
                <w:rPrChange w:id="6780" w:author="Nicole Wu" w:date="2024-01-08T11:26:00Z">
                  <w:rPr>
                    <w:sz w:val="16"/>
                    <w:szCs w:val="24"/>
                  </w:rPr>
                </w:rPrChange>
              </w:rPr>
              <w:t>0.13</w:t>
            </w:r>
          </w:p>
        </w:tc>
        <w:tc>
          <w:tcPr>
            <w:tcW w:w="806" w:type="dxa"/>
            <w:tcBorders>
              <w:top w:val="nil"/>
              <w:left w:val="nil"/>
              <w:bottom w:val="nil"/>
              <w:right w:val="nil"/>
            </w:tcBorders>
          </w:tcPr>
          <w:p w14:paraId="4C3FC242" w14:textId="77777777" w:rsidR="00B92327" w:rsidRPr="00801E49" w:rsidRDefault="00332621" w:rsidP="00332621">
            <w:pPr>
              <w:spacing w:after="0" w:line="259" w:lineRule="auto"/>
              <w:ind w:left="67" w:right="0" w:firstLine="0"/>
              <w:jc w:val="left"/>
              <w:rPr>
                <w:rFonts w:ascii="Open Sans" w:hAnsi="Open Sans" w:cs="Open Sans"/>
                <w:sz w:val="16"/>
                <w:szCs w:val="24"/>
                <w:rPrChange w:id="6781" w:author="Nicole Wu" w:date="2024-01-08T11:26:00Z">
                  <w:rPr>
                    <w:sz w:val="16"/>
                    <w:szCs w:val="24"/>
                  </w:rPr>
                </w:rPrChange>
              </w:rPr>
            </w:pPr>
            <w:r w:rsidRPr="00801E49">
              <w:rPr>
                <w:rFonts w:ascii="Open Sans" w:hAnsi="Open Sans" w:cs="Open Sans"/>
                <w:sz w:val="16"/>
                <w:szCs w:val="24"/>
                <w:rPrChange w:id="6782" w:author="Nicole Wu" w:date="2024-01-08T11:26:00Z">
                  <w:rPr>
                    <w:sz w:val="16"/>
                    <w:szCs w:val="24"/>
                  </w:rPr>
                </w:rPrChange>
              </w:rPr>
              <w:t>0.13</w:t>
            </w:r>
          </w:p>
        </w:tc>
        <w:tc>
          <w:tcPr>
            <w:tcW w:w="672" w:type="dxa"/>
            <w:tcBorders>
              <w:top w:val="nil"/>
              <w:left w:val="nil"/>
              <w:bottom w:val="nil"/>
              <w:right w:val="nil"/>
            </w:tcBorders>
          </w:tcPr>
          <w:p w14:paraId="450C38CA" w14:textId="77777777" w:rsidR="00B92327" w:rsidRPr="00801E49" w:rsidRDefault="00332621" w:rsidP="00332621">
            <w:pPr>
              <w:spacing w:after="0" w:line="259" w:lineRule="auto"/>
              <w:ind w:left="67" w:right="0" w:firstLine="0"/>
              <w:jc w:val="left"/>
              <w:rPr>
                <w:rFonts w:ascii="Open Sans" w:hAnsi="Open Sans" w:cs="Open Sans"/>
                <w:sz w:val="16"/>
                <w:szCs w:val="24"/>
                <w:rPrChange w:id="6783" w:author="Nicole Wu" w:date="2024-01-08T11:26:00Z">
                  <w:rPr>
                    <w:sz w:val="16"/>
                    <w:szCs w:val="24"/>
                  </w:rPr>
                </w:rPrChange>
              </w:rPr>
            </w:pPr>
            <w:r w:rsidRPr="00801E49">
              <w:rPr>
                <w:rFonts w:ascii="Open Sans" w:hAnsi="Open Sans" w:cs="Open Sans"/>
                <w:sz w:val="16"/>
                <w:szCs w:val="24"/>
                <w:rPrChange w:id="6784" w:author="Nicole Wu" w:date="2024-01-08T11:26:00Z">
                  <w:rPr>
                    <w:sz w:val="16"/>
                    <w:szCs w:val="24"/>
                  </w:rPr>
                </w:rPrChange>
              </w:rPr>
              <w:t>-0.01</w:t>
            </w:r>
          </w:p>
        </w:tc>
        <w:tc>
          <w:tcPr>
            <w:tcW w:w="651" w:type="dxa"/>
            <w:tcBorders>
              <w:top w:val="nil"/>
              <w:left w:val="nil"/>
              <w:bottom w:val="nil"/>
              <w:right w:val="nil"/>
            </w:tcBorders>
          </w:tcPr>
          <w:p w14:paraId="00EB7CEC" w14:textId="77777777" w:rsidR="00B92327" w:rsidRPr="00801E49" w:rsidRDefault="00332621" w:rsidP="00332621">
            <w:pPr>
              <w:spacing w:after="0" w:line="259" w:lineRule="auto"/>
              <w:ind w:left="67" w:right="0" w:firstLine="0"/>
              <w:jc w:val="left"/>
              <w:rPr>
                <w:rFonts w:ascii="Open Sans" w:hAnsi="Open Sans" w:cs="Open Sans"/>
                <w:sz w:val="16"/>
                <w:szCs w:val="24"/>
                <w:rPrChange w:id="6785" w:author="Nicole Wu" w:date="2024-01-08T11:26:00Z">
                  <w:rPr>
                    <w:sz w:val="16"/>
                    <w:szCs w:val="24"/>
                  </w:rPr>
                </w:rPrChange>
              </w:rPr>
            </w:pPr>
            <w:r w:rsidRPr="00801E49">
              <w:rPr>
                <w:rFonts w:ascii="Open Sans" w:hAnsi="Open Sans" w:cs="Open Sans"/>
                <w:sz w:val="16"/>
                <w:szCs w:val="24"/>
                <w:rPrChange w:id="6786" w:author="Nicole Wu" w:date="2024-01-08T11:26:00Z">
                  <w:rPr>
                    <w:sz w:val="16"/>
                    <w:szCs w:val="24"/>
                  </w:rPr>
                </w:rPrChange>
              </w:rPr>
              <w:t>0.17</w:t>
            </w:r>
          </w:p>
        </w:tc>
        <w:tc>
          <w:tcPr>
            <w:tcW w:w="827" w:type="dxa"/>
            <w:tcBorders>
              <w:top w:val="nil"/>
              <w:left w:val="nil"/>
              <w:bottom w:val="nil"/>
              <w:right w:val="nil"/>
            </w:tcBorders>
          </w:tcPr>
          <w:p w14:paraId="65240D8C" w14:textId="77777777" w:rsidR="00B92327" w:rsidRPr="00801E49" w:rsidRDefault="00332621" w:rsidP="00332621">
            <w:pPr>
              <w:spacing w:after="0" w:line="259" w:lineRule="auto"/>
              <w:ind w:left="67" w:right="0" w:firstLine="0"/>
              <w:jc w:val="left"/>
              <w:rPr>
                <w:rFonts w:ascii="Open Sans" w:hAnsi="Open Sans" w:cs="Open Sans"/>
                <w:sz w:val="16"/>
                <w:szCs w:val="24"/>
                <w:rPrChange w:id="6787" w:author="Nicole Wu" w:date="2024-01-08T11:26:00Z">
                  <w:rPr>
                    <w:sz w:val="16"/>
                    <w:szCs w:val="24"/>
                  </w:rPr>
                </w:rPrChange>
              </w:rPr>
            </w:pPr>
            <w:r w:rsidRPr="00801E49">
              <w:rPr>
                <w:rFonts w:ascii="Open Sans" w:hAnsi="Open Sans" w:cs="Open Sans"/>
                <w:sz w:val="16"/>
                <w:szCs w:val="24"/>
                <w:rPrChange w:id="6788" w:author="Nicole Wu" w:date="2024-01-08T11:26:00Z">
                  <w:rPr>
                    <w:sz w:val="16"/>
                    <w:szCs w:val="24"/>
                  </w:rPr>
                </w:rPrChange>
              </w:rPr>
              <w:t>0.11</w:t>
            </w:r>
          </w:p>
        </w:tc>
        <w:tc>
          <w:tcPr>
            <w:tcW w:w="794" w:type="dxa"/>
            <w:tcBorders>
              <w:top w:val="nil"/>
              <w:left w:val="nil"/>
              <w:bottom w:val="nil"/>
              <w:right w:val="nil"/>
            </w:tcBorders>
          </w:tcPr>
          <w:p w14:paraId="3328AD52" w14:textId="77777777" w:rsidR="00B92327" w:rsidRPr="00801E49" w:rsidRDefault="00332621" w:rsidP="00332621">
            <w:pPr>
              <w:spacing w:after="0" w:line="259" w:lineRule="auto"/>
              <w:ind w:left="67" w:right="0" w:firstLine="0"/>
              <w:jc w:val="left"/>
              <w:rPr>
                <w:rFonts w:ascii="Open Sans" w:hAnsi="Open Sans" w:cs="Open Sans"/>
                <w:sz w:val="16"/>
                <w:szCs w:val="24"/>
                <w:rPrChange w:id="6789" w:author="Nicole Wu" w:date="2024-01-08T11:26:00Z">
                  <w:rPr>
                    <w:sz w:val="16"/>
                    <w:szCs w:val="24"/>
                  </w:rPr>
                </w:rPrChange>
              </w:rPr>
            </w:pPr>
            <w:r w:rsidRPr="00801E49">
              <w:rPr>
                <w:rFonts w:ascii="Open Sans" w:hAnsi="Open Sans" w:cs="Open Sans"/>
                <w:sz w:val="16"/>
                <w:szCs w:val="24"/>
                <w:rPrChange w:id="6790" w:author="Nicole Wu" w:date="2024-01-08T11:26:00Z">
                  <w:rPr>
                    <w:sz w:val="16"/>
                    <w:szCs w:val="24"/>
                  </w:rPr>
                </w:rPrChange>
              </w:rPr>
              <w:t>-0.06</w:t>
            </w:r>
          </w:p>
        </w:tc>
        <w:tc>
          <w:tcPr>
            <w:tcW w:w="672" w:type="dxa"/>
            <w:tcBorders>
              <w:top w:val="nil"/>
              <w:left w:val="nil"/>
              <w:bottom w:val="nil"/>
              <w:right w:val="nil"/>
            </w:tcBorders>
          </w:tcPr>
          <w:p w14:paraId="3A8DF297" w14:textId="77777777" w:rsidR="00B92327" w:rsidRPr="00801E49" w:rsidRDefault="00332621" w:rsidP="00332621">
            <w:pPr>
              <w:spacing w:after="0" w:line="259" w:lineRule="auto"/>
              <w:ind w:left="67" w:right="0" w:firstLine="0"/>
              <w:jc w:val="left"/>
              <w:rPr>
                <w:rFonts w:ascii="Open Sans" w:hAnsi="Open Sans" w:cs="Open Sans"/>
                <w:sz w:val="16"/>
                <w:szCs w:val="24"/>
                <w:rPrChange w:id="6791" w:author="Nicole Wu" w:date="2024-01-08T11:26:00Z">
                  <w:rPr>
                    <w:sz w:val="16"/>
                    <w:szCs w:val="24"/>
                  </w:rPr>
                </w:rPrChange>
              </w:rPr>
            </w:pPr>
            <w:r w:rsidRPr="00801E49">
              <w:rPr>
                <w:rFonts w:ascii="Open Sans" w:hAnsi="Open Sans" w:cs="Open Sans"/>
                <w:sz w:val="16"/>
                <w:szCs w:val="24"/>
                <w:rPrChange w:id="6792" w:author="Nicole Wu" w:date="2024-01-08T11:26:00Z">
                  <w:rPr>
                    <w:sz w:val="16"/>
                    <w:szCs w:val="24"/>
                  </w:rPr>
                </w:rPrChange>
              </w:rPr>
              <w:t>0.16</w:t>
            </w:r>
          </w:p>
        </w:tc>
        <w:tc>
          <w:tcPr>
            <w:tcW w:w="806" w:type="dxa"/>
            <w:tcBorders>
              <w:top w:val="nil"/>
              <w:left w:val="nil"/>
              <w:bottom w:val="nil"/>
              <w:right w:val="nil"/>
            </w:tcBorders>
          </w:tcPr>
          <w:p w14:paraId="72A04F7D" w14:textId="77777777" w:rsidR="00B92327" w:rsidRPr="00801E49" w:rsidRDefault="00332621" w:rsidP="00332621">
            <w:pPr>
              <w:spacing w:after="0" w:line="259" w:lineRule="auto"/>
              <w:ind w:left="67" w:right="0" w:firstLine="0"/>
              <w:jc w:val="left"/>
              <w:rPr>
                <w:rFonts w:ascii="Open Sans" w:hAnsi="Open Sans" w:cs="Open Sans"/>
                <w:sz w:val="16"/>
                <w:szCs w:val="24"/>
                <w:rPrChange w:id="6793" w:author="Nicole Wu" w:date="2024-01-08T11:26:00Z">
                  <w:rPr>
                    <w:sz w:val="16"/>
                    <w:szCs w:val="24"/>
                  </w:rPr>
                </w:rPrChange>
              </w:rPr>
            </w:pPr>
            <w:r w:rsidRPr="00801E49">
              <w:rPr>
                <w:rFonts w:ascii="Open Sans" w:hAnsi="Open Sans" w:cs="Open Sans"/>
                <w:sz w:val="16"/>
                <w:szCs w:val="24"/>
                <w:rPrChange w:id="6794" w:author="Nicole Wu" w:date="2024-01-08T11:26:00Z">
                  <w:rPr>
                    <w:sz w:val="16"/>
                    <w:szCs w:val="24"/>
                  </w:rPr>
                </w:rPrChange>
              </w:rPr>
              <w:t>0.12</w:t>
            </w:r>
          </w:p>
        </w:tc>
        <w:tc>
          <w:tcPr>
            <w:tcW w:w="552" w:type="dxa"/>
            <w:tcBorders>
              <w:top w:val="nil"/>
              <w:left w:val="nil"/>
              <w:bottom w:val="nil"/>
              <w:right w:val="nil"/>
            </w:tcBorders>
          </w:tcPr>
          <w:p w14:paraId="0B1656F0" w14:textId="77777777" w:rsidR="00B92327" w:rsidRPr="00801E49" w:rsidRDefault="00332621" w:rsidP="00332621">
            <w:pPr>
              <w:spacing w:after="0" w:line="259" w:lineRule="auto"/>
              <w:ind w:left="67" w:right="0" w:firstLine="0"/>
              <w:jc w:val="left"/>
              <w:rPr>
                <w:rFonts w:ascii="Open Sans" w:hAnsi="Open Sans" w:cs="Open Sans"/>
                <w:sz w:val="16"/>
                <w:szCs w:val="24"/>
                <w:rPrChange w:id="6795" w:author="Nicole Wu" w:date="2024-01-08T11:26:00Z">
                  <w:rPr>
                    <w:sz w:val="16"/>
                    <w:szCs w:val="24"/>
                  </w:rPr>
                </w:rPrChange>
              </w:rPr>
            </w:pPr>
            <w:r w:rsidRPr="00801E49">
              <w:rPr>
                <w:rFonts w:ascii="Open Sans" w:hAnsi="Open Sans" w:cs="Open Sans"/>
                <w:sz w:val="16"/>
                <w:szCs w:val="24"/>
                <w:rPrChange w:id="6796" w:author="Nicole Wu" w:date="2024-01-08T11:26:00Z">
                  <w:rPr>
                    <w:sz w:val="16"/>
                    <w:szCs w:val="24"/>
                  </w:rPr>
                </w:rPrChange>
              </w:rPr>
              <w:t>-0.04</w:t>
            </w:r>
          </w:p>
        </w:tc>
      </w:tr>
      <w:tr w:rsidR="00B92327" w:rsidRPr="00801E49" w14:paraId="4A93A37C" w14:textId="77777777">
        <w:trPr>
          <w:trHeight w:val="189"/>
        </w:trPr>
        <w:tc>
          <w:tcPr>
            <w:tcW w:w="2170" w:type="dxa"/>
            <w:tcBorders>
              <w:top w:val="nil"/>
              <w:left w:val="nil"/>
              <w:bottom w:val="nil"/>
              <w:right w:val="nil"/>
            </w:tcBorders>
          </w:tcPr>
          <w:p w14:paraId="13567991" w14:textId="77777777" w:rsidR="00B92327" w:rsidRPr="00801E49" w:rsidRDefault="00B92327" w:rsidP="00332621">
            <w:pPr>
              <w:spacing w:after="0" w:line="259" w:lineRule="auto"/>
              <w:ind w:left="67" w:right="0" w:firstLine="0"/>
              <w:jc w:val="left"/>
              <w:rPr>
                <w:rFonts w:ascii="Open Sans" w:hAnsi="Open Sans" w:cs="Open Sans"/>
                <w:sz w:val="16"/>
                <w:szCs w:val="24"/>
                <w:rPrChange w:id="6797" w:author="Nicole Wu" w:date="2024-01-08T11:26:00Z">
                  <w:rPr>
                    <w:sz w:val="16"/>
                    <w:szCs w:val="24"/>
                  </w:rPr>
                </w:rPrChange>
              </w:rPr>
            </w:pPr>
          </w:p>
        </w:tc>
        <w:tc>
          <w:tcPr>
            <w:tcW w:w="672" w:type="dxa"/>
            <w:tcBorders>
              <w:top w:val="nil"/>
              <w:left w:val="nil"/>
              <w:bottom w:val="nil"/>
              <w:right w:val="nil"/>
            </w:tcBorders>
          </w:tcPr>
          <w:p w14:paraId="778276A1" w14:textId="77777777" w:rsidR="00B92327" w:rsidRPr="00801E49" w:rsidRDefault="00332621" w:rsidP="00332621">
            <w:pPr>
              <w:spacing w:after="0" w:line="259" w:lineRule="auto"/>
              <w:ind w:left="67" w:right="0" w:firstLine="0"/>
              <w:jc w:val="left"/>
              <w:rPr>
                <w:rFonts w:ascii="Open Sans" w:hAnsi="Open Sans" w:cs="Open Sans"/>
                <w:sz w:val="16"/>
                <w:szCs w:val="24"/>
                <w:rPrChange w:id="6798" w:author="Nicole Wu" w:date="2024-01-08T11:26:00Z">
                  <w:rPr>
                    <w:sz w:val="16"/>
                    <w:szCs w:val="24"/>
                  </w:rPr>
                </w:rPrChange>
              </w:rPr>
            </w:pPr>
            <w:r w:rsidRPr="00801E49">
              <w:rPr>
                <w:rFonts w:ascii="Open Sans" w:hAnsi="Open Sans" w:cs="Open Sans"/>
                <w:sz w:val="16"/>
                <w:szCs w:val="24"/>
                <w:rPrChange w:id="6799" w:author="Nicole Wu" w:date="2024-01-08T11:26:00Z">
                  <w:rPr>
                    <w:sz w:val="16"/>
                    <w:szCs w:val="24"/>
                  </w:rPr>
                </w:rPrChange>
              </w:rPr>
              <w:t>(0.34)</w:t>
            </w:r>
          </w:p>
        </w:tc>
        <w:tc>
          <w:tcPr>
            <w:tcW w:w="806" w:type="dxa"/>
            <w:tcBorders>
              <w:top w:val="nil"/>
              <w:left w:val="nil"/>
              <w:bottom w:val="nil"/>
              <w:right w:val="nil"/>
            </w:tcBorders>
          </w:tcPr>
          <w:p w14:paraId="630DFF37" w14:textId="77777777" w:rsidR="00B92327" w:rsidRPr="00801E49" w:rsidRDefault="00332621">
            <w:pPr>
              <w:spacing w:after="0" w:line="259" w:lineRule="auto"/>
              <w:ind w:left="67" w:right="0" w:firstLine="0"/>
              <w:jc w:val="left"/>
              <w:rPr>
                <w:rFonts w:ascii="Open Sans" w:hAnsi="Open Sans" w:cs="Open Sans"/>
                <w:sz w:val="16"/>
                <w:szCs w:val="24"/>
                <w:rPrChange w:id="6800" w:author="Nicole Wu" w:date="2024-01-08T11:26:00Z">
                  <w:rPr>
                    <w:sz w:val="16"/>
                    <w:szCs w:val="24"/>
                  </w:rPr>
                </w:rPrChange>
              </w:rPr>
            </w:pPr>
            <w:r w:rsidRPr="00801E49">
              <w:rPr>
                <w:rFonts w:ascii="Open Sans" w:hAnsi="Open Sans" w:cs="Open Sans"/>
                <w:sz w:val="16"/>
                <w:szCs w:val="24"/>
                <w:rPrChange w:id="6801" w:author="Nicole Wu" w:date="2024-01-08T11:26:00Z">
                  <w:rPr>
                    <w:sz w:val="16"/>
                    <w:szCs w:val="24"/>
                  </w:rPr>
                </w:rPrChange>
              </w:rPr>
              <w:t>(0.33)</w:t>
            </w:r>
          </w:p>
        </w:tc>
        <w:tc>
          <w:tcPr>
            <w:tcW w:w="672" w:type="dxa"/>
            <w:tcBorders>
              <w:top w:val="nil"/>
              <w:left w:val="nil"/>
              <w:bottom w:val="nil"/>
              <w:right w:val="nil"/>
            </w:tcBorders>
          </w:tcPr>
          <w:p w14:paraId="2B04BD38" w14:textId="77777777" w:rsidR="00B92327" w:rsidRPr="00801E49" w:rsidRDefault="00332621" w:rsidP="00332621">
            <w:pPr>
              <w:spacing w:after="0" w:line="259" w:lineRule="auto"/>
              <w:ind w:left="67" w:right="0" w:firstLine="0"/>
              <w:jc w:val="left"/>
              <w:rPr>
                <w:rFonts w:ascii="Open Sans" w:hAnsi="Open Sans" w:cs="Open Sans"/>
                <w:sz w:val="16"/>
                <w:szCs w:val="24"/>
                <w:rPrChange w:id="6802" w:author="Nicole Wu" w:date="2024-01-08T11:26:00Z">
                  <w:rPr>
                    <w:sz w:val="16"/>
                    <w:szCs w:val="24"/>
                  </w:rPr>
                </w:rPrChange>
              </w:rPr>
            </w:pPr>
            <w:r w:rsidRPr="00801E49">
              <w:rPr>
                <w:rFonts w:ascii="Open Sans" w:hAnsi="Open Sans" w:cs="Open Sans"/>
                <w:sz w:val="16"/>
                <w:szCs w:val="24"/>
                <w:rPrChange w:id="6803" w:author="Nicole Wu" w:date="2024-01-08T11:26:00Z">
                  <w:rPr>
                    <w:sz w:val="16"/>
                    <w:szCs w:val="24"/>
                  </w:rPr>
                </w:rPrChange>
              </w:rPr>
              <w:t>(0.87)</w:t>
            </w:r>
          </w:p>
        </w:tc>
        <w:tc>
          <w:tcPr>
            <w:tcW w:w="651" w:type="dxa"/>
            <w:tcBorders>
              <w:top w:val="nil"/>
              <w:left w:val="nil"/>
              <w:bottom w:val="nil"/>
              <w:right w:val="nil"/>
            </w:tcBorders>
          </w:tcPr>
          <w:p w14:paraId="6FDBD7D2" w14:textId="77777777" w:rsidR="00B92327" w:rsidRPr="00801E49" w:rsidRDefault="00332621" w:rsidP="00332621">
            <w:pPr>
              <w:spacing w:after="0" w:line="259" w:lineRule="auto"/>
              <w:ind w:left="67" w:right="0" w:firstLine="0"/>
              <w:jc w:val="left"/>
              <w:rPr>
                <w:rFonts w:ascii="Open Sans" w:hAnsi="Open Sans" w:cs="Open Sans"/>
                <w:sz w:val="16"/>
                <w:szCs w:val="24"/>
                <w:rPrChange w:id="6804" w:author="Nicole Wu" w:date="2024-01-08T11:26:00Z">
                  <w:rPr>
                    <w:sz w:val="16"/>
                    <w:szCs w:val="24"/>
                  </w:rPr>
                </w:rPrChange>
              </w:rPr>
            </w:pPr>
            <w:r w:rsidRPr="00801E49">
              <w:rPr>
                <w:rFonts w:ascii="Open Sans" w:hAnsi="Open Sans" w:cs="Open Sans"/>
                <w:sz w:val="16"/>
                <w:szCs w:val="24"/>
                <w:rPrChange w:id="6805" w:author="Nicole Wu" w:date="2024-01-08T11:26:00Z">
                  <w:rPr>
                    <w:sz w:val="16"/>
                    <w:szCs w:val="24"/>
                  </w:rPr>
                </w:rPrChange>
              </w:rPr>
              <w:t>(0.38)</w:t>
            </w:r>
          </w:p>
        </w:tc>
        <w:tc>
          <w:tcPr>
            <w:tcW w:w="827" w:type="dxa"/>
            <w:tcBorders>
              <w:top w:val="nil"/>
              <w:left w:val="nil"/>
              <w:bottom w:val="nil"/>
              <w:right w:val="nil"/>
            </w:tcBorders>
          </w:tcPr>
          <w:p w14:paraId="5FF38242" w14:textId="77777777" w:rsidR="00B92327" w:rsidRPr="00801E49" w:rsidRDefault="00332621" w:rsidP="00332621">
            <w:pPr>
              <w:spacing w:after="0" w:line="259" w:lineRule="auto"/>
              <w:ind w:left="67" w:right="0" w:firstLine="0"/>
              <w:jc w:val="left"/>
              <w:rPr>
                <w:rFonts w:ascii="Open Sans" w:hAnsi="Open Sans" w:cs="Open Sans"/>
                <w:sz w:val="16"/>
                <w:szCs w:val="24"/>
                <w:rPrChange w:id="6806" w:author="Nicole Wu" w:date="2024-01-08T11:26:00Z">
                  <w:rPr>
                    <w:sz w:val="16"/>
                    <w:szCs w:val="24"/>
                  </w:rPr>
                </w:rPrChange>
              </w:rPr>
            </w:pPr>
            <w:r w:rsidRPr="00801E49">
              <w:rPr>
                <w:rFonts w:ascii="Open Sans" w:hAnsi="Open Sans" w:cs="Open Sans"/>
                <w:sz w:val="16"/>
                <w:szCs w:val="24"/>
                <w:rPrChange w:id="6807" w:author="Nicole Wu" w:date="2024-01-08T11:26:00Z">
                  <w:rPr>
                    <w:sz w:val="16"/>
                    <w:szCs w:val="24"/>
                  </w:rPr>
                </w:rPrChange>
              </w:rPr>
              <w:t>(0.31)</w:t>
            </w:r>
          </w:p>
        </w:tc>
        <w:tc>
          <w:tcPr>
            <w:tcW w:w="794" w:type="dxa"/>
            <w:tcBorders>
              <w:top w:val="nil"/>
              <w:left w:val="nil"/>
              <w:bottom w:val="nil"/>
              <w:right w:val="nil"/>
            </w:tcBorders>
          </w:tcPr>
          <w:p w14:paraId="1BD8F845" w14:textId="77777777" w:rsidR="00B92327" w:rsidRPr="00801E49" w:rsidRDefault="00332621" w:rsidP="00332621">
            <w:pPr>
              <w:spacing w:after="0" w:line="259" w:lineRule="auto"/>
              <w:ind w:left="67" w:right="0" w:firstLine="0"/>
              <w:jc w:val="left"/>
              <w:rPr>
                <w:rFonts w:ascii="Open Sans" w:hAnsi="Open Sans" w:cs="Open Sans"/>
                <w:sz w:val="16"/>
                <w:szCs w:val="24"/>
                <w:rPrChange w:id="6808" w:author="Nicole Wu" w:date="2024-01-08T11:26:00Z">
                  <w:rPr>
                    <w:sz w:val="16"/>
                    <w:szCs w:val="24"/>
                  </w:rPr>
                </w:rPrChange>
              </w:rPr>
            </w:pPr>
            <w:r w:rsidRPr="00801E49">
              <w:rPr>
                <w:rFonts w:ascii="Open Sans" w:hAnsi="Open Sans" w:cs="Open Sans"/>
                <w:sz w:val="16"/>
                <w:szCs w:val="24"/>
                <w:rPrChange w:id="6809" w:author="Nicole Wu" w:date="2024-01-08T11:26:00Z">
                  <w:rPr>
                    <w:sz w:val="16"/>
                    <w:szCs w:val="24"/>
                  </w:rPr>
                </w:rPrChange>
              </w:rPr>
              <w:t>(0.06)</w:t>
            </w:r>
          </w:p>
        </w:tc>
        <w:tc>
          <w:tcPr>
            <w:tcW w:w="672" w:type="dxa"/>
            <w:tcBorders>
              <w:top w:val="nil"/>
              <w:left w:val="nil"/>
              <w:bottom w:val="nil"/>
              <w:right w:val="nil"/>
            </w:tcBorders>
          </w:tcPr>
          <w:p w14:paraId="6DB91DD2" w14:textId="77777777" w:rsidR="00B92327" w:rsidRPr="00801E49" w:rsidRDefault="00332621" w:rsidP="00332621">
            <w:pPr>
              <w:spacing w:after="0" w:line="259" w:lineRule="auto"/>
              <w:ind w:left="67" w:right="0" w:firstLine="0"/>
              <w:jc w:val="left"/>
              <w:rPr>
                <w:rFonts w:ascii="Open Sans" w:hAnsi="Open Sans" w:cs="Open Sans"/>
                <w:sz w:val="16"/>
                <w:szCs w:val="24"/>
                <w:rPrChange w:id="6810" w:author="Nicole Wu" w:date="2024-01-08T11:26:00Z">
                  <w:rPr>
                    <w:sz w:val="16"/>
                    <w:szCs w:val="24"/>
                  </w:rPr>
                </w:rPrChange>
              </w:rPr>
            </w:pPr>
            <w:r w:rsidRPr="00801E49">
              <w:rPr>
                <w:rFonts w:ascii="Open Sans" w:hAnsi="Open Sans" w:cs="Open Sans"/>
                <w:sz w:val="16"/>
                <w:szCs w:val="24"/>
                <w:rPrChange w:id="6811" w:author="Nicole Wu" w:date="2024-01-08T11:26:00Z">
                  <w:rPr>
                    <w:sz w:val="16"/>
                    <w:szCs w:val="24"/>
                  </w:rPr>
                </w:rPrChange>
              </w:rPr>
              <w:t>(0.37)</w:t>
            </w:r>
          </w:p>
        </w:tc>
        <w:tc>
          <w:tcPr>
            <w:tcW w:w="806" w:type="dxa"/>
            <w:tcBorders>
              <w:top w:val="nil"/>
              <w:left w:val="nil"/>
              <w:bottom w:val="nil"/>
              <w:right w:val="nil"/>
            </w:tcBorders>
          </w:tcPr>
          <w:p w14:paraId="71B9E850" w14:textId="77777777" w:rsidR="00B92327" w:rsidRPr="00801E49" w:rsidRDefault="00332621">
            <w:pPr>
              <w:spacing w:after="0" w:line="259" w:lineRule="auto"/>
              <w:ind w:left="67" w:right="0" w:firstLine="0"/>
              <w:jc w:val="left"/>
              <w:rPr>
                <w:rFonts w:ascii="Open Sans" w:hAnsi="Open Sans" w:cs="Open Sans"/>
                <w:sz w:val="16"/>
                <w:szCs w:val="24"/>
                <w:rPrChange w:id="6812" w:author="Nicole Wu" w:date="2024-01-08T11:26:00Z">
                  <w:rPr>
                    <w:sz w:val="16"/>
                    <w:szCs w:val="24"/>
                  </w:rPr>
                </w:rPrChange>
              </w:rPr>
            </w:pPr>
            <w:r w:rsidRPr="00801E49">
              <w:rPr>
                <w:rFonts w:ascii="Open Sans" w:hAnsi="Open Sans" w:cs="Open Sans"/>
                <w:sz w:val="16"/>
                <w:szCs w:val="24"/>
                <w:rPrChange w:id="6813" w:author="Nicole Wu" w:date="2024-01-08T11:26:00Z">
                  <w:rPr>
                    <w:sz w:val="16"/>
                    <w:szCs w:val="24"/>
                  </w:rPr>
                </w:rPrChange>
              </w:rPr>
              <w:t>(0.33)</w:t>
            </w:r>
          </w:p>
        </w:tc>
        <w:tc>
          <w:tcPr>
            <w:tcW w:w="552" w:type="dxa"/>
            <w:tcBorders>
              <w:top w:val="nil"/>
              <w:left w:val="nil"/>
              <w:bottom w:val="nil"/>
              <w:right w:val="nil"/>
            </w:tcBorders>
          </w:tcPr>
          <w:p w14:paraId="04123BFA" w14:textId="77777777" w:rsidR="00B92327" w:rsidRPr="00801E49" w:rsidRDefault="00332621" w:rsidP="00332621">
            <w:pPr>
              <w:spacing w:after="0" w:line="259" w:lineRule="auto"/>
              <w:ind w:left="67" w:right="0" w:firstLine="0"/>
              <w:jc w:val="left"/>
              <w:rPr>
                <w:rFonts w:ascii="Open Sans" w:hAnsi="Open Sans" w:cs="Open Sans"/>
                <w:sz w:val="16"/>
                <w:szCs w:val="24"/>
                <w:rPrChange w:id="6814" w:author="Nicole Wu" w:date="2024-01-08T11:26:00Z">
                  <w:rPr>
                    <w:sz w:val="16"/>
                    <w:szCs w:val="24"/>
                  </w:rPr>
                </w:rPrChange>
              </w:rPr>
            </w:pPr>
            <w:r w:rsidRPr="00801E49">
              <w:rPr>
                <w:rFonts w:ascii="Open Sans" w:hAnsi="Open Sans" w:cs="Open Sans"/>
                <w:sz w:val="16"/>
                <w:szCs w:val="24"/>
                <w:rPrChange w:id="6815" w:author="Nicole Wu" w:date="2024-01-08T11:26:00Z">
                  <w:rPr>
                    <w:sz w:val="16"/>
                    <w:szCs w:val="24"/>
                  </w:rPr>
                </w:rPrChange>
              </w:rPr>
              <w:t>(0.08)</w:t>
            </w:r>
          </w:p>
        </w:tc>
      </w:tr>
      <w:tr w:rsidR="00B92327" w:rsidRPr="00801E49" w14:paraId="3629127C" w14:textId="77777777">
        <w:trPr>
          <w:trHeight w:val="189"/>
        </w:trPr>
        <w:tc>
          <w:tcPr>
            <w:tcW w:w="2170" w:type="dxa"/>
            <w:tcBorders>
              <w:top w:val="nil"/>
              <w:left w:val="nil"/>
              <w:bottom w:val="nil"/>
              <w:right w:val="nil"/>
            </w:tcBorders>
          </w:tcPr>
          <w:p w14:paraId="1CF3B8B2" w14:textId="77777777" w:rsidR="00B92327" w:rsidRPr="00801E49" w:rsidRDefault="00332621" w:rsidP="00332621">
            <w:pPr>
              <w:spacing w:after="0" w:line="259" w:lineRule="auto"/>
              <w:ind w:left="67" w:right="0" w:firstLine="0"/>
              <w:jc w:val="left"/>
              <w:rPr>
                <w:rFonts w:ascii="Open Sans" w:hAnsi="Open Sans" w:cs="Open Sans"/>
                <w:sz w:val="16"/>
                <w:szCs w:val="24"/>
                <w:rPrChange w:id="6816" w:author="Nicole Wu" w:date="2024-01-08T11:26:00Z">
                  <w:rPr>
                    <w:sz w:val="16"/>
                    <w:szCs w:val="24"/>
                  </w:rPr>
                </w:rPrChange>
              </w:rPr>
            </w:pPr>
            <w:r w:rsidRPr="00801E49">
              <w:rPr>
                <w:rFonts w:ascii="Open Sans" w:hAnsi="Open Sans" w:cs="Open Sans"/>
                <w:sz w:val="16"/>
                <w:szCs w:val="24"/>
                <w:rPrChange w:id="6817" w:author="Nicole Wu" w:date="2024-01-08T11:26:00Z">
                  <w:rPr>
                    <w:sz w:val="16"/>
                    <w:szCs w:val="24"/>
                  </w:rPr>
                </w:rPrChange>
              </w:rPr>
              <w:t>FES: &gt;= 75 percent</w:t>
            </w:r>
          </w:p>
        </w:tc>
        <w:tc>
          <w:tcPr>
            <w:tcW w:w="672" w:type="dxa"/>
            <w:tcBorders>
              <w:top w:val="nil"/>
              <w:left w:val="nil"/>
              <w:bottom w:val="nil"/>
              <w:right w:val="nil"/>
            </w:tcBorders>
          </w:tcPr>
          <w:p w14:paraId="4D0146AD" w14:textId="77777777" w:rsidR="00B92327" w:rsidRPr="00801E49" w:rsidRDefault="00332621" w:rsidP="00332621">
            <w:pPr>
              <w:spacing w:after="0" w:line="259" w:lineRule="auto"/>
              <w:ind w:left="67" w:right="0" w:firstLine="0"/>
              <w:jc w:val="left"/>
              <w:rPr>
                <w:rFonts w:ascii="Open Sans" w:hAnsi="Open Sans" w:cs="Open Sans"/>
                <w:sz w:val="16"/>
                <w:szCs w:val="24"/>
                <w:rPrChange w:id="6818" w:author="Nicole Wu" w:date="2024-01-08T11:26:00Z">
                  <w:rPr>
                    <w:sz w:val="16"/>
                    <w:szCs w:val="24"/>
                  </w:rPr>
                </w:rPrChange>
              </w:rPr>
            </w:pPr>
            <w:r w:rsidRPr="00801E49">
              <w:rPr>
                <w:rFonts w:ascii="Open Sans" w:hAnsi="Open Sans" w:cs="Open Sans"/>
                <w:sz w:val="16"/>
                <w:szCs w:val="24"/>
                <w:rPrChange w:id="6819" w:author="Nicole Wu" w:date="2024-01-08T11:26:00Z">
                  <w:rPr>
                    <w:sz w:val="16"/>
                    <w:szCs w:val="24"/>
                  </w:rPr>
                </w:rPrChange>
              </w:rPr>
              <w:t>0.44</w:t>
            </w:r>
          </w:p>
        </w:tc>
        <w:tc>
          <w:tcPr>
            <w:tcW w:w="806" w:type="dxa"/>
            <w:tcBorders>
              <w:top w:val="nil"/>
              <w:left w:val="nil"/>
              <w:bottom w:val="nil"/>
              <w:right w:val="nil"/>
            </w:tcBorders>
          </w:tcPr>
          <w:p w14:paraId="450135A9" w14:textId="77777777" w:rsidR="00B92327" w:rsidRPr="00801E49" w:rsidRDefault="00332621" w:rsidP="00332621">
            <w:pPr>
              <w:spacing w:after="0" w:line="259" w:lineRule="auto"/>
              <w:ind w:left="67" w:right="0" w:firstLine="0"/>
              <w:jc w:val="left"/>
              <w:rPr>
                <w:rFonts w:ascii="Open Sans" w:hAnsi="Open Sans" w:cs="Open Sans"/>
                <w:sz w:val="16"/>
                <w:szCs w:val="24"/>
                <w:rPrChange w:id="6820" w:author="Nicole Wu" w:date="2024-01-08T11:26:00Z">
                  <w:rPr>
                    <w:sz w:val="16"/>
                    <w:szCs w:val="24"/>
                  </w:rPr>
                </w:rPrChange>
              </w:rPr>
            </w:pPr>
            <w:r w:rsidRPr="00801E49">
              <w:rPr>
                <w:rFonts w:ascii="Open Sans" w:hAnsi="Open Sans" w:cs="Open Sans"/>
                <w:sz w:val="16"/>
                <w:szCs w:val="24"/>
                <w:rPrChange w:id="6821" w:author="Nicole Wu" w:date="2024-01-08T11:26:00Z">
                  <w:rPr>
                    <w:sz w:val="16"/>
                    <w:szCs w:val="24"/>
                  </w:rPr>
                </w:rPrChange>
              </w:rPr>
              <w:t>0.54</w:t>
            </w:r>
          </w:p>
        </w:tc>
        <w:tc>
          <w:tcPr>
            <w:tcW w:w="672" w:type="dxa"/>
            <w:tcBorders>
              <w:top w:val="nil"/>
              <w:left w:val="nil"/>
              <w:bottom w:val="nil"/>
              <w:right w:val="nil"/>
            </w:tcBorders>
          </w:tcPr>
          <w:p w14:paraId="5A7473ED" w14:textId="77777777" w:rsidR="00B92327" w:rsidRPr="00801E49" w:rsidRDefault="00332621" w:rsidP="00332621">
            <w:pPr>
              <w:spacing w:after="0" w:line="259" w:lineRule="auto"/>
              <w:ind w:left="67" w:right="0" w:firstLine="0"/>
              <w:jc w:val="left"/>
              <w:rPr>
                <w:rFonts w:ascii="Open Sans" w:hAnsi="Open Sans" w:cs="Open Sans"/>
                <w:sz w:val="16"/>
                <w:szCs w:val="24"/>
                <w:rPrChange w:id="6822" w:author="Nicole Wu" w:date="2024-01-08T11:26:00Z">
                  <w:rPr>
                    <w:sz w:val="16"/>
                    <w:szCs w:val="24"/>
                  </w:rPr>
                </w:rPrChange>
              </w:rPr>
            </w:pPr>
            <w:r w:rsidRPr="00801E49">
              <w:rPr>
                <w:rFonts w:ascii="Open Sans" w:hAnsi="Open Sans" w:cs="Open Sans"/>
                <w:sz w:val="16"/>
                <w:szCs w:val="24"/>
                <w:rPrChange w:id="6823" w:author="Nicole Wu" w:date="2024-01-08T11:26:00Z">
                  <w:rPr>
                    <w:sz w:val="16"/>
                    <w:szCs w:val="24"/>
                  </w:rPr>
                </w:rPrChange>
              </w:rPr>
              <w:t>0.10*</w:t>
            </w:r>
          </w:p>
        </w:tc>
        <w:tc>
          <w:tcPr>
            <w:tcW w:w="651" w:type="dxa"/>
            <w:tcBorders>
              <w:top w:val="nil"/>
              <w:left w:val="nil"/>
              <w:bottom w:val="nil"/>
              <w:right w:val="nil"/>
            </w:tcBorders>
          </w:tcPr>
          <w:p w14:paraId="40903BA4" w14:textId="77777777" w:rsidR="00B92327" w:rsidRPr="00801E49" w:rsidRDefault="00332621" w:rsidP="00332621">
            <w:pPr>
              <w:spacing w:after="0" w:line="259" w:lineRule="auto"/>
              <w:ind w:left="67" w:right="0" w:firstLine="0"/>
              <w:jc w:val="left"/>
              <w:rPr>
                <w:rFonts w:ascii="Open Sans" w:hAnsi="Open Sans" w:cs="Open Sans"/>
                <w:sz w:val="16"/>
                <w:szCs w:val="24"/>
                <w:rPrChange w:id="6824" w:author="Nicole Wu" w:date="2024-01-08T11:26:00Z">
                  <w:rPr>
                    <w:sz w:val="16"/>
                    <w:szCs w:val="24"/>
                  </w:rPr>
                </w:rPrChange>
              </w:rPr>
            </w:pPr>
            <w:r w:rsidRPr="00801E49">
              <w:rPr>
                <w:rFonts w:ascii="Open Sans" w:hAnsi="Open Sans" w:cs="Open Sans"/>
                <w:sz w:val="16"/>
                <w:szCs w:val="24"/>
                <w:rPrChange w:id="6825" w:author="Nicole Wu" w:date="2024-01-08T11:26:00Z">
                  <w:rPr>
                    <w:sz w:val="16"/>
                    <w:szCs w:val="24"/>
                  </w:rPr>
                </w:rPrChange>
              </w:rPr>
              <w:t>0.57</w:t>
            </w:r>
          </w:p>
        </w:tc>
        <w:tc>
          <w:tcPr>
            <w:tcW w:w="827" w:type="dxa"/>
            <w:tcBorders>
              <w:top w:val="nil"/>
              <w:left w:val="nil"/>
              <w:bottom w:val="nil"/>
              <w:right w:val="nil"/>
            </w:tcBorders>
          </w:tcPr>
          <w:p w14:paraId="784CD5AC" w14:textId="77777777" w:rsidR="00B92327" w:rsidRPr="00801E49" w:rsidRDefault="00332621" w:rsidP="00332621">
            <w:pPr>
              <w:spacing w:after="0" w:line="259" w:lineRule="auto"/>
              <w:ind w:left="67" w:right="0" w:firstLine="0"/>
              <w:jc w:val="left"/>
              <w:rPr>
                <w:rFonts w:ascii="Open Sans" w:hAnsi="Open Sans" w:cs="Open Sans"/>
                <w:sz w:val="16"/>
                <w:szCs w:val="24"/>
                <w:rPrChange w:id="6826" w:author="Nicole Wu" w:date="2024-01-08T11:26:00Z">
                  <w:rPr>
                    <w:sz w:val="16"/>
                    <w:szCs w:val="24"/>
                  </w:rPr>
                </w:rPrChange>
              </w:rPr>
            </w:pPr>
            <w:r w:rsidRPr="00801E49">
              <w:rPr>
                <w:rFonts w:ascii="Open Sans" w:hAnsi="Open Sans" w:cs="Open Sans"/>
                <w:sz w:val="16"/>
                <w:szCs w:val="24"/>
                <w:rPrChange w:id="6827" w:author="Nicole Wu" w:date="2024-01-08T11:26:00Z">
                  <w:rPr>
                    <w:sz w:val="16"/>
                    <w:szCs w:val="24"/>
                  </w:rPr>
                </w:rPrChange>
              </w:rPr>
              <w:t>0.46</w:t>
            </w:r>
          </w:p>
        </w:tc>
        <w:tc>
          <w:tcPr>
            <w:tcW w:w="794" w:type="dxa"/>
            <w:tcBorders>
              <w:top w:val="nil"/>
              <w:left w:val="nil"/>
              <w:bottom w:val="nil"/>
              <w:right w:val="nil"/>
            </w:tcBorders>
          </w:tcPr>
          <w:p w14:paraId="36AE122F" w14:textId="77777777" w:rsidR="00B92327" w:rsidRPr="00801E49" w:rsidRDefault="00332621" w:rsidP="00332621">
            <w:pPr>
              <w:spacing w:after="0" w:line="259" w:lineRule="auto"/>
              <w:ind w:left="67" w:right="0" w:firstLine="0"/>
              <w:jc w:val="left"/>
              <w:rPr>
                <w:rFonts w:ascii="Open Sans" w:hAnsi="Open Sans" w:cs="Open Sans"/>
                <w:sz w:val="16"/>
                <w:szCs w:val="24"/>
                <w:rPrChange w:id="6828" w:author="Nicole Wu" w:date="2024-01-08T11:26:00Z">
                  <w:rPr>
                    <w:sz w:val="16"/>
                    <w:szCs w:val="24"/>
                  </w:rPr>
                </w:rPrChange>
              </w:rPr>
            </w:pPr>
            <w:r w:rsidRPr="00801E49">
              <w:rPr>
                <w:rFonts w:ascii="Open Sans" w:hAnsi="Open Sans" w:cs="Open Sans"/>
                <w:sz w:val="16"/>
                <w:szCs w:val="24"/>
                <w:rPrChange w:id="6829" w:author="Nicole Wu" w:date="2024-01-08T11:26:00Z">
                  <w:rPr>
                    <w:sz w:val="16"/>
                    <w:szCs w:val="24"/>
                  </w:rPr>
                </w:rPrChange>
              </w:rPr>
              <w:t>-0.11*</w:t>
            </w:r>
          </w:p>
        </w:tc>
        <w:tc>
          <w:tcPr>
            <w:tcW w:w="672" w:type="dxa"/>
            <w:tcBorders>
              <w:top w:val="nil"/>
              <w:left w:val="nil"/>
              <w:bottom w:val="nil"/>
              <w:right w:val="nil"/>
            </w:tcBorders>
          </w:tcPr>
          <w:p w14:paraId="4EFC61BA" w14:textId="77777777" w:rsidR="00B92327" w:rsidRPr="00801E49" w:rsidRDefault="00332621" w:rsidP="00332621">
            <w:pPr>
              <w:spacing w:after="0" w:line="259" w:lineRule="auto"/>
              <w:ind w:left="67" w:right="0" w:firstLine="0"/>
              <w:jc w:val="left"/>
              <w:rPr>
                <w:rFonts w:ascii="Open Sans" w:hAnsi="Open Sans" w:cs="Open Sans"/>
                <w:sz w:val="16"/>
                <w:szCs w:val="24"/>
                <w:rPrChange w:id="6830" w:author="Nicole Wu" w:date="2024-01-08T11:26:00Z">
                  <w:rPr>
                    <w:sz w:val="16"/>
                    <w:szCs w:val="24"/>
                  </w:rPr>
                </w:rPrChange>
              </w:rPr>
            </w:pPr>
            <w:r w:rsidRPr="00801E49">
              <w:rPr>
                <w:rFonts w:ascii="Open Sans" w:hAnsi="Open Sans" w:cs="Open Sans"/>
                <w:sz w:val="16"/>
                <w:szCs w:val="24"/>
                <w:rPrChange w:id="6831" w:author="Nicole Wu" w:date="2024-01-08T11:26:00Z">
                  <w:rPr>
                    <w:sz w:val="16"/>
                    <w:szCs w:val="24"/>
                  </w:rPr>
                </w:rPrChange>
              </w:rPr>
              <w:t>0.53</w:t>
            </w:r>
          </w:p>
        </w:tc>
        <w:tc>
          <w:tcPr>
            <w:tcW w:w="806" w:type="dxa"/>
            <w:tcBorders>
              <w:top w:val="nil"/>
              <w:left w:val="nil"/>
              <w:bottom w:val="nil"/>
              <w:right w:val="nil"/>
            </w:tcBorders>
          </w:tcPr>
          <w:p w14:paraId="433DEF71" w14:textId="77777777" w:rsidR="00B92327" w:rsidRPr="00801E49" w:rsidRDefault="00332621" w:rsidP="00332621">
            <w:pPr>
              <w:spacing w:after="0" w:line="259" w:lineRule="auto"/>
              <w:ind w:left="67" w:right="0" w:firstLine="0"/>
              <w:jc w:val="left"/>
              <w:rPr>
                <w:rFonts w:ascii="Open Sans" w:hAnsi="Open Sans" w:cs="Open Sans"/>
                <w:sz w:val="16"/>
                <w:szCs w:val="24"/>
                <w:rPrChange w:id="6832" w:author="Nicole Wu" w:date="2024-01-08T11:26:00Z">
                  <w:rPr>
                    <w:sz w:val="16"/>
                    <w:szCs w:val="24"/>
                  </w:rPr>
                </w:rPrChange>
              </w:rPr>
            </w:pPr>
            <w:r w:rsidRPr="00801E49">
              <w:rPr>
                <w:rFonts w:ascii="Open Sans" w:hAnsi="Open Sans" w:cs="Open Sans"/>
                <w:sz w:val="16"/>
                <w:szCs w:val="24"/>
                <w:rPrChange w:id="6833" w:author="Nicole Wu" w:date="2024-01-08T11:26:00Z">
                  <w:rPr>
                    <w:sz w:val="16"/>
                    <w:szCs w:val="24"/>
                  </w:rPr>
                </w:rPrChange>
              </w:rPr>
              <w:t>0.51</w:t>
            </w:r>
          </w:p>
        </w:tc>
        <w:tc>
          <w:tcPr>
            <w:tcW w:w="552" w:type="dxa"/>
            <w:tcBorders>
              <w:top w:val="nil"/>
              <w:left w:val="nil"/>
              <w:bottom w:val="nil"/>
              <w:right w:val="nil"/>
            </w:tcBorders>
          </w:tcPr>
          <w:p w14:paraId="3A1797D8" w14:textId="77777777" w:rsidR="00B92327" w:rsidRPr="00801E49" w:rsidRDefault="00332621" w:rsidP="00332621">
            <w:pPr>
              <w:spacing w:after="0" w:line="259" w:lineRule="auto"/>
              <w:ind w:left="67" w:right="0" w:firstLine="0"/>
              <w:jc w:val="left"/>
              <w:rPr>
                <w:rFonts w:ascii="Open Sans" w:hAnsi="Open Sans" w:cs="Open Sans"/>
                <w:sz w:val="16"/>
                <w:szCs w:val="24"/>
                <w:rPrChange w:id="6834" w:author="Nicole Wu" w:date="2024-01-08T11:26:00Z">
                  <w:rPr>
                    <w:sz w:val="16"/>
                    <w:szCs w:val="24"/>
                  </w:rPr>
                </w:rPrChange>
              </w:rPr>
            </w:pPr>
            <w:r w:rsidRPr="00801E49">
              <w:rPr>
                <w:rFonts w:ascii="Open Sans" w:hAnsi="Open Sans" w:cs="Open Sans"/>
                <w:sz w:val="16"/>
                <w:szCs w:val="24"/>
                <w:rPrChange w:id="6835" w:author="Nicole Wu" w:date="2024-01-08T11:26:00Z">
                  <w:rPr>
                    <w:sz w:val="16"/>
                    <w:szCs w:val="24"/>
                  </w:rPr>
                </w:rPrChange>
              </w:rPr>
              <w:t>-0.02</w:t>
            </w:r>
          </w:p>
        </w:tc>
      </w:tr>
      <w:tr w:rsidR="00B92327" w:rsidRPr="00801E49" w14:paraId="380D4C48" w14:textId="77777777">
        <w:trPr>
          <w:trHeight w:val="195"/>
        </w:trPr>
        <w:tc>
          <w:tcPr>
            <w:tcW w:w="2170" w:type="dxa"/>
            <w:tcBorders>
              <w:top w:val="nil"/>
              <w:left w:val="nil"/>
              <w:bottom w:val="single" w:sz="3" w:space="0" w:color="000000"/>
              <w:right w:val="nil"/>
            </w:tcBorders>
          </w:tcPr>
          <w:p w14:paraId="60B6F0CB" w14:textId="77777777" w:rsidR="00B92327" w:rsidRPr="00801E49" w:rsidRDefault="00B92327" w:rsidP="00332621">
            <w:pPr>
              <w:spacing w:after="0" w:line="259" w:lineRule="auto"/>
              <w:ind w:left="67" w:right="0" w:firstLine="0"/>
              <w:jc w:val="left"/>
              <w:rPr>
                <w:rFonts w:ascii="Open Sans" w:hAnsi="Open Sans" w:cs="Open Sans"/>
                <w:sz w:val="16"/>
                <w:szCs w:val="24"/>
                <w:rPrChange w:id="6836" w:author="Nicole Wu" w:date="2024-01-08T11:26:00Z">
                  <w:rPr>
                    <w:sz w:val="16"/>
                    <w:szCs w:val="24"/>
                  </w:rPr>
                </w:rPrChange>
              </w:rPr>
            </w:pPr>
          </w:p>
        </w:tc>
        <w:tc>
          <w:tcPr>
            <w:tcW w:w="672" w:type="dxa"/>
            <w:tcBorders>
              <w:top w:val="nil"/>
              <w:left w:val="nil"/>
              <w:bottom w:val="single" w:sz="3" w:space="0" w:color="000000"/>
              <w:right w:val="nil"/>
            </w:tcBorders>
          </w:tcPr>
          <w:p w14:paraId="65407C1A" w14:textId="77777777" w:rsidR="00B92327" w:rsidRPr="00801E49" w:rsidRDefault="00332621" w:rsidP="00332621">
            <w:pPr>
              <w:spacing w:after="0" w:line="259" w:lineRule="auto"/>
              <w:ind w:left="67" w:right="0" w:firstLine="0"/>
              <w:jc w:val="left"/>
              <w:rPr>
                <w:rFonts w:ascii="Open Sans" w:hAnsi="Open Sans" w:cs="Open Sans"/>
                <w:sz w:val="16"/>
                <w:szCs w:val="24"/>
                <w:rPrChange w:id="6837" w:author="Nicole Wu" w:date="2024-01-08T11:26:00Z">
                  <w:rPr>
                    <w:sz w:val="16"/>
                    <w:szCs w:val="24"/>
                  </w:rPr>
                </w:rPrChange>
              </w:rPr>
            </w:pPr>
            <w:r w:rsidRPr="00801E49">
              <w:rPr>
                <w:rFonts w:ascii="Open Sans" w:hAnsi="Open Sans" w:cs="Open Sans"/>
                <w:sz w:val="16"/>
                <w:szCs w:val="24"/>
                <w:rPrChange w:id="6838" w:author="Nicole Wu" w:date="2024-01-08T11:26:00Z">
                  <w:rPr>
                    <w:sz w:val="16"/>
                    <w:szCs w:val="24"/>
                  </w:rPr>
                </w:rPrChange>
              </w:rPr>
              <w:t>(0.50)</w:t>
            </w:r>
          </w:p>
        </w:tc>
        <w:tc>
          <w:tcPr>
            <w:tcW w:w="806" w:type="dxa"/>
            <w:tcBorders>
              <w:top w:val="nil"/>
              <w:left w:val="nil"/>
              <w:bottom w:val="single" w:sz="3" w:space="0" w:color="000000"/>
              <w:right w:val="nil"/>
            </w:tcBorders>
          </w:tcPr>
          <w:p w14:paraId="75E5E1E9" w14:textId="77777777" w:rsidR="00B92327" w:rsidRPr="00801E49" w:rsidRDefault="00332621">
            <w:pPr>
              <w:spacing w:after="0" w:line="259" w:lineRule="auto"/>
              <w:ind w:left="67" w:right="0" w:firstLine="0"/>
              <w:jc w:val="left"/>
              <w:rPr>
                <w:rFonts w:ascii="Open Sans" w:hAnsi="Open Sans" w:cs="Open Sans"/>
                <w:sz w:val="16"/>
                <w:szCs w:val="24"/>
                <w:rPrChange w:id="6839" w:author="Nicole Wu" w:date="2024-01-08T11:26:00Z">
                  <w:rPr>
                    <w:sz w:val="16"/>
                    <w:szCs w:val="24"/>
                  </w:rPr>
                </w:rPrChange>
              </w:rPr>
            </w:pPr>
            <w:r w:rsidRPr="00801E49">
              <w:rPr>
                <w:rFonts w:ascii="Open Sans" w:hAnsi="Open Sans" w:cs="Open Sans"/>
                <w:sz w:val="16"/>
                <w:szCs w:val="24"/>
                <w:rPrChange w:id="6840" w:author="Nicole Wu" w:date="2024-01-08T11:26:00Z">
                  <w:rPr>
                    <w:sz w:val="16"/>
                    <w:szCs w:val="24"/>
                  </w:rPr>
                </w:rPrChange>
              </w:rPr>
              <w:t>(0.50)</w:t>
            </w:r>
          </w:p>
        </w:tc>
        <w:tc>
          <w:tcPr>
            <w:tcW w:w="672" w:type="dxa"/>
            <w:tcBorders>
              <w:top w:val="nil"/>
              <w:left w:val="nil"/>
              <w:bottom w:val="single" w:sz="3" w:space="0" w:color="000000"/>
              <w:right w:val="nil"/>
            </w:tcBorders>
          </w:tcPr>
          <w:p w14:paraId="0F189A23" w14:textId="77777777" w:rsidR="00B92327" w:rsidRPr="00801E49" w:rsidRDefault="00332621" w:rsidP="00332621">
            <w:pPr>
              <w:spacing w:after="0" w:line="259" w:lineRule="auto"/>
              <w:ind w:left="67" w:right="0" w:firstLine="0"/>
              <w:jc w:val="left"/>
              <w:rPr>
                <w:rFonts w:ascii="Open Sans" w:hAnsi="Open Sans" w:cs="Open Sans"/>
                <w:sz w:val="16"/>
                <w:szCs w:val="24"/>
                <w:rPrChange w:id="6841" w:author="Nicole Wu" w:date="2024-01-08T11:26:00Z">
                  <w:rPr>
                    <w:sz w:val="16"/>
                    <w:szCs w:val="24"/>
                  </w:rPr>
                </w:rPrChange>
              </w:rPr>
            </w:pPr>
            <w:r w:rsidRPr="00801E49">
              <w:rPr>
                <w:rFonts w:ascii="Open Sans" w:hAnsi="Open Sans" w:cs="Open Sans"/>
                <w:sz w:val="16"/>
                <w:szCs w:val="24"/>
                <w:rPrChange w:id="6842" w:author="Nicole Wu" w:date="2024-01-08T11:26:00Z">
                  <w:rPr>
                    <w:sz w:val="16"/>
                    <w:szCs w:val="24"/>
                  </w:rPr>
                </w:rPrChange>
              </w:rPr>
              <w:t>(0.04)</w:t>
            </w:r>
          </w:p>
        </w:tc>
        <w:tc>
          <w:tcPr>
            <w:tcW w:w="651" w:type="dxa"/>
            <w:tcBorders>
              <w:top w:val="nil"/>
              <w:left w:val="nil"/>
              <w:bottom w:val="single" w:sz="3" w:space="0" w:color="000000"/>
              <w:right w:val="nil"/>
            </w:tcBorders>
          </w:tcPr>
          <w:p w14:paraId="3DDDF92C" w14:textId="77777777" w:rsidR="00B92327" w:rsidRPr="00801E49" w:rsidRDefault="00332621" w:rsidP="00332621">
            <w:pPr>
              <w:spacing w:after="0" w:line="259" w:lineRule="auto"/>
              <w:ind w:left="67" w:right="0" w:firstLine="0"/>
              <w:jc w:val="left"/>
              <w:rPr>
                <w:rFonts w:ascii="Open Sans" w:hAnsi="Open Sans" w:cs="Open Sans"/>
                <w:sz w:val="16"/>
                <w:szCs w:val="24"/>
                <w:rPrChange w:id="6843" w:author="Nicole Wu" w:date="2024-01-08T11:26:00Z">
                  <w:rPr>
                    <w:sz w:val="16"/>
                    <w:szCs w:val="24"/>
                  </w:rPr>
                </w:rPrChange>
              </w:rPr>
            </w:pPr>
            <w:r w:rsidRPr="00801E49">
              <w:rPr>
                <w:rFonts w:ascii="Open Sans" w:hAnsi="Open Sans" w:cs="Open Sans"/>
                <w:sz w:val="16"/>
                <w:szCs w:val="24"/>
                <w:rPrChange w:id="6844" w:author="Nicole Wu" w:date="2024-01-08T11:26:00Z">
                  <w:rPr>
                    <w:sz w:val="16"/>
                    <w:szCs w:val="24"/>
                  </w:rPr>
                </w:rPrChange>
              </w:rPr>
              <w:t>(0.50)</w:t>
            </w:r>
          </w:p>
        </w:tc>
        <w:tc>
          <w:tcPr>
            <w:tcW w:w="827" w:type="dxa"/>
            <w:tcBorders>
              <w:top w:val="nil"/>
              <w:left w:val="nil"/>
              <w:bottom w:val="single" w:sz="3" w:space="0" w:color="000000"/>
              <w:right w:val="nil"/>
            </w:tcBorders>
          </w:tcPr>
          <w:p w14:paraId="07ACD944" w14:textId="77777777" w:rsidR="00B92327" w:rsidRPr="00801E49" w:rsidRDefault="00332621" w:rsidP="00332621">
            <w:pPr>
              <w:spacing w:after="0" w:line="259" w:lineRule="auto"/>
              <w:ind w:left="67" w:right="0" w:firstLine="0"/>
              <w:jc w:val="left"/>
              <w:rPr>
                <w:rFonts w:ascii="Open Sans" w:hAnsi="Open Sans" w:cs="Open Sans"/>
                <w:sz w:val="16"/>
                <w:szCs w:val="24"/>
                <w:rPrChange w:id="6845" w:author="Nicole Wu" w:date="2024-01-08T11:26:00Z">
                  <w:rPr>
                    <w:sz w:val="16"/>
                    <w:szCs w:val="24"/>
                  </w:rPr>
                </w:rPrChange>
              </w:rPr>
            </w:pPr>
            <w:r w:rsidRPr="00801E49">
              <w:rPr>
                <w:rFonts w:ascii="Open Sans" w:hAnsi="Open Sans" w:cs="Open Sans"/>
                <w:sz w:val="16"/>
                <w:szCs w:val="24"/>
                <w:rPrChange w:id="6846" w:author="Nicole Wu" w:date="2024-01-08T11:26:00Z">
                  <w:rPr>
                    <w:sz w:val="16"/>
                    <w:szCs w:val="24"/>
                  </w:rPr>
                </w:rPrChange>
              </w:rPr>
              <w:t>(0.50)</w:t>
            </w:r>
          </w:p>
        </w:tc>
        <w:tc>
          <w:tcPr>
            <w:tcW w:w="794" w:type="dxa"/>
            <w:tcBorders>
              <w:top w:val="nil"/>
              <w:left w:val="nil"/>
              <w:bottom w:val="single" w:sz="3" w:space="0" w:color="000000"/>
              <w:right w:val="nil"/>
            </w:tcBorders>
          </w:tcPr>
          <w:p w14:paraId="0D17B5BC" w14:textId="77777777" w:rsidR="00B92327" w:rsidRPr="00801E49" w:rsidRDefault="00332621" w:rsidP="00332621">
            <w:pPr>
              <w:spacing w:after="0" w:line="259" w:lineRule="auto"/>
              <w:ind w:left="67" w:right="0" w:firstLine="0"/>
              <w:jc w:val="left"/>
              <w:rPr>
                <w:rFonts w:ascii="Open Sans" w:hAnsi="Open Sans" w:cs="Open Sans"/>
                <w:sz w:val="16"/>
                <w:szCs w:val="24"/>
                <w:rPrChange w:id="6847" w:author="Nicole Wu" w:date="2024-01-08T11:26:00Z">
                  <w:rPr>
                    <w:sz w:val="16"/>
                    <w:szCs w:val="24"/>
                  </w:rPr>
                </w:rPrChange>
              </w:rPr>
            </w:pPr>
            <w:r w:rsidRPr="00801E49">
              <w:rPr>
                <w:rFonts w:ascii="Open Sans" w:hAnsi="Open Sans" w:cs="Open Sans"/>
                <w:sz w:val="16"/>
                <w:szCs w:val="24"/>
                <w:rPrChange w:id="6848" w:author="Nicole Wu" w:date="2024-01-08T11:26:00Z">
                  <w:rPr>
                    <w:sz w:val="16"/>
                    <w:szCs w:val="24"/>
                  </w:rPr>
                </w:rPrChange>
              </w:rPr>
              <w:t>(0.03)</w:t>
            </w:r>
          </w:p>
        </w:tc>
        <w:tc>
          <w:tcPr>
            <w:tcW w:w="672" w:type="dxa"/>
            <w:tcBorders>
              <w:top w:val="nil"/>
              <w:left w:val="nil"/>
              <w:bottom w:val="single" w:sz="3" w:space="0" w:color="000000"/>
              <w:right w:val="nil"/>
            </w:tcBorders>
          </w:tcPr>
          <w:p w14:paraId="61A3B154" w14:textId="77777777" w:rsidR="00B92327" w:rsidRPr="00801E49" w:rsidRDefault="00332621" w:rsidP="00332621">
            <w:pPr>
              <w:spacing w:after="0" w:line="259" w:lineRule="auto"/>
              <w:ind w:left="67" w:right="0" w:firstLine="0"/>
              <w:jc w:val="left"/>
              <w:rPr>
                <w:rFonts w:ascii="Open Sans" w:hAnsi="Open Sans" w:cs="Open Sans"/>
                <w:sz w:val="16"/>
                <w:szCs w:val="24"/>
                <w:rPrChange w:id="6849" w:author="Nicole Wu" w:date="2024-01-08T11:26:00Z">
                  <w:rPr>
                    <w:sz w:val="16"/>
                    <w:szCs w:val="24"/>
                  </w:rPr>
                </w:rPrChange>
              </w:rPr>
            </w:pPr>
            <w:r w:rsidRPr="00801E49">
              <w:rPr>
                <w:rFonts w:ascii="Open Sans" w:hAnsi="Open Sans" w:cs="Open Sans"/>
                <w:sz w:val="16"/>
                <w:szCs w:val="24"/>
                <w:rPrChange w:id="6850" w:author="Nicole Wu" w:date="2024-01-08T11:26:00Z">
                  <w:rPr>
                    <w:sz w:val="16"/>
                    <w:szCs w:val="24"/>
                  </w:rPr>
                </w:rPrChange>
              </w:rPr>
              <w:t>(0.50)</w:t>
            </w:r>
          </w:p>
        </w:tc>
        <w:tc>
          <w:tcPr>
            <w:tcW w:w="806" w:type="dxa"/>
            <w:tcBorders>
              <w:top w:val="nil"/>
              <w:left w:val="nil"/>
              <w:bottom w:val="single" w:sz="3" w:space="0" w:color="000000"/>
              <w:right w:val="nil"/>
            </w:tcBorders>
          </w:tcPr>
          <w:p w14:paraId="5FD6E105" w14:textId="77777777" w:rsidR="00B92327" w:rsidRPr="00801E49" w:rsidRDefault="00332621">
            <w:pPr>
              <w:spacing w:after="0" w:line="259" w:lineRule="auto"/>
              <w:ind w:left="67" w:right="0" w:firstLine="0"/>
              <w:jc w:val="left"/>
              <w:rPr>
                <w:rFonts w:ascii="Open Sans" w:hAnsi="Open Sans" w:cs="Open Sans"/>
                <w:sz w:val="16"/>
                <w:szCs w:val="24"/>
                <w:rPrChange w:id="6851" w:author="Nicole Wu" w:date="2024-01-08T11:26:00Z">
                  <w:rPr>
                    <w:sz w:val="16"/>
                    <w:szCs w:val="24"/>
                  </w:rPr>
                </w:rPrChange>
              </w:rPr>
            </w:pPr>
            <w:r w:rsidRPr="00801E49">
              <w:rPr>
                <w:rFonts w:ascii="Open Sans" w:hAnsi="Open Sans" w:cs="Open Sans"/>
                <w:sz w:val="16"/>
                <w:szCs w:val="24"/>
                <w:rPrChange w:id="6852" w:author="Nicole Wu" w:date="2024-01-08T11:26:00Z">
                  <w:rPr>
                    <w:sz w:val="16"/>
                    <w:szCs w:val="24"/>
                  </w:rPr>
                </w:rPrChange>
              </w:rPr>
              <w:t>(0.50)</w:t>
            </w:r>
          </w:p>
        </w:tc>
        <w:tc>
          <w:tcPr>
            <w:tcW w:w="552" w:type="dxa"/>
            <w:tcBorders>
              <w:top w:val="nil"/>
              <w:left w:val="nil"/>
              <w:bottom w:val="single" w:sz="3" w:space="0" w:color="000000"/>
              <w:right w:val="nil"/>
            </w:tcBorders>
          </w:tcPr>
          <w:p w14:paraId="5183602C" w14:textId="77777777" w:rsidR="00B92327" w:rsidRPr="00801E49" w:rsidRDefault="00332621" w:rsidP="00332621">
            <w:pPr>
              <w:spacing w:after="0" w:line="259" w:lineRule="auto"/>
              <w:ind w:left="67" w:right="0" w:firstLine="0"/>
              <w:jc w:val="left"/>
              <w:rPr>
                <w:rFonts w:ascii="Open Sans" w:hAnsi="Open Sans" w:cs="Open Sans"/>
                <w:sz w:val="16"/>
                <w:szCs w:val="24"/>
                <w:rPrChange w:id="6853" w:author="Nicole Wu" w:date="2024-01-08T11:26:00Z">
                  <w:rPr>
                    <w:sz w:val="16"/>
                    <w:szCs w:val="24"/>
                  </w:rPr>
                </w:rPrChange>
              </w:rPr>
            </w:pPr>
            <w:r w:rsidRPr="00801E49">
              <w:rPr>
                <w:rFonts w:ascii="Open Sans" w:hAnsi="Open Sans" w:cs="Open Sans"/>
                <w:sz w:val="16"/>
                <w:szCs w:val="24"/>
                <w:rPrChange w:id="6854" w:author="Nicole Wu" w:date="2024-01-08T11:26:00Z">
                  <w:rPr>
                    <w:sz w:val="16"/>
                    <w:szCs w:val="24"/>
                  </w:rPr>
                </w:rPrChange>
              </w:rPr>
              <w:t>(0.50)</w:t>
            </w:r>
          </w:p>
        </w:tc>
      </w:tr>
      <w:tr w:rsidR="00B92327" w:rsidRPr="00801E49" w14:paraId="4373B117" w14:textId="77777777">
        <w:trPr>
          <w:trHeight w:val="221"/>
        </w:trPr>
        <w:tc>
          <w:tcPr>
            <w:tcW w:w="2170" w:type="dxa"/>
            <w:tcBorders>
              <w:top w:val="single" w:sz="3" w:space="0" w:color="000000"/>
              <w:left w:val="nil"/>
              <w:bottom w:val="double" w:sz="3" w:space="0" w:color="000000"/>
              <w:right w:val="nil"/>
            </w:tcBorders>
          </w:tcPr>
          <w:p w14:paraId="713426E4"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55" w:author="Nicole Wu" w:date="2024-01-08T11:26:00Z">
                  <w:rPr>
                    <w:b/>
                    <w:bCs/>
                    <w:sz w:val="16"/>
                    <w:szCs w:val="24"/>
                  </w:rPr>
                </w:rPrChange>
              </w:rPr>
            </w:pPr>
            <w:r w:rsidRPr="00801E49">
              <w:rPr>
                <w:rFonts w:ascii="Open Sans" w:hAnsi="Open Sans" w:cs="Open Sans"/>
                <w:b/>
                <w:sz w:val="16"/>
                <w:szCs w:val="24"/>
                <w:rPrChange w:id="6856" w:author="Nicole Wu" w:date="2024-01-08T11:26:00Z">
                  <w:rPr>
                    <w:b/>
                    <w:bCs/>
                    <w:sz w:val="16"/>
                    <w:szCs w:val="24"/>
                  </w:rPr>
                </w:rPrChange>
              </w:rPr>
              <w:t>Observations</w:t>
            </w:r>
          </w:p>
        </w:tc>
        <w:tc>
          <w:tcPr>
            <w:tcW w:w="672" w:type="dxa"/>
            <w:tcBorders>
              <w:top w:val="single" w:sz="3" w:space="0" w:color="000000"/>
              <w:left w:val="nil"/>
              <w:bottom w:val="double" w:sz="3" w:space="0" w:color="000000"/>
              <w:right w:val="nil"/>
            </w:tcBorders>
          </w:tcPr>
          <w:p w14:paraId="78C4F6A1"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57" w:author="Nicole Wu" w:date="2024-01-08T11:26:00Z">
                  <w:rPr>
                    <w:b/>
                    <w:bCs/>
                    <w:sz w:val="16"/>
                    <w:szCs w:val="24"/>
                  </w:rPr>
                </w:rPrChange>
              </w:rPr>
            </w:pPr>
            <w:r w:rsidRPr="00801E49">
              <w:rPr>
                <w:rFonts w:ascii="Open Sans" w:hAnsi="Open Sans" w:cs="Open Sans"/>
                <w:b/>
                <w:sz w:val="16"/>
                <w:szCs w:val="24"/>
                <w:rPrChange w:id="6858" w:author="Nicole Wu" w:date="2024-01-08T11:26:00Z">
                  <w:rPr>
                    <w:b/>
                    <w:bCs/>
                    <w:sz w:val="16"/>
                    <w:szCs w:val="24"/>
                  </w:rPr>
                </w:rPrChange>
              </w:rPr>
              <w:t>294</w:t>
            </w:r>
          </w:p>
        </w:tc>
        <w:tc>
          <w:tcPr>
            <w:tcW w:w="806" w:type="dxa"/>
            <w:tcBorders>
              <w:top w:val="single" w:sz="3" w:space="0" w:color="000000"/>
              <w:left w:val="nil"/>
              <w:bottom w:val="double" w:sz="3" w:space="0" w:color="000000"/>
              <w:right w:val="nil"/>
            </w:tcBorders>
          </w:tcPr>
          <w:p w14:paraId="37367DCB"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59" w:author="Nicole Wu" w:date="2024-01-08T11:26:00Z">
                  <w:rPr>
                    <w:b/>
                    <w:bCs/>
                    <w:sz w:val="16"/>
                    <w:szCs w:val="24"/>
                  </w:rPr>
                </w:rPrChange>
              </w:rPr>
            </w:pPr>
            <w:r w:rsidRPr="00801E49">
              <w:rPr>
                <w:rFonts w:ascii="Open Sans" w:hAnsi="Open Sans" w:cs="Open Sans"/>
                <w:b/>
                <w:sz w:val="16"/>
                <w:szCs w:val="24"/>
                <w:rPrChange w:id="6860" w:author="Nicole Wu" w:date="2024-01-08T11:26:00Z">
                  <w:rPr>
                    <w:b/>
                    <w:bCs/>
                    <w:sz w:val="16"/>
                    <w:szCs w:val="24"/>
                  </w:rPr>
                </w:rPrChange>
              </w:rPr>
              <w:t>157</w:t>
            </w:r>
          </w:p>
        </w:tc>
        <w:tc>
          <w:tcPr>
            <w:tcW w:w="672" w:type="dxa"/>
            <w:tcBorders>
              <w:top w:val="single" w:sz="3" w:space="0" w:color="000000"/>
              <w:left w:val="nil"/>
              <w:bottom w:val="double" w:sz="3" w:space="0" w:color="000000"/>
              <w:right w:val="nil"/>
            </w:tcBorders>
          </w:tcPr>
          <w:p w14:paraId="40849F9A"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61" w:author="Nicole Wu" w:date="2024-01-08T11:26:00Z">
                  <w:rPr>
                    <w:b/>
                    <w:bCs/>
                    <w:sz w:val="16"/>
                    <w:szCs w:val="24"/>
                  </w:rPr>
                </w:rPrChange>
              </w:rPr>
            </w:pPr>
            <w:r w:rsidRPr="00801E49">
              <w:rPr>
                <w:rFonts w:ascii="Open Sans" w:hAnsi="Open Sans" w:cs="Open Sans"/>
                <w:b/>
                <w:sz w:val="16"/>
                <w:szCs w:val="24"/>
                <w:rPrChange w:id="6862" w:author="Nicole Wu" w:date="2024-01-08T11:26:00Z">
                  <w:rPr>
                    <w:b/>
                    <w:bCs/>
                    <w:sz w:val="16"/>
                    <w:szCs w:val="24"/>
                  </w:rPr>
                </w:rPrChange>
              </w:rPr>
              <w:t>451</w:t>
            </w:r>
          </w:p>
        </w:tc>
        <w:tc>
          <w:tcPr>
            <w:tcW w:w="651" w:type="dxa"/>
            <w:tcBorders>
              <w:top w:val="single" w:sz="3" w:space="0" w:color="000000"/>
              <w:left w:val="nil"/>
              <w:bottom w:val="double" w:sz="3" w:space="0" w:color="000000"/>
              <w:right w:val="nil"/>
            </w:tcBorders>
          </w:tcPr>
          <w:p w14:paraId="3AEB9C08"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63" w:author="Nicole Wu" w:date="2024-01-08T11:26:00Z">
                  <w:rPr>
                    <w:b/>
                    <w:bCs/>
                    <w:sz w:val="16"/>
                    <w:szCs w:val="24"/>
                  </w:rPr>
                </w:rPrChange>
              </w:rPr>
            </w:pPr>
            <w:r w:rsidRPr="00801E49">
              <w:rPr>
                <w:rFonts w:ascii="Open Sans" w:hAnsi="Open Sans" w:cs="Open Sans"/>
                <w:b/>
                <w:sz w:val="16"/>
                <w:szCs w:val="24"/>
                <w:rPrChange w:id="6864" w:author="Nicole Wu" w:date="2024-01-08T11:26:00Z">
                  <w:rPr>
                    <w:b/>
                    <w:bCs/>
                    <w:sz w:val="16"/>
                    <w:szCs w:val="24"/>
                  </w:rPr>
                </w:rPrChange>
              </w:rPr>
              <w:t>675</w:t>
            </w:r>
          </w:p>
        </w:tc>
        <w:tc>
          <w:tcPr>
            <w:tcW w:w="827" w:type="dxa"/>
            <w:tcBorders>
              <w:top w:val="single" w:sz="3" w:space="0" w:color="000000"/>
              <w:left w:val="nil"/>
              <w:bottom w:val="double" w:sz="3" w:space="0" w:color="000000"/>
              <w:right w:val="nil"/>
            </w:tcBorders>
          </w:tcPr>
          <w:p w14:paraId="7BCDA483"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65" w:author="Nicole Wu" w:date="2024-01-08T11:26:00Z">
                  <w:rPr>
                    <w:b/>
                    <w:bCs/>
                    <w:sz w:val="16"/>
                    <w:szCs w:val="24"/>
                  </w:rPr>
                </w:rPrChange>
              </w:rPr>
            </w:pPr>
            <w:r w:rsidRPr="00801E49">
              <w:rPr>
                <w:rFonts w:ascii="Open Sans" w:hAnsi="Open Sans" w:cs="Open Sans"/>
                <w:b/>
                <w:sz w:val="16"/>
                <w:szCs w:val="24"/>
                <w:rPrChange w:id="6866" w:author="Nicole Wu" w:date="2024-01-08T11:26:00Z">
                  <w:rPr>
                    <w:b/>
                    <w:bCs/>
                    <w:sz w:val="16"/>
                    <w:szCs w:val="24"/>
                  </w:rPr>
                </w:rPrChange>
              </w:rPr>
              <w:t>119</w:t>
            </w:r>
          </w:p>
        </w:tc>
        <w:tc>
          <w:tcPr>
            <w:tcW w:w="794" w:type="dxa"/>
            <w:tcBorders>
              <w:top w:val="single" w:sz="3" w:space="0" w:color="000000"/>
              <w:left w:val="nil"/>
              <w:bottom w:val="double" w:sz="3" w:space="0" w:color="000000"/>
              <w:right w:val="nil"/>
            </w:tcBorders>
          </w:tcPr>
          <w:p w14:paraId="1B2D2BFB"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67" w:author="Nicole Wu" w:date="2024-01-08T11:26:00Z">
                  <w:rPr>
                    <w:b/>
                    <w:bCs/>
                    <w:sz w:val="16"/>
                    <w:szCs w:val="24"/>
                  </w:rPr>
                </w:rPrChange>
              </w:rPr>
            </w:pPr>
            <w:r w:rsidRPr="00801E49">
              <w:rPr>
                <w:rFonts w:ascii="Open Sans" w:hAnsi="Open Sans" w:cs="Open Sans"/>
                <w:b/>
                <w:sz w:val="16"/>
                <w:szCs w:val="24"/>
                <w:rPrChange w:id="6868" w:author="Nicole Wu" w:date="2024-01-08T11:26:00Z">
                  <w:rPr>
                    <w:b/>
                    <w:bCs/>
                    <w:sz w:val="16"/>
                    <w:szCs w:val="24"/>
                  </w:rPr>
                </w:rPrChange>
              </w:rPr>
              <w:t>794</w:t>
            </w:r>
          </w:p>
        </w:tc>
        <w:tc>
          <w:tcPr>
            <w:tcW w:w="672" w:type="dxa"/>
            <w:tcBorders>
              <w:top w:val="single" w:sz="3" w:space="0" w:color="000000"/>
              <w:left w:val="nil"/>
              <w:bottom w:val="double" w:sz="3" w:space="0" w:color="000000"/>
              <w:right w:val="nil"/>
            </w:tcBorders>
          </w:tcPr>
          <w:p w14:paraId="2EFCEF5C"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69" w:author="Nicole Wu" w:date="2024-01-08T11:26:00Z">
                  <w:rPr>
                    <w:b/>
                    <w:bCs/>
                    <w:sz w:val="16"/>
                    <w:szCs w:val="24"/>
                  </w:rPr>
                </w:rPrChange>
              </w:rPr>
            </w:pPr>
            <w:r w:rsidRPr="00801E49">
              <w:rPr>
                <w:rFonts w:ascii="Open Sans" w:hAnsi="Open Sans" w:cs="Open Sans"/>
                <w:b/>
                <w:sz w:val="16"/>
                <w:szCs w:val="24"/>
                <w:rPrChange w:id="6870" w:author="Nicole Wu" w:date="2024-01-08T11:26:00Z">
                  <w:rPr>
                    <w:b/>
                    <w:bCs/>
                    <w:sz w:val="16"/>
                    <w:szCs w:val="24"/>
                  </w:rPr>
                </w:rPrChange>
              </w:rPr>
              <w:t>969</w:t>
            </w:r>
          </w:p>
        </w:tc>
        <w:tc>
          <w:tcPr>
            <w:tcW w:w="806" w:type="dxa"/>
            <w:tcBorders>
              <w:top w:val="single" w:sz="3" w:space="0" w:color="000000"/>
              <w:left w:val="nil"/>
              <w:bottom w:val="double" w:sz="3" w:space="0" w:color="000000"/>
              <w:right w:val="nil"/>
            </w:tcBorders>
          </w:tcPr>
          <w:p w14:paraId="38777896"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71" w:author="Nicole Wu" w:date="2024-01-08T11:26:00Z">
                  <w:rPr>
                    <w:b/>
                    <w:bCs/>
                    <w:sz w:val="16"/>
                    <w:szCs w:val="24"/>
                  </w:rPr>
                </w:rPrChange>
              </w:rPr>
            </w:pPr>
            <w:r w:rsidRPr="00801E49">
              <w:rPr>
                <w:rFonts w:ascii="Open Sans" w:hAnsi="Open Sans" w:cs="Open Sans"/>
                <w:b/>
                <w:sz w:val="16"/>
                <w:szCs w:val="24"/>
                <w:rPrChange w:id="6872" w:author="Nicole Wu" w:date="2024-01-08T11:26:00Z">
                  <w:rPr>
                    <w:b/>
                    <w:bCs/>
                    <w:sz w:val="16"/>
                    <w:szCs w:val="24"/>
                  </w:rPr>
                </w:rPrChange>
              </w:rPr>
              <w:t>276</w:t>
            </w:r>
          </w:p>
        </w:tc>
        <w:tc>
          <w:tcPr>
            <w:tcW w:w="552" w:type="dxa"/>
            <w:tcBorders>
              <w:top w:val="single" w:sz="3" w:space="0" w:color="000000"/>
              <w:left w:val="nil"/>
              <w:bottom w:val="double" w:sz="3" w:space="0" w:color="000000"/>
              <w:right w:val="nil"/>
            </w:tcBorders>
          </w:tcPr>
          <w:p w14:paraId="5A59D600" w14:textId="77777777" w:rsidR="00B92327" w:rsidRPr="00801E49" w:rsidRDefault="00332621" w:rsidP="00332621">
            <w:pPr>
              <w:spacing w:after="0" w:line="259" w:lineRule="auto"/>
              <w:ind w:left="67" w:right="0" w:firstLine="0"/>
              <w:jc w:val="left"/>
              <w:rPr>
                <w:rFonts w:ascii="Open Sans" w:hAnsi="Open Sans" w:cs="Open Sans"/>
                <w:b/>
                <w:sz w:val="16"/>
                <w:szCs w:val="24"/>
                <w:rPrChange w:id="6873" w:author="Nicole Wu" w:date="2024-01-08T11:26:00Z">
                  <w:rPr>
                    <w:b/>
                    <w:bCs/>
                    <w:sz w:val="16"/>
                    <w:szCs w:val="24"/>
                  </w:rPr>
                </w:rPrChange>
              </w:rPr>
            </w:pPr>
            <w:r w:rsidRPr="00801E49">
              <w:rPr>
                <w:rFonts w:ascii="Open Sans" w:hAnsi="Open Sans" w:cs="Open Sans"/>
                <w:b/>
                <w:sz w:val="16"/>
                <w:szCs w:val="24"/>
                <w:rPrChange w:id="6874" w:author="Nicole Wu" w:date="2024-01-08T11:26:00Z">
                  <w:rPr>
                    <w:b/>
                    <w:bCs/>
                    <w:sz w:val="16"/>
                    <w:szCs w:val="24"/>
                  </w:rPr>
                </w:rPrChange>
              </w:rPr>
              <w:t>1,245</w:t>
            </w:r>
          </w:p>
        </w:tc>
      </w:tr>
    </w:tbl>
    <w:p w14:paraId="485D9932" w14:textId="7830A3FF" w:rsidR="00B92327" w:rsidRPr="00801E49" w:rsidRDefault="00332621" w:rsidP="00332621">
      <w:pPr>
        <w:spacing w:after="0" w:line="259" w:lineRule="auto"/>
        <w:ind w:left="67" w:right="0" w:firstLine="0"/>
        <w:jc w:val="left"/>
        <w:rPr>
          <w:rFonts w:ascii="Open Sans" w:hAnsi="Open Sans" w:cs="Open Sans"/>
          <w:sz w:val="16"/>
          <w:szCs w:val="24"/>
          <w:rPrChange w:id="6875" w:author="Nicole Wu" w:date="2024-01-08T11:26:00Z">
            <w:rPr>
              <w:sz w:val="16"/>
              <w:szCs w:val="24"/>
            </w:rPr>
          </w:rPrChange>
        </w:rPr>
      </w:pPr>
      <w:r w:rsidRPr="00801E49">
        <w:rPr>
          <w:rFonts w:ascii="Open Sans" w:hAnsi="Open Sans" w:cs="Open Sans"/>
          <w:sz w:val="16"/>
          <w:szCs w:val="24"/>
          <w:rPrChange w:id="6876" w:author="Nicole Wu" w:date="2024-01-08T11:26:00Z">
            <w:rPr>
              <w:sz w:val="16"/>
              <w:szCs w:val="24"/>
            </w:rPr>
          </w:rPrChange>
        </w:rPr>
        <w:t>Note: Robust standard errors in parentheses; * p&lt;0.05, ** p&lt;0.01, *** p&lt;0.001.</w:t>
      </w:r>
    </w:p>
    <w:p w14:paraId="7D106D3C" w14:textId="0D6B2104" w:rsidR="00332621" w:rsidRPr="00801E49" w:rsidRDefault="00332621" w:rsidP="00332621">
      <w:pPr>
        <w:spacing w:after="0" w:line="259" w:lineRule="auto"/>
        <w:ind w:left="67" w:right="0" w:firstLine="0"/>
        <w:jc w:val="left"/>
        <w:rPr>
          <w:rFonts w:ascii="Open Sans" w:hAnsi="Open Sans" w:cs="Open Sans"/>
          <w:sz w:val="16"/>
          <w:szCs w:val="24"/>
          <w:rPrChange w:id="6877" w:author="Nicole Wu" w:date="2024-01-08T11:26:00Z">
            <w:rPr>
              <w:sz w:val="16"/>
              <w:szCs w:val="24"/>
            </w:rPr>
          </w:rPrChange>
        </w:rPr>
      </w:pPr>
    </w:p>
    <w:p w14:paraId="61DE5B3C" w14:textId="77777777" w:rsidR="00332621" w:rsidRPr="00801E49" w:rsidRDefault="00332621" w:rsidP="00332621">
      <w:pPr>
        <w:spacing w:after="0" w:line="259" w:lineRule="auto"/>
        <w:ind w:left="67" w:right="0" w:firstLine="0"/>
        <w:jc w:val="left"/>
        <w:rPr>
          <w:rFonts w:ascii="Open Sans" w:hAnsi="Open Sans" w:cs="Open Sans"/>
          <w:sz w:val="16"/>
          <w:szCs w:val="24"/>
          <w:rPrChange w:id="6878" w:author="Nicole Wu" w:date="2024-01-08T11:26:00Z">
            <w:rPr>
              <w:sz w:val="16"/>
              <w:szCs w:val="24"/>
            </w:rPr>
          </w:rPrChange>
        </w:rPr>
      </w:pPr>
    </w:p>
    <w:p w14:paraId="49CAE4D6" w14:textId="77777777" w:rsidR="00B92327" w:rsidRPr="00801E49" w:rsidRDefault="00332621">
      <w:pPr>
        <w:pStyle w:val="Heading2"/>
        <w:ind w:left="598" w:hanging="613"/>
        <w:rPr>
          <w:rFonts w:ascii="Open Sans" w:hAnsi="Open Sans" w:cs="Open Sans"/>
          <w:rPrChange w:id="6879" w:author="Nicole Wu" w:date="2024-01-08T11:26:00Z">
            <w:rPr/>
          </w:rPrChange>
        </w:rPr>
      </w:pPr>
      <w:bookmarkStart w:id="6880" w:name="_Toc135987"/>
      <w:r w:rsidRPr="00801E49">
        <w:rPr>
          <w:rFonts w:ascii="Open Sans" w:hAnsi="Open Sans" w:cs="Open Sans"/>
          <w:rPrChange w:id="6881" w:author="Nicole Wu" w:date="2024-01-08T11:26:00Z">
            <w:rPr/>
          </w:rPrChange>
        </w:rPr>
        <w:t>Income Source and Income Change</w:t>
      </w:r>
      <w:bookmarkEnd w:id="6880"/>
    </w:p>
    <w:p w14:paraId="7BE64993" w14:textId="3DCF3512" w:rsidR="00B92327" w:rsidRPr="00801E49" w:rsidRDefault="00332621" w:rsidP="00C057C0">
      <w:pPr>
        <w:spacing w:after="0"/>
        <w:ind w:left="0" w:right="446" w:firstLine="0"/>
        <w:rPr>
          <w:ins w:id="6882" w:author="Alirah WEYORI" w:date="2024-01-08T08:56:00Z"/>
          <w:rFonts w:ascii="Open Sans" w:hAnsi="Open Sans" w:cs="Open Sans"/>
          <w:rPrChange w:id="6883" w:author="Nicole Wu" w:date="2024-01-08T11:26:00Z">
            <w:rPr>
              <w:ins w:id="6884" w:author="Alirah WEYORI" w:date="2024-01-08T08:56:00Z"/>
            </w:rPr>
          </w:rPrChange>
        </w:rPr>
      </w:pPr>
      <w:r w:rsidRPr="00801E49">
        <w:rPr>
          <w:rFonts w:ascii="Open Sans" w:hAnsi="Open Sans" w:cs="Open Sans"/>
          <w:rPrChange w:id="6885" w:author="Nicole Wu" w:date="2024-01-08T11:26:00Z">
            <w:rPr/>
          </w:rPrChange>
        </w:rPr>
        <w:t xml:space="preserve">The income indicator captures the respondent/household income source and income change experienced in the last 12 months prior to the interview. This </w:t>
      </w:r>
      <w:del w:id="6886" w:author="Mohamed SALEM" w:date="2024-01-05T06:38:00Z">
        <w:r w:rsidRPr="00801E49" w:rsidDel="001B28E4">
          <w:rPr>
            <w:rFonts w:ascii="Open Sans" w:hAnsi="Open Sans" w:cs="Open Sans"/>
            <w:rPrChange w:id="6887" w:author="Nicole Wu" w:date="2024-01-08T11:26:00Z">
              <w:rPr/>
            </w:rPrChange>
          </w:rPr>
          <w:delText>indicator is a recent addition</w:delText>
        </w:r>
      </w:del>
      <w:ins w:id="6888" w:author="Mohamed SALEM" w:date="2024-01-05T06:38:00Z">
        <w:r w:rsidR="001B28E4" w:rsidRPr="00801E49">
          <w:rPr>
            <w:rFonts w:ascii="Open Sans" w:hAnsi="Open Sans" w:cs="Open Sans"/>
            <w:rPrChange w:id="6889" w:author="Nicole Wu" w:date="2024-01-08T11:26:00Z">
              <w:rPr/>
            </w:rPrChange>
          </w:rPr>
          <w:t>was introduced to calculate CA</w:t>
        </w:r>
      </w:ins>
      <w:ins w:id="6890" w:author="Mohamed SALEM" w:date="2024-01-05T06:39:00Z">
        <w:r w:rsidR="001B28E4" w:rsidRPr="00801E49">
          <w:rPr>
            <w:rFonts w:ascii="Open Sans" w:hAnsi="Open Sans" w:cs="Open Sans"/>
            <w:rPrChange w:id="6891" w:author="Nicole Wu" w:date="2024-01-08T11:26:00Z">
              <w:rPr/>
            </w:rPrChange>
          </w:rPr>
          <w:t>RI in remote assessment</w:t>
        </w:r>
        <w:r w:rsidR="006D7461" w:rsidRPr="00801E49">
          <w:rPr>
            <w:rFonts w:ascii="Open Sans" w:hAnsi="Open Sans" w:cs="Open Sans"/>
            <w:rPrChange w:id="6892" w:author="Nicole Wu" w:date="2024-01-08T11:26:00Z">
              <w:rPr/>
            </w:rPrChange>
          </w:rPr>
          <w:t xml:space="preserve"> during COVID 19 and it is not yet part of the </w:t>
        </w:r>
      </w:ins>
      <w:del w:id="6893" w:author="Mohamed SALEM" w:date="2024-01-05T06:39:00Z">
        <w:r w:rsidRPr="00801E49" w:rsidDel="006D7461">
          <w:rPr>
            <w:rFonts w:ascii="Open Sans" w:hAnsi="Open Sans" w:cs="Open Sans"/>
            <w:rPrChange w:id="6894" w:author="Nicole Wu" w:date="2024-01-08T11:26:00Z">
              <w:rPr/>
            </w:rPrChange>
          </w:rPr>
          <w:delText xml:space="preserve"> to the </w:delText>
        </w:r>
      </w:del>
      <w:r w:rsidRPr="00801E49">
        <w:rPr>
          <w:rFonts w:ascii="Open Sans" w:hAnsi="Open Sans" w:cs="Open Sans"/>
          <w:rPrChange w:id="6895" w:author="Nicole Wu" w:date="2024-01-08T11:26:00Z">
            <w:rPr/>
          </w:rPrChange>
        </w:rPr>
        <w:t>CARI console</w:t>
      </w:r>
      <w:ins w:id="6896" w:author="Mohamed SALEM" w:date="2024-01-05T06:39:00Z">
        <w:r w:rsidR="006D7461" w:rsidRPr="00801E49">
          <w:rPr>
            <w:rFonts w:ascii="Open Sans" w:hAnsi="Open Sans" w:cs="Open Sans"/>
            <w:rPrChange w:id="6897" w:author="Nicole Wu" w:date="2024-01-08T11:26:00Z">
              <w:rPr/>
            </w:rPrChange>
          </w:rPr>
          <w:t xml:space="preserve">. The indicator </w:t>
        </w:r>
      </w:ins>
      <w:r w:rsidRPr="00801E49">
        <w:rPr>
          <w:rFonts w:ascii="Open Sans" w:hAnsi="Open Sans" w:cs="Open Sans"/>
          <w:rPrChange w:id="6898" w:author="Nicole Wu" w:date="2024-01-08T11:26:00Z">
            <w:rPr/>
          </w:rPrChange>
        </w:rPr>
        <w:t xml:space="preserve"> </w:t>
      </w:r>
      <w:del w:id="6899" w:author="Mohamed SALEM" w:date="2024-01-05T06:39:00Z">
        <w:r w:rsidRPr="00801E49" w:rsidDel="006D7461">
          <w:rPr>
            <w:rFonts w:ascii="Open Sans" w:hAnsi="Open Sans" w:cs="Open Sans"/>
            <w:rPrChange w:id="6900" w:author="Nicole Wu" w:date="2024-01-08T11:26:00Z">
              <w:rPr/>
            </w:rPrChange>
          </w:rPr>
          <w:delText xml:space="preserve">to </w:delText>
        </w:r>
      </w:del>
      <w:r w:rsidRPr="00801E49">
        <w:rPr>
          <w:rFonts w:ascii="Open Sans" w:hAnsi="Open Sans" w:cs="Open Sans"/>
          <w:rPrChange w:id="6901" w:author="Nicole Wu" w:date="2024-01-08T11:26:00Z">
            <w:rPr/>
          </w:rPrChange>
        </w:rPr>
        <w:t>reflect</w:t>
      </w:r>
      <w:ins w:id="6902" w:author="Mohamed SALEM" w:date="2024-01-05T06:39:00Z">
        <w:r w:rsidR="006D7461" w:rsidRPr="00801E49">
          <w:rPr>
            <w:rFonts w:ascii="Open Sans" w:hAnsi="Open Sans" w:cs="Open Sans"/>
            <w:rPrChange w:id="6903" w:author="Nicole Wu" w:date="2024-01-08T11:26:00Z">
              <w:rPr/>
            </w:rPrChange>
          </w:rPr>
          <w:t>s</w:t>
        </w:r>
      </w:ins>
      <w:r w:rsidRPr="00801E49">
        <w:rPr>
          <w:rFonts w:ascii="Open Sans" w:hAnsi="Open Sans" w:cs="Open Sans"/>
          <w:rPrChange w:id="6904" w:author="Nicole Wu" w:date="2024-01-08T11:26:00Z">
            <w:rPr/>
          </w:rPrChange>
        </w:rPr>
        <w:t xml:space="preserve"> the economic situation of the respondent/household in the absence of the FES. </w:t>
      </w:r>
      <w:del w:id="6905" w:author="Mohamed SALEM" w:date="2024-01-05T06:40:00Z">
        <w:r w:rsidRPr="00801E49" w:rsidDel="00213FD1">
          <w:rPr>
            <w:rFonts w:ascii="Open Sans" w:hAnsi="Open Sans" w:cs="Open Sans"/>
            <w:rPrChange w:id="6906" w:author="Nicole Wu" w:date="2024-01-08T11:26:00Z">
              <w:rPr/>
            </w:rPrChange>
          </w:rPr>
          <w:delText xml:space="preserve">This was especially important during the COVID-19 outbreak when exigencies of the time did not allow for the collection of expenditure to calculate FES. </w:delText>
        </w:r>
      </w:del>
      <w:r w:rsidRPr="00801E49">
        <w:rPr>
          <w:rFonts w:ascii="Open Sans" w:hAnsi="Open Sans" w:cs="Open Sans"/>
          <w:rPrChange w:id="6907" w:author="Nicole Wu" w:date="2024-01-08T11:26:00Z">
            <w:rPr/>
          </w:rPrChange>
        </w:rPr>
        <w:t xml:space="preserve">The type of income generating activity and how economic situation at the time impacted on income flow either positive or negative was considered a </w:t>
      </w:r>
      <w:del w:id="6908" w:author="Mohamed SALEM" w:date="2024-01-05T06:40:00Z">
        <w:r w:rsidRPr="00801E49" w:rsidDel="00213FD1">
          <w:rPr>
            <w:rFonts w:ascii="Open Sans" w:hAnsi="Open Sans" w:cs="Open Sans"/>
            <w:rPrChange w:id="6909" w:author="Nicole Wu" w:date="2024-01-08T11:26:00Z">
              <w:rPr/>
            </w:rPrChange>
          </w:rPr>
          <w:delText xml:space="preserve">good </w:delText>
        </w:r>
      </w:del>
      <w:r w:rsidRPr="00801E49">
        <w:rPr>
          <w:rFonts w:ascii="Open Sans" w:hAnsi="Open Sans" w:cs="Open Sans"/>
          <w:rPrChange w:id="6910" w:author="Nicole Wu" w:date="2024-01-08T11:26:00Z">
            <w:rPr/>
          </w:rPrChange>
        </w:rPr>
        <w:t>proxy for vulnerable the household could be. Based on the type of income (regular/irregular) and the change to income (change/no change) to the income stream, the respondent/household is classified into one of 4 CARI categories (see Table 17 for the categories). The irregular &amp; reduced, and no income sources groups corresponding to FES category 3 (FES:</w:t>
      </w:r>
      <w:ins w:id="6911" w:author="Alirah WEYORI" w:date="2024-01-05T12:11:00Z">
        <w:r w:rsidR="00286D6D" w:rsidRPr="00801E49">
          <w:rPr>
            <w:rFonts w:ascii="Open Sans" w:hAnsi="Open Sans" w:cs="Open Sans"/>
            <w:rPrChange w:id="6912" w:author="Nicole Wu" w:date="2024-01-08T11:26:00Z">
              <w:rPr/>
            </w:rPrChange>
          </w:rPr>
          <w:t xml:space="preserve"> </w:t>
        </w:r>
      </w:ins>
      <w:r w:rsidRPr="00801E49">
        <w:rPr>
          <w:rFonts w:ascii="Open Sans" w:hAnsi="Open Sans" w:cs="Open Sans"/>
          <w:rPrChange w:id="6913" w:author="Nicole Wu" w:date="2024-01-08T11:26:00Z">
            <w:rPr/>
          </w:rPrChange>
        </w:rPr>
        <w:t>65-75%) and category 4 (FES: &gt;= 75%), respectively.</w:t>
      </w:r>
    </w:p>
    <w:p w14:paraId="338B20BB" w14:textId="77777777" w:rsidR="00AE2701" w:rsidRPr="00801E49" w:rsidRDefault="00AE2701" w:rsidP="00C057C0">
      <w:pPr>
        <w:spacing w:after="0"/>
        <w:ind w:left="0" w:right="446" w:firstLine="0"/>
        <w:rPr>
          <w:ins w:id="6914" w:author="Alirah WEYORI" w:date="2024-01-08T08:56:00Z"/>
          <w:rFonts w:ascii="Open Sans" w:hAnsi="Open Sans" w:cs="Open Sans"/>
          <w:rPrChange w:id="6915" w:author="Nicole Wu" w:date="2024-01-08T11:26:00Z">
            <w:rPr>
              <w:ins w:id="6916" w:author="Alirah WEYORI" w:date="2024-01-08T08:56:00Z"/>
            </w:rPr>
          </w:rPrChange>
        </w:rPr>
      </w:pPr>
    </w:p>
    <w:p w14:paraId="3853648B" w14:textId="1D5E3767" w:rsidR="008219F8" w:rsidRPr="00801E49" w:rsidRDefault="008219F8" w:rsidP="00C057C0">
      <w:pPr>
        <w:spacing w:after="0"/>
        <w:ind w:left="0" w:right="446" w:firstLine="0"/>
        <w:rPr>
          <w:ins w:id="6917" w:author="Alirah WEYORI" w:date="2024-01-05T12:11:00Z"/>
          <w:rFonts w:ascii="Open Sans" w:hAnsi="Open Sans" w:cs="Open Sans"/>
          <w:rPrChange w:id="6918" w:author="Nicole Wu" w:date="2024-01-08T11:26:00Z">
            <w:rPr>
              <w:ins w:id="6919" w:author="Alirah WEYORI" w:date="2024-01-05T12:11:00Z"/>
            </w:rPr>
          </w:rPrChange>
        </w:rPr>
      </w:pPr>
      <w:ins w:id="6920" w:author="Alirah WEYORI" w:date="2024-01-08T08:56:00Z">
        <w:r w:rsidRPr="00801E49">
          <w:rPr>
            <w:rFonts w:ascii="Open Sans" w:hAnsi="Open Sans" w:cs="Open Sans"/>
            <w:rPrChange w:id="6921" w:author="Nicole Wu" w:date="2024-01-08T11:26:00Z">
              <w:rPr/>
            </w:rPrChange>
          </w:rPr>
          <w:t xml:space="preserve">The results of the income source and income change indicator comparison over modality shows that, respondents tend to underreport their food security over the phone (more households reported stable regular income source in the F2F interviews than remote across all the sub-samples). Although this may be driven by the categorization of agricultural income as regular income, the effect should be same across modalities. On the other hand, respondents </w:t>
        </w:r>
        <w:r w:rsidR="00AE2701" w:rsidRPr="00801E49">
          <w:rPr>
            <w:rFonts w:ascii="Open Sans" w:hAnsi="Open Sans" w:cs="Open Sans"/>
            <w:rPrChange w:id="6922" w:author="Nicole Wu" w:date="2024-01-08T11:26:00Z">
              <w:rPr/>
            </w:rPrChange>
          </w:rPr>
          <w:t>report</w:t>
        </w:r>
        <w:r w:rsidR="00465AF5" w:rsidRPr="00801E49">
          <w:rPr>
            <w:rFonts w:ascii="Open Sans" w:hAnsi="Open Sans" w:cs="Open Sans"/>
            <w:rPrChange w:id="6923" w:author="Nicole Wu" w:date="2024-01-08T11:26:00Z">
              <w:rPr/>
            </w:rPrChange>
          </w:rPr>
          <w:t>ed</w:t>
        </w:r>
        <w:r w:rsidRPr="00801E49">
          <w:rPr>
            <w:rFonts w:ascii="Open Sans" w:hAnsi="Open Sans" w:cs="Open Sans"/>
            <w:rPrChange w:id="6924" w:author="Nicole Wu" w:date="2024-01-08T11:26:00Z">
              <w:rPr/>
            </w:rPrChange>
          </w:rPr>
          <w:t xml:space="preserve"> </w:t>
        </w:r>
        <w:r w:rsidR="00663AA5" w:rsidRPr="00801E49">
          <w:rPr>
            <w:rFonts w:ascii="Open Sans" w:hAnsi="Open Sans" w:cs="Open Sans"/>
            <w:rPrChange w:id="6925" w:author="Nicole Wu" w:date="2024-01-08T11:26:00Z">
              <w:rPr/>
            </w:rPrChange>
          </w:rPr>
          <w:t>engaging in</w:t>
        </w:r>
        <w:r w:rsidRPr="00801E49">
          <w:rPr>
            <w:rFonts w:ascii="Open Sans" w:hAnsi="Open Sans" w:cs="Open Sans"/>
            <w:rPrChange w:id="6926" w:author="Nicole Wu" w:date="2024-01-08T11:26:00Z">
              <w:rPr/>
            </w:rPrChange>
          </w:rPr>
          <w:t xml:space="preserve"> significantly more irregular income sources (unstable and reducing income) over the phone compared to F2F.</w:t>
        </w:r>
      </w:ins>
    </w:p>
    <w:p w14:paraId="7207FAA1" w14:textId="77777777" w:rsidR="00286D6D" w:rsidRPr="00801E49" w:rsidRDefault="00286D6D" w:rsidP="00C057C0">
      <w:pPr>
        <w:spacing w:after="0"/>
        <w:ind w:left="0" w:right="446" w:firstLine="0"/>
        <w:rPr>
          <w:rFonts w:ascii="Open Sans" w:hAnsi="Open Sans" w:cs="Open Sans"/>
          <w:rPrChange w:id="6927" w:author="Nicole Wu" w:date="2024-01-08T11:26:00Z">
            <w:rPr/>
          </w:rPrChange>
        </w:rPr>
        <w:pPrChange w:id="6928" w:author="Alirah WEYORI" w:date="2024-01-05T12:10:00Z">
          <w:pPr>
            <w:ind w:left="-5" w:right="446"/>
          </w:pPr>
        </w:pPrChange>
      </w:pPr>
    </w:p>
    <w:p w14:paraId="4CA17E85" w14:textId="77777777" w:rsidR="00B92327" w:rsidRPr="00801E49" w:rsidRDefault="00332621">
      <w:pPr>
        <w:spacing w:after="0" w:line="259" w:lineRule="auto"/>
        <w:jc w:val="center"/>
        <w:rPr>
          <w:rFonts w:ascii="Open Sans" w:hAnsi="Open Sans" w:cs="Open Sans"/>
          <w:rPrChange w:id="6929" w:author="Nicole Wu" w:date="2024-01-08T11:26:00Z">
            <w:rPr/>
          </w:rPrChange>
        </w:rPr>
      </w:pPr>
      <w:commentRangeStart w:id="6930"/>
      <w:r w:rsidRPr="00801E49">
        <w:rPr>
          <w:rFonts w:ascii="Open Sans" w:hAnsi="Open Sans" w:cs="Open Sans"/>
          <w:sz w:val="16"/>
          <w:rPrChange w:id="6931" w:author="Nicole Wu" w:date="2024-01-08T11:26:00Z">
            <w:rPr>
              <w:sz w:val="16"/>
            </w:rPr>
          </w:rPrChange>
        </w:rPr>
        <w:t>Table 17: Impact of Survey Modality on Income</w:t>
      </w:r>
      <w:commentRangeEnd w:id="6930"/>
      <w:r w:rsidR="00C16844" w:rsidRPr="00801E49">
        <w:rPr>
          <w:rStyle w:val="CommentReference"/>
          <w:rFonts w:ascii="Open Sans" w:hAnsi="Open Sans" w:cs="Open Sans"/>
          <w:rPrChange w:id="6932" w:author="Nicole Wu" w:date="2024-01-08T11:26:00Z">
            <w:rPr>
              <w:rStyle w:val="CommentReference"/>
            </w:rPr>
          </w:rPrChange>
        </w:rPr>
        <w:commentReference w:id="6930"/>
      </w:r>
    </w:p>
    <w:tbl>
      <w:tblPr>
        <w:tblW w:w="9923" w:type="dxa"/>
        <w:tblLayout w:type="fixed"/>
        <w:tblCellMar>
          <w:top w:w="18" w:type="dxa"/>
          <w:right w:w="50" w:type="dxa"/>
        </w:tblCellMar>
        <w:tblLook w:val="04A0" w:firstRow="1" w:lastRow="0" w:firstColumn="1" w:lastColumn="0" w:noHBand="0" w:noVBand="1"/>
        <w:tblPrChange w:id="6934" w:author="Alirah WEYORI" w:date="2024-01-08T08:33:00Z">
          <w:tblPr>
            <w:tblW w:w="9360" w:type="dxa"/>
            <w:tblLayout w:type="fixed"/>
            <w:tblCellMar>
              <w:top w:w="18" w:type="dxa"/>
              <w:right w:w="50" w:type="dxa"/>
            </w:tblCellMar>
            <w:tblLook w:val="04A0" w:firstRow="1" w:lastRow="0" w:firstColumn="1" w:lastColumn="0" w:noHBand="0" w:noVBand="1"/>
          </w:tblPr>
        </w:tblPrChange>
      </w:tblPr>
      <w:tblGrid>
        <w:gridCol w:w="2694"/>
        <w:gridCol w:w="708"/>
        <w:gridCol w:w="851"/>
        <w:gridCol w:w="850"/>
        <w:gridCol w:w="710"/>
        <w:gridCol w:w="850"/>
        <w:gridCol w:w="850"/>
        <w:gridCol w:w="709"/>
        <w:gridCol w:w="850"/>
        <w:gridCol w:w="851"/>
        <w:tblGridChange w:id="6935">
          <w:tblGrid>
            <w:gridCol w:w="2694"/>
            <w:gridCol w:w="283"/>
            <w:gridCol w:w="425"/>
            <w:gridCol w:w="851"/>
            <w:gridCol w:w="850"/>
            <w:gridCol w:w="1"/>
            <w:gridCol w:w="709"/>
            <w:gridCol w:w="850"/>
            <w:gridCol w:w="569"/>
            <w:gridCol w:w="139"/>
            <w:gridCol w:w="851"/>
            <w:gridCol w:w="709"/>
            <w:gridCol w:w="429"/>
            <w:gridCol w:w="421"/>
          </w:tblGrid>
        </w:tblGridChange>
      </w:tblGrid>
      <w:tr w:rsidR="00332621" w:rsidRPr="00801E49" w14:paraId="468B86CE" w14:textId="77777777" w:rsidTr="004405B9">
        <w:trPr>
          <w:trHeight w:val="161"/>
          <w:trPrChange w:id="6936" w:author="Alirah WEYORI" w:date="2024-01-08T08:33:00Z">
            <w:trPr>
              <w:gridAfter w:val="0"/>
              <w:trHeight w:val="161"/>
            </w:trPr>
          </w:trPrChange>
        </w:trPr>
        <w:tc>
          <w:tcPr>
            <w:tcW w:w="2694" w:type="dxa"/>
            <w:tcBorders>
              <w:top w:val="double" w:sz="2" w:space="0" w:color="000000"/>
              <w:left w:val="nil"/>
              <w:bottom w:val="nil"/>
              <w:right w:val="nil"/>
            </w:tcBorders>
            <w:tcPrChange w:id="6937" w:author="Alirah WEYORI" w:date="2024-01-08T08:33:00Z">
              <w:tcPr>
                <w:tcW w:w="2977" w:type="dxa"/>
                <w:gridSpan w:val="2"/>
                <w:tcBorders>
                  <w:top w:val="double" w:sz="2" w:space="0" w:color="000000"/>
                  <w:left w:val="nil"/>
                  <w:bottom w:val="nil"/>
                  <w:right w:val="nil"/>
                </w:tcBorders>
              </w:tcPr>
            </w:tcPrChange>
          </w:tcPr>
          <w:p w14:paraId="6A7F805E" w14:textId="77777777" w:rsidR="00332621" w:rsidRPr="00801E49" w:rsidRDefault="00332621" w:rsidP="00332621">
            <w:pPr>
              <w:spacing w:after="0" w:line="259" w:lineRule="auto"/>
              <w:ind w:left="67" w:right="0" w:firstLine="0"/>
              <w:jc w:val="center"/>
              <w:rPr>
                <w:rFonts w:ascii="Open Sans" w:hAnsi="Open Sans" w:cs="Open Sans"/>
                <w:b/>
                <w:sz w:val="16"/>
                <w:szCs w:val="24"/>
                <w:rPrChange w:id="6938" w:author="Nicole Wu" w:date="2024-01-08T11:26:00Z">
                  <w:rPr>
                    <w:b/>
                    <w:bCs/>
                    <w:sz w:val="16"/>
                    <w:szCs w:val="24"/>
                  </w:rPr>
                </w:rPrChange>
              </w:rPr>
            </w:pPr>
          </w:p>
        </w:tc>
        <w:tc>
          <w:tcPr>
            <w:tcW w:w="2409" w:type="dxa"/>
            <w:gridSpan w:val="3"/>
            <w:tcBorders>
              <w:top w:val="double" w:sz="2" w:space="0" w:color="000000"/>
              <w:left w:val="nil"/>
              <w:bottom w:val="nil"/>
              <w:right w:val="nil"/>
            </w:tcBorders>
            <w:tcPrChange w:id="6939" w:author="Alirah WEYORI" w:date="2024-01-08T08:33:00Z">
              <w:tcPr>
                <w:tcW w:w="2127" w:type="dxa"/>
                <w:gridSpan w:val="4"/>
                <w:tcBorders>
                  <w:top w:val="double" w:sz="2" w:space="0" w:color="000000"/>
                  <w:left w:val="nil"/>
                  <w:bottom w:val="nil"/>
                  <w:right w:val="nil"/>
                </w:tcBorders>
              </w:tcPr>
            </w:tcPrChange>
          </w:tcPr>
          <w:p w14:paraId="352A9666" w14:textId="77777777" w:rsidR="00332621" w:rsidRPr="00801E49" w:rsidRDefault="00332621" w:rsidP="00332621">
            <w:pPr>
              <w:spacing w:after="0" w:line="259" w:lineRule="auto"/>
              <w:ind w:left="67" w:right="0" w:firstLine="0"/>
              <w:jc w:val="center"/>
              <w:rPr>
                <w:rFonts w:ascii="Open Sans" w:hAnsi="Open Sans" w:cs="Open Sans"/>
                <w:b/>
                <w:sz w:val="16"/>
                <w:szCs w:val="24"/>
                <w:rPrChange w:id="6940" w:author="Nicole Wu" w:date="2024-01-08T11:26:00Z">
                  <w:rPr>
                    <w:b/>
                    <w:bCs/>
                    <w:sz w:val="16"/>
                    <w:szCs w:val="24"/>
                  </w:rPr>
                </w:rPrChange>
              </w:rPr>
            </w:pPr>
            <w:r w:rsidRPr="00801E49">
              <w:rPr>
                <w:rFonts w:ascii="Open Sans" w:hAnsi="Open Sans" w:cs="Open Sans"/>
                <w:b/>
                <w:sz w:val="16"/>
                <w:szCs w:val="24"/>
                <w:rPrChange w:id="6941" w:author="Nicole Wu" w:date="2024-01-08T11:26:00Z">
                  <w:rPr>
                    <w:b/>
                    <w:bCs/>
                    <w:sz w:val="16"/>
                    <w:szCs w:val="24"/>
                  </w:rPr>
                </w:rPrChange>
              </w:rPr>
              <w:t>Own Phone</w:t>
            </w:r>
          </w:p>
        </w:tc>
        <w:tc>
          <w:tcPr>
            <w:tcW w:w="2410" w:type="dxa"/>
            <w:gridSpan w:val="3"/>
            <w:tcBorders>
              <w:top w:val="double" w:sz="2" w:space="0" w:color="000000"/>
              <w:left w:val="nil"/>
              <w:bottom w:val="nil"/>
              <w:right w:val="nil"/>
            </w:tcBorders>
            <w:tcPrChange w:id="6942" w:author="Alirah WEYORI" w:date="2024-01-08T08:33:00Z">
              <w:tcPr>
                <w:tcW w:w="2128" w:type="dxa"/>
                <w:gridSpan w:val="3"/>
                <w:tcBorders>
                  <w:top w:val="double" w:sz="2" w:space="0" w:color="000000"/>
                  <w:left w:val="nil"/>
                  <w:bottom w:val="nil"/>
                  <w:right w:val="nil"/>
                </w:tcBorders>
              </w:tcPr>
            </w:tcPrChange>
          </w:tcPr>
          <w:p w14:paraId="5F87D940" w14:textId="54028625" w:rsidR="00332621" w:rsidRPr="00801E49" w:rsidRDefault="00332621" w:rsidP="00332621">
            <w:pPr>
              <w:spacing w:after="0" w:line="259" w:lineRule="auto"/>
              <w:ind w:left="67" w:right="0" w:firstLine="0"/>
              <w:jc w:val="center"/>
              <w:rPr>
                <w:rFonts w:ascii="Open Sans" w:hAnsi="Open Sans" w:cs="Open Sans"/>
                <w:b/>
                <w:sz w:val="16"/>
                <w:szCs w:val="24"/>
                <w:rPrChange w:id="6943" w:author="Nicole Wu" w:date="2024-01-08T11:26:00Z">
                  <w:rPr>
                    <w:b/>
                    <w:bCs/>
                    <w:sz w:val="16"/>
                    <w:szCs w:val="24"/>
                  </w:rPr>
                </w:rPrChange>
              </w:rPr>
            </w:pPr>
            <w:r w:rsidRPr="00801E49">
              <w:rPr>
                <w:rFonts w:ascii="Open Sans" w:hAnsi="Open Sans" w:cs="Open Sans"/>
                <w:b/>
                <w:sz w:val="16"/>
                <w:szCs w:val="24"/>
                <w:rPrChange w:id="6944" w:author="Nicole Wu" w:date="2024-01-08T11:26:00Z">
                  <w:rPr>
                    <w:b/>
                    <w:bCs/>
                    <w:sz w:val="16"/>
                    <w:szCs w:val="24"/>
                  </w:rPr>
                </w:rPrChange>
              </w:rPr>
              <w:t>No Phone</w:t>
            </w:r>
          </w:p>
        </w:tc>
        <w:tc>
          <w:tcPr>
            <w:tcW w:w="2410" w:type="dxa"/>
            <w:gridSpan w:val="3"/>
            <w:tcBorders>
              <w:top w:val="double" w:sz="2" w:space="0" w:color="000000"/>
              <w:left w:val="nil"/>
              <w:bottom w:val="nil"/>
              <w:right w:val="nil"/>
            </w:tcBorders>
            <w:tcPrChange w:id="6945" w:author="Alirah WEYORI" w:date="2024-01-08T08:33:00Z">
              <w:tcPr>
                <w:tcW w:w="2128" w:type="dxa"/>
                <w:gridSpan w:val="4"/>
                <w:tcBorders>
                  <w:top w:val="double" w:sz="2" w:space="0" w:color="000000"/>
                  <w:left w:val="nil"/>
                  <w:bottom w:val="nil"/>
                  <w:right w:val="nil"/>
                </w:tcBorders>
              </w:tcPr>
            </w:tcPrChange>
          </w:tcPr>
          <w:p w14:paraId="4957C0C8" w14:textId="2CA4EF41" w:rsidR="00332621" w:rsidRPr="00801E49" w:rsidRDefault="00332621" w:rsidP="00332621">
            <w:pPr>
              <w:spacing w:after="0" w:line="259" w:lineRule="auto"/>
              <w:ind w:left="67" w:right="0" w:firstLine="0"/>
              <w:jc w:val="center"/>
              <w:rPr>
                <w:rFonts w:ascii="Open Sans" w:hAnsi="Open Sans" w:cs="Open Sans"/>
                <w:b/>
                <w:sz w:val="16"/>
                <w:szCs w:val="24"/>
                <w:rPrChange w:id="6946" w:author="Nicole Wu" w:date="2024-01-08T11:26:00Z">
                  <w:rPr>
                    <w:b/>
                    <w:bCs/>
                    <w:sz w:val="16"/>
                    <w:szCs w:val="24"/>
                  </w:rPr>
                </w:rPrChange>
              </w:rPr>
            </w:pPr>
            <w:r w:rsidRPr="00801E49">
              <w:rPr>
                <w:rFonts w:ascii="Open Sans" w:hAnsi="Open Sans" w:cs="Open Sans"/>
                <w:b/>
                <w:sz w:val="16"/>
                <w:szCs w:val="24"/>
                <w:rPrChange w:id="6947" w:author="Nicole Wu" w:date="2024-01-08T11:26:00Z">
                  <w:rPr>
                    <w:b/>
                    <w:bCs/>
                    <w:sz w:val="16"/>
                    <w:szCs w:val="24"/>
                  </w:rPr>
                </w:rPrChange>
              </w:rPr>
              <w:t>Full Sample</w:t>
            </w:r>
          </w:p>
        </w:tc>
      </w:tr>
      <w:tr w:rsidR="004405B9" w:rsidRPr="00801E49" w14:paraId="4C04D502" w14:textId="77777777" w:rsidTr="004405B9">
        <w:tblPrEx>
          <w:tblPrExChange w:id="6948" w:author="Alirah WEYORI" w:date="2024-01-08T08:33:00Z">
            <w:tblPrEx>
              <w:tblW w:w="9781" w:type="dxa"/>
            </w:tblPrEx>
          </w:tblPrExChange>
        </w:tblPrEx>
        <w:trPr>
          <w:trHeight w:val="146"/>
          <w:trPrChange w:id="6949" w:author="Alirah WEYORI" w:date="2024-01-08T08:33:00Z">
            <w:trPr>
              <w:trHeight w:val="146"/>
            </w:trPr>
          </w:trPrChange>
        </w:trPr>
        <w:tc>
          <w:tcPr>
            <w:tcW w:w="2694" w:type="dxa"/>
            <w:tcBorders>
              <w:top w:val="nil"/>
              <w:left w:val="nil"/>
              <w:bottom w:val="single" w:sz="2" w:space="0" w:color="000000"/>
              <w:right w:val="nil"/>
            </w:tcBorders>
            <w:tcPrChange w:id="6950" w:author="Alirah WEYORI" w:date="2024-01-08T08:33:00Z">
              <w:tcPr>
                <w:tcW w:w="2694" w:type="dxa"/>
                <w:tcBorders>
                  <w:top w:val="nil"/>
                  <w:left w:val="nil"/>
                  <w:bottom w:val="single" w:sz="2" w:space="0" w:color="000000"/>
                  <w:right w:val="nil"/>
                </w:tcBorders>
              </w:tcPr>
            </w:tcPrChange>
          </w:tcPr>
          <w:p w14:paraId="71BF77FB" w14:textId="77777777" w:rsidR="00B92327" w:rsidRPr="00801E49" w:rsidRDefault="00332621" w:rsidP="00332621">
            <w:pPr>
              <w:spacing w:after="0" w:line="259" w:lineRule="auto"/>
              <w:ind w:left="67" w:right="0" w:firstLine="0"/>
              <w:jc w:val="left"/>
              <w:rPr>
                <w:rFonts w:ascii="Open Sans" w:hAnsi="Open Sans" w:cs="Open Sans"/>
                <w:sz w:val="16"/>
                <w:szCs w:val="24"/>
                <w:rPrChange w:id="6951" w:author="Nicole Wu" w:date="2024-01-08T11:26:00Z">
                  <w:rPr>
                    <w:sz w:val="16"/>
                    <w:szCs w:val="24"/>
                  </w:rPr>
                </w:rPrChange>
              </w:rPr>
            </w:pPr>
            <w:r w:rsidRPr="00801E49">
              <w:rPr>
                <w:rFonts w:ascii="Open Sans" w:hAnsi="Open Sans" w:cs="Open Sans"/>
                <w:sz w:val="16"/>
                <w:szCs w:val="24"/>
                <w:rPrChange w:id="6952" w:author="Nicole Wu" w:date="2024-01-08T11:26:00Z">
                  <w:rPr>
                    <w:sz w:val="16"/>
                    <w:szCs w:val="24"/>
                  </w:rPr>
                </w:rPrChange>
              </w:rPr>
              <w:t>Variable</w:t>
            </w:r>
          </w:p>
        </w:tc>
        <w:tc>
          <w:tcPr>
            <w:tcW w:w="708" w:type="dxa"/>
            <w:tcBorders>
              <w:top w:val="nil"/>
              <w:left w:val="nil"/>
              <w:bottom w:val="single" w:sz="2" w:space="0" w:color="000000"/>
              <w:right w:val="nil"/>
            </w:tcBorders>
            <w:tcPrChange w:id="6953" w:author="Alirah WEYORI" w:date="2024-01-08T08:33:00Z">
              <w:tcPr>
                <w:tcW w:w="708" w:type="dxa"/>
                <w:gridSpan w:val="2"/>
                <w:tcBorders>
                  <w:top w:val="nil"/>
                  <w:left w:val="nil"/>
                  <w:bottom w:val="single" w:sz="2" w:space="0" w:color="000000"/>
                  <w:right w:val="nil"/>
                </w:tcBorders>
              </w:tcPr>
            </w:tcPrChange>
          </w:tcPr>
          <w:p w14:paraId="596ACEA5"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54" w:author="Nicole Wu" w:date="2024-01-08T11:26:00Z">
                  <w:rPr>
                    <w:b/>
                    <w:bCs/>
                    <w:sz w:val="16"/>
                    <w:szCs w:val="24"/>
                  </w:rPr>
                </w:rPrChange>
              </w:rPr>
            </w:pPr>
            <w:r w:rsidRPr="00801E49">
              <w:rPr>
                <w:rFonts w:ascii="Open Sans" w:hAnsi="Open Sans" w:cs="Open Sans"/>
                <w:b/>
                <w:sz w:val="16"/>
                <w:szCs w:val="24"/>
                <w:rPrChange w:id="6955" w:author="Nicole Wu" w:date="2024-01-08T11:26:00Z">
                  <w:rPr>
                    <w:b/>
                    <w:bCs/>
                    <w:sz w:val="16"/>
                    <w:szCs w:val="24"/>
                  </w:rPr>
                </w:rPrChange>
              </w:rPr>
              <w:t>F2F</w:t>
            </w:r>
          </w:p>
        </w:tc>
        <w:tc>
          <w:tcPr>
            <w:tcW w:w="851" w:type="dxa"/>
            <w:tcBorders>
              <w:top w:val="nil"/>
              <w:left w:val="nil"/>
              <w:bottom w:val="single" w:sz="2" w:space="0" w:color="000000"/>
              <w:right w:val="nil"/>
            </w:tcBorders>
            <w:tcPrChange w:id="6956" w:author="Alirah WEYORI" w:date="2024-01-08T08:33:00Z">
              <w:tcPr>
                <w:tcW w:w="851" w:type="dxa"/>
                <w:tcBorders>
                  <w:top w:val="nil"/>
                  <w:left w:val="nil"/>
                  <w:bottom w:val="single" w:sz="2" w:space="0" w:color="000000"/>
                  <w:right w:val="nil"/>
                </w:tcBorders>
              </w:tcPr>
            </w:tcPrChange>
          </w:tcPr>
          <w:p w14:paraId="71867085"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57" w:author="Nicole Wu" w:date="2024-01-08T11:26:00Z">
                  <w:rPr>
                    <w:b/>
                    <w:bCs/>
                    <w:sz w:val="16"/>
                    <w:szCs w:val="24"/>
                  </w:rPr>
                </w:rPrChange>
              </w:rPr>
            </w:pPr>
            <w:r w:rsidRPr="00801E49">
              <w:rPr>
                <w:rFonts w:ascii="Open Sans" w:hAnsi="Open Sans" w:cs="Open Sans"/>
                <w:b/>
                <w:sz w:val="16"/>
                <w:szCs w:val="24"/>
                <w:rPrChange w:id="6958" w:author="Nicole Wu" w:date="2024-01-08T11:26:00Z">
                  <w:rPr>
                    <w:b/>
                    <w:bCs/>
                    <w:sz w:val="16"/>
                    <w:szCs w:val="24"/>
                  </w:rPr>
                </w:rPrChange>
              </w:rPr>
              <w:t>Remote</w:t>
            </w:r>
          </w:p>
        </w:tc>
        <w:tc>
          <w:tcPr>
            <w:tcW w:w="850" w:type="dxa"/>
            <w:tcBorders>
              <w:top w:val="nil"/>
              <w:left w:val="nil"/>
              <w:bottom w:val="single" w:sz="2" w:space="0" w:color="000000"/>
              <w:right w:val="nil"/>
            </w:tcBorders>
            <w:tcPrChange w:id="6959" w:author="Alirah WEYORI" w:date="2024-01-08T08:33:00Z">
              <w:tcPr>
                <w:tcW w:w="850" w:type="dxa"/>
                <w:tcBorders>
                  <w:top w:val="nil"/>
                  <w:left w:val="nil"/>
                  <w:bottom w:val="single" w:sz="2" w:space="0" w:color="000000"/>
                  <w:right w:val="nil"/>
                </w:tcBorders>
              </w:tcPr>
            </w:tcPrChange>
          </w:tcPr>
          <w:p w14:paraId="4D97A3B0"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60" w:author="Nicole Wu" w:date="2024-01-08T11:26:00Z">
                  <w:rPr>
                    <w:b/>
                    <w:bCs/>
                    <w:sz w:val="16"/>
                    <w:szCs w:val="24"/>
                  </w:rPr>
                </w:rPrChange>
              </w:rPr>
            </w:pPr>
            <w:r w:rsidRPr="00801E49">
              <w:rPr>
                <w:rFonts w:ascii="Open Sans" w:hAnsi="Open Sans" w:cs="Open Sans"/>
                <w:b/>
                <w:sz w:val="16"/>
                <w:szCs w:val="24"/>
                <w:rPrChange w:id="6961" w:author="Nicole Wu" w:date="2024-01-08T11:26:00Z">
                  <w:rPr>
                    <w:b/>
                    <w:bCs/>
                    <w:sz w:val="16"/>
                    <w:szCs w:val="24"/>
                  </w:rPr>
                </w:rPrChange>
              </w:rPr>
              <w:t>Diff</w:t>
            </w:r>
          </w:p>
        </w:tc>
        <w:tc>
          <w:tcPr>
            <w:tcW w:w="710" w:type="dxa"/>
            <w:tcBorders>
              <w:top w:val="nil"/>
              <w:left w:val="nil"/>
              <w:bottom w:val="single" w:sz="2" w:space="0" w:color="000000"/>
              <w:right w:val="nil"/>
            </w:tcBorders>
            <w:tcPrChange w:id="6962" w:author="Alirah WEYORI" w:date="2024-01-08T08:33:00Z">
              <w:tcPr>
                <w:tcW w:w="710" w:type="dxa"/>
                <w:gridSpan w:val="2"/>
                <w:tcBorders>
                  <w:top w:val="nil"/>
                  <w:left w:val="nil"/>
                  <w:bottom w:val="single" w:sz="2" w:space="0" w:color="000000"/>
                  <w:right w:val="nil"/>
                </w:tcBorders>
              </w:tcPr>
            </w:tcPrChange>
          </w:tcPr>
          <w:p w14:paraId="4D6F7D10"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63" w:author="Nicole Wu" w:date="2024-01-08T11:26:00Z">
                  <w:rPr>
                    <w:b/>
                    <w:bCs/>
                    <w:sz w:val="16"/>
                    <w:szCs w:val="24"/>
                  </w:rPr>
                </w:rPrChange>
              </w:rPr>
            </w:pPr>
            <w:r w:rsidRPr="00801E49">
              <w:rPr>
                <w:rFonts w:ascii="Open Sans" w:hAnsi="Open Sans" w:cs="Open Sans"/>
                <w:b/>
                <w:sz w:val="16"/>
                <w:szCs w:val="24"/>
                <w:rPrChange w:id="6964" w:author="Nicole Wu" w:date="2024-01-08T11:26:00Z">
                  <w:rPr>
                    <w:b/>
                    <w:bCs/>
                    <w:sz w:val="16"/>
                    <w:szCs w:val="24"/>
                  </w:rPr>
                </w:rPrChange>
              </w:rPr>
              <w:t>F2F</w:t>
            </w:r>
          </w:p>
        </w:tc>
        <w:tc>
          <w:tcPr>
            <w:tcW w:w="850" w:type="dxa"/>
            <w:tcBorders>
              <w:top w:val="nil"/>
              <w:left w:val="nil"/>
              <w:bottom w:val="single" w:sz="2" w:space="0" w:color="000000"/>
              <w:right w:val="nil"/>
            </w:tcBorders>
            <w:tcPrChange w:id="6965" w:author="Alirah WEYORI" w:date="2024-01-08T08:33:00Z">
              <w:tcPr>
                <w:tcW w:w="850" w:type="dxa"/>
                <w:tcBorders>
                  <w:top w:val="nil"/>
                  <w:left w:val="nil"/>
                  <w:bottom w:val="single" w:sz="2" w:space="0" w:color="000000"/>
                  <w:right w:val="nil"/>
                </w:tcBorders>
              </w:tcPr>
            </w:tcPrChange>
          </w:tcPr>
          <w:p w14:paraId="491DBEC1"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66" w:author="Nicole Wu" w:date="2024-01-08T11:26:00Z">
                  <w:rPr>
                    <w:b/>
                    <w:bCs/>
                    <w:sz w:val="16"/>
                    <w:szCs w:val="24"/>
                  </w:rPr>
                </w:rPrChange>
              </w:rPr>
            </w:pPr>
            <w:r w:rsidRPr="00801E49">
              <w:rPr>
                <w:rFonts w:ascii="Open Sans" w:hAnsi="Open Sans" w:cs="Open Sans"/>
                <w:b/>
                <w:sz w:val="16"/>
                <w:szCs w:val="24"/>
                <w:rPrChange w:id="6967" w:author="Nicole Wu" w:date="2024-01-08T11:26:00Z">
                  <w:rPr>
                    <w:b/>
                    <w:bCs/>
                    <w:sz w:val="16"/>
                    <w:szCs w:val="24"/>
                  </w:rPr>
                </w:rPrChange>
              </w:rPr>
              <w:t>Remote</w:t>
            </w:r>
          </w:p>
        </w:tc>
        <w:tc>
          <w:tcPr>
            <w:tcW w:w="850" w:type="dxa"/>
            <w:tcBorders>
              <w:top w:val="nil"/>
              <w:left w:val="nil"/>
              <w:bottom w:val="single" w:sz="2" w:space="0" w:color="000000"/>
              <w:right w:val="nil"/>
            </w:tcBorders>
            <w:tcPrChange w:id="6968" w:author="Alirah WEYORI" w:date="2024-01-08T08:33:00Z">
              <w:tcPr>
                <w:tcW w:w="708" w:type="dxa"/>
                <w:gridSpan w:val="2"/>
                <w:tcBorders>
                  <w:top w:val="nil"/>
                  <w:left w:val="nil"/>
                  <w:bottom w:val="single" w:sz="2" w:space="0" w:color="000000"/>
                  <w:right w:val="nil"/>
                </w:tcBorders>
              </w:tcPr>
            </w:tcPrChange>
          </w:tcPr>
          <w:p w14:paraId="152BDA31"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69" w:author="Nicole Wu" w:date="2024-01-08T11:26:00Z">
                  <w:rPr>
                    <w:b/>
                    <w:bCs/>
                    <w:sz w:val="16"/>
                    <w:szCs w:val="24"/>
                  </w:rPr>
                </w:rPrChange>
              </w:rPr>
            </w:pPr>
            <w:r w:rsidRPr="00801E49">
              <w:rPr>
                <w:rFonts w:ascii="Open Sans" w:hAnsi="Open Sans" w:cs="Open Sans"/>
                <w:b/>
                <w:sz w:val="16"/>
                <w:szCs w:val="24"/>
                <w:rPrChange w:id="6970" w:author="Nicole Wu" w:date="2024-01-08T11:26:00Z">
                  <w:rPr>
                    <w:b/>
                    <w:bCs/>
                    <w:sz w:val="16"/>
                    <w:szCs w:val="24"/>
                  </w:rPr>
                </w:rPrChange>
              </w:rPr>
              <w:t>Diff</w:t>
            </w:r>
          </w:p>
        </w:tc>
        <w:tc>
          <w:tcPr>
            <w:tcW w:w="709" w:type="dxa"/>
            <w:tcBorders>
              <w:top w:val="nil"/>
              <w:left w:val="nil"/>
              <w:bottom w:val="single" w:sz="2" w:space="0" w:color="000000"/>
              <w:right w:val="nil"/>
            </w:tcBorders>
            <w:tcPrChange w:id="6971" w:author="Alirah WEYORI" w:date="2024-01-08T08:33:00Z">
              <w:tcPr>
                <w:tcW w:w="851" w:type="dxa"/>
                <w:tcBorders>
                  <w:top w:val="nil"/>
                  <w:left w:val="nil"/>
                  <w:bottom w:val="single" w:sz="2" w:space="0" w:color="000000"/>
                  <w:right w:val="nil"/>
                </w:tcBorders>
              </w:tcPr>
            </w:tcPrChange>
          </w:tcPr>
          <w:p w14:paraId="4E5E48BD"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72" w:author="Nicole Wu" w:date="2024-01-08T11:26:00Z">
                  <w:rPr>
                    <w:b/>
                    <w:bCs/>
                    <w:sz w:val="16"/>
                    <w:szCs w:val="24"/>
                  </w:rPr>
                </w:rPrChange>
              </w:rPr>
            </w:pPr>
            <w:r w:rsidRPr="00801E49">
              <w:rPr>
                <w:rFonts w:ascii="Open Sans" w:hAnsi="Open Sans" w:cs="Open Sans"/>
                <w:b/>
                <w:sz w:val="16"/>
                <w:szCs w:val="24"/>
                <w:rPrChange w:id="6973" w:author="Nicole Wu" w:date="2024-01-08T11:26:00Z">
                  <w:rPr>
                    <w:b/>
                    <w:bCs/>
                    <w:sz w:val="16"/>
                    <w:szCs w:val="24"/>
                  </w:rPr>
                </w:rPrChange>
              </w:rPr>
              <w:t>F2F</w:t>
            </w:r>
          </w:p>
        </w:tc>
        <w:tc>
          <w:tcPr>
            <w:tcW w:w="850" w:type="dxa"/>
            <w:tcBorders>
              <w:top w:val="nil"/>
              <w:left w:val="nil"/>
              <w:bottom w:val="single" w:sz="2" w:space="0" w:color="000000"/>
              <w:right w:val="nil"/>
            </w:tcBorders>
            <w:tcPrChange w:id="6974" w:author="Alirah WEYORI" w:date="2024-01-08T08:33:00Z">
              <w:tcPr>
                <w:tcW w:w="709" w:type="dxa"/>
                <w:tcBorders>
                  <w:top w:val="nil"/>
                  <w:left w:val="nil"/>
                  <w:bottom w:val="single" w:sz="2" w:space="0" w:color="000000"/>
                  <w:right w:val="nil"/>
                </w:tcBorders>
              </w:tcPr>
            </w:tcPrChange>
          </w:tcPr>
          <w:p w14:paraId="12196AAE"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75" w:author="Nicole Wu" w:date="2024-01-08T11:26:00Z">
                  <w:rPr>
                    <w:b/>
                    <w:bCs/>
                    <w:sz w:val="16"/>
                    <w:szCs w:val="24"/>
                  </w:rPr>
                </w:rPrChange>
              </w:rPr>
            </w:pPr>
            <w:r w:rsidRPr="00801E49">
              <w:rPr>
                <w:rFonts w:ascii="Open Sans" w:hAnsi="Open Sans" w:cs="Open Sans"/>
                <w:b/>
                <w:sz w:val="16"/>
                <w:szCs w:val="24"/>
                <w:rPrChange w:id="6976" w:author="Nicole Wu" w:date="2024-01-08T11:26:00Z">
                  <w:rPr>
                    <w:b/>
                    <w:bCs/>
                    <w:sz w:val="16"/>
                    <w:szCs w:val="24"/>
                  </w:rPr>
                </w:rPrChange>
              </w:rPr>
              <w:t>Remote</w:t>
            </w:r>
          </w:p>
        </w:tc>
        <w:tc>
          <w:tcPr>
            <w:tcW w:w="851" w:type="dxa"/>
            <w:tcBorders>
              <w:top w:val="nil"/>
              <w:left w:val="nil"/>
              <w:bottom w:val="single" w:sz="2" w:space="0" w:color="000000"/>
              <w:right w:val="nil"/>
            </w:tcBorders>
            <w:tcPrChange w:id="6977" w:author="Alirah WEYORI" w:date="2024-01-08T08:33:00Z">
              <w:tcPr>
                <w:tcW w:w="850" w:type="dxa"/>
                <w:gridSpan w:val="2"/>
                <w:tcBorders>
                  <w:top w:val="nil"/>
                  <w:left w:val="nil"/>
                  <w:bottom w:val="single" w:sz="2" w:space="0" w:color="000000"/>
                  <w:right w:val="nil"/>
                </w:tcBorders>
              </w:tcPr>
            </w:tcPrChange>
          </w:tcPr>
          <w:p w14:paraId="741E5DE3" w14:textId="77777777" w:rsidR="00B92327" w:rsidRPr="00801E49" w:rsidRDefault="00332621" w:rsidP="00332621">
            <w:pPr>
              <w:spacing w:after="0" w:line="259" w:lineRule="auto"/>
              <w:ind w:left="67" w:right="0" w:firstLine="0"/>
              <w:jc w:val="center"/>
              <w:rPr>
                <w:rFonts w:ascii="Open Sans" w:hAnsi="Open Sans" w:cs="Open Sans"/>
                <w:b/>
                <w:sz w:val="16"/>
                <w:szCs w:val="24"/>
                <w:rPrChange w:id="6978" w:author="Nicole Wu" w:date="2024-01-08T11:26:00Z">
                  <w:rPr>
                    <w:b/>
                    <w:bCs/>
                    <w:sz w:val="16"/>
                    <w:szCs w:val="24"/>
                  </w:rPr>
                </w:rPrChange>
              </w:rPr>
            </w:pPr>
            <w:r w:rsidRPr="00801E49">
              <w:rPr>
                <w:rFonts w:ascii="Open Sans" w:hAnsi="Open Sans" w:cs="Open Sans"/>
                <w:b/>
                <w:sz w:val="16"/>
                <w:szCs w:val="24"/>
                <w:rPrChange w:id="6979" w:author="Nicole Wu" w:date="2024-01-08T11:26:00Z">
                  <w:rPr>
                    <w:b/>
                    <w:bCs/>
                    <w:sz w:val="16"/>
                    <w:szCs w:val="24"/>
                  </w:rPr>
                </w:rPrChange>
              </w:rPr>
              <w:t>Diff</w:t>
            </w:r>
          </w:p>
        </w:tc>
      </w:tr>
      <w:tr w:rsidR="004405B9" w:rsidRPr="00801E49" w14:paraId="6339C450" w14:textId="77777777" w:rsidTr="004405B9">
        <w:tblPrEx>
          <w:tblPrExChange w:id="6980" w:author="Alirah WEYORI" w:date="2024-01-08T08:33:00Z">
            <w:tblPrEx>
              <w:tblW w:w="9781" w:type="dxa"/>
            </w:tblPrEx>
          </w:tblPrExChange>
        </w:tblPrEx>
        <w:trPr>
          <w:trHeight w:val="143"/>
          <w:trPrChange w:id="6981" w:author="Alirah WEYORI" w:date="2024-01-08T08:33:00Z">
            <w:trPr>
              <w:trHeight w:val="143"/>
            </w:trPr>
          </w:trPrChange>
        </w:trPr>
        <w:tc>
          <w:tcPr>
            <w:tcW w:w="2694" w:type="dxa"/>
            <w:tcBorders>
              <w:top w:val="single" w:sz="2" w:space="0" w:color="000000"/>
              <w:left w:val="nil"/>
              <w:bottom w:val="nil"/>
              <w:right w:val="nil"/>
            </w:tcBorders>
            <w:tcPrChange w:id="6982" w:author="Alirah WEYORI" w:date="2024-01-08T08:33:00Z">
              <w:tcPr>
                <w:tcW w:w="2694" w:type="dxa"/>
                <w:tcBorders>
                  <w:top w:val="single" w:sz="2" w:space="0" w:color="000000"/>
                  <w:left w:val="nil"/>
                  <w:bottom w:val="nil"/>
                  <w:right w:val="nil"/>
                </w:tcBorders>
              </w:tcPr>
            </w:tcPrChange>
          </w:tcPr>
          <w:p w14:paraId="706C9E31" w14:textId="77777777" w:rsidR="00B92327" w:rsidRPr="00801E49" w:rsidRDefault="00332621" w:rsidP="00332621">
            <w:pPr>
              <w:spacing w:after="0" w:line="259" w:lineRule="auto"/>
              <w:ind w:left="67" w:right="0" w:firstLine="0"/>
              <w:jc w:val="left"/>
              <w:rPr>
                <w:rFonts w:ascii="Open Sans" w:hAnsi="Open Sans" w:cs="Open Sans"/>
                <w:sz w:val="16"/>
                <w:szCs w:val="24"/>
                <w:rPrChange w:id="6983" w:author="Nicole Wu" w:date="2024-01-08T11:26:00Z">
                  <w:rPr>
                    <w:sz w:val="16"/>
                    <w:szCs w:val="24"/>
                  </w:rPr>
                </w:rPrChange>
              </w:rPr>
            </w:pPr>
            <w:r w:rsidRPr="00801E49">
              <w:rPr>
                <w:rFonts w:ascii="Open Sans" w:hAnsi="Open Sans" w:cs="Open Sans"/>
                <w:sz w:val="16"/>
                <w:szCs w:val="24"/>
                <w:rPrChange w:id="6984" w:author="Nicole Wu" w:date="2024-01-08T11:26:00Z">
                  <w:rPr>
                    <w:sz w:val="16"/>
                    <w:szCs w:val="24"/>
                  </w:rPr>
                </w:rPrChange>
              </w:rPr>
              <w:t>Income: Regular and Unchanged/Increasing</w:t>
            </w:r>
          </w:p>
        </w:tc>
        <w:tc>
          <w:tcPr>
            <w:tcW w:w="708" w:type="dxa"/>
            <w:tcBorders>
              <w:top w:val="single" w:sz="2" w:space="0" w:color="000000"/>
              <w:left w:val="nil"/>
              <w:bottom w:val="nil"/>
              <w:right w:val="nil"/>
            </w:tcBorders>
            <w:tcPrChange w:id="6985" w:author="Alirah WEYORI" w:date="2024-01-08T08:33:00Z">
              <w:tcPr>
                <w:tcW w:w="708" w:type="dxa"/>
                <w:gridSpan w:val="2"/>
                <w:tcBorders>
                  <w:top w:val="single" w:sz="2" w:space="0" w:color="000000"/>
                  <w:left w:val="nil"/>
                  <w:bottom w:val="nil"/>
                  <w:right w:val="nil"/>
                </w:tcBorders>
              </w:tcPr>
            </w:tcPrChange>
          </w:tcPr>
          <w:p w14:paraId="11FDB04B" w14:textId="77777777" w:rsidR="00B92327" w:rsidRPr="00801E49" w:rsidRDefault="00332621" w:rsidP="00332621">
            <w:pPr>
              <w:spacing w:after="0" w:line="259" w:lineRule="auto"/>
              <w:ind w:left="67" w:right="0" w:firstLine="0"/>
              <w:jc w:val="center"/>
              <w:rPr>
                <w:rFonts w:ascii="Open Sans" w:hAnsi="Open Sans" w:cs="Open Sans"/>
                <w:sz w:val="16"/>
                <w:szCs w:val="24"/>
                <w:rPrChange w:id="6986" w:author="Nicole Wu" w:date="2024-01-08T11:26:00Z">
                  <w:rPr>
                    <w:sz w:val="16"/>
                    <w:szCs w:val="24"/>
                  </w:rPr>
                </w:rPrChange>
              </w:rPr>
            </w:pPr>
            <w:r w:rsidRPr="00801E49">
              <w:rPr>
                <w:rFonts w:ascii="Open Sans" w:hAnsi="Open Sans" w:cs="Open Sans"/>
                <w:sz w:val="16"/>
                <w:szCs w:val="24"/>
                <w:rPrChange w:id="6987" w:author="Nicole Wu" w:date="2024-01-08T11:26:00Z">
                  <w:rPr>
                    <w:sz w:val="16"/>
                    <w:szCs w:val="24"/>
                  </w:rPr>
                </w:rPrChange>
              </w:rPr>
              <w:t>0.45</w:t>
            </w:r>
          </w:p>
        </w:tc>
        <w:tc>
          <w:tcPr>
            <w:tcW w:w="851" w:type="dxa"/>
            <w:tcBorders>
              <w:top w:val="single" w:sz="2" w:space="0" w:color="000000"/>
              <w:left w:val="nil"/>
              <w:bottom w:val="nil"/>
              <w:right w:val="nil"/>
            </w:tcBorders>
            <w:tcPrChange w:id="6988" w:author="Alirah WEYORI" w:date="2024-01-08T08:33:00Z">
              <w:tcPr>
                <w:tcW w:w="851" w:type="dxa"/>
                <w:tcBorders>
                  <w:top w:val="single" w:sz="2" w:space="0" w:color="000000"/>
                  <w:left w:val="nil"/>
                  <w:bottom w:val="nil"/>
                  <w:right w:val="nil"/>
                </w:tcBorders>
              </w:tcPr>
            </w:tcPrChange>
          </w:tcPr>
          <w:p w14:paraId="4C60F5B4" w14:textId="77777777" w:rsidR="00B92327" w:rsidRPr="00801E49" w:rsidRDefault="00332621" w:rsidP="00332621">
            <w:pPr>
              <w:spacing w:after="0" w:line="259" w:lineRule="auto"/>
              <w:ind w:left="67" w:right="0" w:firstLine="0"/>
              <w:jc w:val="center"/>
              <w:rPr>
                <w:rFonts w:ascii="Open Sans" w:hAnsi="Open Sans" w:cs="Open Sans"/>
                <w:sz w:val="16"/>
                <w:szCs w:val="24"/>
                <w:rPrChange w:id="6989" w:author="Nicole Wu" w:date="2024-01-08T11:26:00Z">
                  <w:rPr>
                    <w:sz w:val="16"/>
                    <w:szCs w:val="24"/>
                  </w:rPr>
                </w:rPrChange>
              </w:rPr>
            </w:pPr>
            <w:r w:rsidRPr="00801E49">
              <w:rPr>
                <w:rFonts w:ascii="Open Sans" w:hAnsi="Open Sans" w:cs="Open Sans"/>
                <w:sz w:val="16"/>
                <w:szCs w:val="24"/>
                <w:rPrChange w:id="6990" w:author="Nicole Wu" w:date="2024-01-08T11:26:00Z">
                  <w:rPr>
                    <w:sz w:val="16"/>
                    <w:szCs w:val="24"/>
                  </w:rPr>
                </w:rPrChange>
              </w:rPr>
              <w:t>0.26</w:t>
            </w:r>
          </w:p>
        </w:tc>
        <w:tc>
          <w:tcPr>
            <w:tcW w:w="850" w:type="dxa"/>
            <w:tcBorders>
              <w:top w:val="single" w:sz="2" w:space="0" w:color="000000"/>
              <w:left w:val="nil"/>
              <w:bottom w:val="nil"/>
              <w:right w:val="nil"/>
            </w:tcBorders>
            <w:tcPrChange w:id="6991" w:author="Alirah WEYORI" w:date="2024-01-08T08:33:00Z">
              <w:tcPr>
                <w:tcW w:w="850" w:type="dxa"/>
                <w:tcBorders>
                  <w:top w:val="single" w:sz="2" w:space="0" w:color="000000"/>
                  <w:left w:val="nil"/>
                  <w:bottom w:val="nil"/>
                  <w:right w:val="nil"/>
                </w:tcBorders>
              </w:tcPr>
            </w:tcPrChange>
          </w:tcPr>
          <w:p w14:paraId="3EBEC6AB" w14:textId="77777777" w:rsidR="00B92327" w:rsidRPr="00801E49" w:rsidRDefault="00332621" w:rsidP="00332621">
            <w:pPr>
              <w:spacing w:after="0" w:line="259" w:lineRule="auto"/>
              <w:ind w:left="67" w:right="0" w:firstLine="0"/>
              <w:jc w:val="center"/>
              <w:rPr>
                <w:rFonts w:ascii="Open Sans" w:hAnsi="Open Sans" w:cs="Open Sans"/>
                <w:sz w:val="16"/>
                <w:szCs w:val="24"/>
                <w:rPrChange w:id="6992" w:author="Nicole Wu" w:date="2024-01-08T11:26:00Z">
                  <w:rPr>
                    <w:sz w:val="16"/>
                    <w:szCs w:val="24"/>
                  </w:rPr>
                </w:rPrChange>
              </w:rPr>
            </w:pPr>
            <w:r w:rsidRPr="00801E49">
              <w:rPr>
                <w:rFonts w:ascii="Open Sans" w:hAnsi="Open Sans" w:cs="Open Sans"/>
                <w:sz w:val="16"/>
                <w:szCs w:val="24"/>
                <w:rPrChange w:id="6993" w:author="Nicole Wu" w:date="2024-01-08T11:26:00Z">
                  <w:rPr>
                    <w:sz w:val="16"/>
                    <w:szCs w:val="24"/>
                  </w:rPr>
                </w:rPrChange>
              </w:rPr>
              <w:t>-0.19***</w:t>
            </w:r>
          </w:p>
        </w:tc>
        <w:tc>
          <w:tcPr>
            <w:tcW w:w="710" w:type="dxa"/>
            <w:tcBorders>
              <w:top w:val="single" w:sz="2" w:space="0" w:color="000000"/>
              <w:left w:val="nil"/>
              <w:bottom w:val="nil"/>
              <w:right w:val="nil"/>
            </w:tcBorders>
            <w:tcPrChange w:id="6994" w:author="Alirah WEYORI" w:date="2024-01-08T08:33:00Z">
              <w:tcPr>
                <w:tcW w:w="710" w:type="dxa"/>
                <w:gridSpan w:val="2"/>
                <w:tcBorders>
                  <w:top w:val="single" w:sz="2" w:space="0" w:color="000000"/>
                  <w:left w:val="nil"/>
                  <w:bottom w:val="nil"/>
                  <w:right w:val="nil"/>
                </w:tcBorders>
              </w:tcPr>
            </w:tcPrChange>
          </w:tcPr>
          <w:p w14:paraId="37D86484" w14:textId="77777777" w:rsidR="00B92327" w:rsidRPr="00801E49" w:rsidRDefault="00332621" w:rsidP="00332621">
            <w:pPr>
              <w:spacing w:after="0" w:line="259" w:lineRule="auto"/>
              <w:ind w:left="67" w:right="0" w:firstLine="0"/>
              <w:jc w:val="center"/>
              <w:rPr>
                <w:rFonts w:ascii="Open Sans" w:hAnsi="Open Sans" w:cs="Open Sans"/>
                <w:sz w:val="16"/>
                <w:szCs w:val="24"/>
                <w:rPrChange w:id="6995" w:author="Nicole Wu" w:date="2024-01-08T11:26:00Z">
                  <w:rPr>
                    <w:sz w:val="16"/>
                    <w:szCs w:val="24"/>
                  </w:rPr>
                </w:rPrChange>
              </w:rPr>
            </w:pPr>
            <w:r w:rsidRPr="00801E49">
              <w:rPr>
                <w:rFonts w:ascii="Open Sans" w:hAnsi="Open Sans" w:cs="Open Sans"/>
                <w:sz w:val="16"/>
                <w:szCs w:val="24"/>
                <w:rPrChange w:id="6996" w:author="Nicole Wu" w:date="2024-01-08T11:26:00Z">
                  <w:rPr>
                    <w:sz w:val="16"/>
                    <w:szCs w:val="24"/>
                  </w:rPr>
                </w:rPrChange>
              </w:rPr>
              <w:t>0.44</w:t>
            </w:r>
          </w:p>
        </w:tc>
        <w:tc>
          <w:tcPr>
            <w:tcW w:w="850" w:type="dxa"/>
            <w:tcBorders>
              <w:top w:val="single" w:sz="2" w:space="0" w:color="000000"/>
              <w:left w:val="nil"/>
              <w:bottom w:val="nil"/>
              <w:right w:val="nil"/>
            </w:tcBorders>
            <w:tcPrChange w:id="6997" w:author="Alirah WEYORI" w:date="2024-01-08T08:33:00Z">
              <w:tcPr>
                <w:tcW w:w="850" w:type="dxa"/>
                <w:tcBorders>
                  <w:top w:val="single" w:sz="2" w:space="0" w:color="000000"/>
                  <w:left w:val="nil"/>
                  <w:bottom w:val="nil"/>
                  <w:right w:val="nil"/>
                </w:tcBorders>
              </w:tcPr>
            </w:tcPrChange>
          </w:tcPr>
          <w:p w14:paraId="0394DFFE" w14:textId="77777777" w:rsidR="00B92327" w:rsidRPr="00801E49" w:rsidRDefault="00332621" w:rsidP="00332621">
            <w:pPr>
              <w:spacing w:after="0" w:line="259" w:lineRule="auto"/>
              <w:ind w:left="67" w:right="0" w:firstLine="0"/>
              <w:jc w:val="center"/>
              <w:rPr>
                <w:rFonts w:ascii="Open Sans" w:hAnsi="Open Sans" w:cs="Open Sans"/>
                <w:sz w:val="16"/>
                <w:szCs w:val="24"/>
                <w:rPrChange w:id="6998" w:author="Nicole Wu" w:date="2024-01-08T11:26:00Z">
                  <w:rPr>
                    <w:sz w:val="16"/>
                    <w:szCs w:val="24"/>
                  </w:rPr>
                </w:rPrChange>
              </w:rPr>
            </w:pPr>
            <w:r w:rsidRPr="00801E49">
              <w:rPr>
                <w:rFonts w:ascii="Open Sans" w:hAnsi="Open Sans" w:cs="Open Sans"/>
                <w:sz w:val="16"/>
                <w:szCs w:val="24"/>
                <w:rPrChange w:id="6999" w:author="Nicole Wu" w:date="2024-01-08T11:26:00Z">
                  <w:rPr>
                    <w:sz w:val="16"/>
                    <w:szCs w:val="24"/>
                  </w:rPr>
                </w:rPrChange>
              </w:rPr>
              <w:t>0.24</w:t>
            </w:r>
          </w:p>
        </w:tc>
        <w:tc>
          <w:tcPr>
            <w:tcW w:w="850" w:type="dxa"/>
            <w:tcBorders>
              <w:top w:val="single" w:sz="2" w:space="0" w:color="000000"/>
              <w:left w:val="nil"/>
              <w:bottom w:val="nil"/>
              <w:right w:val="nil"/>
            </w:tcBorders>
            <w:tcPrChange w:id="7000" w:author="Alirah WEYORI" w:date="2024-01-08T08:33:00Z">
              <w:tcPr>
                <w:tcW w:w="708" w:type="dxa"/>
                <w:gridSpan w:val="2"/>
                <w:tcBorders>
                  <w:top w:val="single" w:sz="2" w:space="0" w:color="000000"/>
                  <w:left w:val="nil"/>
                  <w:bottom w:val="nil"/>
                  <w:right w:val="nil"/>
                </w:tcBorders>
              </w:tcPr>
            </w:tcPrChange>
          </w:tcPr>
          <w:p w14:paraId="0161C40E" w14:textId="77777777" w:rsidR="00B92327" w:rsidRPr="00801E49" w:rsidRDefault="00332621" w:rsidP="00332621">
            <w:pPr>
              <w:spacing w:after="0" w:line="259" w:lineRule="auto"/>
              <w:ind w:left="67" w:right="0" w:firstLine="0"/>
              <w:jc w:val="center"/>
              <w:rPr>
                <w:rFonts w:ascii="Open Sans" w:hAnsi="Open Sans" w:cs="Open Sans"/>
                <w:sz w:val="16"/>
                <w:szCs w:val="24"/>
                <w:rPrChange w:id="7001" w:author="Nicole Wu" w:date="2024-01-08T11:26:00Z">
                  <w:rPr>
                    <w:sz w:val="16"/>
                    <w:szCs w:val="24"/>
                  </w:rPr>
                </w:rPrChange>
              </w:rPr>
            </w:pPr>
            <w:r w:rsidRPr="00801E49">
              <w:rPr>
                <w:rFonts w:ascii="Open Sans" w:hAnsi="Open Sans" w:cs="Open Sans"/>
                <w:sz w:val="16"/>
                <w:szCs w:val="24"/>
                <w:rPrChange w:id="7002" w:author="Nicole Wu" w:date="2024-01-08T11:26:00Z">
                  <w:rPr>
                    <w:sz w:val="16"/>
                    <w:szCs w:val="24"/>
                  </w:rPr>
                </w:rPrChange>
              </w:rPr>
              <w:t>-0.19***</w:t>
            </w:r>
          </w:p>
        </w:tc>
        <w:tc>
          <w:tcPr>
            <w:tcW w:w="709" w:type="dxa"/>
            <w:tcBorders>
              <w:top w:val="single" w:sz="2" w:space="0" w:color="000000"/>
              <w:left w:val="nil"/>
              <w:bottom w:val="nil"/>
              <w:right w:val="nil"/>
            </w:tcBorders>
            <w:tcPrChange w:id="7003" w:author="Alirah WEYORI" w:date="2024-01-08T08:33:00Z">
              <w:tcPr>
                <w:tcW w:w="851" w:type="dxa"/>
                <w:tcBorders>
                  <w:top w:val="single" w:sz="2" w:space="0" w:color="000000"/>
                  <w:left w:val="nil"/>
                  <w:bottom w:val="nil"/>
                  <w:right w:val="nil"/>
                </w:tcBorders>
              </w:tcPr>
            </w:tcPrChange>
          </w:tcPr>
          <w:p w14:paraId="1EAB0A14" w14:textId="77777777" w:rsidR="00B92327" w:rsidRPr="00801E49" w:rsidRDefault="00332621" w:rsidP="00332621">
            <w:pPr>
              <w:spacing w:after="0" w:line="259" w:lineRule="auto"/>
              <w:ind w:left="67" w:right="0" w:firstLine="0"/>
              <w:jc w:val="center"/>
              <w:rPr>
                <w:rFonts w:ascii="Open Sans" w:hAnsi="Open Sans" w:cs="Open Sans"/>
                <w:sz w:val="16"/>
                <w:szCs w:val="24"/>
                <w:rPrChange w:id="7004" w:author="Nicole Wu" w:date="2024-01-08T11:26:00Z">
                  <w:rPr>
                    <w:sz w:val="16"/>
                    <w:szCs w:val="24"/>
                  </w:rPr>
                </w:rPrChange>
              </w:rPr>
            </w:pPr>
            <w:r w:rsidRPr="00801E49">
              <w:rPr>
                <w:rFonts w:ascii="Open Sans" w:hAnsi="Open Sans" w:cs="Open Sans"/>
                <w:sz w:val="16"/>
                <w:szCs w:val="24"/>
                <w:rPrChange w:id="7005" w:author="Nicole Wu" w:date="2024-01-08T11:26:00Z">
                  <w:rPr>
                    <w:sz w:val="16"/>
                    <w:szCs w:val="24"/>
                  </w:rPr>
                </w:rPrChange>
              </w:rPr>
              <w:t>0.44</w:t>
            </w:r>
          </w:p>
        </w:tc>
        <w:tc>
          <w:tcPr>
            <w:tcW w:w="850" w:type="dxa"/>
            <w:tcBorders>
              <w:top w:val="single" w:sz="2" w:space="0" w:color="000000"/>
              <w:left w:val="nil"/>
              <w:bottom w:val="nil"/>
              <w:right w:val="nil"/>
            </w:tcBorders>
            <w:tcPrChange w:id="7006" w:author="Alirah WEYORI" w:date="2024-01-08T08:33:00Z">
              <w:tcPr>
                <w:tcW w:w="709" w:type="dxa"/>
                <w:tcBorders>
                  <w:top w:val="single" w:sz="2" w:space="0" w:color="000000"/>
                  <w:left w:val="nil"/>
                  <w:bottom w:val="nil"/>
                  <w:right w:val="nil"/>
                </w:tcBorders>
              </w:tcPr>
            </w:tcPrChange>
          </w:tcPr>
          <w:p w14:paraId="22AE7590" w14:textId="77777777" w:rsidR="00B92327" w:rsidRPr="00801E49" w:rsidRDefault="00332621" w:rsidP="00332621">
            <w:pPr>
              <w:spacing w:after="0" w:line="259" w:lineRule="auto"/>
              <w:ind w:left="67" w:right="0" w:firstLine="0"/>
              <w:jc w:val="center"/>
              <w:rPr>
                <w:rFonts w:ascii="Open Sans" w:hAnsi="Open Sans" w:cs="Open Sans"/>
                <w:sz w:val="16"/>
                <w:szCs w:val="24"/>
                <w:rPrChange w:id="7007" w:author="Nicole Wu" w:date="2024-01-08T11:26:00Z">
                  <w:rPr>
                    <w:sz w:val="16"/>
                    <w:szCs w:val="24"/>
                  </w:rPr>
                </w:rPrChange>
              </w:rPr>
            </w:pPr>
            <w:r w:rsidRPr="00801E49">
              <w:rPr>
                <w:rFonts w:ascii="Open Sans" w:hAnsi="Open Sans" w:cs="Open Sans"/>
                <w:sz w:val="16"/>
                <w:szCs w:val="24"/>
                <w:rPrChange w:id="7008" w:author="Nicole Wu" w:date="2024-01-08T11:26:00Z">
                  <w:rPr>
                    <w:sz w:val="16"/>
                    <w:szCs w:val="24"/>
                  </w:rPr>
                </w:rPrChange>
              </w:rPr>
              <w:t>0.25</w:t>
            </w:r>
          </w:p>
        </w:tc>
        <w:tc>
          <w:tcPr>
            <w:tcW w:w="851" w:type="dxa"/>
            <w:tcBorders>
              <w:top w:val="single" w:sz="2" w:space="0" w:color="000000"/>
              <w:left w:val="nil"/>
              <w:bottom w:val="nil"/>
              <w:right w:val="nil"/>
            </w:tcBorders>
            <w:tcPrChange w:id="7009" w:author="Alirah WEYORI" w:date="2024-01-08T08:33:00Z">
              <w:tcPr>
                <w:tcW w:w="850" w:type="dxa"/>
                <w:gridSpan w:val="2"/>
                <w:tcBorders>
                  <w:top w:val="single" w:sz="2" w:space="0" w:color="000000"/>
                  <w:left w:val="nil"/>
                  <w:bottom w:val="nil"/>
                  <w:right w:val="nil"/>
                </w:tcBorders>
              </w:tcPr>
            </w:tcPrChange>
          </w:tcPr>
          <w:p w14:paraId="19E0E18E" w14:textId="77777777" w:rsidR="00B92327" w:rsidRPr="00801E49" w:rsidRDefault="00332621" w:rsidP="00332621">
            <w:pPr>
              <w:spacing w:after="0" w:line="259" w:lineRule="auto"/>
              <w:ind w:left="67" w:right="0" w:firstLine="0"/>
              <w:jc w:val="center"/>
              <w:rPr>
                <w:rFonts w:ascii="Open Sans" w:hAnsi="Open Sans" w:cs="Open Sans"/>
                <w:sz w:val="16"/>
                <w:szCs w:val="24"/>
                <w:rPrChange w:id="7010" w:author="Nicole Wu" w:date="2024-01-08T11:26:00Z">
                  <w:rPr>
                    <w:sz w:val="16"/>
                    <w:szCs w:val="24"/>
                  </w:rPr>
                </w:rPrChange>
              </w:rPr>
            </w:pPr>
            <w:r w:rsidRPr="00801E49">
              <w:rPr>
                <w:rFonts w:ascii="Open Sans" w:hAnsi="Open Sans" w:cs="Open Sans"/>
                <w:sz w:val="16"/>
                <w:szCs w:val="24"/>
                <w:rPrChange w:id="7011" w:author="Nicole Wu" w:date="2024-01-08T11:26:00Z">
                  <w:rPr>
                    <w:sz w:val="16"/>
                    <w:szCs w:val="24"/>
                  </w:rPr>
                </w:rPrChange>
              </w:rPr>
              <w:t>-0.19***</w:t>
            </w:r>
          </w:p>
        </w:tc>
      </w:tr>
      <w:tr w:rsidR="004405B9" w:rsidRPr="00801E49" w14:paraId="56051DC3" w14:textId="77777777" w:rsidTr="004405B9">
        <w:tblPrEx>
          <w:tblPrExChange w:id="7012" w:author="Alirah WEYORI" w:date="2024-01-08T08:33:00Z">
            <w:tblPrEx>
              <w:tblW w:w="9781" w:type="dxa"/>
            </w:tblPrEx>
          </w:tblPrExChange>
        </w:tblPrEx>
        <w:trPr>
          <w:trHeight w:val="141"/>
          <w:trPrChange w:id="7013" w:author="Alirah WEYORI" w:date="2024-01-08T08:33:00Z">
            <w:trPr>
              <w:trHeight w:val="141"/>
            </w:trPr>
          </w:trPrChange>
        </w:trPr>
        <w:tc>
          <w:tcPr>
            <w:tcW w:w="2694" w:type="dxa"/>
            <w:tcBorders>
              <w:top w:val="nil"/>
              <w:left w:val="nil"/>
              <w:bottom w:val="nil"/>
              <w:right w:val="nil"/>
            </w:tcBorders>
            <w:tcPrChange w:id="7014" w:author="Alirah WEYORI" w:date="2024-01-08T08:33:00Z">
              <w:tcPr>
                <w:tcW w:w="2694" w:type="dxa"/>
                <w:tcBorders>
                  <w:top w:val="nil"/>
                  <w:left w:val="nil"/>
                  <w:bottom w:val="nil"/>
                  <w:right w:val="nil"/>
                </w:tcBorders>
              </w:tcPr>
            </w:tcPrChange>
          </w:tcPr>
          <w:p w14:paraId="3A2D0A57" w14:textId="77777777" w:rsidR="00B92327" w:rsidRPr="00801E49" w:rsidRDefault="00B92327" w:rsidP="00332621">
            <w:pPr>
              <w:spacing w:after="0" w:line="259" w:lineRule="auto"/>
              <w:ind w:left="67" w:right="0" w:firstLine="0"/>
              <w:jc w:val="left"/>
              <w:rPr>
                <w:rFonts w:ascii="Open Sans" w:hAnsi="Open Sans" w:cs="Open Sans"/>
                <w:sz w:val="16"/>
                <w:szCs w:val="24"/>
                <w:rPrChange w:id="7015" w:author="Nicole Wu" w:date="2024-01-08T11:26:00Z">
                  <w:rPr>
                    <w:sz w:val="16"/>
                    <w:szCs w:val="24"/>
                  </w:rPr>
                </w:rPrChange>
              </w:rPr>
            </w:pPr>
          </w:p>
        </w:tc>
        <w:tc>
          <w:tcPr>
            <w:tcW w:w="708" w:type="dxa"/>
            <w:tcBorders>
              <w:top w:val="nil"/>
              <w:left w:val="nil"/>
              <w:bottom w:val="nil"/>
              <w:right w:val="nil"/>
            </w:tcBorders>
            <w:tcPrChange w:id="7016" w:author="Alirah WEYORI" w:date="2024-01-08T08:33:00Z">
              <w:tcPr>
                <w:tcW w:w="708" w:type="dxa"/>
                <w:gridSpan w:val="2"/>
                <w:tcBorders>
                  <w:top w:val="nil"/>
                  <w:left w:val="nil"/>
                  <w:bottom w:val="nil"/>
                  <w:right w:val="nil"/>
                </w:tcBorders>
              </w:tcPr>
            </w:tcPrChange>
          </w:tcPr>
          <w:p w14:paraId="6CF28285" w14:textId="77777777" w:rsidR="00B92327" w:rsidRPr="00801E49" w:rsidRDefault="00332621" w:rsidP="00332621">
            <w:pPr>
              <w:spacing w:after="0" w:line="259" w:lineRule="auto"/>
              <w:ind w:left="67" w:right="0" w:firstLine="0"/>
              <w:jc w:val="center"/>
              <w:rPr>
                <w:rFonts w:ascii="Open Sans" w:hAnsi="Open Sans" w:cs="Open Sans"/>
                <w:sz w:val="16"/>
                <w:szCs w:val="24"/>
                <w:rPrChange w:id="7017" w:author="Nicole Wu" w:date="2024-01-08T11:26:00Z">
                  <w:rPr>
                    <w:sz w:val="16"/>
                    <w:szCs w:val="24"/>
                  </w:rPr>
                </w:rPrChange>
              </w:rPr>
            </w:pPr>
            <w:r w:rsidRPr="00801E49">
              <w:rPr>
                <w:rFonts w:ascii="Open Sans" w:hAnsi="Open Sans" w:cs="Open Sans"/>
                <w:sz w:val="16"/>
                <w:szCs w:val="24"/>
                <w:rPrChange w:id="7018" w:author="Nicole Wu" w:date="2024-01-08T11:26:00Z">
                  <w:rPr>
                    <w:sz w:val="16"/>
                    <w:szCs w:val="24"/>
                  </w:rPr>
                </w:rPrChange>
              </w:rPr>
              <w:t>(0.50)</w:t>
            </w:r>
          </w:p>
        </w:tc>
        <w:tc>
          <w:tcPr>
            <w:tcW w:w="851" w:type="dxa"/>
            <w:tcBorders>
              <w:top w:val="nil"/>
              <w:left w:val="nil"/>
              <w:bottom w:val="nil"/>
              <w:right w:val="nil"/>
            </w:tcBorders>
            <w:tcPrChange w:id="7019" w:author="Alirah WEYORI" w:date="2024-01-08T08:33:00Z">
              <w:tcPr>
                <w:tcW w:w="851" w:type="dxa"/>
                <w:tcBorders>
                  <w:top w:val="nil"/>
                  <w:left w:val="nil"/>
                  <w:bottom w:val="nil"/>
                  <w:right w:val="nil"/>
                </w:tcBorders>
              </w:tcPr>
            </w:tcPrChange>
          </w:tcPr>
          <w:p w14:paraId="2E861D22" w14:textId="77777777" w:rsidR="00B92327" w:rsidRPr="00801E49" w:rsidRDefault="00332621" w:rsidP="00332621">
            <w:pPr>
              <w:spacing w:after="0" w:line="259" w:lineRule="auto"/>
              <w:ind w:left="67" w:right="0" w:firstLine="0"/>
              <w:jc w:val="center"/>
              <w:rPr>
                <w:rFonts w:ascii="Open Sans" w:hAnsi="Open Sans" w:cs="Open Sans"/>
                <w:sz w:val="16"/>
                <w:szCs w:val="24"/>
                <w:rPrChange w:id="7020" w:author="Nicole Wu" w:date="2024-01-08T11:26:00Z">
                  <w:rPr>
                    <w:sz w:val="16"/>
                    <w:szCs w:val="24"/>
                  </w:rPr>
                </w:rPrChange>
              </w:rPr>
            </w:pPr>
            <w:r w:rsidRPr="00801E49">
              <w:rPr>
                <w:rFonts w:ascii="Open Sans" w:hAnsi="Open Sans" w:cs="Open Sans"/>
                <w:sz w:val="16"/>
                <w:szCs w:val="24"/>
                <w:rPrChange w:id="7021" w:author="Nicole Wu" w:date="2024-01-08T11:26:00Z">
                  <w:rPr>
                    <w:sz w:val="16"/>
                    <w:szCs w:val="24"/>
                  </w:rPr>
                </w:rPrChange>
              </w:rPr>
              <w:t>(0.44)</w:t>
            </w:r>
          </w:p>
        </w:tc>
        <w:tc>
          <w:tcPr>
            <w:tcW w:w="850" w:type="dxa"/>
            <w:tcBorders>
              <w:top w:val="nil"/>
              <w:left w:val="nil"/>
              <w:bottom w:val="nil"/>
              <w:right w:val="nil"/>
            </w:tcBorders>
            <w:tcPrChange w:id="7022" w:author="Alirah WEYORI" w:date="2024-01-08T08:33:00Z">
              <w:tcPr>
                <w:tcW w:w="850" w:type="dxa"/>
                <w:tcBorders>
                  <w:top w:val="nil"/>
                  <w:left w:val="nil"/>
                  <w:bottom w:val="nil"/>
                  <w:right w:val="nil"/>
                </w:tcBorders>
              </w:tcPr>
            </w:tcPrChange>
          </w:tcPr>
          <w:p w14:paraId="6A185BB8" w14:textId="77777777" w:rsidR="00B92327" w:rsidRPr="00801E49" w:rsidRDefault="00332621" w:rsidP="00332621">
            <w:pPr>
              <w:spacing w:after="0" w:line="259" w:lineRule="auto"/>
              <w:ind w:left="67" w:right="0" w:firstLine="0"/>
              <w:jc w:val="center"/>
              <w:rPr>
                <w:rFonts w:ascii="Open Sans" w:hAnsi="Open Sans" w:cs="Open Sans"/>
                <w:sz w:val="16"/>
                <w:szCs w:val="24"/>
                <w:rPrChange w:id="7023" w:author="Nicole Wu" w:date="2024-01-08T11:26:00Z">
                  <w:rPr>
                    <w:sz w:val="16"/>
                    <w:szCs w:val="24"/>
                  </w:rPr>
                </w:rPrChange>
              </w:rPr>
            </w:pPr>
            <w:r w:rsidRPr="00801E49">
              <w:rPr>
                <w:rFonts w:ascii="Open Sans" w:hAnsi="Open Sans" w:cs="Open Sans"/>
                <w:sz w:val="16"/>
                <w:szCs w:val="24"/>
                <w:rPrChange w:id="7024" w:author="Nicole Wu" w:date="2024-01-08T11:26:00Z">
                  <w:rPr>
                    <w:sz w:val="16"/>
                    <w:szCs w:val="24"/>
                  </w:rPr>
                </w:rPrChange>
              </w:rPr>
              <w:t>(0.00)</w:t>
            </w:r>
          </w:p>
        </w:tc>
        <w:tc>
          <w:tcPr>
            <w:tcW w:w="710" w:type="dxa"/>
            <w:tcBorders>
              <w:top w:val="nil"/>
              <w:left w:val="nil"/>
              <w:bottom w:val="nil"/>
              <w:right w:val="nil"/>
            </w:tcBorders>
            <w:tcPrChange w:id="7025" w:author="Alirah WEYORI" w:date="2024-01-08T08:33:00Z">
              <w:tcPr>
                <w:tcW w:w="710" w:type="dxa"/>
                <w:gridSpan w:val="2"/>
                <w:tcBorders>
                  <w:top w:val="nil"/>
                  <w:left w:val="nil"/>
                  <w:bottom w:val="nil"/>
                  <w:right w:val="nil"/>
                </w:tcBorders>
              </w:tcPr>
            </w:tcPrChange>
          </w:tcPr>
          <w:p w14:paraId="43838ECA" w14:textId="77777777" w:rsidR="00B92327" w:rsidRPr="00801E49" w:rsidRDefault="00332621" w:rsidP="00332621">
            <w:pPr>
              <w:spacing w:after="0" w:line="259" w:lineRule="auto"/>
              <w:ind w:left="67" w:right="0" w:firstLine="0"/>
              <w:jc w:val="center"/>
              <w:rPr>
                <w:rFonts w:ascii="Open Sans" w:hAnsi="Open Sans" w:cs="Open Sans"/>
                <w:sz w:val="16"/>
                <w:szCs w:val="24"/>
                <w:rPrChange w:id="7026" w:author="Nicole Wu" w:date="2024-01-08T11:26:00Z">
                  <w:rPr>
                    <w:sz w:val="16"/>
                    <w:szCs w:val="24"/>
                  </w:rPr>
                </w:rPrChange>
              </w:rPr>
            </w:pPr>
            <w:r w:rsidRPr="00801E49">
              <w:rPr>
                <w:rFonts w:ascii="Open Sans" w:hAnsi="Open Sans" w:cs="Open Sans"/>
                <w:sz w:val="16"/>
                <w:szCs w:val="24"/>
                <w:rPrChange w:id="7027" w:author="Nicole Wu" w:date="2024-01-08T11:26:00Z">
                  <w:rPr>
                    <w:sz w:val="16"/>
                    <w:szCs w:val="24"/>
                  </w:rPr>
                </w:rPrChange>
              </w:rPr>
              <w:t>(0.50)</w:t>
            </w:r>
          </w:p>
        </w:tc>
        <w:tc>
          <w:tcPr>
            <w:tcW w:w="850" w:type="dxa"/>
            <w:tcBorders>
              <w:top w:val="nil"/>
              <w:left w:val="nil"/>
              <w:bottom w:val="nil"/>
              <w:right w:val="nil"/>
            </w:tcBorders>
            <w:tcPrChange w:id="7028" w:author="Alirah WEYORI" w:date="2024-01-08T08:33:00Z">
              <w:tcPr>
                <w:tcW w:w="850" w:type="dxa"/>
                <w:tcBorders>
                  <w:top w:val="nil"/>
                  <w:left w:val="nil"/>
                  <w:bottom w:val="nil"/>
                  <w:right w:val="nil"/>
                </w:tcBorders>
              </w:tcPr>
            </w:tcPrChange>
          </w:tcPr>
          <w:p w14:paraId="2909B945" w14:textId="77777777" w:rsidR="00B92327" w:rsidRPr="00801E49" w:rsidRDefault="00332621" w:rsidP="00332621">
            <w:pPr>
              <w:spacing w:after="0" w:line="259" w:lineRule="auto"/>
              <w:ind w:left="67" w:right="0" w:firstLine="0"/>
              <w:jc w:val="center"/>
              <w:rPr>
                <w:rFonts w:ascii="Open Sans" w:hAnsi="Open Sans" w:cs="Open Sans"/>
                <w:sz w:val="16"/>
                <w:szCs w:val="24"/>
                <w:rPrChange w:id="7029" w:author="Nicole Wu" w:date="2024-01-08T11:26:00Z">
                  <w:rPr>
                    <w:sz w:val="16"/>
                    <w:szCs w:val="24"/>
                  </w:rPr>
                </w:rPrChange>
              </w:rPr>
            </w:pPr>
            <w:r w:rsidRPr="00801E49">
              <w:rPr>
                <w:rFonts w:ascii="Open Sans" w:hAnsi="Open Sans" w:cs="Open Sans"/>
                <w:sz w:val="16"/>
                <w:szCs w:val="24"/>
                <w:rPrChange w:id="7030" w:author="Nicole Wu" w:date="2024-01-08T11:26:00Z">
                  <w:rPr>
                    <w:sz w:val="16"/>
                    <w:szCs w:val="24"/>
                  </w:rPr>
                </w:rPrChange>
              </w:rPr>
              <w:t>(0.43)</w:t>
            </w:r>
          </w:p>
        </w:tc>
        <w:tc>
          <w:tcPr>
            <w:tcW w:w="850" w:type="dxa"/>
            <w:tcBorders>
              <w:top w:val="nil"/>
              <w:left w:val="nil"/>
              <w:bottom w:val="nil"/>
              <w:right w:val="nil"/>
            </w:tcBorders>
            <w:tcPrChange w:id="7031" w:author="Alirah WEYORI" w:date="2024-01-08T08:33:00Z">
              <w:tcPr>
                <w:tcW w:w="708" w:type="dxa"/>
                <w:gridSpan w:val="2"/>
                <w:tcBorders>
                  <w:top w:val="nil"/>
                  <w:left w:val="nil"/>
                  <w:bottom w:val="nil"/>
                  <w:right w:val="nil"/>
                </w:tcBorders>
              </w:tcPr>
            </w:tcPrChange>
          </w:tcPr>
          <w:p w14:paraId="75155664" w14:textId="77777777" w:rsidR="00B92327" w:rsidRPr="00801E49" w:rsidRDefault="00332621" w:rsidP="00332621">
            <w:pPr>
              <w:spacing w:after="0" w:line="259" w:lineRule="auto"/>
              <w:ind w:left="67" w:right="0" w:firstLine="0"/>
              <w:jc w:val="center"/>
              <w:rPr>
                <w:rFonts w:ascii="Open Sans" w:hAnsi="Open Sans" w:cs="Open Sans"/>
                <w:sz w:val="16"/>
                <w:szCs w:val="24"/>
                <w:rPrChange w:id="7032" w:author="Nicole Wu" w:date="2024-01-08T11:26:00Z">
                  <w:rPr>
                    <w:sz w:val="16"/>
                    <w:szCs w:val="24"/>
                  </w:rPr>
                </w:rPrChange>
              </w:rPr>
            </w:pPr>
            <w:r w:rsidRPr="00801E49">
              <w:rPr>
                <w:rFonts w:ascii="Open Sans" w:hAnsi="Open Sans" w:cs="Open Sans"/>
                <w:sz w:val="16"/>
                <w:szCs w:val="24"/>
                <w:rPrChange w:id="7033" w:author="Nicole Wu" w:date="2024-01-08T11:26:00Z">
                  <w:rPr>
                    <w:sz w:val="16"/>
                    <w:szCs w:val="24"/>
                  </w:rPr>
                </w:rPrChange>
              </w:rPr>
              <w:t>(0.00)</w:t>
            </w:r>
          </w:p>
        </w:tc>
        <w:tc>
          <w:tcPr>
            <w:tcW w:w="709" w:type="dxa"/>
            <w:tcBorders>
              <w:top w:val="nil"/>
              <w:left w:val="nil"/>
              <w:bottom w:val="nil"/>
              <w:right w:val="nil"/>
            </w:tcBorders>
            <w:tcPrChange w:id="7034" w:author="Alirah WEYORI" w:date="2024-01-08T08:33:00Z">
              <w:tcPr>
                <w:tcW w:w="851" w:type="dxa"/>
                <w:tcBorders>
                  <w:top w:val="nil"/>
                  <w:left w:val="nil"/>
                  <w:bottom w:val="nil"/>
                  <w:right w:val="nil"/>
                </w:tcBorders>
              </w:tcPr>
            </w:tcPrChange>
          </w:tcPr>
          <w:p w14:paraId="4EA041B9" w14:textId="77777777" w:rsidR="00B92327" w:rsidRPr="00801E49" w:rsidRDefault="00332621" w:rsidP="00332621">
            <w:pPr>
              <w:spacing w:after="0" w:line="259" w:lineRule="auto"/>
              <w:ind w:left="67" w:right="0" w:firstLine="0"/>
              <w:jc w:val="center"/>
              <w:rPr>
                <w:rFonts w:ascii="Open Sans" w:hAnsi="Open Sans" w:cs="Open Sans"/>
                <w:sz w:val="16"/>
                <w:szCs w:val="24"/>
                <w:rPrChange w:id="7035" w:author="Nicole Wu" w:date="2024-01-08T11:26:00Z">
                  <w:rPr>
                    <w:sz w:val="16"/>
                    <w:szCs w:val="24"/>
                  </w:rPr>
                </w:rPrChange>
              </w:rPr>
            </w:pPr>
            <w:r w:rsidRPr="00801E49">
              <w:rPr>
                <w:rFonts w:ascii="Open Sans" w:hAnsi="Open Sans" w:cs="Open Sans"/>
                <w:sz w:val="16"/>
                <w:szCs w:val="24"/>
                <w:rPrChange w:id="7036" w:author="Nicole Wu" w:date="2024-01-08T11:26:00Z">
                  <w:rPr>
                    <w:sz w:val="16"/>
                    <w:szCs w:val="24"/>
                  </w:rPr>
                </w:rPrChange>
              </w:rPr>
              <w:t>(0.50)</w:t>
            </w:r>
          </w:p>
        </w:tc>
        <w:tc>
          <w:tcPr>
            <w:tcW w:w="850" w:type="dxa"/>
            <w:tcBorders>
              <w:top w:val="nil"/>
              <w:left w:val="nil"/>
              <w:bottom w:val="nil"/>
              <w:right w:val="nil"/>
            </w:tcBorders>
            <w:tcPrChange w:id="7037" w:author="Alirah WEYORI" w:date="2024-01-08T08:33:00Z">
              <w:tcPr>
                <w:tcW w:w="709" w:type="dxa"/>
                <w:tcBorders>
                  <w:top w:val="nil"/>
                  <w:left w:val="nil"/>
                  <w:bottom w:val="nil"/>
                  <w:right w:val="nil"/>
                </w:tcBorders>
              </w:tcPr>
            </w:tcPrChange>
          </w:tcPr>
          <w:p w14:paraId="750638BC" w14:textId="77777777" w:rsidR="00B92327" w:rsidRPr="00801E49" w:rsidRDefault="00332621" w:rsidP="00332621">
            <w:pPr>
              <w:spacing w:after="0" w:line="259" w:lineRule="auto"/>
              <w:ind w:left="67" w:right="0" w:firstLine="0"/>
              <w:jc w:val="center"/>
              <w:rPr>
                <w:rFonts w:ascii="Open Sans" w:hAnsi="Open Sans" w:cs="Open Sans"/>
                <w:sz w:val="16"/>
                <w:szCs w:val="24"/>
                <w:rPrChange w:id="7038" w:author="Nicole Wu" w:date="2024-01-08T11:26:00Z">
                  <w:rPr>
                    <w:sz w:val="16"/>
                    <w:szCs w:val="24"/>
                  </w:rPr>
                </w:rPrChange>
              </w:rPr>
            </w:pPr>
            <w:r w:rsidRPr="00801E49">
              <w:rPr>
                <w:rFonts w:ascii="Open Sans" w:hAnsi="Open Sans" w:cs="Open Sans"/>
                <w:sz w:val="16"/>
                <w:szCs w:val="24"/>
                <w:rPrChange w:id="7039" w:author="Nicole Wu" w:date="2024-01-08T11:26:00Z">
                  <w:rPr>
                    <w:sz w:val="16"/>
                    <w:szCs w:val="24"/>
                  </w:rPr>
                </w:rPrChange>
              </w:rPr>
              <w:t>(0.44)</w:t>
            </w:r>
          </w:p>
        </w:tc>
        <w:tc>
          <w:tcPr>
            <w:tcW w:w="851" w:type="dxa"/>
            <w:tcBorders>
              <w:top w:val="nil"/>
              <w:left w:val="nil"/>
              <w:bottom w:val="nil"/>
              <w:right w:val="nil"/>
            </w:tcBorders>
            <w:tcPrChange w:id="7040" w:author="Alirah WEYORI" w:date="2024-01-08T08:33:00Z">
              <w:tcPr>
                <w:tcW w:w="850" w:type="dxa"/>
                <w:gridSpan w:val="2"/>
                <w:tcBorders>
                  <w:top w:val="nil"/>
                  <w:left w:val="nil"/>
                  <w:bottom w:val="nil"/>
                  <w:right w:val="nil"/>
                </w:tcBorders>
              </w:tcPr>
            </w:tcPrChange>
          </w:tcPr>
          <w:p w14:paraId="0ABB7F08" w14:textId="77777777" w:rsidR="00B92327" w:rsidRPr="00801E49" w:rsidRDefault="00332621" w:rsidP="00332621">
            <w:pPr>
              <w:spacing w:after="0" w:line="259" w:lineRule="auto"/>
              <w:ind w:left="67" w:right="0" w:firstLine="0"/>
              <w:jc w:val="center"/>
              <w:rPr>
                <w:rFonts w:ascii="Open Sans" w:hAnsi="Open Sans" w:cs="Open Sans"/>
                <w:sz w:val="16"/>
                <w:szCs w:val="24"/>
                <w:rPrChange w:id="7041" w:author="Nicole Wu" w:date="2024-01-08T11:26:00Z">
                  <w:rPr>
                    <w:sz w:val="16"/>
                    <w:szCs w:val="24"/>
                  </w:rPr>
                </w:rPrChange>
              </w:rPr>
            </w:pPr>
            <w:r w:rsidRPr="00801E49">
              <w:rPr>
                <w:rFonts w:ascii="Open Sans" w:hAnsi="Open Sans" w:cs="Open Sans"/>
                <w:sz w:val="16"/>
                <w:szCs w:val="24"/>
                <w:rPrChange w:id="7042" w:author="Nicole Wu" w:date="2024-01-08T11:26:00Z">
                  <w:rPr>
                    <w:sz w:val="16"/>
                    <w:szCs w:val="24"/>
                  </w:rPr>
                </w:rPrChange>
              </w:rPr>
              <w:t>(0.00)</w:t>
            </w:r>
          </w:p>
        </w:tc>
      </w:tr>
      <w:tr w:rsidR="004405B9" w:rsidRPr="00801E49" w14:paraId="4BAC40A0" w14:textId="77777777" w:rsidTr="004405B9">
        <w:tblPrEx>
          <w:tblPrExChange w:id="7043" w:author="Alirah WEYORI" w:date="2024-01-08T08:33:00Z">
            <w:tblPrEx>
              <w:tblW w:w="9781" w:type="dxa"/>
            </w:tblPrEx>
          </w:tblPrExChange>
        </w:tblPrEx>
        <w:trPr>
          <w:trHeight w:val="141"/>
          <w:trPrChange w:id="7044" w:author="Alirah WEYORI" w:date="2024-01-08T08:33:00Z">
            <w:trPr>
              <w:trHeight w:val="141"/>
            </w:trPr>
          </w:trPrChange>
        </w:trPr>
        <w:tc>
          <w:tcPr>
            <w:tcW w:w="2694" w:type="dxa"/>
            <w:tcBorders>
              <w:top w:val="nil"/>
              <w:left w:val="nil"/>
              <w:bottom w:val="nil"/>
              <w:right w:val="nil"/>
            </w:tcBorders>
            <w:tcPrChange w:id="7045" w:author="Alirah WEYORI" w:date="2024-01-08T08:33:00Z">
              <w:tcPr>
                <w:tcW w:w="2694" w:type="dxa"/>
                <w:tcBorders>
                  <w:top w:val="nil"/>
                  <w:left w:val="nil"/>
                  <w:bottom w:val="nil"/>
                  <w:right w:val="nil"/>
                </w:tcBorders>
              </w:tcPr>
            </w:tcPrChange>
          </w:tcPr>
          <w:p w14:paraId="1D53A319" w14:textId="77777777" w:rsidR="00B92327" w:rsidRPr="00801E49" w:rsidRDefault="00332621" w:rsidP="00332621">
            <w:pPr>
              <w:spacing w:after="0" w:line="259" w:lineRule="auto"/>
              <w:ind w:left="67" w:right="0" w:firstLine="0"/>
              <w:jc w:val="left"/>
              <w:rPr>
                <w:rFonts w:ascii="Open Sans" w:hAnsi="Open Sans" w:cs="Open Sans"/>
                <w:sz w:val="16"/>
                <w:szCs w:val="24"/>
                <w:rPrChange w:id="7046" w:author="Nicole Wu" w:date="2024-01-08T11:26:00Z">
                  <w:rPr>
                    <w:sz w:val="16"/>
                    <w:szCs w:val="24"/>
                  </w:rPr>
                </w:rPrChange>
              </w:rPr>
            </w:pPr>
            <w:r w:rsidRPr="00801E49">
              <w:rPr>
                <w:rFonts w:ascii="Open Sans" w:hAnsi="Open Sans" w:cs="Open Sans"/>
                <w:sz w:val="16"/>
                <w:szCs w:val="24"/>
                <w:rPrChange w:id="7047" w:author="Nicole Wu" w:date="2024-01-08T11:26:00Z">
                  <w:rPr>
                    <w:sz w:val="16"/>
                    <w:szCs w:val="24"/>
                  </w:rPr>
                </w:rPrChange>
              </w:rPr>
              <w:t>Income: Regular and Reduced OR Irregular and Unchanged/Increasing</w:t>
            </w:r>
          </w:p>
        </w:tc>
        <w:tc>
          <w:tcPr>
            <w:tcW w:w="708" w:type="dxa"/>
            <w:tcBorders>
              <w:top w:val="nil"/>
              <w:left w:val="nil"/>
              <w:bottom w:val="nil"/>
              <w:right w:val="nil"/>
            </w:tcBorders>
            <w:tcPrChange w:id="7048" w:author="Alirah WEYORI" w:date="2024-01-08T08:33:00Z">
              <w:tcPr>
                <w:tcW w:w="708" w:type="dxa"/>
                <w:gridSpan w:val="2"/>
                <w:tcBorders>
                  <w:top w:val="nil"/>
                  <w:left w:val="nil"/>
                  <w:bottom w:val="nil"/>
                  <w:right w:val="nil"/>
                </w:tcBorders>
              </w:tcPr>
            </w:tcPrChange>
          </w:tcPr>
          <w:p w14:paraId="2CA4C715" w14:textId="77777777" w:rsidR="00B92327" w:rsidRPr="00801E49" w:rsidRDefault="00332621" w:rsidP="00332621">
            <w:pPr>
              <w:spacing w:after="0" w:line="259" w:lineRule="auto"/>
              <w:ind w:left="67" w:right="0" w:firstLine="0"/>
              <w:jc w:val="center"/>
              <w:rPr>
                <w:rFonts w:ascii="Open Sans" w:hAnsi="Open Sans" w:cs="Open Sans"/>
                <w:sz w:val="16"/>
                <w:szCs w:val="24"/>
                <w:rPrChange w:id="7049" w:author="Nicole Wu" w:date="2024-01-08T11:26:00Z">
                  <w:rPr>
                    <w:sz w:val="16"/>
                    <w:szCs w:val="24"/>
                  </w:rPr>
                </w:rPrChange>
              </w:rPr>
            </w:pPr>
            <w:r w:rsidRPr="00801E49">
              <w:rPr>
                <w:rFonts w:ascii="Open Sans" w:hAnsi="Open Sans" w:cs="Open Sans"/>
                <w:sz w:val="16"/>
                <w:szCs w:val="24"/>
                <w:rPrChange w:id="7050" w:author="Nicole Wu" w:date="2024-01-08T11:26:00Z">
                  <w:rPr>
                    <w:sz w:val="16"/>
                    <w:szCs w:val="24"/>
                  </w:rPr>
                </w:rPrChange>
              </w:rPr>
              <w:t>0.42</w:t>
            </w:r>
          </w:p>
        </w:tc>
        <w:tc>
          <w:tcPr>
            <w:tcW w:w="851" w:type="dxa"/>
            <w:tcBorders>
              <w:top w:val="nil"/>
              <w:left w:val="nil"/>
              <w:bottom w:val="nil"/>
              <w:right w:val="nil"/>
            </w:tcBorders>
            <w:tcPrChange w:id="7051" w:author="Alirah WEYORI" w:date="2024-01-08T08:33:00Z">
              <w:tcPr>
                <w:tcW w:w="851" w:type="dxa"/>
                <w:tcBorders>
                  <w:top w:val="nil"/>
                  <w:left w:val="nil"/>
                  <w:bottom w:val="nil"/>
                  <w:right w:val="nil"/>
                </w:tcBorders>
              </w:tcPr>
            </w:tcPrChange>
          </w:tcPr>
          <w:p w14:paraId="487631AB" w14:textId="77777777" w:rsidR="00B92327" w:rsidRPr="00801E49" w:rsidRDefault="00332621" w:rsidP="00332621">
            <w:pPr>
              <w:spacing w:after="0" w:line="259" w:lineRule="auto"/>
              <w:ind w:left="67" w:right="0" w:firstLine="0"/>
              <w:jc w:val="center"/>
              <w:rPr>
                <w:rFonts w:ascii="Open Sans" w:hAnsi="Open Sans" w:cs="Open Sans"/>
                <w:sz w:val="16"/>
                <w:szCs w:val="24"/>
                <w:rPrChange w:id="7052" w:author="Nicole Wu" w:date="2024-01-08T11:26:00Z">
                  <w:rPr>
                    <w:sz w:val="16"/>
                    <w:szCs w:val="24"/>
                  </w:rPr>
                </w:rPrChange>
              </w:rPr>
            </w:pPr>
            <w:r w:rsidRPr="00801E49">
              <w:rPr>
                <w:rFonts w:ascii="Open Sans" w:hAnsi="Open Sans" w:cs="Open Sans"/>
                <w:sz w:val="16"/>
                <w:szCs w:val="24"/>
                <w:rPrChange w:id="7053" w:author="Nicole Wu" w:date="2024-01-08T11:26:00Z">
                  <w:rPr>
                    <w:sz w:val="16"/>
                    <w:szCs w:val="24"/>
                  </w:rPr>
                </w:rPrChange>
              </w:rPr>
              <w:t>0.50</w:t>
            </w:r>
          </w:p>
        </w:tc>
        <w:tc>
          <w:tcPr>
            <w:tcW w:w="850" w:type="dxa"/>
            <w:tcBorders>
              <w:top w:val="nil"/>
              <w:left w:val="nil"/>
              <w:bottom w:val="nil"/>
              <w:right w:val="nil"/>
            </w:tcBorders>
            <w:tcPrChange w:id="7054" w:author="Alirah WEYORI" w:date="2024-01-08T08:33:00Z">
              <w:tcPr>
                <w:tcW w:w="850" w:type="dxa"/>
                <w:tcBorders>
                  <w:top w:val="nil"/>
                  <w:left w:val="nil"/>
                  <w:bottom w:val="nil"/>
                  <w:right w:val="nil"/>
                </w:tcBorders>
              </w:tcPr>
            </w:tcPrChange>
          </w:tcPr>
          <w:p w14:paraId="795C3A12" w14:textId="77777777" w:rsidR="00B92327" w:rsidRPr="00801E49" w:rsidRDefault="00332621" w:rsidP="00332621">
            <w:pPr>
              <w:spacing w:after="0" w:line="259" w:lineRule="auto"/>
              <w:ind w:left="67" w:right="0" w:firstLine="0"/>
              <w:jc w:val="center"/>
              <w:rPr>
                <w:rFonts w:ascii="Open Sans" w:hAnsi="Open Sans" w:cs="Open Sans"/>
                <w:sz w:val="16"/>
                <w:szCs w:val="24"/>
                <w:rPrChange w:id="7055" w:author="Nicole Wu" w:date="2024-01-08T11:26:00Z">
                  <w:rPr>
                    <w:sz w:val="16"/>
                    <w:szCs w:val="24"/>
                  </w:rPr>
                </w:rPrChange>
              </w:rPr>
            </w:pPr>
            <w:r w:rsidRPr="00801E49">
              <w:rPr>
                <w:rFonts w:ascii="Open Sans" w:hAnsi="Open Sans" w:cs="Open Sans"/>
                <w:sz w:val="16"/>
                <w:szCs w:val="24"/>
                <w:rPrChange w:id="7056" w:author="Nicole Wu" w:date="2024-01-08T11:26:00Z">
                  <w:rPr>
                    <w:sz w:val="16"/>
                    <w:szCs w:val="24"/>
                  </w:rPr>
                </w:rPrChange>
              </w:rPr>
              <w:t>0.08</w:t>
            </w:r>
          </w:p>
        </w:tc>
        <w:tc>
          <w:tcPr>
            <w:tcW w:w="710" w:type="dxa"/>
            <w:tcBorders>
              <w:top w:val="nil"/>
              <w:left w:val="nil"/>
              <w:bottom w:val="nil"/>
              <w:right w:val="nil"/>
            </w:tcBorders>
            <w:tcPrChange w:id="7057" w:author="Alirah WEYORI" w:date="2024-01-08T08:33:00Z">
              <w:tcPr>
                <w:tcW w:w="710" w:type="dxa"/>
                <w:gridSpan w:val="2"/>
                <w:tcBorders>
                  <w:top w:val="nil"/>
                  <w:left w:val="nil"/>
                  <w:bottom w:val="nil"/>
                  <w:right w:val="nil"/>
                </w:tcBorders>
              </w:tcPr>
            </w:tcPrChange>
          </w:tcPr>
          <w:p w14:paraId="622CB348" w14:textId="77777777" w:rsidR="00B92327" w:rsidRPr="00801E49" w:rsidRDefault="00332621" w:rsidP="00332621">
            <w:pPr>
              <w:spacing w:after="0" w:line="259" w:lineRule="auto"/>
              <w:ind w:left="67" w:right="0" w:firstLine="0"/>
              <w:jc w:val="center"/>
              <w:rPr>
                <w:rFonts w:ascii="Open Sans" w:hAnsi="Open Sans" w:cs="Open Sans"/>
                <w:sz w:val="16"/>
                <w:szCs w:val="24"/>
                <w:rPrChange w:id="7058" w:author="Nicole Wu" w:date="2024-01-08T11:26:00Z">
                  <w:rPr>
                    <w:sz w:val="16"/>
                    <w:szCs w:val="24"/>
                  </w:rPr>
                </w:rPrChange>
              </w:rPr>
            </w:pPr>
            <w:r w:rsidRPr="00801E49">
              <w:rPr>
                <w:rFonts w:ascii="Open Sans" w:hAnsi="Open Sans" w:cs="Open Sans"/>
                <w:sz w:val="16"/>
                <w:szCs w:val="24"/>
                <w:rPrChange w:id="7059" w:author="Nicole Wu" w:date="2024-01-08T11:26:00Z">
                  <w:rPr>
                    <w:sz w:val="16"/>
                    <w:szCs w:val="24"/>
                  </w:rPr>
                </w:rPrChange>
              </w:rPr>
              <w:t>0.46</w:t>
            </w:r>
          </w:p>
        </w:tc>
        <w:tc>
          <w:tcPr>
            <w:tcW w:w="850" w:type="dxa"/>
            <w:tcBorders>
              <w:top w:val="nil"/>
              <w:left w:val="nil"/>
              <w:bottom w:val="nil"/>
              <w:right w:val="nil"/>
            </w:tcBorders>
            <w:tcPrChange w:id="7060" w:author="Alirah WEYORI" w:date="2024-01-08T08:33:00Z">
              <w:tcPr>
                <w:tcW w:w="850" w:type="dxa"/>
                <w:tcBorders>
                  <w:top w:val="nil"/>
                  <w:left w:val="nil"/>
                  <w:bottom w:val="nil"/>
                  <w:right w:val="nil"/>
                </w:tcBorders>
              </w:tcPr>
            </w:tcPrChange>
          </w:tcPr>
          <w:p w14:paraId="67E6BCFA" w14:textId="77777777" w:rsidR="00B92327" w:rsidRPr="00801E49" w:rsidRDefault="00332621" w:rsidP="00332621">
            <w:pPr>
              <w:spacing w:after="0" w:line="259" w:lineRule="auto"/>
              <w:ind w:left="67" w:right="0" w:firstLine="0"/>
              <w:jc w:val="center"/>
              <w:rPr>
                <w:rFonts w:ascii="Open Sans" w:hAnsi="Open Sans" w:cs="Open Sans"/>
                <w:sz w:val="16"/>
                <w:szCs w:val="24"/>
                <w:rPrChange w:id="7061" w:author="Nicole Wu" w:date="2024-01-08T11:26:00Z">
                  <w:rPr>
                    <w:sz w:val="16"/>
                    <w:szCs w:val="24"/>
                  </w:rPr>
                </w:rPrChange>
              </w:rPr>
            </w:pPr>
            <w:r w:rsidRPr="00801E49">
              <w:rPr>
                <w:rFonts w:ascii="Open Sans" w:hAnsi="Open Sans" w:cs="Open Sans"/>
                <w:sz w:val="16"/>
                <w:szCs w:val="24"/>
                <w:rPrChange w:id="7062" w:author="Nicole Wu" w:date="2024-01-08T11:26:00Z">
                  <w:rPr>
                    <w:sz w:val="16"/>
                    <w:szCs w:val="24"/>
                  </w:rPr>
                </w:rPrChange>
              </w:rPr>
              <w:t>0.49</w:t>
            </w:r>
          </w:p>
        </w:tc>
        <w:tc>
          <w:tcPr>
            <w:tcW w:w="850" w:type="dxa"/>
            <w:tcBorders>
              <w:top w:val="nil"/>
              <w:left w:val="nil"/>
              <w:bottom w:val="nil"/>
              <w:right w:val="nil"/>
            </w:tcBorders>
            <w:tcPrChange w:id="7063" w:author="Alirah WEYORI" w:date="2024-01-08T08:33:00Z">
              <w:tcPr>
                <w:tcW w:w="708" w:type="dxa"/>
                <w:gridSpan w:val="2"/>
                <w:tcBorders>
                  <w:top w:val="nil"/>
                  <w:left w:val="nil"/>
                  <w:bottom w:val="nil"/>
                  <w:right w:val="nil"/>
                </w:tcBorders>
              </w:tcPr>
            </w:tcPrChange>
          </w:tcPr>
          <w:p w14:paraId="19ECAB46" w14:textId="77777777" w:rsidR="00B92327" w:rsidRPr="00801E49" w:rsidRDefault="00332621" w:rsidP="00332621">
            <w:pPr>
              <w:spacing w:after="0" w:line="259" w:lineRule="auto"/>
              <w:ind w:left="67" w:right="0" w:firstLine="0"/>
              <w:jc w:val="center"/>
              <w:rPr>
                <w:rFonts w:ascii="Open Sans" w:hAnsi="Open Sans" w:cs="Open Sans"/>
                <w:sz w:val="16"/>
                <w:szCs w:val="24"/>
                <w:rPrChange w:id="7064" w:author="Nicole Wu" w:date="2024-01-08T11:26:00Z">
                  <w:rPr>
                    <w:sz w:val="16"/>
                    <w:szCs w:val="24"/>
                  </w:rPr>
                </w:rPrChange>
              </w:rPr>
            </w:pPr>
            <w:r w:rsidRPr="00801E49">
              <w:rPr>
                <w:rFonts w:ascii="Open Sans" w:hAnsi="Open Sans" w:cs="Open Sans"/>
                <w:sz w:val="16"/>
                <w:szCs w:val="24"/>
                <w:rPrChange w:id="7065" w:author="Nicole Wu" w:date="2024-01-08T11:26:00Z">
                  <w:rPr>
                    <w:sz w:val="16"/>
                    <w:szCs w:val="24"/>
                  </w:rPr>
                </w:rPrChange>
              </w:rPr>
              <w:t>0.02</w:t>
            </w:r>
          </w:p>
        </w:tc>
        <w:tc>
          <w:tcPr>
            <w:tcW w:w="709" w:type="dxa"/>
            <w:tcBorders>
              <w:top w:val="nil"/>
              <w:left w:val="nil"/>
              <w:bottom w:val="nil"/>
              <w:right w:val="nil"/>
            </w:tcBorders>
            <w:tcPrChange w:id="7066" w:author="Alirah WEYORI" w:date="2024-01-08T08:33:00Z">
              <w:tcPr>
                <w:tcW w:w="851" w:type="dxa"/>
                <w:tcBorders>
                  <w:top w:val="nil"/>
                  <w:left w:val="nil"/>
                  <w:bottom w:val="nil"/>
                  <w:right w:val="nil"/>
                </w:tcBorders>
              </w:tcPr>
            </w:tcPrChange>
          </w:tcPr>
          <w:p w14:paraId="277357DA" w14:textId="77777777" w:rsidR="00B92327" w:rsidRPr="00801E49" w:rsidRDefault="00332621" w:rsidP="00332621">
            <w:pPr>
              <w:spacing w:after="0" w:line="259" w:lineRule="auto"/>
              <w:ind w:left="67" w:right="0" w:firstLine="0"/>
              <w:jc w:val="center"/>
              <w:rPr>
                <w:rFonts w:ascii="Open Sans" w:hAnsi="Open Sans" w:cs="Open Sans"/>
                <w:sz w:val="16"/>
                <w:szCs w:val="24"/>
                <w:rPrChange w:id="7067" w:author="Nicole Wu" w:date="2024-01-08T11:26:00Z">
                  <w:rPr>
                    <w:sz w:val="16"/>
                    <w:szCs w:val="24"/>
                  </w:rPr>
                </w:rPrChange>
              </w:rPr>
            </w:pPr>
            <w:r w:rsidRPr="00801E49">
              <w:rPr>
                <w:rFonts w:ascii="Open Sans" w:hAnsi="Open Sans" w:cs="Open Sans"/>
                <w:sz w:val="16"/>
                <w:szCs w:val="24"/>
                <w:rPrChange w:id="7068" w:author="Nicole Wu" w:date="2024-01-08T11:26:00Z">
                  <w:rPr>
                    <w:sz w:val="16"/>
                    <w:szCs w:val="24"/>
                  </w:rPr>
                </w:rPrChange>
              </w:rPr>
              <w:t>0.45</w:t>
            </w:r>
          </w:p>
        </w:tc>
        <w:tc>
          <w:tcPr>
            <w:tcW w:w="850" w:type="dxa"/>
            <w:tcBorders>
              <w:top w:val="nil"/>
              <w:left w:val="nil"/>
              <w:bottom w:val="nil"/>
              <w:right w:val="nil"/>
            </w:tcBorders>
            <w:tcPrChange w:id="7069" w:author="Alirah WEYORI" w:date="2024-01-08T08:33:00Z">
              <w:tcPr>
                <w:tcW w:w="709" w:type="dxa"/>
                <w:tcBorders>
                  <w:top w:val="nil"/>
                  <w:left w:val="nil"/>
                  <w:bottom w:val="nil"/>
                  <w:right w:val="nil"/>
                </w:tcBorders>
              </w:tcPr>
            </w:tcPrChange>
          </w:tcPr>
          <w:p w14:paraId="0EFDFB3F" w14:textId="77777777" w:rsidR="00B92327" w:rsidRPr="00801E49" w:rsidRDefault="00332621" w:rsidP="00332621">
            <w:pPr>
              <w:spacing w:after="0" w:line="259" w:lineRule="auto"/>
              <w:ind w:left="67" w:right="0" w:firstLine="0"/>
              <w:jc w:val="center"/>
              <w:rPr>
                <w:rFonts w:ascii="Open Sans" w:hAnsi="Open Sans" w:cs="Open Sans"/>
                <w:sz w:val="16"/>
                <w:szCs w:val="24"/>
                <w:rPrChange w:id="7070" w:author="Nicole Wu" w:date="2024-01-08T11:26:00Z">
                  <w:rPr>
                    <w:sz w:val="16"/>
                    <w:szCs w:val="24"/>
                  </w:rPr>
                </w:rPrChange>
              </w:rPr>
            </w:pPr>
            <w:r w:rsidRPr="00801E49">
              <w:rPr>
                <w:rFonts w:ascii="Open Sans" w:hAnsi="Open Sans" w:cs="Open Sans"/>
                <w:sz w:val="16"/>
                <w:szCs w:val="24"/>
                <w:rPrChange w:id="7071" w:author="Nicole Wu" w:date="2024-01-08T11:26:00Z">
                  <w:rPr>
                    <w:sz w:val="16"/>
                    <w:szCs w:val="24"/>
                  </w:rPr>
                </w:rPrChange>
              </w:rPr>
              <w:t>0.49</w:t>
            </w:r>
          </w:p>
        </w:tc>
        <w:tc>
          <w:tcPr>
            <w:tcW w:w="851" w:type="dxa"/>
            <w:tcBorders>
              <w:top w:val="nil"/>
              <w:left w:val="nil"/>
              <w:bottom w:val="nil"/>
              <w:right w:val="nil"/>
            </w:tcBorders>
            <w:tcPrChange w:id="7072" w:author="Alirah WEYORI" w:date="2024-01-08T08:33:00Z">
              <w:tcPr>
                <w:tcW w:w="850" w:type="dxa"/>
                <w:gridSpan w:val="2"/>
                <w:tcBorders>
                  <w:top w:val="nil"/>
                  <w:left w:val="nil"/>
                  <w:bottom w:val="nil"/>
                  <w:right w:val="nil"/>
                </w:tcBorders>
              </w:tcPr>
            </w:tcPrChange>
          </w:tcPr>
          <w:p w14:paraId="409C6A71" w14:textId="77777777" w:rsidR="00B92327" w:rsidRPr="00801E49" w:rsidRDefault="00332621" w:rsidP="00332621">
            <w:pPr>
              <w:spacing w:after="0" w:line="259" w:lineRule="auto"/>
              <w:ind w:left="67" w:right="0" w:firstLine="0"/>
              <w:jc w:val="center"/>
              <w:rPr>
                <w:rFonts w:ascii="Open Sans" w:hAnsi="Open Sans" w:cs="Open Sans"/>
                <w:sz w:val="16"/>
                <w:szCs w:val="24"/>
                <w:rPrChange w:id="7073" w:author="Nicole Wu" w:date="2024-01-08T11:26:00Z">
                  <w:rPr>
                    <w:sz w:val="16"/>
                    <w:szCs w:val="24"/>
                  </w:rPr>
                </w:rPrChange>
              </w:rPr>
            </w:pPr>
            <w:r w:rsidRPr="00801E49">
              <w:rPr>
                <w:rFonts w:ascii="Open Sans" w:hAnsi="Open Sans" w:cs="Open Sans"/>
                <w:sz w:val="16"/>
                <w:szCs w:val="24"/>
                <w:rPrChange w:id="7074" w:author="Nicole Wu" w:date="2024-01-08T11:26:00Z">
                  <w:rPr>
                    <w:sz w:val="16"/>
                    <w:szCs w:val="24"/>
                  </w:rPr>
                </w:rPrChange>
              </w:rPr>
              <w:t>0.04</w:t>
            </w:r>
          </w:p>
        </w:tc>
      </w:tr>
      <w:tr w:rsidR="004405B9" w:rsidRPr="00801E49" w14:paraId="2C379C3A" w14:textId="77777777" w:rsidTr="004405B9">
        <w:tblPrEx>
          <w:tblPrExChange w:id="7075" w:author="Alirah WEYORI" w:date="2024-01-08T08:33:00Z">
            <w:tblPrEx>
              <w:tblW w:w="9781" w:type="dxa"/>
            </w:tblPrEx>
          </w:tblPrExChange>
        </w:tblPrEx>
        <w:trPr>
          <w:trHeight w:val="141"/>
          <w:trPrChange w:id="7076" w:author="Alirah WEYORI" w:date="2024-01-08T08:33:00Z">
            <w:trPr>
              <w:trHeight w:val="141"/>
            </w:trPr>
          </w:trPrChange>
        </w:trPr>
        <w:tc>
          <w:tcPr>
            <w:tcW w:w="2694" w:type="dxa"/>
            <w:tcBorders>
              <w:top w:val="nil"/>
              <w:left w:val="nil"/>
              <w:bottom w:val="nil"/>
              <w:right w:val="nil"/>
            </w:tcBorders>
            <w:tcPrChange w:id="7077" w:author="Alirah WEYORI" w:date="2024-01-08T08:33:00Z">
              <w:tcPr>
                <w:tcW w:w="2694" w:type="dxa"/>
                <w:tcBorders>
                  <w:top w:val="nil"/>
                  <w:left w:val="nil"/>
                  <w:bottom w:val="nil"/>
                  <w:right w:val="nil"/>
                </w:tcBorders>
              </w:tcPr>
            </w:tcPrChange>
          </w:tcPr>
          <w:p w14:paraId="2A381038" w14:textId="77777777" w:rsidR="00B92327" w:rsidRPr="00801E49" w:rsidRDefault="00B92327" w:rsidP="00332621">
            <w:pPr>
              <w:spacing w:after="0" w:line="259" w:lineRule="auto"/>
              <w:ind w:left="67" w:right="0" w:firstLine="0"/>
              <w:jc w:val="left"/>
              <w:rPr>
                <w:rFonts w:ascii="Open Sans" w:hAnsi="Open Sans" w:cs="Open Sans"/>
                <w:sz w:val="16"/>
                <w:szCs w:val="24"/>
                <w:rPrChange w:id="7078" w:author="Nicole Wu" w:date="2024-01-08T11:26:00Z">
                  <w:rPr>
                    <w:sz w:val="16"/>
                    <w:szCs w:val="24"/>
                  </w:rPr>
                </w:rPrChange>
              </w:rPr>
            </w:pPr>
          </w:p>
        </w:tc>
        <w:tc>
          <w:tcPr>
            <w:tcW w:w="708" w:type="dxa"/>
            <w:tcBorders>
              <w:top w:val="nil"/>
              <w:left w:val="nil"/>
              <w:bottom w:val="nil"/>
              <w:right w:val="nil"/>
            </w:tcBorders>
            <w:tcPrChange w:id="7079" w:author="Alirah WEYORI" w:date="2024-01-08T08:33:00Z">
              <w:tcPr>
                <w:tcW w:w="708" w:type="dxa"/>
                <w:gridSpan w:val="2"/>
                <w:tcBorders>
                  <w:top w:val="nil"/>
                  <w:left w:val="nil"/>
                  <w:bottom w:val="nil"/>
                  <w:right w:val="nil"/>
                </w:tcBorders>
              </w:tcPr>
            </w:tcPrChange>
          </w:tcPr>
          <w:p w14:paraId="43D302DE" w14:textId="77777777" w:rsidR="00B92327" w:rsidRPr="00801E49" w:rsidRDefault="00332621" w:rsidP="00332621">
            <w:pPr>
              <w:spacing w:after="0" w:line="259" w:lineRule="auto"/>
              <w:ind w:left="67" w:right="0" w:firstLine="0"/>
              <w:jc w:val="center"/>
              <w:rPr>
                <w:rFonts w:ascii="Open Sans" w:hAnsi="Open Sans" w:cs="Open Sans"/>
                <w:sz w:val="16"/>
                <w:szCs w:val="24"/>
                <w:rPrChange w:id="7080" w:author="Nicole Wu" w:date="2024-01-08T11:26:00Z">
                  <w:rPr>
                    <w:sz w:val="16"/>
                    <w:szCs w:val="24"/>
                  </w:rPr>
                </w:rPrChange>
              </w:rPr>
            </w:pPr>
            <w:r w:rsidRPr="00801E49">
              <w:rPr>
                <w:rFonts w:ascii="Open Sans" w:hAnsi="Open Sans" w:cs="Open Sans"/>
                <w:sz w:val="16"/>
                <w:szCs w:val="24"/>
                <w:rPrChange w:id="7081" w:author="Nicole Wu" w:date="2024-01-08T11:26:00Z">
                  <w:rPr>
                    <w:sz w:val="16"/>
                    <w:szCs w:val="24"/>
                  </w:rPr>
                </w:rPrChange>
              </w:rPr>
              <w:t>(0.49)</w:t>
            </w:r>
          </w:p>
        </w:tc>
        <w:tc>
          <w:tcPr>
            <w:tcW w:w="851" w:type="dxa"/>
            <w:tcBorders>
              <w:top w:val="nil"/>
              <w:left w:val="nil"/>
              <w:bottom w:val="nil"/>
              <w:right w:val="nil"/>
            </w:tcBorders>
            <w:tcPrChange w:id="7082" w:author="Alirah WEYORI" w:date="2024-01-08T08:33:00Z">
              <w:tcPr>
                <w:tcW w:w="851" w:type="dxa"/>
                <w:tcBorders>
                  <w:top w:val="nil"/>
                  <w:left w:val="nil"/>
                  <w:bottom w:val="nil"/>
                  <w:right w:val="nil"/>
                </w:tcBorders>
              </w:tcPr>
            </w:tcPrChange>
          </w:tcPr>
          <w:p w14:paraId="1121E647" w14:textId="77777777" w:rsidR="00B92327" w:rsidRPr="00801E49" w:rsidRDefault="00332621" w:rsidP="00332621">
            <w:pPr>
              <w:spacing w:after="0" w:line="259" w:lineRule="auto"/>
              <w:ind w:left="67" w:right="0" w:firstLine="0"/>
              <w:jc w:val="center"/>
              <w:rPr>
                <w:rFonts w:ascii="Open Sans" w:hAnsi="Open Sans" w:cs="Open Sans"/>
                <w:sz w:val="16"/>
                <w:szCs w:val="24"/>
                <w:rPrChange w:id="7083" w:author="Nicole Wu" w:date="2024-01-08T11:26:00Z">
                  <w:rPr>
                    <w:sz w:val="16"/>
                    <w:szCs w:val="24"/>
                  </w:rPr>
                </w:rPrChange>
              </w:rPr>
            </w:pPr>
            <w:r w:rsidRPr="00801E49">
              <w:rPr>
                <w:rFonts w:ascii="Open Sans" w:hAnsi="Open Sans" w:cs="Open Sans"/>
                <w:sz w:val="16"/>
                <w:szCs w:val="24"/>
                <w:rPrChange w:id="7084" w:author="Nicole Wu" w:date="2024-01-08T11:26:00Z">
                  <w:rPr>
                    <w:sz w:val="16"/>
                    <w:szCs w:val="24"/>
                  </w:rPr>
                </w:rPrChange>
              </w:rPr>
              <w:t>(0.50)</w:t>
            </w:r>
          </w:p>
        </w:tc>
        <w:tc>
          <w:tcPr>
            <w:tcW w:w="850" w:type="dxa"/>
            <w:tcBorders>
              <w:top w:val="nil"/>
              <w:left w:val="nil"/>
              <w:bottom w:val="nil"/>
              <w:right w:val="nil"/>
            </w:tcBorders>
            <w:tcPrChange w:id="7085" w:author="Alirah WEYORI" w:date="2024-01-08T08:33:00Z">
              <w:tcPr>
                <w:tcW w:w="850" w:type="dxa"/>
                <w:tcBorders>
                  <w:top w:val="nil"/>
                  <w:left w:val="nil"/>
                  <w:bottom w:val="nil"/>
                  <w:right w:val="nil"/>
                </w:tcBorders>
              </w:tcPr>
            </w:tcPrChange>
          </w:tcPr>
          <w:p w14:paraId="5C8BED49" w14:textId="77777777" w:rsidR="00B92327" w:rsidRPr="00801E49" w:rsidRDefault="00332621" w:rsidP="00332621">
            <w:pPr>
              <w:spacing w:after="0" w:line="259" w:lineRule="auto"/>
              <w:ind w:left="67" w:right="0" w:firstLine="0"/>
              <w:jc w:val="center"/>
              <w:rPr>
                <w:rFonts w:ascii="Open Sans" w:hAnsi="Open Sans" w:cs="Open Sans"/>
                <w:sz w:val="16"/>
                <w:szCs w:val="24"/>
                <w:rPrChange w:id="7086" w:author="Nicole Wu" w:date="2024-01-08T11:26:00Z">
                  <w:rPr>
                    <w:sz w:val="16"/>
                    <w:szCs w:val="24"/>
                  </w:rPr>
                </w:rPrChange>
              </w:rPr>
            </w:pPr>
            <w:r w:rsidRPr="00801E49">
              <w:rPr>
                <w:rFonts w:ascii="Open Sans" w:hAnsi="Open Sans" w:cs="Open Sans"/>
                <w:sz w:val="16"/>
                <w:szCs w:val="24"/>
                <w:rPrChange w:id="7087" w:author="Nicole Wu" w:date="2024-01-08T11:26:00Z">
                  <w:rPr>
                    <w:sz w:val="16"/>
                    <w:szCs w:val="24"/>
                  </w:rPr>
                </w:rPrChange>
              </w:rPr>
              <w:t>(0.13)</w:t>
            </w:r>
          </w:p>
        </w:tc>
        <w:tc>
          <w:tcPr>
            <w:tcW w:w="710" w:type="dxa"/>
            <w:tcBorders>
              <w:top w:val="nil"/>
              <w:left w:val="nil"/>
              <w:bottom w:val="nil"/>
              <w:right w:val="nil"/>
            </w:tcBorders>
            <w:tcPrChange w:id="7088" w:author="Alirah WEYORI" w:date="2024-01-08T08:33:00Z">
              <w:tcPr>
                <w:tcW w:w="710" w:type="dxa"/>
                <w:gridSpan w:val="2"/>
                <w:tcBorders>
                  <w:top w:val="nil"/>
                  <w:left w:val="nil"/>
                  <w:bottom w:val="nil"/>
                  <w:right w:val="nil"/>
                </w:tcBorders>
              </w:tcPr>
            </w:tcPrChange>
          </w:tcPr>
          <w:p w14:paraId="7F1AEBE6" w14:textId="77777777" w:rsidR="00B92327" w:rsidRPr="00801E49" w:rsidRDefault="00332621" w:rsidP="00332621">
            <w:pPr>
              <w:spacing w:after="0" w:line="259" w:lineRule="auto"/>
              <w:ind w:left="67" w:right="0" w:firstLine="0"/>
              <w:jc w:val="center"/>
              <w:rPr>
                <w:rFonts w:ascii="Open Sans" w:hAnsi="Open Sans" w:cs="Open Sans"/>
                <w:sz w:val="16"/>
                <w:szCs w:val="24"/>
                <w:rPrChange w:id="7089" w:author="Nicole Wu" w:date="2024-01-08T11:26:00Z">
                  <w:rPr>
                    <w:sz w:val="16"/>
                    <w:szCs w:val="24"/>
                  </w:rPr>
                </w:rPrChange>
              </w:rPr>
            </w:pPr>
            <w:r w:rsidRPr="00801E49">
              <w:rPr>
                <w:rFonts w:ascii="Open Sans" w:hAnsi="Open Sans" w:cs="Open Sans"/>
                <w:sz w:val="16"/>
                <w:szCs w:val="24"/>
                <w:rPrChange w:id="7090" w:author="Nicole Wu" w:date="2024-01-08T11:26:00Z">
                  <w:rPr>
                    <w:sz w:val="16"/>
                    <w:szCs w:val="24"/>
                  </w:rPr>
                </w:rPrChange>
              </w:rPr>
              <w:t>(0.50)</w:t>
            </w:r>
          </w:p>
        </w:tc>
        <w:tc>
          <w:tcPr>
            <w:tcW w:w="850" w:type="dxa"/>
            <w:tcBorders>
              <w:top w:val="nil"/>
              <w:left w:val="nil"/>
              <w:bottom w:val="nil"/>
              <w:right w:val="nil"/>
            </w:tcBorders>
            <w:tcPrChange w:id="7091" w:author="Alirah WEYORI" w:date="2024-01-08T08:33:00Z">
              <w:tcPr>
                <w:tcW w:w="850" w:type="dxa"/>
                <w:tcBorders>
                  <w:top w:val="nil"/>
                  <w:left w:val="nil"/>
                  <w:bottom w:val="nil"/>
                  <w:right w:val="nil"/>
                </w:tcBorders>
              </w:tcPr>
            </w:tcPrChange>
          </w:tcPr>
          <w:p w14:paraId="46D8C35A" w14:textId="77777777" w:rsidR="00B92327" w:rsidRPr="00801E49" w:rsidRDefault="00332621" w:rsidP="00332621">
            <w:pPr>
              <w:spacing w:after="0" w:line="259" w:lineRule="auto"/>
              <w:ind w:left="67" w:right="0" w:firstLine="0"/>
              <w:jc w:val="center"/>
              <w:rPr>
                <w:rFonts w:ascii="Open Sans" w:hAnsi="Open Sans" w:cs="Open Sans"/>
                <w:sz w:val="16"/>
                <w:szCs w:val="24"/>
                <w:rPrChange w:id="7092" w:author="Nicole Wu" w:date="2024-01-08T11:26:00Z">
                  <w:rPr>
                    <w:sz w:val="16"/>
                    <w:szCs w:val="24"/>
                  </w:rPr>
                </w:rPrChange>
              </w:rPr>
            </w:pPr>
            <w:r w:rsidRPr="00801E49">
              <w:rPr>
                <w:rFonts w:ascii="Open Sans" w:hAnsi="Open Sans" w:cs="Open Sans"/>
                <w:sz w:val="16"/>
                <w:szCs w:val="24"/>
                <w:rPrChange w:id="7093" w:author="Nicole Wu" w:date="2024-01-08T11:26:00Z">
                  <w:rPr>
                    <w:sz w:val="16"/>
                    <w:szCs w:val="24"/>
                  </w:rPr>
                </w:rPrChange>
              </w:rPr>
              <w:t>(0.50)</w:t>
            </w:r>
          </w:p>
        </w:tc>
        <w:tc>
          <w:tcPr>
            <w:tcW w:w="850" w:type="dxa"/>
            <w:tcBorders>
              <w:top w:val="nil"/>
              <w:left w:val="nil"/>
              <w:bottom w:val="nil"/>
              <w:right w:val="nil"/>
            </w:tcBorders>
            <w:tcPrChange w:id="7094" w:author="Alirah WEYORI" w:date="2024-01-08T08:33:00Z">
              <w:tcPr>
                <w:tcW w:w="708" w:type="dxa"/>
                <w:gridSpan w:val="2"/>
                <w:tcBorders>
                  <w:top w:val="nil"/>
                  <w:left w:val="nil"/>
                  <w:bottom w:val="nil"/>
                  <w:right w:val="nil"/>
                </w:tcBorders>
              </w:tcPr>
            </w:tcPrChange>
          </w:tcPr>
          <w:p w14:paraId="04CB23A6" w14:textId="77777777" w:rsidR="00B92327" w:rsidRPr="00801E49" w:rsidRDefault="00332621" w:rsidP="00332621">
            <w:pPr>
              <w:spacing w:after="0" w:line="259" w:lineRule="auto"/>
              <w:ind w:left="67" w:right="0" w:firstLine="0"/>
              <w:jc w:val="center"/>
              <w:rPr>
                <w:rFonts w:ascii="Open Sans" w:hAnsi="Open Sans" w:cs="Open Sans"/>
                <w:sz w:val="16"/>
                <w:szCs w:val="24"/>
                <w:rPrChange w:id="7095" w:author="Nicole Wu" w:date="2024-01-08T11:26:00Z">
                  <w:rPr>
                    <w:sz w:val="16"/>
                    <w:szCs w:val="24"/>
                  </w:rPr>
                </w:rPrChange>
              </w:rPr>
            </w:pPr>
            <w:r w:rsidRPr="00801E49">
              <w:rPr>
                <w:rFonts w:ascii="Open Sans" w:hAnsi="Open Sans" w:cs="Open Sans"/>
                <w:sz w:val="16"/>
                <w:szCs w:val="24"/>
                <w:rPrChange w:id="7096" w:author="Nicole Wu" w:date="2024-01-08T11:26:00Z">
                  <w:rPr>
                    <w:sz w:val="16"/>
                    <w:szCs w:val="24"/>
                  </w:rPr>
                </w:rPrChange>
              </w:rPr>
              <w:t>(0.63)</w:t>
            </w:r>
          </w:p>
        </w:tc>
        <w:tc>
          <w:tcPr>
            <w:tcW w:w="709" w:type="dxa"/>
            <w:tcBorders>
              <w:top w:val="nil"/>
              <w:left w:val="nil"/>
              <w:bottom w:val="nil"/>
              <w:right w:val="nil"/>
            </w:tcBorders>
            <w:tcPrChange w:id="7097" w:author="Alirah WEYORI" w:date="2024-01-08T08:33:00Z">
              <w:tcPr>
                <w:tcW w:w="851" w:type="dxa"/>
                <w:tcBorders>
                  <w:top w:val="nil"/>
                  <w:left w:val="nil"/>
                  <w:bottom w:val="nil"/>
                  <w:right w:val="nil"/>
                </w:tcBorders>
              </w:tcPr>
            </w:tcPrChange>
          </w:tcPr>
          <w:p w14:paraId="00234384" w14:textId="77777777" w:rsidR="00B92327" w:rsidRPr="00801E49" w:rsidRDefault="00332621" w:rsidP="00332621">
            <w:pPr>
              <w:spacing w:after="0" w:line="259" w:lineRule="auto"/>
              <w:ind w:left="67" w:right="0" w:firstLine="0"/>
              <w:jc w:val="center"/>
              <w:rPr>
                <w:rFonts w:ascii="Open Sans" w:hAnsi="Open Sans" w:cs="Open Sans"/>
                <w:sz w:val="16"/>
                <w:szCs w:val="24"/>
                <w:rPrChange w:id="7098" w:author="Nicole Wu" w:date="2024-01-08T11:26:00Z">
                  <w:rPr>
                    <w:sz w:val="16"/>
                    <w:szCs w:val="24"/>
                  </w:rPr>
                </w:rPrChange>
              </w:rPr>
            </w:pPr>
            <w:r w:rsidRPr="00801E49">
              <w:rPr>
                <w:rFonts w:ascii="Open Sans" w:hAnsi="Open Sans" w:cs="Open Sans"/>
                <w:sz w:val="16"/>
                <w:szCs w:val="24"/>
                <w:rPrChange w:id="7099" w:author="Nicole Wu" w:date="2024-01-08T11:26:00Z">
                  <w:rPr>
                    <w:sz w:val="16"/>
                    <w:szCs w:val="24"/>
                  </w:rPr>
                </w:rPrChange>
              </w:rPr>
              <w:t>(0.50)</w:t>
            </w:r>
          </w:p>
        </w:tc>
        <w:tc>
          <w:tcPr>
            <w:tcW w:w="850" w:type="dxa"/>
            <w:tcBorders>
              <w:top w:val="nil"/>
              <w:left w:val="nil"/>
              <w:bottom w:val="nil"/>
              <w:right w:val="nil"/>
            </w:tcBorders>
            <w:tcPrChange w:id="7100" w:author="Alirah WEYORI" w:date="2024-01-08T08:33:00Z">
              <w:tcPr>
                <w:tcW w:w="709" w:type="dxa"/>
                <w:tcBorders>
                  <w:top w:val="nil"/>
                  <w:left w:val="nil"/>
                  <w:bottom w:val="nil"/>
                  <w:right w:val="nil"/>
                </w:tcBorders>
              </w:tcPr>
            </w:tcPrChange>
          </w:tcPr>
          <w:p w14:paraId="63E1D8DF" w14:textId="77777777" w:rsidR="00B92327" w:rsidRPr="00801E49" w:rsidRDefault="00332621" w:rsidP="00332621">
            <w:pPr>
              <w:spacing w:after="0" w:line="259" w:lineRule="auto"/>
              <w:ind w:left="67" w:right="0" w:firstLine="0"/>
              <w:jc w:val="center"/>
              <w:rPr>
                <w:rFonts w:ascii="Open Sans" w:hAnsi="Open Sans" w:cs="Open Sans"/>
                <w:sz w:val="16"/>
                <w:szCs w:val="24"/>
                <w:rPrChange w:id="7101" w:author="Nicole Wu" w:date="2024-01-08T11:26:00Z">
                  <w:rPr>
                    <w:sz w:val="16"/>
                    <w:szCs w:val="24"/>
                  </w:rPr>
                </w:rPrChange>
              </w:rPr>
            </w:pPr>
            <w:r w:rsidRPr="00801E49">
              <w:rPr>
                <w:rFonts w:ascii="Open Sans" w:hAnsi="Open Sans" w:cs="Open Sans"/>
                <w:sz w:val="16"/>
                <w:szCs w:val="24"/>
                <w:rPrChange w:id="7102" w:author="Nicole Wu" w:date="2024-01-08T11:26:00Z">
                  <w:rPr>
                    <w:sz w:val="16"/>
                    <w:szCs w:val="24"/>
                  </w:rPr>
                </w:rPrChange>
              </w:rPr>
              <w:t>(0.50)</w:t>
            </w:r>
          </w:p>
        </w:tc>
        <w:tc>
          <w:tcPr>
            <w:tcW w:w="851" w:type="dxa"/>
            <w:tcBorders>
              <w:top w:val="nil"/>
              <w:left w:val="nil"/>
              <w:bottom w:val="nil"/>
              <w:right w:val="nil"/>
            </w:tcBorders>
            <w:tcPrChange w:id="7103" w:author="Alirah WEYORI" w:date="2024-01-08T08:33:00Z">
              <w:tcPr>
                <w:tcW w:w="850" w:type="dxa"/>
                <w:gridSpan w:val="2"/>
                <w:tcBorders>
                  <w:top w:val="nil"/>
                  <w:left w:val="nil"/>
                  <w:bottom w:val="nil"/>
                  <w:right w:val="nil"/>
                </w:tcBorders>
              </w:tcPr>
            </w:tcPrChange>
          </w:tcPr>
          <w:p w14:paraId="6A49CC83" w14:textId="77777777" w:rsidR="00B92327" w:rsidRPr="00801E49" w:rsidRDefault="00332621" w:rsidP="00332621">
            <w:pPr>
              <w:spacing w:after="0" w:line="259" w:lineRule="auto"/>
              <w:ind w:left="67" w:right="0" w:firstLine="0"/>
              <w:jc w:val="center"/>
              <w:rPr>
                <w:rFonts w:ascii="Open Sans" w:hAnsi="Open Sans" w:cs="Open Sans"/>
                <w:sz w:val="16"/>
                <w:szCs w:val="24"/>
                <w:rPrChange w:id="7104" w:author="Nicole Wu" w:date="2024-01-08T11:26:00Z">
                  <w:rPr>
                    <w:sz w:val="16"/>
                    <w:szCs w:val="24"/>
                  </w:rPr>
                </w:rPrChange>
              </w:rPr>
            </w:pPr>
            <w:r w:rsidRPr="00801E49">
              <w:rPr>
                <w:rFonts w:ascii="Open Sans" w:hAnsi="Open Sans" w:cs="Open Sans"/>
                <w:sz w:val="16"/>
                <w:szCs w:val="24"/>
                <w:rPrChange w:id="7105" w:author="Nicole Wu" w:date="2024-01-08T11:26:00Z">
                  <w:rPr>
                    <w:sz w:val="16"/>
                    <w:szCs w:val="24"/>
                  </w:rPr>
                </w:rPrChange>
              </w:rPr>
              <w:t>(0.22)</w:t>
            </w:r>
          </w:p>
        </w:tc>
      </w:tr>
      <w:tr w:rsidR="004405B9" w:rsidRPr="00801E49" w14:paraId="6D112857" w14:textId="77777777" w:rsidTr="004405B9">
        <w:tblPrEx>
          <w:tblPrExChange w:id="7106" w:author="Alirah WEYORI" w:date="2024-01-08T08:33:00Z">
            <w:tblPrEx>
              <w:tblW w:w="9781" w:type="dxa"/>
            </w:tblPrEx>
          </w:tblPrExChange>
        </w:tblPrEx>
        <w:trPr>
          <w:trHeight w:val="141"/>
          <w:trPrChange w:id="7107" w:author="Alirah WEYORI" w:date="2024-01-08T08:33:00Z">
            <w:trPr>
              <w:trHeight w:val="141"/>
            </w:trPr>
          </w:trPrChange>
        </w:trPr>
        <w:tc>
          <w:tcPr>
            <w:tcW w:w="2694" w:type="dxa"/>
            <w:tcBorders>
              <w:top w:val="nil"/>
              <w:left w:val="nil"/>
              <w:bottom w:val="nil"/>
              <w:right w:val="nil"/>
            </w:tcBorders>
            <w:tcPrChange w:id="7108" w:author="Alirah WEYORI" w:date="2024-01-08T08:33:00Z">
              <w:tcPr>
                <w:tcW w:w="2694" w:type="dxa"/>
                <w:tcBorders>
                  <w:top w:val="nil"/>
                  <w:left w:val="nil"/>
                  <w:bottom w:val="nil"/>
                  <w:right w:val="nil"/>
                </w:tcBorders>
              </w:tcPr>
            </w:tcPrChange>
          </w:tcPr>
          <w:p w14:paraId="6C71205B" w14:textId="77777777" w:rsidR="00B92327" w:rsidRPr="00801E49" w:rsidRDefault="00332621" w:rsidP="00332621">
            <w:pPr>
              <w:spacing w:after="0" w:line="259" w:lineRule="auto"/>
              <w:ind w:left="67" w:right="0" w:firstLine="0"/>
              <w:jc w:val="left"/>
              <w:rPr>
                <w:rFonts w:ascii="Open Sans" w:hAnsi="Open Sans" w:cs="Open Sans"/>
                <w:sz w:val="16"/>
                <w:szCs w:val="24"/>
                <w:rPrChange w:id="7109" w:author="Nicole Wu" w:date="2024-01-08T11:26:00Z">
                  <w:rPr>
                    <w:sz w:val="16"/>
                    <w:szCs w:val="24"/>
                  </w:rPr>
                </w:rPrChange>
              </w:rPr>
            </w:pPr>
            <w:r w:rsidRPr="00801E49">
              <w:rPr>
                <w:rFonts w:ascii="Open Sans" w:hAnsi="Open Sans" w:cs="Open Sans"/>
                <w:sz w:val="16"/>
                <w:szCs w:val="24"/>
                <w:rPrChange w:id="7110" w:author="Nicole Wu" w:date="2024-01-08T11:26:00Z">
                  <w:rPr>
                    <w:sz w:val="16"/>
                    <w:szCs w:val="24"/>
                  </w:rPr>
                </w:rPrChange>
              </w:rPr>
              <w:t>Income: Irregular and Reduced</w:t>
            </w:r>
          </w:p>
        </w:tc>
        <w:tc>
          <w:tcPr>
            <w:tcW w:w="708" w:type="dxa"/>
            <w:tcBorders>
              <w:top w:val="nil"/>
              <w:left w:val="nil"/>
              <w:bottom w:val="nil"/>
              <w:right w:val="nil"/>
            </w:tcBorders>
            <w:tcPrChange w:id="7111" w:author="Alirah WEYORI" w:date="2024-01-08T08:33:00Z">
              <w:tcPr>
                <w:tcW w:w="708" w:type="dxa"/>
                <w:gridSpan w:val="2"/>
                <w:tcBorders>
                  <w:top w:val="nil"/>
                  <w:left w:val="nil"/>
                  <w:bottom w:val="nil"/>
                  <w:right w:val="nil"/>
                </w:tcBorders>
              </w:tcPr>
            </w:tcPrChange>
          </w:tcPr>
          <w:p w14:paraId="4AF3213E" w14:textId="77777777" w:rsidR="00B92327" w:rsidRPr="00801E49" w:rsidRDefault="00332621" w:rsidP="00332621">
            <w:pPr>
              <w:spacing w:after="0" w:line="259" w:lineRule="auto"/>
              <w:ind w:left="67" w:right="0" w:firstLine="0"/>
              <w:jc w:val="center"/>
              <w:rPr>
                <w:rFonts w:ascii="Open Sans" w:hAnsi="Open Sans" w:cs="Open Sans"/>
                <w:sz w:val="16"/>
                <w:szCs w:val="24"/>
                <w:rPrChange w:id="7112" w:author="Nicole Wu" w:date="2024-01-08T11:26:00Z">
                  <w:rPr>
                    <w:sz w:val="16"/>
                    <w:szCs w:val="24"/>
                  </w:rPr>
                </w:rPrChange>
              </w:rPr>
            </w:pPr>
            <w:r w:rsidRPr="00801E49">
              <w:rPr>
                <w:rFonts w:ascii="Open Sans" w:hAnsi="Open Sans" w:cs="Open Sans"/>
                <w:sz w:val="16"/>
                <w:szCs w:val="24"/>
                <w:rPrChange w:id="7113" w:author="Nicole Wu" w:date="2024-01-08T11:26:00Z">
                  <w:rPr>
                    <w:sz w:val="16"/>
                    <w:szCs w:val="24"/>
                  </w:rPr>
                </w:rPrChange>
              </w:rPr>
              <w:t>0.12</w:t>
            </w:r>
          </w:p>
        </w:tc>
        <w:tc>
          <w:tcPr>
            <w:tcW w:w="851" w:type="dxa"/>
            <w:tcBorders>
              <w:top w:val="nil"/>
              <w:left w:val="nil"/>
              <w:bottom w:val="nil"/>
              <w:right w:val="nil"/>
            </w:tcBorders>
            <w:tcPrChange w:id="7114" w:author="Alirah WEYORI" w:date="2024-01-08T08:33:00Z">
              <w:tcPr>
                <w:tcW w:w="851" w:type="dxa"/>
                <w:tcBorders>
                  <w:top w:val="nil"/>
                  <w:left w:val="nil"/>
                  <w:bottom w:val="nil"/>
                  <w:right w:val="nil"/>
                </w:tcBorders>
              </w:tcPr>
            </w:tcPrChange>
          </w:tcPr>
          <w:p w14:paraId="6C4F2DCC" w14:textId="77777777" w:rsidR="00B92327" w:rsidRPr="00801E49" w:rsidRDefault="00332621" w:rsidP="00332621">
            <w:pPr>
              <w:spacing w:after="0" w:line="259" w:lineRule="auto"/>
              <w:ind w:left="67" w:right="0" w:firstLine="0"/>
              <w:jc w:val="center"/>
              <w:rPr>
                <w:rFonts w:ascii="Open Sans" w:hAnsi="Open Sans" w:cs="Open Sans"/>
                <w:sz w:val="16"/>
                <w:szCs w:val="24"/>
                <w:rPrChange w:id="7115" w:author="Nicole Wu" w:date="2024-01-08T11:26:00Z">
                  <w:rPr>
                    <w:sz w:val="16"/>
                    <w:szCs w:val="24"/>
                  </w:rPr>
                </w:rPrChange>
              </w:rPr>
            </w:pPr>
            <w:r w:rsidRPr="00801E49">
              <w:rPr>
                <w:rFonts w:ascii="Open Sans" w:hAnsi="Open Sans" w:cs="Open Sans"/>
                <w:sz w:val="16"/>
                <w:szCs w:val="24"/>
                <w:rPrChange w:id="7116" w:author="Nicole Wu" w:date="2024-01-08T11:26:00Z">
                  <w:rPr>
                    <w:sz w:val="16"/>
                    <w:szCs w:val="24"/>
                  </w:rPr>
                </w:rPrChange>
              </w:rPr>
              <w:t>0.23</w:t>
            </w:r>
          </w:p>
        </w:tc>
        <w:tc>
          <w:tcPr>
            <w:tcW w:w="850" w:type="dxa"/>
            <w:tcBorders>
              <w:top w:val="nil"/>
              <w:left w:val="nil"/>
              <w:bottom w:val="nil"/>
              <w:right w:val="nil"/>
            </w:tcBorders>
            <w:tcPrChange w:id="7117" w:author="Alirah WEYORI" w:date="2024-01-08T08:33:00Z">
              <w:tcPr>
                <w:tcW w:w="850" w:type="dxa"/>
                <w:tcBorders>
                  <w:top w:val="nil"/>
                  <w:left w:val="nil"/>
                  <w:bottom w:val="nil"/>
                  <w:right w:val="nil"/>
                </w:tcBorders>
              </w:tcPr>
            </w:tcPrChange>
          </w:tcPr>
          <w:p w14:paraId="349CE8FD" w14:textId="77777777" w:rsidR="00B92327" w:rsidRPr="00801E49" w:rsidRDefault="00332621" w:rsidP="00332621">
            <w:pPr>
              <w:spacing w:after="0" w:line="259" w:lineRule="auto"/>
              <w:ind w:left="67" w:right="0" w:firstLine="0"/>
              <w:jc w:val="center"/>
              <w:rPr>
                <w:rFonts w:ascii="Open Sans" w:hAnsi="Open Sans" w:cs="Open Sans"/>
                <w:sz w:val="16"/>
                <w:szCs w:val="24"/>
                <w:rPrChange w:id="7118" w:author="Nicole Wu" w:date="2024-01-08T11:26:00Z">
                  <w:rPr>
                    <w:sz w:val="16"/>
                    <w:szCs w:val="24"/>
                  </w:rPr>
                </w:rPrChange>
              </w:rPr>
            </w:pPr>
            <w:r w:rsidRPr="00801E49">
              <w:rPr>
                <w:rFonts w:ascii="Open Sans" w:hAnsi="Open Sans" w:cs="Open Sans"/>
                <w:sz w:val="16"/>
                <w:szCs w:val="24"/>
                <w:rPrChange w:id="7119" w:author="Nicole Wu" w:date="2024-01-08T11:26:00Z">
                  <w:rPr>
                    <w:sz w:val="16"/>
                    <w:szCs w:val="24"/>
                  </w:rPr>
                </w:rPrChange>
              </w:rPr>
              <w:t>0.11**</w:t>
            </w:r>
          </w:p>
        </w:tc>
        <w:tc>
          <w:tcPr>
            <w:tcW w:w="710" w:type="dxa"/>
            <w:tcBorders>
              <w:top w:val="nil"/>
              <w:left w:val="nil"/>
              <w:bottom w:val="nil"/>
              <w:right w:val="nil"/>
            </w:tcBorders>
            <w:tcPrChange w:id="7120" w:author="Alirah WEYORI" w:date="2024-01-08T08:33:00Z">
              <w:tcPr>
                <w:tcW w:w="710" w:type="dxa"/>
                <w:gridSpan w:val="2"/>
                <w:tcBorders>
                  <w:top w:val="nil"/>
                  <w:left w:val="nil"/>
                  <w:bottom w:val="nil"/>
                  <w:right w:val="nil"/>
                </w:tcBorders>
              </w:tcPr>
            </w:tcPrChange>
          </w:tcPr>
          <w:p w14:paraId="02A311BF" w14:textId="77777777" w:rsidR="00B92327" w:rsidRPr="00801E49" w:rsidRDefault="00332621" w:rsidP="00332621">
            <w:pPr>
              <w:spacing w:after="0" w:line="259" w:lineRule="auto"/>
              <w:ind w:left="67" w:right="0" w:firstLine="0"/>
              <w:jc w:val="center"/>
              <w:rPr>
                <w:rFonts w:ascii="Open Sans" w:hAnsi="Open Sans" w:cs="Open Sans"/>
                <w:sz w:val="16"/>
                <w:szCs w:val="24"/>
                <w:rPrChange w:id="7121" w:author="Nicole Wu" w:date="2024-01-08T11:26:00Z">
                  <w:rPr>
                    <w:sz w:val="16"/>
                    <w:szCs w:val="24"/>
                  </w:rPr>
                </w:rPrChange>
              </w:rPr>
            </w:pPr>
            <w:r w:rsidRPr="00801E49">
              <w:rPr>
                <w:rFonts w:ascii="Open Sans" w:hAnsi="Open Sans" w:cs="Open Sans"/>
                <w:sz w:val="16"/>
                <w:szCs w:val="24"/>
                <w:rPrChange w:id="7122" w:author="Nicole Wu" w:date="2024-01-08T11:26:00Z">
                  <w:rPr>
                    <w:sz w:val="16"/>
                    <w:szCs w:val="24"/>
                  </w:rPr>
                </w:rPrChange>
              </w:rPr>
              <w:t>0.08</w:t>
            </w:r>
          </w:p>
        </w:tc>
        <w:tc>
          <w:tcPr>
            <w:tcW w:w="850" w:type="dxa"/>
            <w:tcBorders>
              <w:top w:val="nil"/>
              <w:left w:val="nil"/>
              <w:bottom w:val="nil"/>
              <w:right w:val="nil"/>
            </w:tcBorders>
            <w:tcPrChange w:id="7123" w:author="Alirah WEYORI" w:date="2024-01-08T08:33:00Z">
              <w:tcPr>
                <w:tcW w:w="850" w:type="dxa"/>
                <w:tcBorders>
                  <w:top w:val="nil"/>
                  <w:left w:val="nil"/>
                  <w:bottom w:val="nil"/>
                  <w:right w:val="nil"/>
                </w:tcBorders>
              </w:tcPr>
            </w:tcPrChange>
          </w:tcPr>
          <w:p w14:paraId="44EC8C13" w14:textId="77777777" w:rsidR="00B92327" w:rsidRPr="00801E49" w:rsidRDefault="00332621" w:rsidP="00332621">
            <w:pPr>
              <w:spacing w:after="0" w:line="259" w:lineRule="auto"/>
              <w:ind w:left="67" w:right="0" w:firstLine="0"/>
              <w:jc w:val="center"/>
              <w:rPr>
                <w:rFonts w:ascii="Open Sans" w:hAnsi="Open Sans" w:cs="Open Sans"/>
                <w:sz w:val="16"/>
                <w:szCs w:val="24"/>
                <w:rPrChange w:id="7124" w:author="Nicole Wu" w:date="2024-01-08T11:26:00Z">
                  <w:rPr>
                    <w:sz w:val="16"/>
                    <w:szCs w:val="24"/>
                  </w:rPr>
                </w:rPrChange>
              </w:rPr>
            </w:pPr>
            <w:r w:rsidRPr="00801E49">
              <w:rPr>
                <w:rFonts w:ascii="Open Sans" w:hAnsi="Open Sans" w:cs="Open Sans"/>
                <w:sz w:val="16"/>
                <w:szCs w:val="24"/>
                <w:rPrChange w:id="7125" w:author="Nicole Wu" w:date="2024-01-08T11:26:00Z">
                  <w:rPr>
                    <w:sz w:val="16"/>
                    <w:szCs w:val="24"/>
                  </w:rPr>
                </w:rPrChange>
              </w:rPr>
              <w:t>0.25</w:t>
            </w:r>
          </w:p>
        </w:tc>
        <w:tc>
          <w:tcPr>
            <w:tcW w:w="850" w:type="dxa"/>
            <w:tcBorders>
              <w:top w:val="nil"/>
              <w:left w:val="nil"/>
              <w:bottom w:val="nil"/>
              <w:right w:val="nil"/>
            </w:tcBorders>
            <w:tcPrChange w:id="7126" w:author="Alirah WEYORI" w:date="2024-01-08T08:33:00Z">
              <w:tcPr>
                <w:tcW w:w="708" w:type="dxa"/>
                <w:gridSpan w:val="2"/>
                <w:tcBorders>
                  <w:top w:val="nil"/>
                  <w:left w:val="nil"/>
                  <w:bottom w:val="nil"/>
                  <w:right w:val="nil"/>
                </w:tcBorders>
              </w:tcPr>
            </w:tcPrChange>
          </w:tcPr>
          <w:p w14:paraId="41C69DE1" w14:textId="77777777" w:rsidR="00B92327" w:rsidRPr="00801E49" w:rsidRDefault="00332621" w:rsidP="00332621">
            <w:pPr>
              <w:spacing w:after="0" w:line="259" w:lineRule="auto"/>
              <w:ind w:left="67" w:right="0" w:firstLine="0"/>
              <w:jc w:val="center"/>
              <w:rPr>
                <w:rFonts w:ascii="Open Sans" w:hAnsi="Open Sans" w:cs="Open Sans"/>
                <w:sz w:val="16"/>
                <w:szCs w:val="24"/>
                <w:rPrChange w:id="7127" w:author="Nicole Wu" w:date="2024-01-08T11:26:00Z">
                  <w:rPr>
                    <w:sz w:val="16"/>
                    <w:szCs w:val="24"/>
                  </w:rPr>
                </w:rPrChange>
              </w:rPr>
            </w:pPr>
            <w:r w:rsidRPr="00801E49">
              <w:rPr>
                <w:rFonts w:ascii="Open Sans" w:hAnsi="Open Sans" w:cs="Open Sans"/>
                <w:sz w:val="16"/>
                <w:szCs w:val="24"/>
                <w:rPrChange w:id="7128" w:author="Nicole Wu" w:date="2024-01-08T11:26:00Z">
                  <w:rPr>
                    <w:sz w:val="16"/>
                    <w:szCs w:val="24"/>
                  </w:rPr>
                </w:rPrChange>
              </w:rPr>
              <w:t>0.17***</w:t>
            </w:r>
          </w:p>
        </w:tc>
        <w:tc>
          <w:tcPr>
            <w:tcW w:w="709" w:type="dxa"/>
            <w:tcBorders>
              <w:top w:val="nil"/>
              <w:left w:val="nil"/>
              <w:bottom w:val="nil"/>
              <w:right w:val="nil"/>
            </w:tcBorders>
            <w:tcPrChange w:id="7129" w:author="Alirah WEYORI" w:date="2024-01-08T08:33:00Z">
              <w:tcPr>
                <w:tcW w:w="851" w:type="dxa"/>
                <w:tcBorders>
                  <w:top w:val="nil"/>
                  <w:left w:val="nil"/>
                  <w:bottom w:val="nil"/>
                  <w:right w:val="nil"/>
                </w:tcBorders>
              </w:tcPr>
            </w:tcPrChange>
          </w:tcPr>
          <w:p w14:paraId="7BA39D92" w14:textId="77777777" w:rsidR="00B92327" w:rsidRPr="00801E49" w:rsidRDefault="00332621" w:rsidP="00332621">
            <w:pPr>
              <w:spacing w:after="0" w:line="259" w:lineRule="auto"/>
              <w:ind w:left="67" w:right="0" w:firstLine="0"/>
              <w:jc w:val="center"/>
              <w:rPr>
                <w:rFonts w:ascii="Open Sans" w:hAnsi="Open Sans" w:cs="Open Sans"/>
                <w:sz w:val="16"/>
                <w:szCs w:val="24"/>
                <w:rPrChange w:id="7130" w:author="Nicole Wu" w:date="2024-01-08T11:26:00Z">
                  <w:rPr>
                    <w:sz w:val="16"/>
                    <w:szCs w:val="24"/>
                  </w:rPr>
                </w:rPrChange>
              </w:rPr>
            </w:pPr>
            <w:r w:rsidRPr="00801E49">
              <w:rPr>
                <w:rFonts w:ascii="Open Sans" w:hAnsi="Open Sans" w:cs="Open Sans"/>
                <w:sz w:val="16"/>
                <w:szCs w:val="24"/>
                <w:rPrChange w:id="7131" w:author="Nicole Wu" w:date="2024-01-08T11:26:00Z">
                  <w:rPr>
                    <w:sz w:val="16"/>
                    <w:szCs w:val="24"/>
                  </w:rPr>
                </w:rPrChange>
              </w:rPr>
              <w:t>0.09</w:t>
            </w:r>
          </w:p>
        </w:tc>
        <w:tc>
          <w:tcPr>
            <w:tcW w:w="850" w:type="dxa"/>
            <w:tcBorders>
              <w:top w:val="nil"/>
              <w:left w:val="nil"/>
              <w:bottom w:val="nil"/>
              <w:right w:val="nil"/>
            </w:tcBorders>
            <w:tcPrChange w:id="7132" w:author="Alirah WEYORI" w:date="2024-01-08T08:33:00Z">
              <w:tcPr>
                <w:tcW w:w="709" w:type="dxa"/>
                <w:tcBorders>
                  <w:top w:val="nil"/>
                  <w:left w:val="nil"/>
                  <w:bottom w:val="nil"/>
                  <w:right w:val="nil"/>
                </w:tcBorders>
              </w:tcPr>
            </w:tcPrChange>
          </w:tcPr>
          <w:p w14:paraId="4EE0EC44" w14:textId="77777777" w:rsidR="00B92327" w:rsidRPr="00801E49" w:rsidRDefault="00332621" w:rsidP="00332621">
            <w:pPr>
              <w:spacing w:after="0" w:line="259" w:lineRule="auto"/>
              <w:ind w:left="67" w:right="0" w:firstLine="0"/>
              <w:jc w:val="center"/>
              <w:rPr>
                <w:rFonts w:ascii="Open Sans" w:hAnsi="Open Sans" w:cs="Open Sans"/>
                <w:sz w:val="16"/>
                <w:szCs w:val="24"/>
                <w:rPrChange w:id="7133" w:author="Nicole Wu" w:date="2024-01-08T11:26:00Z">
                  <w:rPr>
                    <w:sz w:val="16"/>
                    <w:szCs w:val="24"/>
                  </w:rPr>
                </w:rPrChange>
              </w:rPr>
            </w:pPr>
            <w:r w:rsidRPr="00801E49">
              <w:rPr>
                <w:rFonts w:ascii="Open Sans" w:hAnsi="Open Sans" w:cs="Open Sans"/>
                <w:sz w:val="16"/>
                <w:szCs w:val="24"/>
                <w:rPrChange w:id="7134" w:author="Nicole Wu" w:date="2024-01-08T11:26:00Z">
                  <w:rPr>
                    <w:sz w:val="16"/>
                    <w:szCs w:val="24"/>
                  </w:rPr>
                </w:rPrChange>
              </w:rPr>
              <w:t>0.24</w:t>
            </w:r>
          </w:p>
        </w:tc>
        <w:tc>
          <w:tcPr>
            <w:tcW w:w="851" w:type="dxa"/>
            <w:tcBorders>
              <w:top w:val="nil"/>
              <w:left w:val="nil"/>
              <w:bottom w:val="nil"/>
              <w:right w:val="nil"/>
            </w:tcBorders>
            <w:tcPrChange w:id="7135" w:author="Alirah WEYORI" w:date="2024-01-08T08:33:00Z">
              <w:tcPr>
                <w:tcW w:w="850" w:type="dxa"/>
                <w:gridSpan w:val="2"/>
                <w:tcBorders>
                  <w:top w:val="nil"/>
                  <w:left w:val="nil"/>
                  <w:bottom w:val="nil"/>
                  <w:right w:val="nil"/>
                </w:tcBorders>
              </w:tcPr>
            </w:tcPrChange>
          </w:tcPr>
          <w:p w14:paraId="25D4BADB" w14:textId="77777777" w:rsidR="00B92327" w:rsidRPr="00801E49" w:rsidRDefault="00332621" w:rsidP="00332621">
            <w:pPr>
              <w:spacing w:after="0" w:line="259" w:lineRule="auto"/>
              <w:ind w:left="67" w:right="0" w:firstLine="0"/>
              <w:jc w:val="center"/>
              <w:rPr>
                <w:rFonts w:ascii="Open Sans" w:hAnsi="Open Sans" w:cs="Open Sans"/>
                <w:sz w:val="16"/>
                <w:szCs w:val="24"/>
                <w:rPrChange w:id="7136" w:author="Nicole Wu" w:date="2024-01-08T11:26:00Z">
                  <w:rPr>
                    <w:sz w:val="16"/>
                    <w:szCs w:val="24"/>
                  </w:rPr>
                </w:rPrChange>
              </w:rPr>
            </w:pPr>
            <w:r w:rsidRPr="00801E49">
              <w:rPr>
                <w:rFonts w:ascii="Open Sans" w:hAnsi="Open Sans" w:cs="Open Sans"/>
                <w:sz w:val="16"/>
                <w:szCs w:val="24"/>
                <w:rPrChange w:id="7137" w:author="Nicole Wu" w:date="2024-01-08T11:26:00Z">
                  <w:rPr>
                    <w:sz w:val="16"/>
                    <w:szCs w:val="24"/>
                  </w:rPr>
                </w:rPrChange>
              </w:rPr>
              <w:t>0.15***</w:t>
            </w:r>
          </w:p>
        </w:tc>
      </w:tr>
      <w:tr w:rsidR="004405B9" w:rsidRPr="00801E49" w14:paraId="00443AEB" w14:textId="77777777" w:rsidTr="004405B9">
        <w:tblPrEx>
          <w:tblPrExChange w:id="7138" w:author="Alirah WEYORI" w:date="2024-01-08T08:33:00Z">
            <w:tblPrEx>
              <w:tblW w:w="9781" w:type="dxa"/>
            </w:tblPrEx>
          </w:tblPrExChange>
        </w:tblPrEx>
        <w:trPr>
          <w:trHeight w:val="141"/>
          <w:trPrChange w:id="7139" w:author="Alirah WEYORI" w:date="2024-01-08T08:33:00Z">
            <w:trPr>
              <w:trHeight w:val="141"/>
            </w:trPr>
          </w:trPrChange>
        </w:trPr>
        <w:tc>
          <w:tcPr>
            <w:tcW w:w="2694" w:type="dxa"/>
            <w:tcBorders>
              <w:top w:val="nil"/>
              <w:left w:val="nil"/>
              <w:bottom w:val="nil"/>
              <w:right w:val="nil"/>
            </w:tcBorders>
            <w:tcPrChange w:id="7140" w:author="Alirah WEYORI" w:date="2024-01-08T08:33:00Z">
              <w:tcPr>
                <w:tcW w:w="2694" w:type="dxa"/>
                <w:tcBorders>
                  <w:top w:val="nil"/>
                  <w:left w:val="nil"/>
                  <w:bottom w:val="nil"/>
                  <w:right w:val="nil"/>
                </w:tcBorders>
              </w:tcPr>
            </w:tcPrChange>
          </w:tcPr>
          <w:p w14:paraId="46458811" w14:textId="77777777" w:rsidR="00B92327" w:rsidRPr="00801E49" w:rsidRDefault="00B92327" w:rsidP="00332621">
            <w:pPr>
              <w:spacing w:after="0" w:line="259" w:lineRule="auto"/>
              <w:ind w:left="67" w:right="0" w:firstLine="0"/>
              <w:jc w:val="left"/>
              <w:rPr>
                <w:rFonts w:ascii="Open Sans" w:hAnsi="Open Sans" w:cs="Open Sans"/>
                <w:sz w:val="16"/>
                <w:szCs w:val="24"/>
                <w:rPrChange w:id="7141" w:author="Nicole Wu" w:date="2024-01-08T11:26:00Z">
                  <w:rPr>
                    <w:sz w:val="16"/>
                    <w:szCs w:val="24"/>
                  </w:rPr>
                </w:rPrChange>
              </w:rPr>
            </w:pPr>
          </w:p>
        </w:tc>
        <w:tc>
          <w:tcPr>
            <w:tcW w:w="708" w:type="dxa"/>
            <w:tcBorders>
              <w:top w:val="nil"/>
              <w:left w:val="nil"/>
              <w:bottom w:val="nil"/>
              <w:right w:val="nil"/>
            </w:tcBorders>
            <w:tcPrChange w:id="7142" w:author="Alirah WEYORI" w:date="2024-01-08T08:33:00Z">
              <w:tcPr>
                <w:tcW w:w="708" w:type="dxa"/>
                <w:gridSpan w:val="2"/>
                <w:tcBorders>
                  <w:top w:val="nil"/>
                  <w:left w:val="nil"/>
                  <w:bottom w:val="nil"/>
                  <w:right w:val="nil"/>
                </w:tcBorders>
              </w:tcPr>
            </w:tcPrChange>
          </w:tcPr>
          <w:p w14:paraId="7481D4C1" w14:textId="77777777" w:rsidR="00B92327" w:rsidRPr="00801E49" w:rsidRDefault="00332621" w:rsidP="00332621">
            <w:pPr>
              <w:spacing w:after="0" w:line="259" w:lineRule="auto"/>
              <w:ind w:left="67" w:right="0" w:firstLine="0"/>
              <w:jc w:val="center"/>
              <w:rPr>
                <w:rFonts w:ascii="Open Sans" w:hAnsi="Open Sans" w:cs="Open Sans"/>
                <w:sz w:val="16"/>
                <w:szCs w:val="24"/>
                <w:rPrChange w:id="7143" w:author="Nicole Wu" w:date="2024-01-08T11:26:00Z">
                  <w:rPr>
                    <w:sz w:val="16"/>
                    <w:szCs w:val="24"/>
                  </w:rPr>
                </w:rPrChange>
              </w:rPr>
            </w:pPr>
            <w:r w:rsidRPr="00801E49">
              <w:rPr>
                <w:rFonts w:ascii="Open Sans" w:hAnsi="Open Sans" w:cs="Open Sans"/>
                <w:sz w:val="16"/>
                <w:szCs w:val="24"/>
                <w:rPrChange w:id="7144" w:author="Nicole Wu" w:date="2024-01-08T11:26:00Z">
                  <w:rPr>
                    <w:sz w:val="16"/>
                    <w:szCs w:val="24"/>
                  </w:rPr>
                </w:rPrChange>
              </w:rPr>
              <w:t>(0.32)</w:t>
            </w:r>
          </w:p>
        </w:tc>
        <w:tc>
          <w:tcPr>
            <w:tcW w:w="851" w:type="dxa"/>
            <w:tcBorders>
              <w:top w:val="nil"/>
              <w:left w:val="nil"/>
              <w:bottom w:val="nil"/>
              <w:right w:val="nil"/>
            </w:tcBorders>
            <w:tcPrChange w:id="7145" w:author="Alirah WEYORI" w:date="2024-01-08T08:33:00Z">
              <w:tcPr>
                <w:tcW w:w="851" w:type="dxa"/>
                <w:tcBorders>
                  <w:top w:val="nil"/>
                  <w:left w:val="nil"/>
                  <w:bottom w:val="nil"/>
                  <w:right w:val="nil"/>
                </w:tcBorders>
              </w:tcPr>
            </w:tcPrChange>
          </w:tcPr>
          <w:p w14:paraId="33CBF57D" w14:textId="77777777" w:rsidR="00B92327" w:rsidRPr="00801E49" w:rsidRDefault="00332621" w:rsidP="00332621">
            <w:pPr>
              <w:spacing w:after="0" w:line="259" w:lineRule="auto"/>
              <w:ind w:left="67" w:right="0" w:firstLine="0"/>
              <w:jc w:val="center"/>
              <w:rPr>
                <w:rFonts w:ascii="Open Sans" w:hAnsi="Open Sans" w:cs="Open Sans"/>
                <w:sz w:val="16"/>
                <w:szCs w:val="24"/>
                <w:rPrChange w:id="7146" w:author="Nicole Wu" w:date="2024-01-08T11:26:00Z">
                  <w:rPr>
                    <w:sz w:val="16"/>
                    <w:szCs w:val="24"/>
                  </w:rPr>
                </w:rPrChange>
              </w:rPr>
            </w:pPr>
            <w:r w:rsidRPr="00801E49">
              <w:rPr>
                <w:rFonts w:ascii="Open Sans" w:hAnsi="Open Sans" w:cs="Open Sans"/>
                <w:sz w:val="16"/>
                <w:szCs w:val="24"/>
                <w:rPrChange w:id="7147" w:author="Nicole Wu" w:date="2024-01-08T11:26:00Z">
                  <w:rPr>
                    <w:sz w:val="16"/>
                    <w:szCs w:val="24"/>
                  </w:rPr>
                </w:rPrChange>
              </w:rPr>
              <w:t>(0.42)</w:t>
            </w:r>
          </w:p>
        </w:tc>
        <w:tc>
          <w:tcPr>
            <w:tcW w:w="850" w:type="dxa"/>
            <w:tcBorders>
              <w:top w:val="nil"/>
              <w:left w:val="nil"/>
              <w:bottom w:val="nil"/>
              <w:right w:val="nil"/>
            </w:tcBorders>
            <w:tcPrChange w:id="7148" w:author="Alirah WEYORI" w:date="2024-01-08T08:33:00Z">
              <w:tcPr>
                <w:tcW w:w="850" w:type="dxa"/>
                <w:tcBorders>
                  <w:top w:val="nil"/>
                  <w:left w:val="nil"/>
                  <w:bottom w:val="nil"/>
                  <w:right w:val="nil"/>
                </w:tcBorders>
              </w:tcPr>
            </w:tcPrChange>
          </w:tcPr>
          <w:p w14:paraId="32957C2D" w14:textId="77777777" w:rsidR="00B92327" w:rsidRPr="00801E49" w:rsidRDefault="00332621" w:rsidP="00332621">
            <w:pPr>
              <w:spacing w:after="0" w:line="259" w:lineRule="auto"/>
              <w:ind w:left="67" w:right="0" w:firstLine="0"/>
              <w:jc w:val="center"/>
              <w:rPr>
                <w:rFonts w:ascii="Open Sans" w:hAnsi="Open Sans" w:cs="Open Sans"/>
                <w:sz w:val="16"/>
                <w:szCs w:val="24"/>
                <w:rPrChange w:id="7149" w:author="Nicole Wu" w:date="2024-01-08T11:26:00Z">
                  <w:rPr>
                    <w:sz w:val="16"/>
                    <w:szCs w:val="24"/>
                  </w:rPr>
                </w:rPrChange>
              </w:rPr>
            </w:pPr>
            <w:r w:rsidRPr="00801E49">
              <w:rPr>
                <w:rFonts w:ascii="Open Sans" w:hAnsi="Open Sans" w:cs="Open Sans"/>
                <w:sz w:val="16"/>
                <w:szCs w:val="24"/>
                <w:rPrChange w:id="7150" w:author="Nicole Wu" w:date="2024-01-08T11:26:00Z">
                  <w:rPr>
                    <w:sz w:val="16"/>
                    <w:szCs w:val="24"/>
                  </w:rPr>
                </w:rPrChange>
              </w:rPr>
              <w:t>(0.00)</w:t>
            </w:r>
          </w:p>
        </w:tc>
        <w:tc>
          <w:tcPr>
            <w:tcW w:w="710" w:type="dxa"/>
            <w:tcBorders>
              <w:top w:val="nil"/>
              <w:left w:val="nil"/>
              <w:bottom w:val="nil"/>
              <w:right w:val="nil"/>
            </w:tcBorders>
            <w:tcPrChange w:id="7151" w:author="Alirah WEYORI" w:date="2024-01-08T08:33:00Z">
              <w:tcPr>
                <w:tcW w:w="710" w:type="dxa"/>
                <w:gridSpan w:val="2"/>
                <w:tcBorders>
                  <w:top w:val="nil"/>
                  <w:left w:val="nil"/>
                  <w:bottom w:val="nil"/>
                  <w:right w:val="nil"/>
                </w:tcBorders>
              </w:tcPr>
            </w:tcPrChange>
          </w:tcPr>
          <w:p w14:paraId="2BC993EE" w14:textId="77777777" w:rsidR="00B92327" w:rsidRPr="00801E49" w:rsidRDefault="00332621" w:rsidP="00332621">
            <w:pPr>
              <w:spacing w:after="0" w:line="259" w:lineRule="auto"/>
              <w:ind w:left="67" w:right="0" w:firstLine="0"/>
              <w:jc w:val="center"/>
              <w:rPr>
                <w:rFonts w:ascii="Open Sans" w:hAnsi="Open Sans" w:cs="Open Sans"/>
                <w:sz w:val="16"/>
                <w:szCs w:val="24"/>
                <w:rPrChange w:id="7152" w:author="Nicole Wu" w:date="2024-01-08T11:26:00Z">
                  <w:rPr>
                    <w:sz w:val="16"/>
                    <w:szCs w:val="24"/>
                  </w:rPr>
                </w:rPrChange>
              </w:rPr>
            </w:pPr>
            <w:r w:rsidRPr="00801E49">
              <w:rPr>
                <w:rFonts w:ascii="Open Sans" w:hAnsi="Open Sans" w:cs="Open Sans"/>
                <w:sz w:val="16"/>
                <w:szCs w:val="24"/>
                <w:rPrChange w:id="7153" w:author="Nicole Wu" w:date="2024-01-08T11:26:00Z">
                  <w:rPr>
                    <w:sz w:val="16"/>
                    <w:szCs w:val="24"/>
                  </w:rPr>
                </w:rPrChange>
              </w:rPr>
              <w:t>(0.27)</w:t>
            </w:r>
          </w:p>
        </w:tc>
        <w:tc>
          <w:tcPr>
            <w:tcW w:w="850" w:type="dxa"/>
            <w:tcBorders>
              <w:top w:val="nil"/>
              <w:left w:val="nil"/>
              <w:bottom w:val="nil"/>
              <w:right w:val="nil"/>
            </w:tcBorders>
            <w:tcPrChange w:id="7154" w:author="Alirah WEYORI" w:date="2024-01-08T08:33:00Z">
              <w:tcPr>
                <w:tcW w:w="850" w:type="dxa"/>
                <w:tcBorders>
                  <w:top w:val="nil"/>
                  <w:left w:val="nil"/>
                  <w:bottom w:val="nil"/>
                  <w:right w:val="nil"/>
                </w:tcBorders>
              </w:tcPr>
            </w:tcPrChange>
          </w:tcPr>
          <w:p w14:paraId="6F3CD32C" w14:textId="77777777" w:rsidR="00B92327" w:rsidRPr="00801E49" w:rsidRDefault="00332621" w:rsidP="00332621">
            <w:pPr>
              <w:spacing w:after="0" w:line="259" w:lineRule="auto"/>
              <w:ind w:left="67" w:right="0" w:firstLine="0"/>
              <w:jc w:val="center"/>
              <w:rPr>
                <w:rFonts w:ascii="Open Sans" w:hAnsi="Open Sans" w:cs="Open Sans"/>
                <w:sz w:val="16"/>
                <w:szCs w:val="24"/>
                <w:rPrChange w:id="7155" w:author="Nicole Wu" w:date="2024-01-08T11:26:00Z">
                  <w:rPr>
                    <w:sz w:val="16"/>
                    <w:szCs w:val="24"/>
                  </w:rPr>
                </w:rPrChange>
              </w:rPr>
            </w:pPr>
            <w:r w:rsidRPr="00801E49">
              <w:rPr>
                <w:rFonts w:ascii="Open Sans" w:hAnsi="Open Sans" w:cs="Open Sans"/>
                <w:sz w:val="16"/>
                <w:szCs w:val="24"/>
                <w:rPrChange w:id="7156" w:author="Nicole Wu" w:date="2024-01-08T11:26:00Z">
                  <w:rPr>
                    <w:sz w:val="16"/>
                    <w:szCs w:val="24"/>
                  </w:rPr>
                </w:rPrChange>
              </w:rPr>
              <w:t>(0.44)</w:t>
            </w:r>
          </w:p>
        </w:tc>
        <w:tc>
          <w:tcPr>
            <w:tcW w:w="850" w:type="dxa"/>
            <w:tcBorders>
              <w:top w:val="nil"/>
              <w:left w:val="nil"/>
              <w:bottom w:val="nil"/>
              <w:right w:val="nil"/>
            </w:tcBorders>
            <w:tcPrChange w:id="7157" w:author="Alirah WEYORI" w:date="2024-01-08T08:33:00Z">
              <w:tcPr>
                <w:tcW w:w="708" w:type="dxa"/>
                <w:gridSpan w:val="2"/>
                <w:tcBorders>
                  <w:top w:val="nil"/>
                  <w:left w:val="nil"/>
                  <w:bottom w:val="nil"/>
                  <w:right w:val="nil"/>
                </w:tcBorders>
              </w:tcPr>
            </w:tcPrChange>
          </w:tcPr>
          <w:p w14:paraId="0B7E244A" w14:textId="77777777" w:rsidR="00B92327" w:rsidRPr="00801E49" w:rsidRDefault="00332621" w:rsidP="00332621">
            <w:pPr>
              <w:spacing w:after="0" w:line="259" w:lineRule="auto"/>
              <w:ind w:left="67" w:right="0" w:firstLine="0"/>
              <w:jc w:val="center"/>
              <w:rPr>
                <w:rFonts w:ascii="Open Sans" w:hAnsi="Open Sans" w:cs="Open Sans"/>
                <w:sz w:val="16"/>
                <w:szCs w:val="24"/>
                <w:rPrChange w:id="7158" w:author="Nicole Wu" w:date="2024-01-08T11:26:00Z">
                  <w:rPr>
                    <w:sz w:val="16"/>
                    <w:szCs w:val="24"/>
                  </w:rPr>
                </w:rPrChange>
              </w:rPr>
            </w:pPr>
            <w:r w:rsidRPr="00801E49">
              <w:rPr>
                <w:rFonts w:ascii="Open Sans" w:hAnsi="Open Sans" w:cs="Open Sans"/>
                <w:sz w:val="16"/>
                <w:szCs w:val="24"/>
                <w:rPrChange w:id="7159" w:author="Nicole Wu" w:date="2024-01-08T11:26:00Z">
                  <w:rPr>
                    <w:sz w:val="16"/>
                    <w:szCs w:val="24"/>
                  </w:rPr>
                </w:rPrChange>
              </w:rPr>
              <w:t>(0.00)</w:t>
            </w:r>
          </w:p>
        </w:tc>
        <w:tc>
          <w:tcPr>
            <w:tcW w:w="709" w:type="dxa"/>
            <w:tcBorders>
              <w:top w:val="nil"/>
              <w:left w:val="nil"/>
              <w:bottom w:val="nil"/>
              <w:right w:val="nil"/>
            </w:tcBorders>
            <w:tcPrChange w:id="7160" w:author="Alirah WEYORI" w:date="2024-01-08T08:33:00Z">
              <w:tcPr>
                <w:tcW w:w="851" w:type="dxa"/>
                <w:tcBorders>
                  <w:top w:val="nil"/>
                  <w:left w:val="nil"/>
                  <w:bottom w:val="nil"/>
                  <w:right w:val="nil"/>
                </w:tcBorders>
              </w:tcPr>
            </w:tcPrChange>
          </w:tcPr>
          <w:p w14:paraId="0142F48B" w14:textId="77777777" w:rsidR="00B92327" w:rsidRPr="00801E49" w:rsidRDefault="00332621" w:rsidP="00332621">
            <w:pPr>
              <w:spacing w:after="0" w:line="259" w:lineRule="auto"/>
              <w:ind w:left="67" w:right="0" w:firstLine="0"/>
              <w:jc w:val="center"/>
              <w:rPr>
                <w:rFonts w:ascii="Open Sans" w:hAnsi="Open Sans" w:cs="Open Sans"/>
                <w:sz w:val="16"/>
                <w:szCs w:val="24"/>
                <w:rPrChange w:id="7161" w:author="Nicole Wu" w:date="2024-01-08T11:26:00Z">
                  <w:rPr>
                    <w:sz w:val="16"/>
                    <w:szCs w:val="24"/>
                  </w:rPr>
                </w:rPrChange>
              </w:rPr>
            </w:pPr>
            <w:r w:rsidRPr="00801E49">
              <w:rPr>
                <w:rFonts w:ascii="Open Sans" w:hAnsi="Open Sans" w:cs="Open Sans"/>
                <w:sz w:val="16"/>
                <w:szCs w:val="24"/>
                <w:rPrChange w:id="7162" w:author="Nicole Wu" w:date="2024-01-08T11:26:00Z">
                  <w:rPr>
                    <w:sz w:val="16"/>
                    <w:szCs w:val="24"/>
                  </w:rPr>
                </w:rPrChange>
              </w:rPr>
              <w:t>(0.29)</w:t>
            </w:r>
          </w:p>
        </w:tc>
        <w:tc>
          <w:tcPr>
            <w:tcW w:w="850" w:type="dxa"/>
            <w:tcBorders>
              <w:top w:val="nil"/>
              <w:left w:val="nil"/>
              <w:bottom w:val="nil"/>
              <w:right w:val="nil"/>
            </w:tcBorders>
            <w:tcPrChange w:id="7163" w:author="Alirah WEYORI" w:date="2024-01-08T08:33:00Z">
              <w:tcPr>
                <w:tcW w:w="709" w:type="dxa"/>
                <w:tcBorders>
                  <w:top w:val="nil"/>
                  <w:left w:val="nil"/>
                  <w:bottom w:val="nil"/>
                  <w:right w:val="nil"/>
                </w:tcBorders>
              </w:tcPr>
            </w:tcPrChange>
          </w:tcPr>
          <w:p w14:paraId="00AC1AD1" w14:textId="77777777" w:rsidR="00B92327" w:rsidRPr="00801E49" w:rsidRDefault="00332621" w:rsidP="00332621">
            <w:pPr>
              <w:spacing w:after="0" w:line="259" w:lineRule="auto"/>
              <w:ind w:left="67" w:right="0" w:firstLine="0"/>
              <w:jc w:val="center"/>
              <w:rPr>
                <w:rFonts w:ascii="Open Sans" w:hAnsi="Open Sans" w:cs="Open Sans"/>
                <w:sz w:val="16"/>
                <w:szCs w:val="24"/>
                <w:rPrChange w:id="7164" w:author="Nicole Wu" w:date="2024-01-08T11:26:00Z">
                  <w:rPr>
                    <w:sz w:val="16"/>
                    <w:szCs w:val="24"/>
                  </w:rPr>
                </w:rPrChange>
              </w:rPr>
            </w:pPr>
            <w:r w:rsidRPr="00801E49">
              <w:rPr>
                <w:rFonts w:ascii="Open Sans" w:hAnsi="Open Sans" w:cs="Open Sans"/>
                <w:sz w:val="16"/>
                <w:szCs w:val="24"/>
                <w:rPrChange w:id="7165" w:author="Nicole Wu" w:date="2024-01-08T11:26:00Z">
                  <w:rPr>
                    <w:sz w:val="16"/>
                    <w:szCs w:val="24"/>
                  </w:rPr>
                </w:rPrChange>
              </w:rPr>
              <w:t>(0.43)</w:t>
            </w:r>
          </w:p>
        </w:tc>
        <w:tc>
          <w:tcPr>
            <w:tcW w:w="851" w:type="dxa"/>
            <w:tcBorders>
              <w:top w:val="nil"/>
              <w:left w:val="nil"/>
              <w:bottom w:val="nil"/>
              <w:right w:val="nil"/>
            </w:tcBorders>
            <w:tcPrChange w:id="7166" w:author="Alirah WEYORI" w:date="2024-01-08T08:33:00Z">
              <w:tcPr>
                <w:tcW w:w="850" w:type="dxa"/>
                <w:gridSpan w:val="2"/>
                <w:tcBorders>
                  <w:top w:val="nil"/>
                  <w:left w:val="nil"/>
                  <w:bottom w:val="nil"/>
                  <w:right w:val="nil"/>
                </w:tcBorders>
              </w:tcPr>
            </w:tcPrChange>
          </w:tcPr>
          <w:p w14:paraId="658D7EBE" w14:textId="77777777" w:rsidR="00B92327" w:rsidRPr="00801E49" w:rsidRDefault="00332621" w:rsidP="00332621">
            <w:pPr>
              <w:spacing w:after="0" w:line="259" w:lineRule="auto"/>
              <w:ind w:left="67" w:right="0" w:firstLine="0"/>
              <w:jc w:val="center"/>
              <w:rPr>
                <w:rFonts w:ascii="Open Sans" w:hAnsi="Open Sans" w:cs="Open Sans"/>
                <w:sz w:val="16"/>
                <w:szCs w:val="24"/>
                <w:rPrChange w:id="7167" w:author="Nicole Wu" w:date="2024-01-08T11:26:00Z">
                  <w:rPr>
                    <w:sz w:val="16"/>
                    <w:szCs w:val="24"/>
                  </w:rPr>
                </w:rPrChange>
              </w:rPr>
            </w:pPr>
            <w:r w:rsidRPr="00801E49">
              <w:rPr>
                <w:rFonts w:ascii="Open Sans" w:hAnsi="Open Sans" w:cs="Open Sans"/>
                <w:sz w:val="16"/>
                <w:szCs w:val="24"/>
                <w:rPrChange w:id="7168" w:author="Nicole Wu" w:date="2024-01-08T11:26:00Z">
                  <w:rPr>
                    <w:sz w:val="16"/>
                    <w:szCs w:val="24"/>
                  </w:rPr>
                </w:rPrChange>
              </w:rPr>
              <w:t>(0.00)</w:t>
            </w:r>
          </w:p>
        </w:tc>
      </w:tr>
      <w:tr w:rsidR="004405B9" w:rsidRPr="00801E49" w14:paraId="41D07267" w14:textId="77777777" w:rsidTr="004405B9">
        <w:tblPrEx>
          <w:tblPrExChange w:id="7169" w:author="Alirah WEYORI" w:date="2024-01-08T08:33:00Z">
            <w:tblPrEx>
              <w:tblW w:w="9781" w:type="dxa"/>
            </w:tblPrEx>
          </w:tblPrExChange>
        </w:tblPrEx>
        <w:trPr>
          <w:trHeight w:val="141"/>
          <w:trPrChange w:id="7170" w:author="Alirah WEYORI" w:date="2024-01-08T08:33:00Z">
            <w:trPr>
              <w:trHeight w:val="141"/>
            </w:trPr>
          </w:trPrChange>
        </w:trPr>
        <w:tc>
          <w:tcPr>
            <w:tcW w:w="2694" w:type="dxa"/>
            <w:tcBorders>
              <w:top w:val="nil"/>
              <w:left w:val="nil"/>
              <w:bottom w:val="nil"/>
              <w:right w:val="nil"/>
            </w:tcBorders>
            <w:tcPrChange w:id="7171" w:author="Alirah WEYORI" w:date="2024-01-08T08:33:00Z">
              <w:tcPr>
                <w:tcW w:w="2694" w:type="dxa"/>
                <w:tcBorders>
                  <w:top w:val="nil"/>
                  <w:left w:val="nil"/>
                  <w:bottom w:val="nil"/>
                  <w:right w:val="nil"/>
                </w:tcBorders>
              </w:tcPr>
            </w:tcPrChange>
          </w:tcPr>
          <w:p w14:paraId="54950636" w14:textId="77777777" w:rsidR="00B92327" w:rsidRPr="00801E49" w:rsidRDefault="00332621" w:rsidP="00332621">
            <w:pPr>
              <w:spacing w:after="0" w:line="259" w:lineRule="auto"/>
              <w:ind w:left="67" w:right="0" w:firstLine="0"/>
              <w:jc w:val="left"/>
              <w:rPr>
                <w:rFonts w:ascii="Open Sans" w:hAnsi="Open Sans" w:cs="Open Sans"/>
                <w:sz w:val="16"/>
                <w:szCs w:val="24"/>
                <w:rPrChange w:id="7172" w:author="Nicole Wu" w:date="2024-01-08T11:26:00Z">
                  <w:rPr>
                    <w:sz w:val="16"/>
                    <w:szCs w:val="24"/>
                  </w:rPr>
                </w:rPrChange>
              </w:rPr>
            </w:pPr>
            <w:r w:rsidRPr="00801E49">
              <w:rPr>
                <w:rFonts w:ascii="Open Sans" w:hAnsi="Open Sans" w:cs="Open Sans"/>
                <w:sz w:val="16"/>
                <w:szCs w:val="24"/>
                <w:rPrChange w:id="7173" w:author="Nicole Wu" w:date="2024-01-08T11:26:00Z">
                  <w:rPr>
                    <w:sz w:val="16"/>
                    <w:szCs w:val="24"/>
                  </w:rPr>
                </w:rPrChange>
              </w:rPr>
              <w:t>Income: No income sources</w:t>
            </w:r>
          </w:p>
        </w:tc>
        <w:tc>
          <w:tcPr>
            <w:tcW w:w="708" w:type="dxa"/>
            <w:tcBorders>
              <w:top w:val="nil"/>
              <w:left w:val="nil"/>
              <w:bottom w:val="nil"/>
              <w:right w:val="nil"/>
            </w:tcBorders>
            <w:tcPrChange w:id="7174" w:author="Alirah WEYORI" w:date="2024-01-08T08:33:00Z">
              <w:tcPr>
                <w:tcW w:w="708" w:type="dxa"/>
                <w:gridSpan w:val="2"/>
                <w:tcBorders>
                  <w:top w:val="nil"/>
                  <w:left w:val="nil"/>
                  <w:bottom w:val="nil"/>
                  <w:right w:val="nil"/>
                </w:tcBorders>
              </w:tcPr>
            </w:tcPrChange>
          </w:tcPr>
          <w:p w14:paraId="741C3256" w14:textId="77777777" w:rsidR="00B92327" w:rsidRPr="00801E49" w:rsidRDefault="00332621" w:rsidP="00332621">
            <w:pPr>
              <w:spacing w:after="0" w:line="259" w:lineRule="auto"/>
              <w:ind w:left="67" w:right="0" w:firstLine="0"/>
              <w:jc w:val="center"/>
              <w:rPr>
                <w:rFonts w:ascii="Open Sans" w:hAnsi="Open Sans" w:cs="Open Sans"/>
                <w:sz w:val="16"/>
                <w:szCs w:val="24"/>
                <w:rPrChange w:id="7175" w:author="Nicole Wu" w:date="2024-01-08T11:26:00Z">
                  <w:rPr>
                    <w:sz w:val="16"/>
                    <w:szCs w:val="24"/>
                  </w:rPr>
                </w:rPrChange>
              </w:rPr>
            </w:pPr>
            <w:r w:rsidRPr="00801E49">
              <w:rPr>
                <w:rFonts w:ascii="Open Sans" w:hAnsi="Open Sans" w:cs="Open Sans"/>
                <w:sz w:val="16"/>
                <w:szCs w:val="24"/>
                <w:rPrChange w:id="7176" w:author="Nicole Wu" w:date="2024-01-08T11:26:00Z">
                  <w:rPr>
                    <w:sz w:val="16"/>
                    <w:szCs w:val="24"/>
                  </w:rPr>
                </w:rPrChange>
              </w:rPr>
              <w:t>0.01</w:t>
            </w:r>
          </w:p>
        </w:tc>
        <w:tc>
          <w:tcPr>
            <w:tcW w:w="851" w:type="dxa"/>
            <w:tcBorders>
              <w:top w:val="nil"/>
              <w:left w:val="nil"/>
              <w:bottom w:val="nil"/>
              <w:right w:val="nil"/>
            </w:tcBorders>
            <w:tcPrChange w:id="7177" w:author="Alirah WEYORI" w:date="2024-01-08T08:33:00Z">
              <w:tcPr>
                <w:tcW w:w="851" w:type="dxa"/>
                <w:tcBorders>
                  <w:top w:val="nil"/>
                  <w:left w:val="nil"/>
                  <w:bottom w:val="nil"/>
                  <w:right w:val="nil"/>
                </w:tcBorders>
              </w:tcPr>
            </w:tcPrChange>
          </w:tcPr>
          <w:p w14:paraId="78C40AF8" w14:textId="77777777" w:rsidR="00B92327" w:rsidRPr="00801E49" w:rsidRDefault="00332621" w:rsidP="00332621">
            <w:pPr>
              <w:spacing w:after="0" w:line="259" w:lineRule="auto"/>
              <w:ind w:left="67" w:right="0" w:firstLine="0"/>
              <w:jc w:val="center"/>
              <w:rPr>
                <w:rFonts w:ascii="Open Sans" w:hAnsi="Open Sans" w:cs="Open Sans"/>
                <w:sz w:val="16"/>
                <w:szCs w:val="24"/>
                <w:rPrChange w:id="7178" w:author="Nicole Wu" w:date="2024-01-08T11:26:00Z">
                  <w:rPr>
                    <w:sz w:val="16"/>
                    <w:szCs w:val="24"/>
                  </w:rPr>
                </w:rPrChange>
              </w:rPr>
            </w:pPr>
            <w:r w:rsidRPr="00801E49">
              <w:rPr>
                <w:rFonts w:ascii="Open Sans" w:hAnsi="Open Sans" w:cs="Open Sans"/>
                <w:sz w:val="16"/>
                <w:szCs w:val="24"/>
                <w:rPrChange w:id="7179" w:author="Nicole Wu" w:date="2024-01-08T11:26:00Z">
                  <w:rPr>
                    <w:sz w:val="16"/>
                    <w:szCs w:val="24"/>
                  </w:rPr>
                </w:rPrChange>
              </w:rPr>
              <w:t>0.01</w:t>
            </w:r>
          </w:p>
        </w:tc>
        <w:tc>
          <w:tcPr>
            <w:tcW w:w="850" w:type="dxa"/>
            <w:tcBorders>
              <w:top w:val="nil"/>
              <w:left w:val="nil"/>
              <w:bottom w:val="nil"/>
              <w:right w:val="nil"/>
            </w:tcBorders>
            <w:tcPrChange w:id="7180" w:author="Alirah WEYORI" w:date="2024-01-08T08:33:00Z">
              <w:tcPr>
                <w:tcW w:w="850" w:type="dxa"/>
                <w:tcBorders>
                  <w:top w:val="nil"/>
                  <w:left w:val="nil"/>
                  <w:bottom w:val="nil"/>
                  <w:right w:val="nil"/>
                </w:tcBorders>
              </w:tcPr>
            </w:tcPrChange>
          </w:tcPr>
          <w:p w14:paraId="13E5C482" w14:textId="77777777" w:rsidR="00B92327" w:rsidRPr="00801E49" w:rsidRDefault="00332621" w:rsidP="00332621">
            <w:pPr>
              <w:spacing w:after="0" w:line="259" w:lineRule="auto"/>
              <w:ind w:left="67" w:right="0" w:firstLine="0"/>
              <w:jc w:val="center"/>
              <w:rPr>
                <w:rFonts w:ascii="Open Sans" w:hAnsi="Open Sans" w:cs="Open Sans"/>
                <w:sz w:val="16"/>
                <w:szCs w:val="24"/>
                <w:rPrChange w:id="7181" w:author="Nicole Wu" w:date="2024-01-08T11:26:00Z">
                  <w:rPr>
                    <w:sz w:val="16"/>
                    <w:szCs w:val="24"/>
                  </w:rPr>
                </w:rPrChange>
              </w:rPr>
            </w:pPr>
            <w:r w:rsidRPr="00801E49">
              <w:rPr>
                <w:rFonts w:ascii="Open Sans" w:hAnsi="Open Sans" w:cs="Open Sans"/>
                <w:sz w:val="16"/>
                <w:szCs w:val="24"/>
                <w:rPrChange w:id="7182" w:author="Nicole Wu" w:date="2024-01-08T11:26:00Z">
                  <w:rPr>
                    <w:sz w:val="16"/>
                    <w:szCs w:val="24"/>
                  </w:rPr>
                </w:rPrChange>
              </w:rPr>
              <w:t>-0.00</w:t>
            </w:r>
          </w:p>
        </w:tc>
        <w:tc>
          <w:tcPr>
            <w:tcW w:w="710" w:type="dxa"/>
            <w:tcBorders>
              <w:top w:val="nil"/>
              <w:left w:val="nil"/>
              <w:bottom w:val="nil"/>
              <w:right w:val="nil"/>
            </w:tcBorders>
            <w:tcPrChange w:id="7183" w:author="Alirah WEYORI" w:date="2024-01-08T08:33:00Z">
              <w:tcPr>
                <w:tcW w:w="710" w:type="dxa"/>
                <w:gridSpan w:val="2"/>
                <w:tcBorders>
                  <w:top w:val="nil"/>
                  <w:left w:val="nil"/>
                  <w:bottom w:val="nil"/>
                  <w:right w:val="nil"/>
                </w:tcBorders>
              </w:tcPr>
            </w:tcPrChange>
          </w:tcPr>
          <w:p w14:paraId="70B05ECE" w14:textId="77777777" w:rsidR="00B92327" w:rsidRPr="00801E49" w:rsidRDefault="00332621" w:rsidP="00332621">
            <w:pPr>
              <w:spacing w:after="0" w:line="259" w:lineRule="auto"/>
              <w:ind w:left="67" w:right="0" w:firstLine="0"/>
              <w:jc w:val="center"/>
              <w:rPr>
                <w:rFonts w:ascii="Open Sans" w:hAnsi="Open Sans" w:cs="Open Sans"/>
                <w:sz w:val="16"/>
                <w:szCs w:val="24"/>
                <w:rPrChange w:id="7184" w:author="Nicole Wu" w:date="2024-01-08T11:26:00Z">
                  <w:rPr>
                    <w:sz w:val="16"/>
                    <w:szCs w:val="24"/>
                  </w:rPr>
                </w:rPrChange>
              </w:rPr>
            </w:pPr>
            <w:r w:rsidRPr="00801E49">
              <w:rPr>
                <w:rFonts w:ascii="Open Sans" w:hAnsi="Open Sans" w:cs="Open Sans"/>
                <w:sz w:val="16"/>
                <w:szCs w:val="24"/>
                <w:rPrChange w:id="7185" w:author="Nicole Wu" w:date="2024-01-08T11:26:00Z">
                  <w:rPr>
                    <w:sz w:val="16"/>
                    <w:szCs w:val="24"/>
                  </w:rPr>
                </w:rPrChange>
              </w:rPr>
              <w:t>0.02</w:t>
            </w:r>
          </w:p>
        </w:tc>
        <w:tc>
          <w:tcPr>
            <w:tcW w:w="850" w:type="dxa"/>
            <w:tcBorders>
              <w:top w:val="nil"/>
              <w:left w:val="nil"/>
              <w:bottom w:val="nil"/>
              <w:right w:val="nil"/>
            </w:tcBorders>
            <w:tcPrChange w:id="7186" w:author="Alirah WEYORI" w:date="2024-01-08T08:33:00Z">
              <w:tcPr>
                <w:tcW w:w="850" w:type="dxa"/>
                <w:tcBorders>
                  <w:top w:val="nil"/>
                  <w:left w:val="nil"/>
                  <w:bottom w:val="nil"/>
                  <w:right w:val="nil"/>
                </w:tcBorders>
              </w:tcPr>
            </w:tcPrChange>
          </w:tcPr>
          <w:p w14:paraId="3931EBCA" w14:textId="77777777" w:rsidR="00B92327" w:rsidRPr="00801E49" w:rsidRDefault="00332621" w:rsidP="00332621">
            <w:pPr>
              <w:spacing w:after="0" w:line="259" w:lineRule="auto"/>
              <w:ind w:left="67" w:right="0" w:firstLine="0"/>
              <w:jc w:val="center"/>
              <w:rPr>
                <w:rFonts w:ascii="Open Sans" w:hAnsi="Open Sans" w:cs="Open Sans"/>
                <w:sz w:val="16"/>
                <w:szCs w:val="24"/>
                <w:rPrChange w:id="7187" w:author="Nicole Wu" w:date="2024-01-08T11:26:00Z">
                  <w:rPr>
                    <w:sz w:val="16"/>
                    <w:szCs w:val="24"/>
                  </w:rPr>
                </w:rPrChange>
              </w:rPr>
            </w:pPr>
            <w:r w:rsidRPr="00801E49">
              <w:rPr>
                <w:rFonts w:ascii="Open Sans" w:hAnsi="Open Sans" w:cs="Open Sans"/>
                <w:sz w:val="16"/>
                <w:szCs w:val="24"/>
                <w:rPrChange w:id="7188" w:author="Nicole Wu" w:date="2024-01-08T11:26:00Z">
                  <w:rPr>
                    <w:sz w:val="16"/>
                    <w:szCs w:val="24"/>
                  </w:rPr>
                </w:rPrChange>
              </w:rPr>
              <w:t>0.02</w:t>
            </w:r>
          </w:p>
        </w:tc>
        <w:tc>
          <w:tcPr>
            <w:tcW w:w="850" w:type="dxa"/>
            <w:tcBorders>
              <w:top w:val="nil"/>
              <w:left w:val="nil"/>
              <w:bottom w:val="nil"/>
              <w:right w:val="nil"/>
            </w:tcBorders>
            <w:tcPrChange w:id="7189" w:author="Alirah WEYORI" w:date="2024-01-08T08:33:00Z">
              <w:tcPr>
                <w:tcW w:w="708" w:type="dxa"/>
                <w:gridSpan w:val="2"/>
                <w:tcBorders>
                  <w:top w:val="nil"/>
                  <w:left w:val="nil"/>
                  <w:bottom w:val="nil"/>
                  <w:right w:val="nil"/>
                </w:tcBorders>
              </w:tcPr>
            </w:tcPrChange>
          </w:tcPr>
          <w:p w14:paraId="4B2F6E09" w14:textId="77777777" w:rsidR="00B92327" w:rsidRPr="00801E49" w:rsidRDefault="00332621" w:rsidP="00332621">
            <w:pPr>
              <w:spacing w:after="0" w:line="259" w:lineRule="auto"/>
              <w:ind w:left="67" w:right="0" w:firstLine="0"/>
              <w:jc w:val="center"/>
              <w:rPr>
                <w:rFonts w:ascii="Open Sans" w:hAnsi="Open Sans" w:cs="Open Sans"/>
                <w:sz w:val="16"/>
                <w:szCs w:val="24"/>
                <w:rPrChange w:id="7190" w:author="Nicole Wu" w:date="2024-01-08T11:26:00Z">
                  <w:rPr>
                    <w:sz w:val="16"/>
                    <w:szCs w:val="24"/>
                  </w:rPr>
                </w:rPrChange>
              </w:rPr>
            </w:pPr>
            <w:r w:rsidRPr="00801E49">
              <w:rPr>
                <w:rFonts w:ascii="Open Sans" w:hAnsi="Open Sans" w:cs="Open Sans"/>
                <w:sz w:val="16"/>
                <w:szCs w:val="24"/>
                <w:rPrChange w:id="7191" w:author="Nicole Wu" w:date="2024-01-08T11:26:00Z">
                  <w:rPr>
                    <w:sz w:val="16"/>
                    <w:szCs w:val="24"/>
                  </w:rPr>
                </w:rPrChange>
              </w:rPr>
              <w:t>-0.00</w:t>
            </w:r>
          </w:p>
        </w:tc>
        <w:tc>
          <w:tcPr>
            <w:tcW w:w="709" w:type="dxa"/>
            <w:tcBorders>
              <w:top w:val="nil"/>
              <w:left w:val="nil"/>
              <w:bottom w:val="nil"/>
              <w:right w:val="nil"/>
            </w:tcBorders>
            <w:tcPrChange w:id="7192" w:author="Alirah WEYORI" w:date="2024-01-08T08:33:00Z">
              <w:tcPr>
                <w:tcW w:w="851" w:type="dxa"/>
                <w:tcBorders>
                  <w:top w:val="nil"/>
                  <w:left w:val="nil"/>
                  <w:bottom w:val="nil"/>
                  <w:right w:val="nil"/>
                </w:tcBorders>
              </w:tcPr>
            </w:tcPrChange>
          </w:tcPr>
          <w:p w14:paraId="759D3E4F" w14:textId="77777777" w:rsidR="00B92327" w:rsidRPr="00801E49" w:rsidRDefault="00332621" w:rsidP="00332621">
            <w:pPr>
              <w:spacing w:after="0" w:line="259" w:lineRule="auto"/>
              <w:ind w:left="67" w:right="0" w:firstLine="0"/>
              <w:jc w:val="center"/>
              <w:rPr>
                <w:rFonts w:ascii="Open Sans" w:hAnsi="Open Sans" w:cs="Open Sans"/>
                <w:sz w:val="16"/>
                <w:szCs w:val="24"/>
                <w:rPrChange w:id="7193" w:author="Nicole Wu" w:date="2024-01-08T11:26:00Z">
                  <w:rPr>
                    <w:sz w:val="16"/>
                    <w:szCs w:val="24"/>
                  </w:rPr>
                </w:rPrChange>
              </w:rPr>
            </w:pPr>
            <w:r w:rsidRPr="00801E49">
              <w:rPr>
                <w:rFonts w:ascii="Open Sans" w:hAnsi="Open Sans" w:cs="Open Sans"/>
                <w:sz w:val="16"/>
                <w:szCs w:val="24"/>
                <w:rPrChange w:id="7194" w:author="Nicole Wu" w:date="2024-01-08T11:26:00Z">
                  <w:rPr>
                    <w:sz w:val="16"/>
                    <w:szCs w:val="24"/>
                  </w:rPr>
                </w:rPrChange>
              </w:rPr>
              <w:t>0.02</w:t>
            </w:r>
          </w:p>
        </w:tc>
        <w:tc>
          <w:tcPr>
            <w:tcW w:w="850" w:type="dxa"/>
            <w:tcBorders>
              <w:top w:val="nil"/>
              <w:left w:val="nil"/>
              <w:bottom w:val="nil"/>
              <w:right w:val="nil"/>
            </w:tcBorders>
            <w:tcPrChange w:id="7195" w:author="Alirah WEYORI" w:date="2024-01-08T08:33:00Z">
              <w:tcPr>
                <w:tcW w:w="709" w:type="dxa"/>
                <w:tcBorders>
                  <w:top w:val="nil"/>
                  <w:left w:val="nil"/>
                  <w:bottom w:val="nil"/>
                  <w:right w:val="nil"/>
                </w:tcBorders>
              </w:tcPr>
            </w:tcPrChange>
          </w:tcPr>
          <w:p w14:paraId="2C6C643F" w14:textId="77777777" w:rsidR="00B92327" w:rsidRPr="00801E49" w:rsidRDefault="00332621" w:rsidP="00332621">
            <w:pPr>
              <w:spacing w:after="0" w:line="259" w:lineRule="auto"/>
              <w:ind w:left="67" w:right="0" w:firstLine="0"/>
              <w:jc w:val="center"/>
              <w:rPr>
                <w:rFonts w:ascii="Open Sans" w:hAnsi="Open Sans" w:cs="Open Sans"/>
                <w:sz w:val="16"/>
                <w:szCs w:val="24"/>
                <w:rPrChange w:id="7196" w:author="Nicole Wu" w:date="2024-01-08T11:26:00Z">
                  <w:rPr>
                    <w:sz w:val="16"/>
                    <w:szCs w:val="24"/>
                  </w:rPr>
                </w:rPrChange>
              </w:rPr>
            </w:pPr>
            <w:r w:rsidRPr="00801E49">
              <w:rPr>
                <w:rFonts w:ascii="Open Sans" w:hAnsi="Open Sans" w:cs="Open Sans"/>
                <w:sz w:val="16"/>
                <w:szCs w:val="24"/>
                <w:rPrChange w:id="7197" w:author="Nicole Wu" w:date="2024-01-08T11:26:00Z">
                  <w:rPr>
                    <w:sz w:val="16"/>
                    <w:szCs w:val="24"/>
                  </w:rPr>
                </w:rPrChange>
              </w:rPr>
              <w:t>0.01</w:t>
            </w:r>
          </w:p>
        </w:tc>
        <w:tc>
          <w:tcPr>
            <w:tcW w:w="851" w:type="dxa"/>
            <w:tcBorders>
              <w:top w:val="nil"/>
              <w:left w:val="nil"/>
              <w:bottom w:val="nil"/>
              <w:right w:val="nil"/>
            </w:tcBorders>
            <w:tcPrChange w:id="7198" w:author="Alirah WEYORI" w:date="2024-01-08T08:33:00Z">
              <w:tcPr>
                <w:tcW w:w="850" w:type="dxa"/>
                <w:gridSpan w:val="2"/>
                <w:tcBorders>
                  <w:top w:val="nil"/>
                  <w:left w:val="nil"/>
                  <w:bottom w:val="nil"/>
                  <w:right w:val="nil"/>
                </w:tcBorders>
              </w:tcPr>
            </w:tcPrChange>
          </w:tcPr>
          <w:p w14:paraId="554E8EFD" w14:textId="77777777" w:rsidR="00B92327" w:rsidRPr="00801E49" w:rsidRDefault="00332621" w:rsidP="00332621">
            <w:pPr>
              <w:spacing w:after="0" w:line="259" w:lineRule="auto"/>
              <w:ind w:left="67" w:right="0" w:firstLine="0"/>
              <w:jc w:val="center"/>
              <w:rPr>
                <w:rFonts w:ascii="Open Sans" w:hAnsi="Open Sans" w:cs="Open Sans"/>
                <w:sz w:val="16"/>
                <w:szCs w:val="24"/>
                <w:rPrChange w:id="7199" w:author="Nicole Wu" w:date="2024-01-08T11:26:00Z">
                  <w:rPr>
                    <w:sz w:val="16"/>
                    <w:szCs w:val="24"/>
                  </w:rPr>
                </w:rPrChange>
              </w:rPr>
            </w:pPr>
            <w:r w:rsidRPr="00801E49">
              <w:rPr>
                <w:rFonts w:ascii="Open Sans" w:hAnsi="Open Sans" w:cs="Open Sans"/>
                <w:sz w:val="16"/>
                <w:szCs w:val="24"/>
                <w:rPrChange w:id="7200" w:author="Nicole Wu" w:date="2024-01-08T11:26:00Z">
                  <w:rPr>
                    <w:sz w:val="16"/>
                    <w:szCs w:val="24"/>
                  </w:rPr>
                </w:rPrChange>
              </w:rPr>
              <w:t>-0.00</w:t>
            </w:r>
          </w:p>
        </w:tc>
      </w:tr>
      <w:tr w:rsidR="004405B9" w:rsidRPr="00801E49" w14:paraId="64A17905" w14:textId="77777777" w:rsidTr="004405B9">
        <w:tblPrEx>
          <w:tblPrExChange w:id="7201" w:author="Alirah WEYORI" w:date="2024-01-08T08:33:00Z">
            <w:tblPrEx>
              <w:tblW w:w="9781" w:type="dxa"/>
            </w:tblPrEx>
          </w:tblPrExChange>
        </w:tblPrEx>
        <w:trPr>
          <w:trHeight w:val="146"/>
          <w:trPrChange w:id="7202" w:author="Alirah WEYORI" w:date="2024-01-08T08:33:00Z">
            <w:trPr>
              <w:trHeight w:val="146"/>
            </w:trPr>
          </w:trPrChange>
        </w:trPr>
        <w:tc>
          <w:tcPr>
            <w:tcW w:w="2694" w:type="dxa"/>
            <w:tcBorders>
              <w:top w:val="nil"/>
              <w:left w:val="nil"/>
              <w:bottom w:val="single" w:sz="2" w:space="0" w:color="000000"/>
              <w:right w:val="nil"/>
            </w:tcBorders>
            <w:tcPrChange w:id="7203" w:author="Alirah WEYORI" w:date="2024-01-08T08:33:00Z">
              <w:tcPr>
                <w:tcW w:w="2694" w:type="dxa"/>
                <w:tcBorders>
                  <w:top w:val="nil"/>
                  <w:left w:val="nil"/>
                  <w:bottom w:val="single" w:sz="2" w:space="0" w:color="000000"/>
                  <w:right w:val="nil"/>
                </w:tcBorders>
              </w:tcPr>
            </w:tcPrChange>
          </w:tcPr>
          <w:p w14:paraId="74C1A1DF" w14:textId="77777777" w:rsidR="00B92327" w:rsidRPr="00801E49" w:rsidRDefault="00B92327" w:rsidP="00332621">
            <w:pPr>
              <w:spacing w:after="0" w:line="259" w:lineRule="auto"/>
              <w:ind w:left="67" w:right="0" w:firstLine="0"/>
              <w:jc w:val="left"/>
              <w:rPr>
                <w:rFonts w:ascii="Open Sans" w:hAnsi="Open Sans" w:cs="Open Sans"/>
                <w:sz w:val="16"/>
                <w:szCs w:val="24"/>
                <w:rPrChange w:id="7204" w:author="Nicole Wu" w:date="2024-01-08T11:26:00Z">
                  <w:rPr>
                    <w:sz w:val="16"/>
                    <w:szCs w:val="24"/>
                  </w:rPr>
                </w:rPrChange>
              </w:rPr>
            </w:pPr>
          </w:p>
        </w:tc>
        <w:tc>
          <w:tcPr>
            <w:tcW w:w="708" w:type="dxa"/>
            <w:tcBorders>
              <w:top w:val="nil"/>
              <w:left w:val="nil"/>
              <w:bottom w:val="single" w:sz="2" w:space="0" w:color="000000"/>
              <w:right w:val="nil"/>
            </w:tcBorders>
            <w:tcPrChange w:id="7205" w:author="Alirah WEYORI" w:date="2024-01-08T08:33:00Z">
              <w:tcPr>
                <w:tcW w:w="708" w:type="dxa"/>
                <w:gridSpan w:val="2"/>
                <w:tcBorders>
                  <w:top w:val="nil"/>
                  <w:left w:val="nil"/>
                  <w:bottom w:val="single" w:sz="2" w:space="0" w:color="000000"/>
                  <w:right w:val="nil"/>
                </w:tcBorders>
              </w:tcPr>
            </w:tcPrChange>
          </w:tcPr>
          <w:p w14:paraId="436BDAA7" w14:textId="77777777" w:rsidR="00B92327" w:rsidRPr="00801E49" w:rsidRDefault="00332621" w:rsidP="00332621">
            <w:pPr>
              <w:spacing w:after="0" w:line="259" w:lineRule="auto"/>
              <w:ind w:left="67" w:right="0" w:firstLine="0"/>
              <w:jc w:val="center"/>
              <w:rPr>
                <w:rFonts w:ascii="Open Sans" w:hAnsi="Open Sans" w:cs="Open Sans"/>
                <w:sz w:val="16"/>
                <w:szCs w:val="24"/>
                <w:rPrChange w:id="7206" w:author="Nicole Wu" w:date="2024-01-08T11:26:00Z">
                  <w:rPr>
                    <w:sz w:val="16"/>
                    <w:szCs w:val="24"/>
                  </w:rPr>
                </w:rPrChange>
              </w:rPr>
            </w:pPr>
            <w:r w:rsidRPr="00801E49">
              <w:rPr>
                <w:rFonts w:ascii="Open Sans" w:hAnsi="Open Sans" w:cs="Open Sans"/>
                <w:sz w:val="16"/>
                <w:szCs w:val="24"/>
                <w:rPrChange w:id="7207" w:author="Nicole Wu" w:date="2024-01-08T11:26:00Z">
                  <w:rPr>
                    <w:sz w:val="16"/>
                    <w:szCs w:val="24"/>
                  </w:rPr>
                </w:rPrChange>
              </w:rPr>
              <w:t>(0.12)</w:t>
            </w:r>
          </w:p>
        </w:tc>
        <w:tc>
          <w:tcPr>
            <w:tcW w:w="851" w:type="dxa"/>
            <w:tcBorders>
              <w:top w:val="nil"/>
              <w:left w:val="nil"/>
              <w:bottom w:val="single" w:sz="2" w:space="0" w:color="000000"/>
              <w:right w:val="nil"/>
            </w:tcBorders>
            <w:tcPrChange w:id="7208" w:author="Alirah WEYORI" w:date="2024-01-08T08:33:00Z">
              <w:tcPr>
                <w:tcW w:w="851" w:type="dxa"/>
                <w:tcBorders>
                  <w:top w:val="nil"/>
                  <w:left w:val="nil"/>
                  <w:bottom w:val="single" w:sz="2" w:space="0" w:color="000000"/>
                  <w:right w:val="nil"/>
                </w:tcBorders>
              </w:tcPr>
            </w:tcPrChange>
          </w:tcPr>
          <w:p w14:paraId="1BB00F36" w14:textId="77777777" w:rsidR="00B92327" w:rsidRPr="00801E49" w:rsidRDefault="00332621" w:rsidP="00332621">
            <w:pPr>
              <w:spacing w:after="0" w:line="259" w:lineRule="auto"/>
              <w:ind w:left="67" w:right="0" w:firstLine="0"/>
              <w:jc w:val="center"/>
              <w:rPr>
                <w:rFonts w:ascii="Open Sans" w:hAnsi="Open Sans" w:cs="Open Sans"/>
                <w:sz w:val="16"/>
                <w:szCs w:val="24"/>
                <w:rPrChange w:id="7209" w:author="Nicole Wu" w:date="2024-01-08T11:26:00Z">
                  <w:rPr>
                    <w:sz w:val="16"/>
                    <w:szCs w:val="24"/>
                  </w:rPr>
                </w:rPrChange>
              </w:rPr>
            </w:pPr>
            <w:r w:rsidRPr="00801E49">
              <w:rPr>
                <w:rFonts w:ascii="Open Sans" w:hAnsi="Open Sans" w:cs="Open Sans"/>
                <w:sz w:val="16"/>
                <w:szCs w:val="24"/>
                <w:rPrChange w:id="7210" w:author="Nicole Wu" w:date="2024-01-08T11:26:00Z">
                  <w:rPr>
                    <w:sz w:val="16"/>
                    <w:szCs w:val="24"/>
                  </w:rPr>
                </w:rPrChange>
              </w:rPr>
              <w:t>(0.11)</w:t>
            </w:r>
          </w:p>
        </w:tc>
        <w:tc>
          <w:tcPr>
            <w:tcW w:w="850" w:type="dxa"/>
            <w:tcBorders>
              <w:top w:val="nil"/>
              <w:left w:val="nil"/>
              <w:bottom w:val="single" w:sz="2" w:space="0" w:color="000000"/>
              <w:right w:val="nil"/>
            </w:tcBorders>
            <w:tcPrChange w:id="7211" w:author="Alirah WEYORI" w:date="2024-01-08T08:33:00Z">
              <w:tcPr>
                <w:tcW w:w="850" w:type="dxa"/>
                <w:tcBorders>
                  <w:top w:val="nil"/>
                  <w:left w:val="nil"/>
                  <w:bottom w:val="single" w:sz="2" w:space="0" w:color="000000"/>
                  <w:right w:val="nil"/>
                </w:tcBorders>
              </w:tcPr>
            </w:tcPrChange>
          </w:tcPr>
          <w:p w14:paraId="4C445C97" w14:textId="77777777" w:rsidR="00B92327" w:rsidRPr="00801E49" w:rsidRDefault="00332621" w:rsidP="00332621">
            <w:pPr>
              <w:spacing w:after="0" w:line="259" w:lineRule="auto"/>
              <w:ind w:left="67" w:right="0" w:firstLine="0"/>
              <w:jc w:val="center"/>
              <w:rPr>
                <w:rFonts w:ascii="Open Sans" w:hAnsi="Open Sans" w:cs="Open Sans"/>
                <w:sz w:val="16"/>
                <w:szCs w:val="24"/>
                <w:rPrChange w:id="7212" w:author="Nicole Wu" w:date="2024-01-08T11:26:00Z">
                  <w:rPr>
                    <w:sz w:val="16"/>
                    <w:szCs w:val="24"/>
                  </w:rPr>
                </w:rPrChange>
              </w:rPr>
            </w:pPr>
            <w:r w:rsidRPr="00801E49">
              <w:rPr>
                <w:rFonts w:ascii="Open Sans" w:hAnsi="Open Sans" w:cs="Open Sans"/>
                <w:sz w:val="16"/>
                <w:szCs w:val="24"/>
                <w:rPrChange w:id="7213" w:author="Nicole Wu" w:date="2024-01-08T11:26:00Z">
                  <w:rPr>
                    <w:sz w:val="16"/>
                    <w:szCs w:val="24"/>
                  </w:rPr>
                </w:rPrChange>
              </w:rPr>
              <w:t>(0.94)</w:t>
            </w:r>
          </w:p>
        </w:tc>
        <w:tc>
          <w:tcPr>
            <w:tcW w:w="710" w:type="dxa"/>
            <w:tcBorders>
              <w:top w:val="nil"/>
              <w:left w:val="nil"/>
              <w:bottom w:val="single" w:sz="2" w:space="0" w:color="000000"/>
              <w:right w:val="nil"/>
            </w:tcBorders>
            <w:tcPrChange w:id="7214" w:author="Alirah WEYORI" w:date="2024-01-08T08:33:00Z">
              <w:tcPr>
                <w:tcW w:w="710" w:type="dxa"/>
                <w:gridSpan w:val="2"/>
                <w:tcBorders>
                  <w:top w:val="nil"/>
                  <w:left w:val="nil"/>
                  <w:bottom w:val="single" w:sz="2" w:space="0" w:color="000000"/>
                  <w:right w:val="nil"/>
                </w:tcBorders>
              </w:tcPr>
            </w:tcPrChange>
          </w:tcPr>
          <w:p w14:paraId="75A0DBC1" w14:textId="77777777" w:rsidR="00B92327" w:rsidRPr="00801E49" w:rsidRDefault="00332621" w:rsidP="00332621">
            <w:pPr>
              <w:spacing w:after="0" w:line="259" w:lineRule="auto"/>
              <w:ind w:left="67" w:right="0" w:firstLine="0"/>
              <w:jc w:val="center"/>
              <w:rPr>
                <w:rFonts w:ascii="Open Sans" w:hAnsi="Open Sans" w:cs="Open Sans"/>
                <w:sz w:val="16"/>
                <w:szCs w:val="24"/>
                <w:rPrChange w:id="7215" w:author="Nicole Wu" w:date="2024-01-08T11:26:00Z">
                  <w:rPr>
                    <w:sz w:val="16"/>
                    <w:szCs w:val="24"/>
                  </w:rPr>
                </w:rPrChange>
              </w:rPr>
            </w:pPr>
            <w:r w:rsidRPr="00801E49">
              <w:rPr>
                <w:rFonts w:ascii="Open Sans" w:hAnsi="Open Sans" w:cs="Open Sans"/>
                <w:sz w:val="16"/>
                <w:szCs w:val="24"/>
                <w:rPrChange w:id="7216" w:author="Nicole Wu" w:date="2024-01-08T11:26:00Z">
                  <w:rPr>
                    <w:sz w:val="16"/>
                    <w:szCs w:val="24"/>
                  </w:rPr>
                </w:rPrChange>
              </w:rPr>
              <w:t>(0.14)</w:t>
            </w:r>
          </w:p>
        </w:tc>
        <w:tc>
          <w:tcPr>
            <w:tcW w:w="850" w:type="dxa"/>
            <w:tcBorders>
              <w:top w:val="nil"/>
              <w:left w:val="nil"/>
              <w:bottom w:val="single" w:sz="2" w:space="0" w:color="000000"/>
              <w:right w:val="nil"/>
            </w:tcBorders>
            <w:tcPrChange w:id="7217" w:author="Alirah WEYORI" w:date="2024-01-08T08:33:00Z">
              <w:tcPr>
                <w:tcW w:w="850" w:type="dxa"/>
                <w:tcBorders>
                  <w:top w:val="nil"/>
                  <w:left w:val="nil"/>
                  <w:bottom w:val="single" w:sz="2" w:space="0" w:color="000000"/>
                  <w:right w:val="nil"/>
                </w:tcBorders>
              </w:tcPr>
            </w:tcPrChange>
          </w:tcPr>
          <w:p w14:paraId="371B5F38" w14:textId="77777777" w:rsidR="00B92327" w:rsidRPr="00801E49" w:rsidRDefault="00332621" w:rsidP="00332621">
            <w:pPr>
              <w:spacing w:after="0" w:line="259" w:lineRule="auto"/>
              <w:ind w:left="67" w:right="0" w:firstLine="0"/>
              <w:jc w:val="center"/>
              <w:rPr>
                <w:rFonts w:ascii="Open Sans" w:hAnsi="Open Sans" w:cs="Open Sans"/>
                <w:sz w:val="16"/>
                <w:szCs w:val="24"/>
                <w:rPrChange w:id="7218" w:author="Nicole Wu" w:date="2024-01-08T11:26:00Z">
                  <w:rPr>
                    <w:sz w:val="16"/>
                    <w:szCs w:val="24"/>
                  </w:rPr>
                </w:rPrChange>
              </w:rPr>
            </w:pPr>
            <w:r w:rsidRPr="00801E49">
              <w:rPr>
                <w:rFonts w:ascii="Open Sans" w:hAnsi="Open Sans" w:cs="Open Sans"/>
                <w:sz w:val="16"/>
                <w:szCs w:val="24"/>
                <w:rPrChange w:id="7219" w:author="Nicole Wu" w:date="2024-01-08T11:26:00Z">
                  <w:rPr>
                    <w:sz w:val="16"/>
                    <w:szCs w:val="24"/>
                  </w:rPr>
                </w:rPrChange>
              </w:rPr>
              <w:t>(0.13)</w:t>
            </w:r>
          </w:p>
        </w:tc>
        <w:tc>
          <w:tcPr>
            <w:tcW w:w="850" w:type="dxa"/>
            <w:tcBorders>
              <w:top w:val="nil"/>
              <w:left w:val="nil"/>
              <w:bottom w:val="single" w:sz="2" w:space="0" w:color="000000"/>
              <w:right w:val="nil"/>
            </w:tcBorders>
            <w:tcPrChange w:id="7220" w:author="Alirah WEYORI" w:date="2024-01-08T08:33:00Z">
              <w:tcPr>
                <w:tcW w:w="708" w:type="dxa"/>
                <w:gridSpan w:val="2"/>
                <w:tcBorders>
                  <w:top w:val="nil"/>
                  <w:left w:val="nil"/>
                  <w:bottom w:val="single" w:sz="2" w:space="0" w:color="000000"/>
                  <w:right w:val="nil"/>
                </w:tcBorders>
              </w:tcPr>
            </w:tcPrChange>
          </w:tcPr>
          <w:p w14:paraId="3020B499" w14:textId="77777777" w:rsidR="00B92327" w:rsidRPr="00801E49" w:rsidRDefault="00332621" w:rsidP="00332621">
            <w:pPr>
              <w:spacing w:after="0" w:line="259" w:lineRule="auto"/>
              <w:ind w:left="67" w:right="0" w:firstLine="0"/>
              <w:jc w:val="center"/>
              <w:rPr>
                <w:rFonts w:ascii="Open Sans" w:hAnsi="Open Sans" w:cs="Open Sans"/>
                <w:sz w:val="16"/>
                <w:szCs w:val="24"/>
                <w:rPrChange w:id="7221" w:author="Nicole Wu" w:date="2024-01-08T11:26:00Z">
                  <w:rPr>
                    <w:sz w:val="16"/>
                    <w:szCs w:val="24"/>
                  </w:rPr>
                </w:rPrChange>
              </w:rPr>
            </w:pPr>
            <w:r w:rsidRPr="00801E49">
              <w:rPr>
                <w:rFonts w:ascii="Open Sans" w:hAnsi="Open Sans" w:cs="Open Sans"/>
                <w:sz w:val="16"/>
                <w:szCs w:val="24"/>
                <w:rPrChange w:id="7222" w:author="Nicole Wu" w:date="2024-01-08T11:26:00Z">
                  <w:rPr>
                    <w:sz w:val="16"/>
                    <w:szCs w:val="24"/>
                  </w:rPr>
                </w:rPrChange>
              </w:rPr>
              <w:t>(0.85)</w:t>
            </w:r>
          </w:p>
        </w:tc>
        <w:tc>
          <w:tcPr>
            <w:tcW w:w="709" w:type="dxa"/>
            <w:tcBorders>
              <w:top w:val="nil"/>
              <w:left w:val="nil"/>
              <w:bottom w:val="single" w:sz="2" w:space="0" w:color="000000"/>
              <w:right w:val="nil"/>
            </w:tcBorders>
            <w:tcPrChange w:id="7223" w:author="Alirah WEYORI" w:date="2024-01-08T08:33:00Z">
              <w:tcPr>
                <w:tcW w:w="851" w:type="dxa"/>
                <w:tcBorders>
                  <w:top w:val="nil"/>
                  <w:left w:val="nil"/>
                  <w:bottom w:val="single" w:sz="2" w:space="0" w:color="000000"/>
                  <w:right w:val="nil"/>
                </w:tcBorders>
              </w:tcPr>
            </w:tcPrChange>
          </w:tcPr>
          <w:p w14:paraId="71BD0F78" w14:textId="77777777" w:rsidR="00B92327" w:rsidRPr="00801E49" w:rsidRDefault="00332621" w:rsidP="00332621">
            <w:pPr>
              <w:spacing w:after="0" w:line="259" w:lineRule="auto"/>
              <w:ind w:left="67" w:right="0" w:firstLine="0"/>
              <w:jc w:val="center"/>
              <w:rPr>
                <w:rFonts w:ascii="Open Sans" w:hAnsi="Open Sans" w:cs="Open Sans"/>
                <w:sz w:val="16"/>
                <w:szCs w:val="24"/>
                <w:rPrChange w:id="7224" w:author="Nicole Wu" w:date="2024-01-08T11:26:00Z">
                  <w:rPr>
                    <w:sz w:val="16"/>
                    <w:szCs w:val="24"/>
                  </w:rPr>
                </w:rPrChange>
              </w:rPr>
            </w:pPr>
            <w:r w:rsidRPr="00801E49">
              <w:rPr>
                <w:rFonts w:ascii="Open Sans" w:hAnsi="Open Sans" w:cs="Open Sans"/>
                <w:sz w:val="16"/>
                <w:szCs w:val="24"/>
                <w:rPrChange w:id="7225" w:author="Nicole Wu" w:date="2024-01-08T11:26:00Z">
                  <w:rPr>
                    <w:sz w:val="16"/>
                    <w:szCs w:val="24"/>
                  </w:rPr>
                </w:rPrChange>
              </w:rPr>
              <w:t>(0.13)</w:t>
            </w:r>
          </w:p>
        </w:tc>
        <w:tc>
          <w:tcPr>
            <w:tcW w:w="850" w:type="dxa"/>
            <w:tcBorders>
              <w:top w:val="nil"/>
              <w:left w:val="nil"/>
              <w:bottom w:val="single" w:sz="2" w:space="0" w:color="000000"/>
              <w:right w:val="nil"/>
            </w:tcBorders>
            <w:tcPrChange w:id="7226" w:author="Alirah WEYORI" w:date="2024-01-08T08:33:00Z">
              <w:tcPr>
                <w:tcW w:w="709" w:type="dxa"/>
                <w:tcBorders>
                  <w:top w:val="nil"/>
                  <w:left w:val="nil"/>
                  <w:bottom w:val="single" w:sz="2" w:space="0" w:color="000000"/>
                  <w:right w:val="nil"/>
                </w:tcBorders>
              </w:tcPr>
            </w:tcPrChange>
          </w:tcPr>
          <w:p w14:paraId="7D077024" w14:textId="77777777" w:rsidR="00B92327" w:rsidRPr="00801E49" w:rsidRDefault="00332621" w:rsidP="00332621">
            <w:pPr>
              <w:spacing w:after="0" w:line="259" w:lineRule="auto"/>
              <w:ind w:left="67" w:right="0" w:firstLine="0"/>
              <w:jc w:val="center"/>
              <w:rPr>
                <w:rFonts w:ascii="Open Sans" w:hAnsi="Open Sans" w:cs="Open Sans"/>
                <w:sz w:val="16"/>
                <w:szCs w:val="24"/>
                <w:rPrChange w:id="7227" w:author="Nicole Wu" w:date="2024-01-08T11:26:00Z">
                  <w:rPr>
                    <w:sz w:val="16"/>
                    <w:szCs w:val="24"/>
                  </w:rPr>
                </w:rPrChange>
              </w:rPr>
            </w:pPr>
            <w:r w:rsidRPr="00801E49">
              <w:rPr>
                <w:rFonts w:ascii="Open Sans" w:hAnsi="Open Sans" w:cs="Open Sans"/>
                <w:sz w:val="16"/>
                <w:szCs w:val="24"/>
                <w:rPrChange w:id="7228" w:author="Nicole Wu" w:date="2024-01-08T11:26:00Z">
                  <w:rPr>
                    <w:sz w:val="16"/>
                    <w:szCs w:val="24"/>
                  </w:rPr>
                </w:rPrChange>
              </w:rPr>
              <w:t>(0.12)</w:t>
            </w:r>
          </w:p>
        </w:tc>
        <w:tc>
          <w:tcPr>
            <w:tcW w:w="851" w:type="dxa"/>
            <w:tcBorders>
              <w:top w:val="nil"/>
              <w:left w:val="nil"/>
              <w:bottom w:val="single" w:sz="2" w:space="0" w:color="000000"/>
              <w:right w:val="nil"/>
            </w:tcBorders>
            <w:tcPrChange w:id="7229" w:author="Alirah WEYORI" w:date="2024-01-08T08:33:00Z">
              <w:tcPr>
                <w:tcW w:w="850" w:type="dxa"/>
                <w:gridSpan w:val="2"/>
                <w:tcBorders>
                  <w:top w:val="nil"/>
                  <w:left w:val="nil"/>
                  <w:bottom w:val="single" w:sz="2" w:space="0" w:color="000000"/>
                  <w:right w:val="nil"/>
                </w:tcBorders>
              </w:tcPr>
            </w:tcPrChange>
          </w:tcPr>
          <w:p w14:paraId="21661788" w14:textId="77777777" w:rsidR="00B92327" w:rsidRPr="00801E49" w:rsidRDefault="00332621" w:rsidP="00332621">
            <w:pPr>
              <w:spacing w:after="0" w:line="259" w:lineRule="auto"/>
              <w:ind w:left="67" w:right="0" w:firstLine="0"/>
              <w:jc w:val="center"/>
              <w:rPr>
                <w:rFonts w:ascii="Open Sans" w:hAnsi="Open Sans" w:cs="Open Sans"/>
                <w:sz w:val="16"/>
                <w:szCs w:val="24"/>
                <w:rPrChange w:id="7230" w:author="Nicole Wu" w:date="2024-01-08T11:26:00Z">
                  <w:rPr>
                    <w:sz w:val="16"/>
                    <w:szCs w:val="24"/>
                  </w:rPr>
                </w:rPrChange>
              </w:rPr>
            </w:pPr>
            <w:r w:rsidRPr="00801E49">
              <w:rPr>
                <w:rFonts w:ascii="Open Sans" w:hAnsi="Open Sans" w:cs="Open Sans"/>
                <w:sz w:val="16"/>
                <w:szCs w:val="24"/>
                <w:rPrChange w:id="7231" w:author="Nicole Wu" w:date="2024-01-08T11:26:00Z">
                  <w:rPr>
                    <w:sz w:val="16"/>
                    <w:szCs w:val="24"/>
                  </w:rPr>
                </w:rPrChange>
              </w:rPr>
              <w:t>(0.71)</w:t>
            </w:r>
          </w:p>
        </w:tc>
      </w:tr>
      <w:tr w:rsidR="004405B9" w:rsidRPr="00801E49" w14:paraId="3ECBCCDA" w14:textId="77777777" w:rsidTr="004405B9">
        <w:tblPrEx>
          <w:tblPrExChange w:id="7232" w:author="Alirah WEYORI" w:date="2024-01-08T08:33:00Z">
            <w:tblPrEx>
              <w:tblW w:w="9781" w:type="dxa"/>
            </w:tblPrEx>
          </w:tblPrExChange>
        </w:tblPrEx>
        <w:trPr>
          <w:trHeight w:val="165"/>
          <w:trPrChange w:id="7233" w:author="Alirah WEYORI" w:date="2024-01-08T08:33:00Z">
            <w:trPr>
              <w:trHeight w:val="165"/>
            </w:trPr>
          </w:trPrChange>
        </w:trPr>
        <w:tc>
          <w:tcPr>
            <w:tcW w:w="2694" w:type="dxa"/>
            <w:tcBorders>
              <w:top w:val="single" w:sz="2" w:space="0" w:color="000000"/>
              <w:left w:val="nil"/>
              <w:bottom w:val="double" w:sz="2" w:space="0" w:color="000000"/>
              <w:right w:val="nil"/>
            </w:tcBorders>
            <w:tcPrChange w:id="7234" w:author="Alirah WEYORI" w:date="2024-01-08T08:33:00Z">
              <w:tcPr>
                <w:tcW w:w="2694" w:type="dxa"/>
                <w:tcBorders>
                  <w:top w:val="single" w:sz="2" w:space="0" w:color="000000"/>
                  <w:left w:val="nil"/>
                  <w:bottom w:val="double" w:sz="2" w:space="0" w:color="000000"/>
                  <w:right w:val="nil"/>
                </w:tcBorders>
              </w:tcPr>
            </w:tcPrChange>
          </w:tcPr>
          <w:p w14:paraId="21ACB2FF" w14:textId="77777777" w:rsidR="00B92327" w:rsidRPr="00801E49" w:rsidRDefault="00332621" w:rsidP="00332621">
            <w:pPr>
              <w:spacing w:after="0" w:line="259" w:lineRule="auto"/>
              <w:ind w:left="67" w:right="0" w:firstLine="0"/>
              <w:jc w:val="left"/>
              <w:rPr>
                <w:rFonts w:ascii="Open Sans" w:hAnsi="Open Sans" w:cs="Open Sans"/>
                <w:sz w:val="16"/>
                <w:szCs w:val="24"/>
                <w:rPrChange w:id="7235" w:author="Nicole Wu" w:date="2024-01-08T11:26:00Z">
                  <w:rPr>
                    <w:sz w:val="16"/>
                    <w:szCs w:val="24"/>
                  </w:rPr>
                </w:rPrChange>
              </w:rPr>
            </w:pPr>
            <w:r w:rsidRPr="00801E49">
              <w:rPr>
                <w:rFonts w:ascii="Open Sans" w:hAnsi="Open Sans" w:cs="Open Sans"/>
                <w:sz w:val="16"/>
                <w:szCs w:val="24"/>
                <w:rPrChange w:id="7236" w:author="Nicole Wu" w:date="2024-01-08T11:26:00Z">
                  <w:rPr>
                    <w:sz w:val="16"/>
                    <w:szCs w:val="24"/>
                  </w:rPr>
                </w:rPrChange>
              </w:rPr>
              <w:t>Observations</w:t>
            </w:r>
          </w:p>
        </w:tc>
        <w:tc>
          <w:tcPr>
            <w:tcW w:w="708" w:type="dxa"/>
            <w:tcBorders>
              <w:top w:val="single" w:sz="2" w:space="0" w:color="000000"/>
              <w:left w:val="nil"/>
              <w:bottom w:val="double" w:sz="2" w:space="0" w:color="000000"/>
              <w:right w:val="nil"/>
            </w:tcBorders>
            <w:tcPrChange w:id="7237" w:author="Alirah WEYORI" w:date="2024-01-08T08:33:00Z">
              <w:tcPr>
                <w:tcW w:w="708" w:type="dxa"/>
                <w:gridSpan w:val="2"/>
                <w:tcBorders>
                  <w:top w:val="single" w:sz="2" w:space="0" w:color="000000"/>
                  <w:left w:val="nil"/>
                  <w:bottom w:val="double" w:sz="2" w:space="0" w:color="000000"/>
                  <w:right w:val="nil"/>
                </w:tcBorders>
              </w:tcPr>
            </w:tcPrChange>
          </w:tcPr>
          <w:p w14:paraId="795BB5FA" w14:textId="77777777" w:rsidR="00B92327" w:rsidRPr="00801E49" w:rsidRDefault="00332621" w:rsidP="00332621">
            <w:pPr>
              <w:spacing w:after="0" w:line="259" w:lineRule="auto"/>
              <w:ind w:left="67" w:right="0" w:firstLine="0"/>
              <w:jc w:val="center"/>
              <w:rPr>
                <w:rFonts w:ascii="Open Sans" w:hAnsi="Open Sans" w:cs="Open Sans"/>
                <w:sz w:val="16"/>
                <w:szCs w:val="24"/>
                <w:rPrChange w:id="7238" w:author="Nicole Wu" w:date="2024-01-08T11:26:00Z">
                  <w:rPr>
                    <w:sz w:val="16"/>
                    <w:szCs w:val="24"/>
                  </w:rPr>
                </w:rPrChange>
              </w:rPr>
            </w:pPr>
            <w:r w:rsidRPr="00801E49">
              <w:rPr>
                <w:rFonts w:ascii="Open Sans" w:hAnsi="Open Sans" w:cs="Open Sans"/>
                <w:sz w:val="16"/>
                <w:szCs w:val="24"/>
                <w:rPrChange w:id="7239" w:author="Nicole Wu" w:date="2024-01-08T11:26:00Z">
                  <w:rPr>
                    <w:sz w:val="16"/>
                    <w:szCs w:val="24"/>
                  </w:rPr>
                </w:rPrChange>
              </w:rPr>
              <w:t>294</w:t>
            </w:r>
          </w:p>
        </w:tc>
        <w:tc>
          <w:tcPr>
            <w:tcW w:w="851" w:type="dxa"/>
            <w:tcBorders>
              <w:top w:val="single" w:sz="2" w:space="0" w:color="000000"/>
              <w:left w:val="nil"/>
              <w:bottom w:val="double" w:sz="2" w:space="0" w:color="000000"/>
              <w:right w:val="nil"/>
            </w:tcBorders>
            <w:tcPrChange w:id="7240" w:author="Alirah WEYORI" w:date="2024-01-08T08:33:00Z">
              <w:tcPr>
                <w:tcW w:w="851" w:type="dxa"/>
                <w:tcBorders>
                  <w:top w:val="single" w:sz="2" w:space="0" w:color="000000"/>
                  <w:left w:val="nil"/>
                  <w:bottom w:val="double" w:sz="2" w:space="0" w:color="000000"/>
                  <w:right w:val="nil"/>
                </w:tcBorders>
              </w:tcPr>
            </w:tcPrChange>
          </w:tcPr>
          <w:p w14:paraId="4E6133C0" w14:textId="77777777" w:rsidR="00B92327" w:rsidRPr="00801E49" w:rsidRDefault="00332621" w:rsidP="00332621">
            <w:pPr>
              <w:spacing w:after="0" w:line="259" w:lineRule="auto"/>
              <w:ind w:left="67" w:right="0" w:firstLine="0"/>
              <w:jc w:val="center"/>
              <w:rPr>
                <w:rFonts w:ascii="Open Sans" w:hAnsi="Open Sans" w:cs="Open Sans"/>
                <w:sz w:val="16"/>
                <w:szCs w:val="24"/>
                <w:rPrChange w:id="7241" w:author="Nicole Wu" w:date="2024-01-08T11:26:00Z">
                  <w:rPr>
                    <w:sz w:val="16"/>
                    <w:szCs w:val="24"/>
                  </w:rPr>
                </w:rPrChange>
              </w:rPr>
            </w:pPr>
            <w:r w:rsidRPr="00801E49">
              <w:rPr>
                <w:rFonts w:ascii="Open Sans" w:hAnsi="Open Sans" w:cs="Open Sans"/>
                <w:sz w:val="16"/>
                <w:szCs w:val="24"/>
                <w:rPrChange w:id="7242" w:author="Nicole Wu" w:date="2024-01-08T11:26:00Z">
                  <w:rPr>
                    <w:sz w:val="16"/>
                    <w:szCs w:val="24"/>
                  </w:rPr>
                </w:rPrChange>
              </w:rPr>
              <w:t>157</w:t>
            </w:r>
          </w:p>
        </w:tc>
        <w:tc>
          <w:tcPr>
            <w:tcW w:w="850" w:type="dxa"/>
            <w:tcBorders>
              <w:top w:val="single" w:sz="2" w:space="0" w:color="000000"/>
              <w:left w:val="nil"/>
              <w:bottom w:val="double" w:sz="2" w:space="0" w:color="000000"/>
              <w:right w:val="nil"/>
            </w:tcBorders>
            <w:tcPrChange w:id="7243" w:author="Alirah WEYORI" w:date="2024-01-08T08:33:00Z">
              <w:tcPr>
                <w:tcW w:w="850" w:type="dxa"/>
                <w:tcBorders>
                  <w:top w:val="single" w:sz="2" w:space="0" w:color="000000"/>
                  <w:left w:val="nil"/>
                  <w:bottom w:val="double" w:sz="2" w:space="0" w:color="000000"/>
                  <w:right w:val="nil"/>
                </w:tcBorders>
              </w:tcPr>
            </w:tcPrChange>
          </w:tcPr>
          <w:p w14:paraId="020B3761" w14:textId="77777777" w:rsidR="00B92327" w:rsidRPr="00801E49" w:rsidRDefault="00332621" w:rsidP="00332621">
            <w:pPr>
              <w:spacing w:after="0" w:line="259" w:lineRule="auto"/>
              <w:ind w:left="67" w:right="0" w:firstLine="0"/>
              <w:jc w:val="center"/>
              <w:rPr>
                <w:rFonts w:ascii="Open Sans" w:hAnsi="Open Sans" w:cs="Open Sans"/>
                <w:sz w:val="16"/>
                <w:szCs w:val="24"/>
                <w:rPrChange w:id="7244" w:author="Nicole Wu" w:date="2024-01-08T11:26:00Z">
                  <w:rPr>
                    <w:sz w:val="16"/>
                    <w:szCs w:val="24"/>
                  </w:rPr>
                </w:rPrChange>
              </w:rPr>
            </w:pPr>
            <w:r w:rsidRPr="00801E49">
              <w:rPr>
                <w:rFonts w:ascii="Open Sans" w:hAnsi="Open Sans" w:cs="Open Sans"/>
                <w:sz w:val="16"/>
                <w:szCs w:val="24"/>
                <w:rPrChange w:id="7245" w:author="Nicole Wu" w:date="2024-01-08T11:26:00Z">
                  <w:rPr>
                    <w:sz w:val="16"/>
                    <w:szCs w:val="24"/>
                  </w:rPr>
                </w:rPrChange>
              </w:rPr>
              <w:t>451</w:t>
            </w:r>
          </w:p>
        </w:tc>
        <w:tc>
          <w:tcPr>
            <w:tcW w:w="710" w:type="dxa"/>
            <w:tcBorders>
              <w:top w:val="single" w:sz="2" w:space="0" w:color="000000"/>
              <w:left w:val="nil"/>
              <w:bottom w:val="double" w:sz="2" w:space="0" w:color="000000"/>
              <w:right w:val="nil"/>
            </w:tcBorders>
            <w:tcPrChange w:id="7246" w:author="Alirah WEYORI" w:date="2024-01-08T08:33:00Z">
              <w:tcPr>
                <w:tcW w:w="710" w:type="dxa"/>
                <w:gridSpan w:val="2"/>
                <w:tcBorders>
                  <w:top w:val="single" w:sz="2" w:space="0" w:color="000000"/>
                  <w:left w:val="nil"/>
                  <w:bottom w:val="double" w:sz="2" w:space="0" w:color="000000"/>
                  <w:right w:val="nil"/>
                </w:tcBorders>
              </w:tcPr>
            </w:tcPrChange>
          </w:tcPr>
          <w:p w14:paraId="03582390" w14:textId="77777777" w:rsidR="00B92327" w:rsidRPr="00801E49" w:rsidRDefault="00332621" w:rsidP="00332621">
            <w:pPr>
              <w:spacing w:after="0" w:line="259" w:lineRule="auto"/>
              <w:ind w:left="67" w:right="0" w:firstLine="0"/>
              <w:jc w:val="center"/>
              <w:rPr>
                <w:rFonts w:ascii="Open Sans" w:hAnsi="Open Sans" w:cs="Open Sans"/>
                <w:sz w:val="16"/>
                <w:szCs w:val="24"/>
                <w:rPrChange w:id="7247" w:author="Nicole Wu" w:date="2024-01-08T11:26:00Z">
                  <w:rPr>
                    <w:sz w:val="16"/>
                    <w:szCs w:val="24"/>
                  </w:rPr>
                </w:rPrChange>
              </w:rPr>
            </w:pPr>
            <w:r w:rsidRPr="00801E49">
              <w:rPr>
                <w:rFonts w:ascii="Open Sans" w:hAnsi="Open Sans" w:cs="Open Sans"/>
                <w:sz w:val="16"/>
                <w:szCs w:val="24"/>
                <w:rPrChange w:id="7248" w:author="Nicole Wu" w:date="2024-01-08T11:26:00Z">
                  <w:rPr>
                    <w:sz w:val="16"/>
                    <w:szCs w:val="24"/>
                  </w:rPr>
                </w:rPrChange>
              </w:rPr>
              <w:t>675</w:t>
            </w:r>
          </w:p>
        </w:tc>
        <w:tc>
          <w:tcPr>
            <w:tcW w:w="850" w:type="dxa"/>
            <w:tcBorders>
              <w:top w:val="single" w:sz="2" w:space="0" w:color="000000"/>
              <w:left w:val="nil"/>
              <w:bottom w:val="double" w:sz="2" w:space="0" w:color="000000"/>
              <w:right w:val="nil"/>
            </w:tcBorders>
            <w:tcPrChange w:id="7249" w:author="Alirah WEYORI" w:date="2024-01-08T08:33:00Z">
              <w:tcPr>
                <w:tcW w:w="850" w:type="dxa"/>
                <w:tcBorders>
                  <w:top w:val="single" w:sz="2" w:space="0" w:color="000000"/>
                  <w:left w:val="nil"/>
                  <w:bottom w:val="double" w:sz="2" w:space="0" w:color="000000"/>
                  <w:right w:val="nil"/>
                </w:tcBorders>
              </w:tcPr>
            </w:tcPrChange>
          </w:tcPr>
          <w:p w14:paraId="6758FBF1" w14:textId="77777777" w:rsidR="00B92327" w:rsidRPr="00801E49" w:rsidRDefault="00332621" w:rsidP="00332621">
            <w:pPr>
              <w:spacing w:after="0" w:line="259" w:lineRule="auto"/>
              <w:ind w:left="67" w:right="0" w:firstLine="0"/>
              <w:jc w:val="center"/>
              <w:rPr>
                <w:rFonts w:ascii="Open Sans" w:hAnsi="Open Sans" w:cs="Open Sans"/>
                <w:sz w:val="16"/>
                <w:szCs w:val="24"/>
                <w:rPrChange w:id="7250" w:author="Nicole Wu" w:date="2024-01-08T11:26:00Z">
                  <w:rPr>
                    <w:sz w:val="16"/>
                    <w:szCs w:val="24"/>
                  </w:rPr>
                </w:rPrChange>
              </w:rPr>
            </w:pPr>
            <w:r w:rsidRPr="00801E49">
              <w:rPr>
                <w:rFonts w:ascii="Open Sans" w:hAnsi="Open Sans" w:cs="Open Sans"/>
                <w:sz w:val="16"/>
                <w:szCs w:val="24"/>
                <w:rPrChange w:id="7251" w:author="Nicole Wu" w:date="2024-01-08T11:26:00Z">
                  <w:rPr>
                    <w:sz w:val="16"/>
                    <w:szCs w:val="24"/>
                  </w:rPr>
                </w:rPrChange>
              </w:rPr>
              <w:t>119</w:t>
            </w:r>
          </w:p>
        </w:tc>
        <w:tc>
          <w:tcPr>
            <w:tcW w:w="850" w:type="dxa"/>
            <w:tcBorders>
              <w:top w:val="single" w:sz="2" w:space="0" w:color="000000"/>
              <w:left w:val="nil"/>
              <w:bottom w:val="double" w:sz="2" w:space="0" w:color="000000"/>
              <w:right w:val="nil"/>
            </w:tcBorders>
            <w:tcPrChange w:id="7252" w:author="Alirah WEYORI" w:date="2024-01-08T08:33:00Z">
              <w:tcPr>
                <w:tcW w:w="708" w:type="dxa"/>
                <w:gridSpan w:val="2"/>
                <w:tcBorders>
                  <w:top w:val="single" w:sz="2" w:space="0" w:color="000000"/>
                  <w:left w:val="nil"/>
                  <w:bottom w:val="double" w:sz="2" w:space="0" w:color="000000"/>
                  <w:right w:val="nil"/>
                </w:tcBorders>
              </w:tcPr>
            </w:tcPrChange>
          </w:tcPr>
          <w:p w14:paraId="5BC638F6" w14:textId="77777777" w:rsidR="00B92327" w:rsidRPr="00801E49" w:rsidRDefault="00332621" w:rsidP="00332621">
            <w:pPr>
              <w:spacing w:after="0" w:line="259" w:lineRule="auto"/>
              <w:ind w:left="67" w:right="0" w:firstLine="0"/>
              <w:jc w:val="center"/>
              <w:rPr>
                <w:rFonts w:ascii="Open Sans" w:hAnsi="Open Sans" w:cs="Open Sans"/>
                <w:sz w:val="16"/>
                <w:szCs w:val="24"/>
                <w:rPrChange w:id="7253" w:author="Nicole Wu" w:date="2024-01-08T11:26:00Z">
                  <w:rPr>
                    <w:sz w:val="16"/>
                    <w:szCs w:val="24"/>
                  </w:rPr>
                </w:rPrChange>
              </w:rPr>
            </w:pPr>
            <w:r w:rsidRPr="00801E49">
              <w:rPr>
                <w:rFonts w:ascii="Open Sans" w:hAnsi="Open Sans" w:cs="Open Sans"/>
                <w:sz w:val="16"/>
                <w:szCs w:val="24"/>
                <w:rPrChange w:id="7254" w:author="Nicole Wu" w:date="2024-01-08T11:26:00Z">
                  <w:rPr>
                    <w:sz w:val="16"/>
                    <w:szCs w:val="24"/>
                  </w:rPr>
                </w:rPrChange>
              </w:rPr>
              <w:t>794</w:t>
            </w:r>
          </w:p>
        </w:tc>
        <w:tc>
          <w:tcPr>
            <w:tcW w:w="709" w:type="dxa"/>
            <w:tcBorders>
              <w:top w:val="single" w:sz="2" w:space="0" w:color="000000"/>
              <w:left w:val="nil"/>
              <w:bottom w:val="double" w:sz="2" w:space="0" w:color="000000"/>
              <w:right w:val="nil"/>
            </w:tcBorders>
            <w:tcPrChange w:id="7255" w:author="Alirah WEYORI" w:date="2024-01-08T08:33:00Z">
              <w:tcPr>
                <w:tcW w:w="851" w:type="dxa"/>
                <w:tcBorders>
                  <w:top w:val="single" w:sz="2" w:space="0" w:color="000000"/>
                  <w:left w:val="nil"/>
                  <w:bottom w:val="double" w:sz="2" w:space="0" w:color="000000"/>
                  <w:right w:val="nil"/>
                </w:tcBorders>
              </w:tcPr>
            </w:tcPrChange>
          </w:tcPr>
          <w:p w14:paraId="5E841FEA" w14:textId="77777777" w:rsidR="00B92327" w:rsidRPr="00801E49" w:rsidRDefault="00332621" w:rsidP="00332621">
            <w:pPr>
              <w:spacing w:after="0" w:line="259" w:lineRule="auto"/>
              <w:ind w:left="67" w:right="0" w:firstLine="0"/>
              <w:jc w:val="center"/>
              <w:rPr>
                <w:rFonts w:ascii="Open Sans" w:hAnsi="Open Sans" w:cs="Open Sans"/>
                <w:sz w:val="16"/>
                <w:szCs w:val="24"/>
                <w:rPrChange w:id="7256" w:author="Nicole Wu" w:date="2024-01-08T11:26:00Z">
                  <w:rPr>
                    <w:sz w:val="16"/>
                    <w:szCs w:val="24"/>
                  </w:rPr>
                </w:rPrChange>
              </w:rPr>
            </w:pPr>
            <w:r w:rsidRPr="00801E49">
              <w:rPr>
                <w:rFonts w:ascii="Open Sans" w:hAnsi="Open Sans" w:cs="Open Sans"/>
                <w:sz w:val="16"/>
                <w:szCs w:val="24"/>
                <w:rPrChange w:id="7257" w:author="Nicole Wu" w:date="2024-01-08T11:26:00Z">
                  <w:rPr>
                    <w:sz w:val="16"/>
                    <w:szCs w:val="24"/>
                  </w:rPr>
                </w:rPrChange>
              </w:rPr>
              <w:t>969</w:t>
            </w:r>
          </w:p>
        </w:tc>
        <w:tc>
          <w:tcPr>
            <w:tcW w:w="850" w:type="dxa"/>
            <w:tcBorders>
              <w:top w:val="single" w:sz="2" w:space="0" w:color="000000"/>
              <w:left w:val="nil"/>
              <w:bottom w:val="double" w:sz="2" w:space="0" w:color="000000"/>
              <w:right w:val="nil"/>
            </w:tcBorders>
            <w:tcPrChange w:id="7258" w:author="Alirah WEYORI" w:date="2024-01-08T08:33:00Z">
              <w:tcPr>
                <w:tcW w:w="709" w:type="dxa"/>
                <w:tcBorders>
                  <w:top w:val="single" w:sz="2" w:space="0" w:color="000000"/>
                  <w:left w:val="nil"/>
                  <w:bottom w:val="double" w:sz="2" w:space="0" w:color="000000"/>
                  <w:right w:val="nil"/>
                </w:tcBorders>
              </w:tcPr>
            </w:tcPrChange>
          </w:tcPr>
          <w:p w14:paraId="0DC93917" w14:textId="77777777" w:rsidR="00B92327" w:rsidRPr="00801E49" w:rsidRDefault="00332621" w:rsidP="00332621">
            <w:pPr>
              <w:spacing w:after="0" w:line="259" w:lineRule="auto"/>
              <w:ind w:left="67" w:right="0" w:firstLine="0"/>
              <w:jc w:val="center"/>
              <w:rPr>
                <w:rFonts w:ascii="Open Sans" w:hAnsi="Open Sans" w:cs="Open Sans"/>
                <w:sz w:val="16"/>
                <w:szCs w:val="24"/>
                <w:rPrChange w:id="7259" w:author="Nicole Wu" w:date="2024-01-08T11:26:00Z">
                  <w:rPr>
                    <w:sz w:val="16"/>
                    <w:szCs w:val="24"/>
                  </w:rPr>
                </w:rPrChange>
              </w:rPr>
            </w:pPr>
            <w:r w:rsidRPr="00801E49">
              <w:rPr>
                <w:rFonts w:ascii="Open Sans" w:hAnsi="Open Sans" w:cs="Open Sans"/>
                <w:sz w:val="16"/>
                <w:szCs w:val="24"/>
                <w:rPrChange w:id="7260" w:author="Nicole Wu" w:date="2024-01-08T11:26:00Z">
                  <w:rPr>
                    <w:sz w:val="16"/>
                    <w:szCs w:val="24"/>
                  </w:rPr>
                </w:rPrChange>
              </w:rPr>
              <w:t>276</w:t>
            </w:r>
          </w:p>
        </w:tc>
        <w:tc>
          <w:tcPr>
            <w:tcW w:w="851" w:type="dxa"/>
            <w:tcBorders>
              <w:top w:val="single" w:sz="2" w:space="0" w:color="000000"/>
              <w:left w:val="nil"/>
              <w:bottom w:val="double" w:sz="2" w:space="0" w:color="000000"/>
              <w:right w:val="nil"/>
            </w:tcBorders>
            <w:tcPrChange w:id="7261" w:author="Alirah WEYORI" w:date="2024-01-08T08:33:00Z">
              <w:tcPr>
                <w:tcW w:w="850" w:type="dxa"/>
                <w:gridSpan w:val="2"/>
                <w:tcBorders>
                  <w:top w:val="single" w:sz="2" w:space="0" w:color="000000"/>
                  <w:left w:val="nil"/>
                  <w:bottom w:val="double" w:sz="2" w:space="0" w:color="000000"/>
                  <w:right w:val="nil"/>
                </w:tcBorders>
              </w:tcPr>
            </w:tcPrChange>
          </w:tcPr>
          <w:p w14:paraId="7B9FDC1A" w14:textId="77777777" w:rsidR="00B92327" w:rsidRPr="00801E49" w:rsidRDefault="00332621" w:rsidP="00332621">
            <w:pPr>
              <w:spacing w:after="0" w:line="259" w:lineRule="auto"/>
              <w:ind w:left="67" w:right="0" w:firstLine="0"/>
              <w:jc w:val="center"/>
              <w:rPr>
                <w:rFonts w:ascii="Open Sans" w:hAnsi="Open Sans" w:cs="Open Sans"/>
                <w:sz w:val="16"/>
                <w:szCs w:val="24"/>
                <w:rPrChange w:id="7262" w:author="Nicole Wu" w:date="2024-01-08T11:26:00Z">
                  <w:rPr>
                    <w:sz w:val="16"/>
                    <w:szCs w:val="24"/>
                  </w:rPr>
                </w:rPrChange>
              </w:rPr>
            </w:pPr>
            <w:r w:rsidRPr="00801E49">
              <w:rPr>
                <w:rFonts w:ascii="Open Sans" w:hAnsi="Open Sans" w:cs="Open Sans"/>
                <w:sz w:val="16"/>
                <w:szCs w:val="24"/>
                <w:rPrChange w:id="7263" w:author="Nicole Wu" w:date="2024-01-08T11:26:00Z">
                  <w:rPr>
                    <w:sz w:val="16"/>
                    <w:szCs w:val="24"/>
                  </w:rPr>
                </w:rPrChange>
              </w:rPr>
              <w:t>1,245</w:t>
            </w:r>
          </w:p>
        </w:tc>
      </w:tr>
    </w:tbl>
    <w:p w14:paraId="2B7EA754" w14:textId="1CD7D71D" w:rsidR="00B92327" w:rsidRPr="00801E49" w:rsidRDefault="00332621">
      <w:pPr>
        <w:spacing w:after="111" w:line="265" w:lineRule="auto"/>
        <w:ind w:left="24" w:right="0"/>
        <w:jc w:val="left"/>
        <w:rPr>
          <w:rFonts w:ascii="Open Sans" w:hAnsi="Open Sans" w:cs="Open Sans"/>
          <w:sz w:val="16"/>
          <w:szCs w:val="28"/>
          <w:rPrChange w:id="7264" w:author="Nicole Wu" w:date="2024-01-08T11:26:00Z">
            <w:rPr>
              <w:sz w:val="16"/>
              <w:szCs w:val="28"/>
            </w:rPr>
          </w:rPrChange>
        </w:rPr>
      </w:pPr>
      <w:r w:rsidRPr="00801E49">
        <w:rPr>
          <w:rFonts w:ascii="Open Sans" w:hAnsi="Open Sans" w:cs="Open Sans"/>
          <w:sz w:val="16"/>
          <w:szCs w:val="28"/>
          <w:rPrChange w:id="7265" w:author="Nicole Wu" w:date="2024-01-08T11:26:00Z">
            <w:rPr>
              <w:sz w:val="16"/>
              <w:szCs w:val="28"/>
            </w:rPr>
          </w:rPrChange>
        </w:rPr>
        <w:t>Note: Robust standard errors in parentheses; * p</w:t>
      </w:r>
      <w:r w:rsidRPr="00801E49">
        <w:rPr>
          <w:rFonts w:ascii="Open Sans" w:hAnsi="Open Sans" w:cs="Open Sans"/>
          <w:i/>
          <w:sz w:val="16"/>
          <w:szCs w:val="28"/>
          <w:rPrChange w:id="7266" w:author="Nicole Wu" w:date="2024-01-08T11:26:00Z">
            <w:rPr>
              <w:i/>
              <w:sz w:val="16"/>
              <w:szCs w:val="28"/>
            </w:rPr>
          </w:rPrChange>
        </w:rPr>
        <w:t>&lt;</w:t>
      </w:r>
      <w:r w:rsidRPr="00801E49">
        <w:rPr>
          <w:rFonts w:ascii="Open Sans" w:hAnsi="Open Sans" w:cs="Open Sans"/>
          <w:sz w:val="16"/>
          <w:szCs w:val="28"/>
          <w:rPrChange w:id="7267" w:author="Nicole Wu" w:date="2024-01-08T11:26:00Z">
            <w:rPr>
              <w:sz w:val="16"/>
              <w:szCs w:val="28"/>
            </w:rPr>
          </w:rPrChange>
        </w:rPr>
        <w:t>0.05, ** p</w:t>
      </w:r>
      <w:r w:rsidRPr="00801E49">
        <w:rPr>
          <w:rFonts w:ascii="Open Sans" w:hAnsi="Open Sans" w:cs="Open Sans"/>
          <w:i/>
          <w:sz w:val="16"/>
          <w:szCs w:val="28"/>
          <w:rPrChange w:id="7268" w:author="Nicole Wu" w:date="2024-01-08T11:26:00Z">
            <w:rPr>
              <w:i/>
              <w:sz w:val="16"/>
              <w:szCs w:val="28"/>
            </w:rPr>
          </w:rPrChange>
        </w:rPr>
        <w:t>&lt;</w:t>
      </w:r>
      <w:r w:rsidRPr="00801E49">
        <w:rPr>
          <w:rFonts w:ascii="Open Sans" w:hAnsi="Open Sans" w:cs="Open Sans"/>
          <w:sz w:val="16"/>
          <w:szCs w:val="28"/>
          <w:rPrChange w:id="7269" w:author="Nicole Wu" w:date="2024-01-08T11:26:00Z">
            <w:rPr>
              <w:sz w:val="16"/>
              <w:szCs w:val="28"/>
            </w:rPr>
          </w:rPrChange>
        </w:rPr>
        <w:t>0.01, *** p</w:t>
      </w:r>
      <w:r w:rsidRPr="00801E49">
        <w:rPr>
          <w:rFonts w:ascii="Open Sans" w:hAnsi="Open Sans" w:cs="Open Sans"/>
          <w:i/>
          <w:sz w:val="16"/>
          <w:szCs w:val="28"/>
          <w:rPrChange w:id="7270" w:author="Nicole Wu" w:date="2024-01-08T11:26:00Z">
            <w:rPr>
              <w:i/>
              <w:sz w:val="16"/>
              <w:szCs w:val="28"/>
            </w:rPr>
          </w:rPrChange>
        </w:rPr>
        <w:t>&lt;</w:t>
      </w:r>
      <w:r w:rsidRPr="00801E49">
        <w:rPr>
          <w:rFonts w:ascii="Open Sans" w:hAnsi="Open Sans" w:cs="Open Sans"/>
          <w:sz w:val="16"/>
          <w:szCs w:val="28"/>
          <w:rPrChange w:id="7271" w:author="Nicole Wu" w:date="2024-01-08T11:26:00Z">
            <w:rPr>
              <w:sz w:val="16"/>
              <w:szCs w:val="28"/>
            </w:rPr>
          </w:rPrChange>
        </w:rPr>
        <w:t>0.001.</w:t>
      </w:r>
    </w:p>
    <w:p w14:paraId="34E61D14" w14:textId="77777777" w:rsidR="00B92327" w:rsidRPr="00801E49" w:rsidRDefault="00332621">
      <w:pPr>
        <w:pStyle w:val="Heading1"/>
        <w:ind w:left="469" w:hanging="484"/>
        <w:rPr>
          <w:rFonts w:ascii="Open Sans" w:hAnsi="Open Sans" w:cs="Open Sans"/>
          <w:rPrChange w:id="7272" w:author="Nicole Wu" w:date="2024-01-08T11:26:00Z">
            <w:rPr/>
          </w:rPrChange>
        </w:rPr>
      </w:pPr>
      <w:bookmarkStart w:id="7273" w:name="_Toc135988"/>
      <w:r w:rsidRPr="00801E49">
        <w:rPr>
          <w:rFonts w:ascii="Open Sans" w:hAnsi="Open Sans" w:cs="Open Sans"/>
          <w:rPrChange w:id="7274" w:author="Nicole Wu" w:date="2024-01-08T11:26:00Z">
            <w:rPr/>
          </w:rPrChange>
        </w:rPr>
        <w:t>Summary and conclusions</w:t>
      </w:r>
      <w:bookmarkEnd w:id="7273"/>
    </w:p>
    <w:p w14:paraId="7AF660C1" w14:textId="4D2B8780" w:rsidR="00B92327" w:rsidRPr="00801E49" w:rsidRDefault="1D7FB02D">
      <w:pPr>
        <w:ind w:left="-5" w:right="446"/>
        <w:rPr>
          <w:rFonts w:ascii="Open Sans" w:hAnsi="Open Sans" w:cs="Open Sans"/>
          <w:rPrChange w:id="7275" w:author="Nicole Wu" w:date="2024-01-08T11:26:00Z">
            <w:rPr/>
          </w:rPrChange>
        </w:rPr>
      </w:pPr>
      <w:r w:rsidRPr="00801E49">
        <w:rPr>
          <w:rFonts w:ascii="Open Sans" w:hAnsi="Open Sans" w:cs="Open Sans"/>
          <w:rPrChange w:id="7276" w:author="Nicole Wu" w:date="2024-01-08T11:26:00Z">
            <w:rPr/>
          </w:rPrChange>
        </w:rPr>
        <w:t xml:space="preserve">Disclaimer: the following conclusions </w:t>
      </w:r>
      <w:commentRangeStart w:id="7277"/>
      <w:r w:rsidRPr="00801E49">
        <w:rPr>
          <w:rFonts w:ascii="Open Sans" w:hAnsi="Open Sans" w:cs="Open Sans"/>
          <w:rPrChange w:id="7278" w:author="Nicole Wu" w:date="2024-01-08T11:26:00Z">
            <w:rPr/>
          </w:rPrChange>
        </w:rPr>
        <w:t>are preliminary and thus</w:t>
      </w:r>
      <w:commentRangeEnd w:id="7277"/>
      <w:r w:rsidR="00ED5AE7" w:rsidRPr="00801E49">
        <w:rPr>
          <w:rStyle w:val="CommentReference"/>
          <w:rFonts w:ascii="Open Sans" w:hAnsi="Open Sans" w:cs="Open Sans"/>
          <w:rPrChange w:id="7279" w:author="Nicole Wu" w:date="2024-01-08T11:26:00Z">
            <w:rPr>
              <w:rStyle w:val="CommentReference"/>
            </w:rPr>
          </w:rPrChange>
        </w:rPr>
        <w:commentReference w:id="7277"/>
      </w:r>
      <w:r w:rsidRPr="00801E49">
        <w:rPr>
          <w:rFonts w:ascii="Open Sans" w:hAnsi="Open Sans" w:cs="Open Sans"/>
          <w:rPrChange w:id="7280" w:author="Nicole Wu" w:date="2024-01-08T11:26:00Z">
            <w:rPr/>
          </w:rPrChange>
        </w:rPr>
        <w:t xml:space="preserve">, should be interpreted with the following caveats. First, </w:t>
      </w:r>
      <w:commentRangeStart w:id="7281"/>
      <w:r w:rsidRPr="00801E49">
        <w:rPr>
          <w:rFonts w:ascii="Open Sans" w:hAnsi="Open Sans" w:cs="Open Sans"/>
          <w:rPrChange w:id="7282" w:author="Nicole Wu" w:date="2024-01-08T11:26:00Z">
            <w:rPr/>
          </w:rPrChange>
        </w:rPr>
        <w:t>the final remote sample is small</w:t>
      </w:r>
      <w:commentRangeEnd w:id="7281"/>
      <w:r w:rsidR="00FA3B54" w:rsidRPr="00801E49">
        <w:rPr>
          <w:rStyle w:val="CommentReference"/>
          <w:rFonts w:ascii="Open Sans" w:hAnsi="Open Sans" w:cs="Open Sans"/>
          <w:rPrChange w:id="7283" w:author="Nicole Wu" w:date="2024-01-08T11:26:00Z">
            <w:rPr>
              <w:rStyle w:val="CommentReference"/>
            </w:rPr>
          </w:rPrChange>
        </w:rPr>
        <w:commentReference w:id="7281"/>
      </w:r>
      <w:r w:rsidRPr="00801E49">
        <w:rPr>
          <w:rFonts w:ascii="Open Sans" w:hAnsi="Open Sans" w:cs="Open Sans"/>
          <w:rPrChange w:id="7284" w:author="Nicole Wu" w:date="2024-01-08T11:26:00Z">
            <w:rPr/>
          </w:rPrChange>
        </w:rPr>
        <w:t xml:space="preserve">. </w:t>
      </w:r>
      <w:ins w:id="7285" w:author="Matthieu TOCKERT" w:date="2023-12-04T10:20:00Z">
        <w:r w:rsidR="1A81BCC5" w:rsidRPr="00801E49">
          <w:rPr>
            <w:rFonts w:ascii="Open Sans" w:hAnsi="Open Sans" w:cs="Open Sans"/>
            <w:rPrChange w:id="7286" w:author="Nicole Wu" w:date="2024-01-08T11:26:00Z">
              <w:rPr/>
            </w:rPrChange>
          </w:rPr>
          <w:t>Second</w:t>
        </w:r>
        <w:del w:id="7287" w:author="Alirah WEYORI" w:date="2024-01-05T14:18:00Z">
          <w:r w:rsidR="1A81BCC5" w:rsidRPr="00801E49" w:rsidDel="001559A1">
            <w:rPr>
              <w:rFonts w:ascii="Open Sans" w:hAnsi="Open Sans" w:cs="Open Sans"/>
              <w:rPrChange w:id="7288" w:author="Nicole Wu" w:date="2024-01-08T11:26:00Z">
                <w:rPr/>
              </w:rPrChange>
            </w:rPr>
            <w:delText>ly</w:delText>
          </w:r>
        </w:del>
        <w:r w:rsidR="1A81BCC5" w:rsidRPr="00801E49">
          <w:rPr>
            <w:rFonts w:ascii="Open Sans" w:hAnsi="Open Sans" w:cs="Open Sans"/>
            <w:rPrChange w:id="7289" w:author="Nicole Wu" w:date="2024-01-08T11:26:00Z">
              <w:rPr/>
            </w:rPrChange>
          </w:rPr>
          <w:t xml:space="preserve">, </w:t>
        </w:r>
      </w:ins>
      <w:del w:id="7290" w:author="Matthieu TOCKERT" w:date="2023-12-04T10:20:00Z">
        <w:r w:rsidR="00332621" w:rsidRPr="00801E49" w:rsidDel="1D7FB02D">
          <w:rPr>
            <w:rFonts w:ascii="Open Sans" w:hAnsi="Open Sans" w:cs="Open Sans"/>
            <w:rPrChange w:id="7291" w:author="Nicole Wu" w:date="2024-01-08T11:26:00Z">
              <w:rPr/>
            </w:rPrChange>
          </w:rPr>
          <w:delText>A</w:delText>
        </w:r>
      </w:del>
      <w:ins w:id="7292" w:author="Matthieu TOCKERT" w:date="2023-12-04T10:20:00Z">
        <w:r w:rsidR="67ECABB5" w:rsidRPr="00801E49">
          <w:rPr>
            <w:rFonts w:ascii="Open Sans" w:hAnsi="Open Sans" w:cs="Open Sans"/>
            <w:rPrChange w:id="7293" w:author="Nicole Wu" w:date="2024-01-08T11:26:00Z">
              <w:rPr/>
            </w:rPrChange>
          </w:rPr>
          <w:t>a</w:t>
        </w:r>
      </w:ins>
      <w:r w:rsidRPr="00801E49">
        <w:rPr>
          <w:rFonts w:ascii="Open Sans" w:hAnsi="Open Sans" w:cs="Open Sans"/>
          <w:rPrChange w:id="7294" w:author="Nicole Wu" w:date="2024-01-08T11:26:00Z">
            <w:rPr/>
          </w:rPrChange>
        </w:rPr>
        <w:t>lthough there is no statistical difference between the respondents who received phones from the project and phone owners, their response may be influenced by receipt of the mobile phones. Third, the results have not been weighted to adjust for the different response rates.</w:t>
      </w:r>
    </w:p>
    <w:p w14:paraId="58EAB9CF" w14:textId="77777777" w:rsidR="00B92327" w:rsidRPr="00801E49" w:rsidRDefault="00332621">
      <w:pPr>
        <w:ind w:left="-5" w:right="446"/>
        <w:rPr>
          <w:rFonts w:ascii="Open Sans" w:hAnsi="Open Sans" w:cs="Open Sans"/>
          <w:rPrChange w:id="7295" w:author="Nicole Wu" w:date="2024-01-08T11:26:00Z">
            <w:rPr/>
          </w:rPrChange>
        </w:rPr>
      </w:pPr>
      <w:r w:rsidRPr="00801E49">
        <w:rPr>
          <w:rFonts w:ascii="Open Sans" w:hAnsi="Open Sans" w:cs="Open Sans"/>
          <w:rPrChange w:id="7296" w:author="Nicole Wu" w:date="2024-01-08T11:26:00Z">
            <w:rPr/>
          </w:rPrChange>
        </w:rPr>
        <w:t>The following are some key highlights from the preliminary analysis of the key FS indicators from the CAR pilot study:</w:t>
      </w:r>
    </w:p>
    <w:p w14:paraId="3FE7110B" w14:textId="77777777" w:rsidR="00B92327" w:rsidRPr="00801E49" w:rsidRDefault="00332621">
      <w:pPr>
        <w:numPr>
          <w:ilvl w:val="0"/>
          <w:numId w:val="8"/>
        </w:numPr>
        <w:ind w:right="446" w:hanging="218"/>
        <w:rPr>
          <w:rFonts w:ascii="Open Sans" w:hAnsi="Open Sans" w:cs="Open Sans"/>
          <w:rPrChange w:id="7297" w:author="Nicole Wu" w:date="2024-01-08T11:26:00Z">
            <w:rPr/>
          </w:rPrChange>
        </w:rPr>
      </w:pPr>
      <w:commentRangeStart w:id="7298"/>
      <w:r w:rsidRPr="00801E49">
        <w:rPr>
          <w:rFonts w:ascii="Open Sans" w:hAnsi="Open Sans" w:cs="Open Sans"/>
          <w:rPrChange w:id="7299" w:author="Nicole Wu" w:date="2024-01-08T11:26:00Z">
            <w:rPr/>
          </w:rPrChange>
        </w:rPr>
        <w:t>The low phone ownership (25%) and mobile coverage influenced greatly the study implementation, sampling and number of households reached over the phone (remote sample). The response rate was generally low in the remote modality even though phones were distributed to potential respondents.</w:t>
      </w:r>
      <w:commentRangeEnd w:id="7298"/>
      <w:r w:rsidR="00670EEB" w:rsidRPr="00801E49">
        <w:rPr>
          <w:rStyle w:val="CommentReference"/>
          <w:rFonts w:ascii="Open Sans" w:hAnsi="Open Sans" w:cs="Open Sans"/>
          <w:rPrChange w:id="7300" w:author="Nicole Wu" w:date="2024-01-08T11:26:00Z">
            <w:rPr>
              <w:rStyle w:val="CommentReference"/>
            </w:rPr>
          </w:rPrChange>
        </w:rPr>
        <w:commentReference w:id="7298"/>
      </w:r>
    </w:p>
    <w:p w14:paraId="1E859A7B" w14:textId="77777777" w:rsidR="00B92327" w:rsidRPr="00801E49" w:rsidRDefault="00332621">
      <w:pPr>
        <w:numPr>
          <w:ilvl w:val="0"/>
          <w:numId w:val="8"/>
        </w:numPr>
        <w:ind w:right="446" w:hanging="218"/>
        <w:rPr>
          <w:rFonts w:ascii="Open Sans" w:hAnsi="Open Sans" w:cs="Open Sans"/>
          <w:rPrChange w:id="7301" w:author="Nicole Wu" w:date="2024-01-08T11:26:00Z">
            <w:rPr/>
          </w:rPrChange>
        </w:rPr>
      </w:pPr>
      <w:r w:rsidRPr="00801E49">
        <w:rPr>
          <w:rFonts w:ascii="Open Sans" w:hAnsi="Open Sans" w:cs="Open Sans"/>
          <w:rPrChange w:id="7302" w:author="Nicole Wu" w:date="2024-01-08T11:26:00Z">
            <w:rPr/>
          </w:rPrChange>
        </w:rPr>
        <w:t>The results of the food insecurity aggregation show that, rCARI-Inc methodology significantly underestimates acute food insecurity (AFI) by between 9 and 21 percentage points.</w:t>
      </w:r>
    </w:p>
    <w:p w14:paraId="06841F1A" w14:textId="77777777" w:rsidR="00B92327" w:rsidRPr="00801E49" w:rsidRDefault="00332621">
      <w:pPr>
        <w:numPr>
          <w:ilvl w:val="0"/>
          <w:numId w:val="8"/>
        </w:numPr>
        <w:ind w:right="446" w:hanging="218"/>
        <w:rPr>
          <w:rFonts w:ascii="Open Sans" w:hAnsi="Open Sans" w:cs="Open Sans"/>
          <w:rPrChange w:id="7303" w:author="Nicole Wu" w:date="2024-01-08T11:26:00Z">
            <w:rPr/>
          </w:rPrChange>
        </w:rPr>
      </w:pPr>
      <w:r w:rsidRPr="00801E49">
        <w:rPr>
          <w:rFonts w:ascii="Open Sans" w:hAnsi="Open Sans" w:cs="Open Sans"/>
          <w:rPrChange w:id="7304" w:author="Nicole Wu" w:date="2024-01-08T11:26:00Z">
            <w:rPr/>
          </w:rPrChange>
        </w:rPr>
        <w:t xml:space="preserve">While there is no significant difference between CARI-FES and rCARI-FES in the </w:t>
      </w:r>
      <w:commentRangeStart w:id="7305"/>
      <w:r w:rsidRPr="00801E49">
        <w:rPr>
          <w:rFonts w:ascii="Open Sans" w:hAnsi="Open Sans" w:cs="Open Sans"/>
          <w:rPrChange w:id="7306" w:author="Nicole Wu" w:date="2024-01-08T11:26:00Z">
            <w:rPr/>
          </w:rPrChange>
        </w:rPr>
        <w:t xml:space="preserve">phone owner </w:t>
      </w:r>
      <w:commentRangeEnd w:id="7305"/>
      <w:r w:rsidR="00985CEC" w:rsidRPr="00801E49">
        <w:rPr>
          <w:rStyle w:val="CommentReference"/>
          <w:rFonts w:ascii="Open Sans" w:hAnsi="Open Sans" w:cs="Open Sans"/>
          <w:rPrChange w:id="7307" w:author="Nicole Wu" w:date="2024-01-08T11:26:00Z">
            <w:rPr>
              <w:rStyle w:val="CommentReference"/>
            </w:rPr>
          </w:rPrChange>
        </w:rPr>
        <w:commentReference w:id="7305"/>
      </w:r>
      <w:r w:rsidRPr="00801E49">
        <w:rPr>
          <w:rFonts w:ascii="Open Sans" w:hAnsi="Open Sans" w:cs="Open Sans"/>
          <w:rPrChange w:id="7308" w:author="Nicole Wu" w:date="2024-01-08T11:26:00Z">
            <w:rPr/>
          </w:rPrChange>
        </w:rPr>
        <w:t>sub-sample, rCARI-Inc significantly underestimates FI by up to 7 percentage points.</w:t>
      </w:r>
    </w:p>
    <w:p w14:paraId="15A9E7B0" w14:textId="1511CE90" w:rsidR="00B92327" w:rsidRPr="00801E49" w:rsidDel="00480AA2" w:rsidRDefault="00332621">
      <w:pPr>
        <w:numPr>
          <w:ilvl w:val="0"/>
          <w:numId w:val="8"/>
        </w:numPr>
        <w:ind w:right="446" w:hanging="218"/>
        <w:rPr>
          <w:del w:id="7309" w:author="Alirah WEYORI" w:date="2024-01-05T12:20:00Z"/>
          <w:rFonts w:ascii="Open Sans" w:hAnsi="Open Sans" w:cs="Open Sans"/>
          <w:rPrChange w:id="7310" w:author="Nicole Wu" w:date="2024-01-08T11:26:00Z">
            <w:rPr>
              <w:del w:id="7311" w:author="Alirah WEYORI" w:date="2024-01-05T12:20:00Z"/>
            </w:rPr>
          </w:rPrChange>
        </w:rPr>
      </w:pPr>
      <w:commentRangeStart w:id="7312"/>
      <w:del w:id="7313" w:author="Alirah WEYORI" w:date="2024-01-05T12:20:00Z">
        <w:r w:rsidRPr="00801E49" w:rsidDel="00480AA2">
          <w:rPr>
            <w:rFonts w:ascii="Open Sans" w:hAnsi="Open Sans" w:cs="Open Sans"/>
            <w:rPrChange w:id="7314" w:author="Nicole Wu" w:date="2024-01-08T11:26:00Z">
              <w:rPr/>
            </w:rPrChange>
          </w:rPr>
          <w:delText>rCARI-Inc generally underestimates AFI compared to any of the CARI methodologies using FES.</w:delText>
        </w:r>
        <w:commentRangeEnd w:id="7312"/>
        <w:r w:rsidR="00A906FF" w:rsidRPr="00801E49" w:rsidDel="00480AA2">
          <w:rPr>
            <w:rStyle w:val="CommentReference"/>
            <w:rFonts w:ascii="Open Sans" w:hAnsi="Open Sans" w:cs="Open Sans"/>
            <w:rPrChange w:id="7315" w:author="Nicole Wu" w:date="2024-01-08T11:26:00Z">
              <w:rPr>
                <w:rStyle w:val="CommentReference"/>
              </w:rPr>
            </w:rPrChange>
          </w:rPr>
          <w:commentReference w:id="7312"/>
        </w:r>
      </w:del>
    </w:p>
    <w:p w14:paraId="322A0A1A" w14:textId="06962933" w:rsidR="00B92327" w:rsidRPr="00801E49" w:rsidRDefault="009F4300">
      <w:pPr>
        <w:numPr>
          <w:ilvl w:val="0"/>
          <w:numId w:val="8"/>
        </w:numPr>
        <w:ind w:right="446" w:hanging="218"/>
        <w:rPr>
          <w:rFonts w:ascii="Open Sans" w:hAnsi="Open Sans" w:cs="Open Sans"/>
          <w:rPrChange w:id="7316" w:author="Nicole Wu" w:date="2024-01-08T11:26:00Z">
            <w:rPr/>
          </w:rPrChange>
        </w:rPr>
      </w:pPr>
      <w:ins w:id="7317" w:author="Alirah WEYORI" w:date="2024-01-07T12:30:00Z">
        <w:r w:rsidRPr="00801E49">
          <w:rPr>
            <w:rFonts w:ascii="Open Sans" w:hAnsi="Open Sans" w:cs="Open Sans"/>
            <w:rPrChange w:id="7318" w:author="Nicole Wu" w:date="2024-01-08T11:26:00Z">
              <w:rPr/>
            </w:rPrChange>
          </w:rPr>
          <w:t>In terms of the food security indicators, households interviewed over the phone (remote modality) reports higher food consumption (FCS), worse coping situations (rCSI and LCS) compared to when interviewed in F2F. Also, when interviewed remotely, households reported significantly higher FES compared to F2F</w:t>
        </w:r>
      </w:ins>
      <w:del w:id="7319" w:author="Alirah WEYORI" w:date="2024-01-07T12:30:00Z">
        <w:r w:rsidR="00332621" w:rsidRPr="00801E49" w:rsidDel="009F4300">
          <w:rPr>
            <w:rFonts w:ascii="Open Sans" w:hAnsi="Open Sans" w:cs="Open Sans"/>
            <w:rPrChange w:id="7320" w:author="Nicole Wu" w:date="2024-01-08T11:26:00Z">
              <w:rPr/>
            </w:rPrChange>
          </w:rPr>
          <w:delText xml:space="preserve">In terms of the food security indicators, remote modality produces </w:delText>
        </w:r>
      </w:del>
      <w:commentRangeStart w:id="7321"/>
      <w:del w:id="7322" w:author="Alirah WEYORI" w:date="2024-01-07T12:24:00Z">
        <w:r w:rsidR="00332621" w:rsidRPr="00801E49" w:rsidDel="00AF339B">
          <w:rPr>
            <w:rFonts w:ascii="Open Sans" w:hAnsi="Open Sans" w:cs="Open Sans"/>
            <w:rPrChange w:id="7323" w:author="Nicole Wu" w:date="2024-01-08T11:26:00Z">
              <w:rPr/>
            </w:rPrChange>
          </w:rPr>
          <w:delText>bette</w:delText>
        </w:r>
        <w:commentRangeEnd w:id="7321"/>
        <w:r w:rsidR="00121943" w:rsidRPr="00801E49" w:rsidDel="00AF339B">
          <w:rPr>
            <w:rStyle w:val="CommentReference"/>
            <w:rFonts w:ascii="Open Sans" w:hAnsi="Open Sans" w:cs="Open Sans"/>
            <w:rPrChange w:id="7324" w:author="Nicole Wu" w:date="2024-01-08T11:26:00Z">
              <w:rPr>
                <w:rStyle w:val="CommentReference"/>
              </w:rPr>
            </w:rPrChange>
          </w:rPr>
          <w:commentReference w:id="7321"/>
        </w:r>
        <w:r w:rsidR="00332621" w:rsidRPr="00801E49" w:rsidDel="00AF339B">
          <w:rPr>
            <w:rFonts w:ascii="Open Sans" w:hAnsi="Open Sans" w:cs="Open Sans"/>
            <w:rPrChange w:id="7325" w:author="Nicole Wu" w:date="2024-01-08T11:26:00Z">
              <w:rPr/>
            </w:rPrChange>
          </w:rPr>
          <w:delText xml:space="preserve">r </w:delText>
        </w:r>
      </w:del>
      <w:del w:id="7326" w:author="Alirah WEYORI" w:date="2024-01-07T12:30:00Z">
        <w:r w:rsidR="00332621" w:rsidRPr="00801E49" w:rsidDel="009F4300">
          <w:rPr>
            <w:rFonts w:ascii="Open Sans" w:hAnsi="Open Sans" w:cs="Open Sans"/>
            <w:rPrChange w:id="7327" w:author="Nicole Wu" w:date="2024-01-08T11:26:00Z">
              <w:rPr/>
            </w:rPrChange>
          </w:rPr>
          <w:delText xml:space="preserve">FCS, </w:delText>
        </w:r>
        <w:commentRangeStart w:id="7328"/>
        <w:r w:rsidR="00332621" w:rsidRPr="00801E49" w:rsidDel="009F4300">
          <w:rPr>
            <w:rFonts w:ascii="Open Sans" w:hAnsi="Open Sans" w:cs="Open Sans"/>
            <w:rPrChange w:id="7329" w:author="Nicole Wu" w:date="2024-01-08T11:26:00Z">
              <w:rPr/>
            </w:rPrChange>
          </w:rPr>
          <w:delText xml:space="preserve">significantly </w:delText>
        </w:r>
        <w:commentRangeEnd w:id="7328"/>
        <w:r w:rsidR="00292322" w:rsidRPr="00801E49" w:rsidDel="009F4300">
          <w:rPr>
            <w:rStyle w:val="CommentReference"/>
            <w:rFonts w:ascii="Open Sans" w:hAnsi="Open Sans" w:cs="Open Sans"/>
            <w:rPrChange w:id="7330" w:author="Nicole Wu" w:date="2024-01-08T11:26:00Z">
              <w:rPr>
                <w:rStyle w:val="CommentReference"/>
              </w:rPr>
            </w:rPrChange>
          </w:rPr>
          <w:commentReference w:id="7328"/>
        </w:r>
        <w:r w:rsidR="00332621" w:rsidRPr="00801E49" w:rsidDel="009F4300">
          <w:rPr>
            <w:rFonts w:ascii="Open Sans" w:hAnsi="Open Sans" w:cs="Open Sans"/>
            <w:rPrChange w:id="7331" w:author="Nicole Wu" w:date="2024-01-08T11:26:00Z">
              <w:rPr/>
            </w:rPrChange>
          </w:rPr>
          <w:delText xml:space="preserve">worse of rCSI and </w:delText>
        </w:r>
        <w:commentRangeStart w:id="7332"/>
        <w:r w:rsidR="00332621" w:rsidRPr="00801E49" w:rsidDel="009F4300">
          <w:rPr>
            <w:rFonts w:ascii="Open Sans" w:hAnsi="Open Sans" w:cs="Open Sans"/>
            <w:rPrChange w:id="7333" w:author="Nicole Wu" w:date="2024-01-08T11:26:00Z">
              <w:rPr/>
            </w:rPrChange>
          </w:rPr>
          <w:delText>LCS compared</w:delText>
        </w:r>
        <w:commentRangeEnd w:id="7332"/>
        <w:r w:rsidR="0069399C" w:rsidRPr="00801E49" w:rsidDel="009F4300">
          <w:rPr>
            <w:rStyle w:val="CommentReference"/>
            <w:rFonts w:ascii="Open Sans" w:hAnsi="Open Sans" w:cs="Open Sans"/>
            <w:rPrChange w:id="7334" w:author="Nicole Wu" w:date="2024-01-08T11:26:00Z">
              <w:rPr>
                <w:rStyle w:val="CommentReference"/>
              </w:rPr>
            </w:rPrChange>
          </w:rPr>
          <w:commentReference w:id="7332"/>
        </w:r>
        <w:r w:rsidR="00332621" w:rsidRPr="00801E49" w:rsidDel="009F4300">
          <w:rPr>
            <w:rFonts w:ascii="Open Sans" w:hAnsi="Open Sans" w:cs="Open Sans"/>
            <w:rPrChange w:id="7335" w:author="Nicole Wu" w:date="2024-01-08T11:26:00Z">
              <w:rPr/>
            </w:rPrChange>
          </w:rPr>
          <w:delText xml:space="preserve"> to the F2F groups. Also, FES is significantly higher in the remote version than </w:delText>
        </w:r>
        <w:commentRangeStart w:id="7336"/>
        <w:r w:rsidR="00332621" w:rsidRPr="00801E49" w:rsidDel="009F4300">
          <w:rPr>
            <w:rFonts w:ascii="Open Sans" w:hAnsi="Open Sans" w:cs="Open Sans"/>
            <w:rPrChange w:id="7337" w:author="Nicole Wu" w:date="2024-01-08T11:26:00Z">
              <w:rPr/>
            </w:rPrChange>
          </w:rPr>
          <w:delText>F2F</w:delText>
        </w:r>
        <w:commentRangeEnd w:id="7336"/>
        <w:r w:rsidR="0069399C" w:rsidRPr="00801E49" w:rsidDel="009F4300">
          <w:rPr>
            <w:rStyle w:val="CommentReference"/>
            <w:rFonts w:ascii="Open Sans" w:hAnsi="Open Sans" w:cs="Open Sans"/>
            <w:rPrChange w:id="7338" w:author="Nicole Wu" w:date="2024-01-08T11:26:00Z">
              <w:rPr>
                <w:rStyle w:val="CommentReference"/>
              </w:rPr>
            </w:rPrChange>
          </w:rPr>
          <w:commentReference w:id="7336"/>
        </w:r>
      </w:del>
      <w:r w:rsidR="00332621" w:rsidRPr="00801E49">
        <w:rPr>
          <w:rFonts w:ascii="Open Sans" w:hAnsi="Open Sans" w:cs="Open Sans"/>
          <w:rPrChange w:id="7339" w:author="Nicole Wu" w:date="2024-01-08T11:26:00Z">
            <w:rPr/>
          </w:rPrChange>
        </w:rPr>
        <w:t>.</w:t>
      </w:r>
    </w:p>
    <w:p w14:paraId="11D26602" w14:textId="40B86B97" w:rsidR="00B92327" w:rsidRPr="00801E49" w:rsidDel="00ED1A0C" w:rsidRDefault="00332621">
      <w:pPr>
        <w:numPr>
          <w:ilvl w:val="0"/>
          <w:numId w:val="8"/>
        </w:numPr>
        <w:ind w:right="446" w:hanging="218"/>
        <w:rPr>
          <w:del w:id="7340" w:author="Alirah WEYORI" w:date="2024-01-07T12:33:00Z"/>
          <w:rFonts w:ascii="Open Sans" w:hAnsi="Open Sans" w:cs="Open Sans"/>
          <w:rPrChange w:id="7341" w:author="Nicole Wu" w:date="2024-01-08T11:26:00Z">
            <w:rPr>
              <w:del w:id="7342" w:author="Alirah WEYORI" w:date="2024-01-07T12:33:00Z"/>
            </w:rPr>
          </w:rPrChange>
        </w:rPr>
      </w:pPr>
      <w:del w:id="7343" w:author="Alirah WEYORI" w:date="2024-01-07T12:33:00Z">
        <w:r w:rsidRPr="00801E49" w:rsidDel="00ED1A0C">
          <w:rPr>
            <w:rFonts w:ascii="Open Sans" w:hAnsi="Open Sans" w:cs="Open Sans"/>
            <w:rPrChange w:id="7344" w:author="Nicole Wu" w:date="2024-01-08T11:26:00Z">
              <w:rPr/>
            </w:rPrChange>
          </w:rPr>
          <w:delText xml:space="preserve">Because of challenges with the sample size, no comparison has been done for </w:delText>
        </w:r>
        <w:commentRangeStart w:id="7345"/>
        <w:r w:rsidRPr="00801E49" w:rsidDel="00ED1A0C">
          <w:rPr>
            <w:rFonts w:ascii="Open Sans" w:hAnsi="Open Sans" w:cs="Open Sans"/>
            <w:rPrChange w:id="7346" w:author="Nicole Wu" w:date="2024-01-08T11:26:00Z">
              <w:rPr/>
            </w:rPrChange>
          </w:rPr>
          <w:delText>the long/short modules of LCS, FES and FCS.</w:delText>
        </w:r>
        <w:commentRangeEnd w:id="7345"/>
        <w:r w:rsidR="00583CA2" w:rsidRPr="00801E49" w:rsidDel="00ED1A0C">
          <w:rPr>
            <w:rStyle w:val="CommentReference"/>
            <w:rFonts w:ascii="Open Sans" w:hAnsi="Open Sans" w:cs="Open Sans"/>
            <w:rPrChange w:id="7347" w:author="Nicole Wu" w:date="2024-01-08T11:26:00Z">
              <w:rPr>
                <w:rStyle w:val="CommentReference"/>
              </w:rPr>
            </w:rPrChange>
          </w:rPr>
          <w:commentReference w:id="7345"/>
        </w:r>
      </w:del>
    </w:p>
    <w:p w14:paraId="4FA0170B" w14:textId="0956D4C8" w:rsidR="00B92327" w:rsidRPr="00801E49" w:rsidRDefault="00332621">
      <w:pPr>
        <w:numPr>
          <w:ilvl w:val="0"/>
          <w:numId w:val="8"/>
        </w:numPr>
        <w:ind w:right="446" w:hanging="218"/>
        <w:rPr>
          <w:rFonts w:ascii="Open Sans" w:hAnsi="Open Sans" w:cs="Open Sans"/>
          <w:rPrChange w:id="7348" w:author="Nicole Wu" w:date="2024-01-08T11:26:00Z">
            <w:rPr/>
          </w:rPrChange>
        </w:rPr>
      </w:pPr>
      <w:r w:rsidRPr="00801E49">
        <w:rPr>
          <w:rFonts w:ascii="Open Sans" w:hAnsi="Open Sans" w:cs="Open Sans"/>
          <w:rPrChange w:id="7349" w:author="Nicole Wu" w:date="2024-01-08T11:26:00Z">
            <w:rPr/>
          </w:rPrChange>
        </w:rPr>
        <w:t xml:space="preserve">Data from the none-phone owners sub-sample show that </w:t>
      </w:r>
      <w:del w:id="7350" w:author="Alirah WEYORI" w:date="2024-01-07T12:33:00Z">
        <w:r w:rsidRPr="00801E49" w:rsidDel="00A04B40">
          <w:rPr>
            <w:rFonts w:ascii="Open Sans" w:hAnsi="Open Sans" w:cs="Open Sans"/>
            <w:rPrChange w:id="7351" w:author="Nicole Wu" w:date="2024-01-08T11:26:00Z">
              <w:rPr/>
            </w:rPrChange>
          </w:rPr>
          <w:delText xml:space="preserve">mVAM </w:delText>
        </w:r>
      </w:del>
      <w:ins w:id="7352" w:author="Alirah WEYORI" w:date="2024-01-07T12:33:00Z">
        <w:r w:rsidR="00A04B40" w:rsidRPr="00801E49">
          <w:rPr>
            <w:rFonts w:ascii="Open Sans" w:hAnsi="Open Sans" w:cs="Open Sans"/>
            <w:rPrChange w:id="7353" w:author="Nicole Wu" w:date="2024-01-08T11:26:00Z">
              <w:rPr/>
            </w:rPrChange>
          </w:rPr>
          <w:t xml:space="preserve">CATI </w:t>
        </w:r>
      </w:ins>
      <w:r w:rsidRPr="00801E49">
        <w:rPr>
          <w:rFonts w:ascii="Open Sans" w:hAnsi="Open Sans" w:cs="Open Sans"/>
          <w:rPrChange w:id="7354" w:author="Nicole Wu" w:date="2024-01-08T11:26:00Z">
            <w:rPr/>
          </w:rPrChange>
        </w:rPr>
        <w:t xml:space="preserve">data </w:t>
      </w:r>
      <w:ins w:id="7355" w:author="Alirah WEYORI" w:date="2024-01-07T12:34:00Z">
        <w:r w:rsidR="0020239C" w:rsidRPr="00801E49">
          <w:rPr>
            <w:rFonts w:ascii="Open Sans" w:hAnsi="Open Sans" w:cs="Open Sans"/>
            <w:rPrChange w:id="7356" w:author="Nicole Wu" w:date="2024-01-08T11:26:00Z">
              <w:rPr/>
            </w:rPrChange>
          </w:rPr>
          <w:t xml:space="preserve">may be systematically excluding the </w:t>
        </w:r>
        <w:r w:rsidR="00343756" w:rsidRPr="00801E49">
          <w:rPr>
            <w:rFonts w:ascii="Open Sans" w:hAnsi="Open Sans" w:cs="Open Sans"/>
            <w:rPrChange w:id="7357" w:author="Nicole Wu" w:date="2024-01-08T11:26:00Z">
              <w:rPr/>
            </w:rPrChange>
          </w:rPr>
          <w:t xml:space="preserve">higher number of food insecure households from the analysis </w:t>
        </w:r>
      </w:ins>
      <w:del w:id="7358" w:author="Alirah WEYORI" w:date="2024-01-07T12:34:00Z">
        <w:r w:rsidRPr="00801E49" w:rsidDel="0020239C">
          <w:rPr>
            <w:rFonts w:ascii="Open Sans" w:hAnsi="Open Sans" w:cs="Open Sans"/>
            <w:rPrChange w:id="7359" w:author="Nicole Wu" w:date="2024-01-08T11:26:00Z">
              <w:rPr/>
            </w:rPrChange>
          </w:rPr>
          <w:delText xml:space="preserve">collections </w:delText>
        </w:r>
      </w:del>
      <w:r w:rsidRPr="00801E49">
        <w:rPr>
          <w:rFonts w:ascii="Open Sans" w:hAnsi="Open Sans" w:cs="Open Sans"/>
          <w:rPrChange w:id="7360" w:author="Nicole Wu" w:date="2024-01-08T11:26:00Z">
            <w:rPr/>
          </w:rPrChange>
        </w:rPr>
        <w:t xml:space="preserve">particularly </w:t>
      </w:r>
      <w:del w:id="7361" w:author="Alirah WEYORI" w:date="2024-01-07T12:34:00Z">
        <w:r w:rsidRPr="00801E49" w:rsidDel="0020239C">
          <w:rPr>
            <w:rFonts w:ascii="Open Sans" w:hAnsi="Open Sans" w:cs="Open Sans"/>
            <w:rPrChange w:id="7362" w:author="Nicole Wu" w:date="2024-01-08T11:26:00Z">
              <w:rPr/>
            </w:rPrChange>
          </w:rPr>
          <w:delText xml:space="preserve">in </w:delText>
        </w:r>
      </w:del>
      <w:ins w:id="7363" w:author="Alirah WEYORI" w:date="2024-01-07T12:34:00Z">
        <w:r w:rsidR="00343756" w:rsidRPr="00801E49">
          <w:rPr>
            <w:rFonts w:ascii="Open Sans" w:hAnsi="Open Sans" w:cs="Open Sans"/>
            <w:rPrChange w:id="7364" w:author="Nicole Wu" w:date="2024-01-08T11:26:00Z">
              <w:rPr/>
            </w:rPrChange>
          </w:rPr>
          <w:t>in</w:t>
        </w:r>
        <w:r w:rsidR="0020239C" w:rsidRPr="00801E49">
          <w:rPr>
            <w:rFonts w:ascii="Open Sans" w:hAnsi="Open Sans" w:cs="Open Sans"/>
            <w:rPrChange w:id="7365" w:author="Nicole Wu" w:date="2024-01-08T11:26:00Z">
              <w:rPr/>
            </w:rPrChange>
          </w:rPr>
          <w:t xml:space="preserve"> </w:t>
        </w:r>
      </w:ins>
      <w:r w:rsidRPr="00801E49">
        <w:rPr>
          <w:rFonts w:ascii="Open Sans" w:hAnsi="Open Sans" w:cs="Open Sans"/>
          <w:rPrChange w:id="7366" w:author="Nicole Wu" w:date="2024-01-08T11:26:00Z">
            <w:rPr/>
          </w:rPrChange>
        </w:rPr>
        <w:t>regions/countries/areas where phone penetration is low</w:t>
      </w:r>
      <w:del w:id="7367" w:author="Alirah WEYORI" w:date="2024-01-07T12:35:00Z">
        <w:r w:rsidRPr="00801E49" w:rsidDel="00852134">
          <w:rPr>
            <w:rFonts w:ascii="Open Sans" w:hAnsi="Open Sans" w:cs="Open Sans"/>
            <w:rPrChange w:id="7368" w:author="Nicole Wu" w:date="2024-01-08T11:26:00Z">
              <w:rPr/>
            </w:rPrChange>
          </w:rPr>
          <w:delText xml:space="preserve"> </w:delText>
        </w:r>
      </w:del>
      <w:del w:id="7369" w:author="Alirah WEYORI" w:date="2024-01-07T12:36:00Z">
        <w:r w:rsidRPr="00801E49" w:rsidDel="00852134">
          <w:rPr>
            <w:rFonts w:ascii="Open Sans" w:hAnsi="Open Sans" w:cs="Open Sans"/>
            <w:rPrChange w:id="7370" w:author="Nicole Wu" w:date="2024-01-08T11:26:00Z">
              <w:rPr/>
            </w:rPrChange>
          </w:rPr>
          <w:delText>excludes more vulnerable and food insecure households</w:delText>
        </w:r>
      </w:del>
      <w:r w:rsidRPr="00801E49">
        <w:rPr>
          <w:rFonts w:ascii="Open Sans" w:hAnsi="Open Sans" w:cs="Open Sans"/>
          <w:rPrChange w:id="7371" w:author="Nicole Wu" w:date="2024-01-08T11:26:00Z">
            <w:rPr/>
          </w:rPrChange>
        </w:rPr>
        <w:t>.</w:t>
      </w:r>
    </w:p>
    <w:p w14:paraId="4BA0E34D" w14:textId="77777777" w:rsidR="00B92327" w:rsidRPr="00801E49" w:rsidRDefault="00332621">
      <w:pPr>
        <w:pStyle w:val="Heading2"/>
        <w:ind w:left="598" w:hanging="613"/>
        <w:rPr>
          <w:rFonts w:ascii="Open Sans" w:hAnsi="Open Sans" w:cs="Open Sans"/>
          <w:rPrChange w:id="7372" w:author="Nicole Wu" w:date="2024-01-08T11:26:00Z">
            <w:rPr/>
          </w:rPrChange>
        </w:rPr>
      </w:pPr>
      <w:bookmarkStart w:id="7373" w:name="_Toc135989"/>
      <w:r w:rsidRPr="00801E49">
        <w:rPr>
          <w:rFonts w:ascii="Open Sans" w:hAnsi="Open Sans" w:cs="Open Sans"/>
          <w:rPrChange w:id="7374" w:author="Nicole Wu" w:date="2024-01-08T11:26:00Z">
            <w:rPr/>
          </w:rPrChange>
        </w:rPr>
        <w:t>Study implementation challenges in CAR</w:t>
      </w:r>
      <w:bookmarkEnd w:id="7373"/>
    </w:p>
    <w:p w14:paraId="763CE6CC" w14:textId="77777777" w:rsidR="00B92327" w:rsidRPr="00801E49" w:rsidRDefault="00332621">
      <w:pPr>
        <w:ind w:left="-5" w:right="446"/>
        <w:rPr>
          <w:rFonts w:ascii="Open Sans" w:hAnsi="Open Sans" w:cs="Open Sans"/>
          <w:rPrChange w:id="7375" w:author="Nicole Wu" w:date="2024-01-08T11:26:00Z">
            <w:rPr/>
          </w:rPrChange>
        </w:rPr>
      </w:pPr>
      <w:r w:rsidRPr="00801E49">
        <w:rPr>
          <w:rFonts w:ascii="Open Sans" w:hAnsi="Open Sans" w:cs="Open Sans"/>
          <w:rPrChange w:id="7376" w:author="Nicole Wu" w:date="2024-01-08T11:26:00Z">
            <w:rPr/>
          </w:rPrChange>
        </w:rPr>
        <w:t>Although during the field work, extensive efforts were made to reduce and manage implementation challenges, a number of these challenges remained and affected the successful of the survey. These include:</w:t>
      </w:r>
    </w:p>
    <w:p w14:paraId="196F1A8B" w14:textId="77777777" w:rsidR="00B92327" w:rsidRPr="00801E49" w:rsidRDefault="00332621">
      <w:pPr>
        <w:numPr>
          <w:ilvl w:val="0"/>
          <w:numId w:val="9"/>
        </w:numPr>
        <w:ind w:left="546" w:right="446" w:hanging="279"/>
        <w:rPr>
          <w:rFonts w:ascii="Open Sans" w:hAnsi="Open Sans" w:cs="Open Sans"/>
          <w:rPrChange w:id="7377" w:author="Nicole Wu" w:date="2024-01-08T11:26:00Z">
            <w:rPr/>
          </w:rPrChange>
        </w:rPr>
      </w:pPr>
      <w:r w:rsidRPr="00801E49">
        <w:rPr>
          <w:rFonts w:ascii="Open Sans" w:hAnsi="Open Sans" w:cs="Open Sans"/>
          <w:rPrChange w:id="7378" w:author="Nicole Wu" w:date="2024-01-08T11:26:00Z">
            <w:rPr/>
          </w:rPrChange>
        </w:rPr>
        <w:t>Restricted access to the field because of deteriorating security situation</w:t>
      </w:r>
    </w:p>
    <w:p w14:paraId="565A18D7" w14:textId="77777777" w:rsidR="00B92327" w:rsidRPr="00801E49" w:rsidRDefault="00332621">
      <w:pPr>
        <w:numPr>
          <w:ilvl w:val="0"/>
          <w:numId w:val="9"/>
        </w:numPr>
        <w:ind w:left="546" w:right="446" w:hanging="279"/>
        <w:rPr>
          <w:rFonts w:ascii="Open Sans" w:hAnsi="Open Sans" w:cs="Open Sans"/>
          <w:rPrChange w:id="7379" w:author="Nicole Wu" w:date="2024-01-08T11:26:00Z">
            <w:rPr/>
          </w:rPrChange>
        </w:rPr>
      </w:pPr>
      <w:r w:rsidRPr="00801E49">
        <w:rPr>
          <w:rFonts w:ascii="Open Sans" w:hAnsi="Open Sans" w:cs="Open Sans"/>
          <w:rPrChange w:id="7380" w:author="Nicole Wu" w:date="2024-01-08T11:26:00Z">
            <w:rPr/>
          </w:rPrChange>
        </w:rPr>
        <w:t>Poor mobile phone network/infrastructure</w:t>
      </w:r>
    </w:p>
    <w:p w14:paraId="5977E1D8" w14:textId="77777777" w:rsidR="00B92327" w:rsidRPr="00801E49" w:rsidRDefault="00332621">
      <w:pPr>
        <w:numPr>
          <w:ilvl w:val="0"/>
          <w:numId w:val="10"/>
        </w:numPr>
        <w:ind w:right="446" w:hanging="291"/>
        <w:rPr>
          <w:rFonts w:ascii="Open Sans" w:hAnsi="Open Sans" w:cs="Open Sans"/>
          <w:rPrChange w:id="7381" w:author="Nicole Wu" w:date="2024-01-08T11:26:00Z">
            <w:rPr/>
          </w:rPrChange>
        </w:rPr>
      </w:pPr>
      <w:r w:rsidRPr="00801E49">
        <w:rPr>
          <w:rFonts w:ascii="Open Sans" w:hAnsi="Open Sans" w:cs="Open Sans"/>
          <w:rPrChange w:id="7382" w:author="Nicole Wu" w:date="2024-01-08T11:26:00Z">
            <w:rPr/>
          </w:rPrChange>
        </w:rPr>
        <w:t>Most parts of the country do not have mobile phone network coverage.</w:t>
      </w:r>
    </w:p>
    <w:p w14:paraId="67201154" w14:textId="77777777" w:rsidR="00B92327" w:rsidRPr="00801E49" w:rsidRDefault="00332621">
      <w:pPr>
        <w:numPr>
          <w:ilvl w:val="0"/>
          <w:numId w:val="10"/>
        </w:numPr>
        <w:ind w:right="446" w:hanging="291"/>
        <w:rPr>
          <w:rFonts w:ascii="Open Sans" w:hAnsi="Open Sans" w:cs="Open Sans"/>
          <w:rPrChange w:id="7383" w:author="Nicole Wu" w:date="2024-01-08T11:26:00Z">
            <w:rPr/>
          </w:rPrChange>
        </w:rPr>
      </w:pPr>
      <w:r w:rsidRPr="00801E49">
        <w:rPr>
          <w:rFonts w:ascii="Open Sans" w:hAnsi="Open Sans" w:cs="Open Sans"/>
          <w:rPrChange w:id="7384" w:author="Nicole Wu" w:date="2024-01-08T11:26:00Z">
            <w:rPr/>
          </w:rPrChange>
        </w:rPr>
        <w:t>In places where mobile coverage exists, poor infrastructure and frequent power cuts affected call quality.</w:t>
      </w:r>
    </w:p>
    <w:p w14:paraId="5445B901" w14:textId="77777777" w:rsidR="00B92327" w:rsidRPr="00801E49" w:rsidRDefault="00332621">
      <w:pPr>
        <w:numPr>
          <w:ilvl w:val="0"/>
          <w:numId w:val="10"/>
        </w:numPr>
        <w:ind w:right="446" w:hanging="291"/>
        <w:rPr>
          <w:rFonts w:ascii="Open Sans" w:hAnsi="Open Sans" w:cs="Open Sans"/>
          <w:rPrChange w:id="7385" w:author="Nicole Wu" w:date="2024-01-08T11:26:00Z">
            <w:rPr/>
          </w:rPrChange>
        </w:rPr>
      </w:pPr>
      <w:r w:rsidRPr="00801E49">
        <w:rPr>
          <w:rFonts w:ascii="Open Sans" w:hAnsi="Open Sans" w:cs="Open Sans"/>
          <w:rPrChange w:id="7386" w:author="Nicole Wu" w:date="2024-01-08T11:26:00Z">
            <w:rPr/>
          </w:rPrChange>
        </w:rPr>
        <w:t>Access to electricity for charging phones particularly in rural areas.</w:t>
      </w:r>
    </w:p>
    <w:p w14:paraId="11D72E03" w14:textId="77777777" w:rsidR="00B92327" w:rsidRPr="00801E49" w:rsidRDefault="00332621">
      <w:pPr>
        <w:ind w:left="277" w:right="446"/>
        <w:rPr>
          <w:rFonts w:ascii="Open Sans" w:hAnsi="Open Sans" w:cs="Open Sans"/>
          <w:rPrChange w:id="7387" w:author="Nicole Wu" w:date="2024-01-08T11:26:00Z">
            <w:rPr/>
          </w:rPrChange>
        </w:rPr>
      </w:pPr>
      <w:r w:rsidRPr="00801E49">
        <w:rPr>
          <w:rFonts w:ascii="Open Sans" w:hAnsi="Open Sans" w:cs="Open Sans"/>
          <w:rPrChange w:id="7388" w:author="Nicole Wu" w:date="2024-01-08T11:26:00Z">
            <w:rPr/>
          </w:rPrChange>
        </w:rPr>
        <w:t>3. Low phone ownership in the population</w:t>
      </w:r>
    </w:p>
    <w:p w14:paraId="070CE9FB" w14:textId="77777777" w:rsidR="00B92327" w:rsidRPr="00801E49" w:rsidRDefault="00332621">
      <w:pPr>
        <w:ind w:left="277" w:right="446"/>
        <w:rPr>
          <w:rFonts w:ascii="Open Sans" w:hAnsi="Open Sans" w:cs="Open Sans"/>
          <w:rPrChange w:id="7389" w:author="Nicole Wu" w:date="2024-01-08T11:26:00Z">
            <w:rPr/>
          </w:rPrChange>
        </w:rPr>
      </w:pPr>
      <w:r w:rsidRPr="00801E49">
        <w:rPr>
          <w:rFonts w:ascii="Open Sans" w:hAnsi="Open Sans" w:cs="Open Sans"/>
          <w:rPrChange w:id="7390" w:author="Nicole Wu" w:date="2024-01-08T11:26:00Z">
            <w:rPr/>
          </w:rPrChange>
        </w:rPr>
        <w:t>a. Only 25% of households in the sample owned phones.</w:t>
      </w:r>
    </w:p>
    <w:p w14:paraId="15790134" w14:textId="77777777" w:rsidR="00B92327" w:rsidRPr="00801E49" w:rsidRDefault="00332621">
      <w:pPr>
        <w:ind w:left="277" w:right="446"/>
        <w:rPr>
          <w:rFonts w:ascii="Open Sans" w:hAnsi="Open Sans" w:cs="Open Sans"/>
          <w:rPrChange w:id="7391" w:author="Nicole Wu" w:date="2024-01-08T11:26:00Z">
            <w:rPr/>
          </w:rPrChange>
        </w:rPr>
      </w:pPr>
      <w:r w:rsidRPr="00801E49">
        <w:rPr>
          <w:rFonts w:ascii="Open Sans" w:hAnsi="Open Sans" w:cs="Open Sans"/>
          <w:rPrChange w:id="7392" w:author="Nicole Wu" w:date="2024-01-08T11:26:00Z">
            <w:rPr/>
          </w:rPrChange>
        </w:rPr>
        <w:t>4</w:t>
      </w:r>
      <w:commentRangeStart w:id="7393"/>
      <w:r w:rsidRPr="00801E49">
        <w:rPr>
          <w:rFonts w:ascii="Open Sans" w:hAnsi="Open Sans" w:cs="Open Sans"/>
          <w:rPrChange w:id="7394" w:author="Nicole Wu" w:date="2024-01-08T11:26:00Z">
            <w:rPr/>
          </w:rPrChange>
        </w:rPr>
        <w:t>. Logistical challenges</w:t>
      </w:r>
      <w:commentRangeEnd w:id="7393"/>
      <w:r w:rsidR="00E31F0B" w:rsidRPr="00801E49">
        <w:rPr>
          <w:rStyle w:val="CommentReference"/>
          <w:rFonts w:ascii="Open Sans" w:hAnsi="Open Sans" w:cs="Open Sans"/>
          <w:rPrChange w:id="7395" w:author="Nicole Wu" w:date="2024-01-08T11:26:00Z">
            <w:rPr>
              <w:rStyle w:val="CommentReference"/>
            </w:rPr>
          </w:rPrChange>
        </w:rPr>
        <w:commentReference w:id="7393"/>
      </w:r>
      <w:r w:rsidRPr="00801E49">
        <w:rPr>
          <w:rFonts w:ascii="Open Sans" w:hAnsi="Open Sans" w:cs="Open Sans"/>
          <w:rPrChange w:id="7396" w:author="Nicole Wu" w:date="2024-01-08T11:26:00Z">
            <w:rPr/>
          </w:rPrChange>
        </w:rPr>
        <w:t>.</w:t>
      </w:r>
    </w:p>
    <w:p w14:paraId="5E2FD226" w14:textId="77777777" w:rsidR="00B92327" w:rsidRPr="00801E49" w:rsidRDefault="00332621">
      <w:pPr>
        <w:numPr>
          <w:ilvl w:val="0"/>
          <w:numId w:val="11"/>
        </w:numPr>
        <w:ind w:right="446" w:hanging="291"/>
        <w:rPr>
          <w:rFonts w:ascii="Open Sans" w:hAnsi="Open Sans" w:cs="Open Sans"/>
          <w:rPrChange w:id="7397" w:author="Nicole Wu" w:date="2024-01-08T11:26:00Z">
            <w:rPr/>
          </w:rPrChange>
        </w:rPr>
      </w:pPr>
      <w:commentRangeStart w:id="7398"/>
      <w:r w:rsidRPr="00801E49">
        <w:rPr>
          <w:rFonts w:ascii="Open Sans" w:hAnsi="Open Sans" w:cs="Open Sans"/>
          <w:rPrChange w:id="7399" w:author="Nicole Wu" w:date="2024-01-08T11:26:00Z">
            <w:rPr/>
          </w:rPrChange>
        </w:rPr>
        <w:t xml:space="preserve">Acquisition and distribution </w:t>
      </w:r>
      <w:commentRangeEnd w:id="7398"/>
      <w:r w:rsidR="00E31F0B" w:rsidRPr="00801E49">
        <w:rPr>
          <w:rStyle w:val="CommentReference"/>
          <w:rFonts w:ascii="Open Sans" w:hAnsi="Open Sans" w:cs="Open Sans"/>
          <w:rPrChange w:id="7400" w:author="Nicole Wu" w:date="2024-01-08T11:26:00Z">
            <w:rPr>
              <w:rStyle w:val="CommentReference"/>
            </w:rPr>
          </w:rPrChange>
        </w:rPr>
        <w:commentReference w:id="7398"/>
      </w:r>
      <w:r w:rsidRPr="00801E49">
        <w:rPr>
          <w:rFonts w:ascii="Open Sans" w:hAnsi="Open Sans" w:cs="Open Sans"/>
          <w:rPrChange w:id="7401" w:author="Nicole Wu" w:date="2024-01-08T11:26:00Z">
            <w:rPr/>
          </w:rPrChange>
        </w:rPr>
        <w:t>of mobile phones/SIM cards to study sample without phones.</w:t>
      </w:r>
    </w:p>
    <w:p w14:paraId="6B9DE6BA" w14:textId="77777777" w:rsidR="00B92327" w:rsidRPr="00801E49" w:rsidRDefault="00332621">
      <w:pPr>
        <w:numPr>
          <w:ilvl w:val="0"/>
          <w:numId w:val="11"/>
        </w:numPr>
        <w:ind w:right="446" w:hanging="291"/>
        <w:rPr>
          <w:rFonts w:ascii="Open Sans" w:hAnsi="Open Sans" w:cs="Open Sans"/>
          <w:rPrChange w:id="7402" w:author="Nicole Wu" w:date="2024-01-08T11:26:00Z">
            <w:rPr/>
          </w:rPrChange>
        </w:rPr>
      </w:pPr>
      <w:r w:rsidRPr="00801E49">
        <w:rPr>
          <w:rFonts w:ascii="Open Sans" w:hAnsi="Open Sans" w:cs="Open Sans"/>
          <w:rPrChange w:id="7403" w:author="Nicole Wu" w:date="2024-01-08T11:26:00Z">
            <w:rPr/>
          </w:rPrChange>
        </w:rPr>
        <w:t>Had to rely on UNHAS (United Nations Humanitarian Air Service) for enumerator deployment affecting timely start of the survey.</w:t>
      </w:r>
    </w:p>
    <w:p w14:paraId="23A94F21" w14:textId="77777777" w:rsidR="00B92327" w:rsidRPr="00801E49" w:rsidRDefault="00332621">
      <w:pPr>
        <w:numPr>
          <w:ilvl w:val="0"/>
          <w:numId w:val="12"/>
        </w:numPr>
        <w:ind w:left="546" w:right="446" w:hanging="279"/>
        <w:rPr>
          <w:rFonts w:ascii="Open Sans" w:hAnsi="Open Sans" w:cs="Open Sans"/>
          <w:rPrChange w:id="7404" w:author="Nicole Wu" w:date="2024-01-08T11:26:00Z">
            <w:rPr/>
          </w:rPrChange>
        </w:rPr>
      </w:pPr>
      <w:r w:rsidRPr="00801E49">
        <w:rPr>
          <w:rFonts w:ascii="Open Sans" w:hAnsi="Open Sans" w:cs="Open Sans"/>
          <w:rPrChange w:id="7405" w:author="Nicole Wu" w:date="2024-01-08T11:26:00Z">
            <w:rPr/>
          </w:rPrChange>
        </w:rPr>
        <w:t>Low response rate in the remote arm (High Attrition).</w:t>
      </w:r>
    </w:p>
    <w:p w14:paraId="314D6BA6" w14:textId="643505C3" w:rsidR="00B92327" w:rsidRPr="00801E49" w:rsidRDefault="00332621">
      <w:pPr>
        <w:numPr>
          <w:ilvl w:val="0"/>
          <w:numId w:val="12"/>
        </w:numPr>
        <w:ind w:left="546" w:right="446" w:hanging="279"/>
        <w:rPr>
          <w:rFonts w:ascii="Open Sans" w:hAnsi="Open Sans" w:cs="Open Sans"/>
          <w:rPrChange w:id="7406" w:author="Nicole Wu" w:date="2024-01-08T11:26:00Z">
            <w:rPr/>
          </w:rPrChange>
        </w:rPr>
      </w:pPr>
      <w:commentRangeStart w:id="7407"/>
      <w:r w:rsidRPr="00801E49">
        <w:rPr>
          <w:rFonts w:ascii="Open Sans" w:hAnsi="Open Sans" w:cs="Open Sans"/>
          <w:rPrChange w:id="7408" w:author="Nicole Wu" w:date="2024-01-08T11:26:00Z">
            <w:rPr/>
          </w:rPrChange>
        </w:rPr>
        <w:t xml:space="preserve">Lack of an established </w:t>
      </w:r>
      <w:del w:id="7409" w:author="Alirah WEYORI" w:date="2024-01-07T12:36:00Z">
        <w:r w:rsidRPr="00801E49" w:rsidDel="000413A3">
          <w:rPr>
            <w:rFonts w:ascii="Open Sans" w:hAnsi="Open Sans" w:cs="Open Sans"/>
            <w:rPrChange w:id="7410" w:author="Nicole Wu" w:date="2024-01-08T11:26:00Z">
              <w:rPr/>
            </w:rPrChange>
          </w:rPr>
          <w:delText xml:space="preserve">platform </w:delText>
        </w:r>
      </w:del>
      <w:ins w:id="7411" w:author="Alirah WEYORI" w:date="2024-01-07T12:36:00Z">
        <w:r w:rsidR="000413A3" w:rsidRPr="00801E49">
          <w:rPr>
            <w:rFonts w:ascii="Open Sans" w:hAnsi="Open Sans" w:cs="Open Sans"/>
            <w:rPrChange w:id="7412" w:author="Nicole Wu" w:date="2024-01-08T11:26:00Z">
              <w:rPr/>
            </w:rPrChange>
          </w:rPr>
          <w:t>infrastruct</w:t>
        </w:r>
      </w:ins>
      <w:ins w:id="7413" w:author="Alirah WEYORI" w:date="2024-01-07T12:37:00Z">
        <w:r w:rsidR="00EA1700" w:rsidRPr="00801E49">
          <w:rPr>
            <w:rFonts w:ascii="Open Sans" w:hAnsi="Open Sans" w:cs="Open Sans"/>
            <w:rPrChange w:id="7414" w:author="Nicole Wu" w:date="2024-01-08T11:26:00Z">
              <w:rPr/>
            </w:rPrChange>
          </w:rPr>
          <w:t>ure</w:t>
        </w:r>
      </w:ins>
      <w:ins w:id="7415" w:author="Alirah WEYORI" w:date="2024-01-07T12:36:00Z">
        <w:r w:rsidR="000413A3" w:rsidRPr="00801E49">
          <w:rPr>
            <w:rFonts w:ascii="Open Sans" w:hAnsi="Open Sans" w:cs="Open Sans"/>
            <w:rPrChange w:id="7416" w:author="Nicole Wu" w:date="2024-01-08T11:26:00Z">
              <w:rPr/>
            </w:rPrChange>
          </w:rPr>
          <w:t xml:space="preserve"> </w:t>
        </w:r>
      </w:ins>
      <w:r w:rsidRPr="00801E49">
        <w:rPr>
          <w:rFonts w:ascii="Open Sans" w:hAnsi="Open Sans" w:cs="Open Sans"/>
          <w:rPrChange w:id="7417" w:author="Nicole Wu" w:date="2024-01-08T11:26:00Z">
            <w:rPr/>
          </w:rPrChange>
        </w:rPr>
        <w:t>for remote data collection</w:t>
      </w:r>
      <w:commentRangeEnd w:id="7407"/>
      <w:r w:rsidR="00F840B2" w:rsidRPr="00801E49">
        <w:rPr>
          <w:rStyle w:val="CommentReference"/>
          <w:rFonts w:ascii="Open Sans" w:hAnsi="Open Sans" w:cs="Open Sans"/>
          <w:rPrChange w:id="7418" w:author="Nicole Wu" w:date="2024-01-08T11:26:00Z">
            <w:rPr>
              <w:rStyle w:val="CommentReference"/>
            </w:rPr>
          </w:rPrChange>
        </w:rPr>
        <w:commentReference w:id="7407"/>
      </w:r>
      <w:ins w:id="7419" w:author="Alirah WEYORI" w:date="2024-01-07T12:37:00Z">
        <w:r w:rsidR="00EA1700" w:rsidRPr="00801E49">
          <w:rPr>
            <w:rFonts w:ascii="Open Sans" w:hAnsi="Open Sans" w:cs="Open Sans"/>
            <w:rPrChange w:id="7420" w:author="Nicole Wu" w:date="2024-01-08T11:26:00Z">
              <w:rPr/>
            </w:rPrChange>
          </w:rPr>
          <w:t xml:space="preserve">  by the vendor</w:t>
        </w:r>
      </w:ins>
      <w:r w:rsidRPr="00801E49">
        <w:rPr>
          <w:rFonts w:ascii="Open Sans" w:hAnsi="Open Sans" w:cs="Open Sans"/>
          <w:rPrChange w:id="7421" w:author="Nicole Wu" w:date="2024-01-08T11:26:00Z">
            <w:rPr/>
          </w:rPrChange>
        </w:rPr>
        <w:t>.</w:t>
      </w:r>
    </w:p>
    <w:p w14:paraId="02277DCD" w14:textId="77777777" w:rsidR="00B92327" w:rsidRPr="00801E49" w:rsidRDefault="00332621">
      <w:pPr>
        <w:numPr>
          <w:ilvl w:val="0"/>
          <w:numId w:val="12"/>
        </w:numPr>
        <w:spacing w:after="346"/>
        <w:ind w:left="546" w:right="446" w:hanging="279"/>
        <w:rPr>
          <w:rFonts w:ascii="Open Sans" w:hAnsi="Open Sans" w:cs="Open Sans"/>
          <w:rPrChange w:id="7422" w:author="Nicole Wu" w:date="2024-01-08T11:26:00Z">
            <w:rPr/>
          </w:rPrChange>
        </w:rPr>
      </w:pPr>
      <w:r w:rsidRPr="00801E49">
        <w:rPr>
          <w:rFonts w:ascii="Open Sans" w:hAnsi="Open Sans" w:cs="Open Sans"/>
          <w:rPrChange w:id="7423" w:author="Nicole Wu" w:date="2024-01-08T11:26:00Z">
            <w:rPr/>
          </w:rPrChange>
        </w:rPr>
        <w:t>Weather disruptions/rainy season</w:t>
      </w:r>
    </w:p>
    <w:p w14:paraId="4011C151" w14:textId="77777777" w:rsidR="00B92327" w:rsidRPr="00801E49" w:rsidRDefault="1D7FB02D">
      <w:pPr>
        <w:pStyle w:val="Heading2"/>
        <w:ind w:left="598" w:hanging="613"/>
        <w:rPr>
          <w:rFonts w:ascii="Open Sans" w:hAnsi="Open Sans" w:cs="Open Sans"/>
          <w:rPrChange w:id="7424" w:author="Nicole Wu" w:date="2024-01-08T11:26:00Z">
            <w:rPr/>
          </w:rPrChange>
        </w:rPr>
      </w:pPr>
      <w:bookmarkStart w:id="7425" w:name="_Toc135990"/>
      <w:commentRangeStart w:id="7426"/>
      <w:r w:rsidRPr="00801E49">
        <w:rPr>
          <w:rFonts w:ascii="Open Sans" w:hAnsi="Open Sans" w:cs="Open Sans"/>
          <w:rPrChange w:id="7427" w:author="Nicole Wu" w:date="2024-01-08T11:26:00Z">
            <w:rPr/>
          </w:rPrChange>
        </w:rPr>
        <w:t>Next Steps...</w:t>
      </w:r>
      <w:bookmarkEnd w:id="7425"/>
      <w:commentRangeEnd w:id="7426"/>
      <w:r w:rsidR="00332621" w:rsidRPr="00801E49">
        <w:rPr>
          <w:rStyle w:val="CommentReference"/>
          <w:rFonts w:ascii="Open Sans" w:hAnsi="Open Sans" w:cs="Open Sans"/>
          <w:rPrChange w:id="7428" w:author="Nicole Wu" w:date="2024-01-08T11:26:00Z">
            <w:rPr>
              <w:rStyle w:val="CommentReference"/>
            </w:rPr>
          </w:rPrChange>
        </w:rPr>
        <w:commentReference w:id="7426"/>
      </w:r>
    </w:p>
    <w:p w14:paraId="043221D7" w14:textId="77777777" w:rsidR="00B92327" w:rsidRPr="00801E49" w:rsidRDefault="00332621">
      <w:pPr>
        <w:numPr>
          <w:ilvl w:val="0"/>
          <w:numId w:val="13"/>
        </w:numPr>
        <w:ind w:left="546" w:right="446" w:hanging="279"/>
        <w:rPr>
          <w:rFonts w:ascii="Open Sans" w:hAnsi="Open Sans" w:cs="Open Sans"/>
          <w:rPrChange w:id="7429" w:author="Nicole Wu" w:date="2024-01-08T11:26:00Z">
            <w:rPr/>
          </w:rPrChange>
        </w:rPr>
      </w:pPr>
      <w:r w:rsidRPr="00801E49">
        <w:rPr>
          <w:rFonts w:ascii="Open Sans" w:hAnsi="Open Sans" w:cs="Open Sans"/>
          <w:rPrChange w:id="7430" w:author="Nicole Wu" w:date="2024-01-08T11:26:00Z">
            <w:rPr/>
          </w:rPrChange>
        </w:rPr>
        <w:t xml:space="preserve">Conduct further in-depth analysis of the data - exploring the association between the indicators especially FES and income indicators and other </w:t>
      </w:r>
      <w:commentRangeStart w:id="7431"/>
      <w:r w:rsidRPr="00801E49">
        <w:rPr>
          <w:rFonts w:ascii="Open Sans" w:hAnsi="Open Sans" w:cs="Open Sans"/>
          <w:rPrChange w:id="7432" w:author="Nicole Wu" w:date="2024-01-08T11:26:00Z">
            <w:rPr/>
          </w:rPrChange>
        </w:rPr>
        <w:t>statistical diagnostic analysis</w:t>
      </w:r>
      <w:commentRangeEnd w:id="7431"/>
      <w:r w:rsidR="00270DCE" w:rsidRPr="00801E49">
        <w:rPr>
          <w:rStyle w:val="CommentReference"/>
          <w:rFonts w:ascii="Open Sans" w:hAnsi="Open Sans" w:cs="Open Sans"/>
          <w:rPrChange w:id="7433" w:author="Nicole Wu" w:date="2024-01-08T11:26:00Z">
            <w:rPr>
              <w:rStyle w:val="CommentReference"/>
            </w:rPr>
          </w:rPrChange>
        </w:rPr>
        <w:commentReference w:id="7431"/>
      </w:r>
      <w:r w:rsidRPr="00801E49">
        <w:rPr>
          <w:rFonts w:ascii="Open Sans" w:hAnsi="Open Sans" w:cs="Open Sans"/>
          <w:rPrChange w:id="7434" w:author="Nicole Wu" w:date="2024-01-08T11:26:00Z">
            <w:rPr/>
          </w:rPrChange>
        </w:rPr>
        <w:t>.</w:t>
      </w:r>
    </w:p>
    <w:p w14:paraId="1248DE52" w14:textId="77777777" w:rsidR="00B92327" w:rsidRPr="00801E49" w:rsidRDefault="00332621">
      <w:pPr>
        <w:numPr>
          <w:ilvl w:val="0"/>
          <w:numId w:val="13"/>
        </w:numPr>
        <w:ind w:left="546" w:right="446" w:hanging="279"/>
        <w:rPr>
          <w:rFonts w:ascii="Open Sans" w:hAnsi="Open Sans" w:cs="Open Sans"/>
          <w:rPrChange w:id="7435" w:author="Nicole Wu" w:date="2024-01-08T11:26:00Z">
            <w:rPr/>
          </w:rPrChange>
        </w:rPr>
      </w:pPr>
      <w:commentRangeStart w:id="7436"/>
      <w:r w:rsidRPr="00801E49">
        <w:rPr>
          <w:rFonts w:ascii="Open Sans" w:hAnsi="Open Sans" w:cs="Open Sans"/>
          <w:rPrChange w:id="7437" w:author="Nicole Wu" w:date="2024-01-08T11:26:00Z">
            <w:rPr/>
          </w:rPrChange>
        </w:rPr>
        <w:t xml:space="preserve">Apply weights </w:t>
      </w:r>
      <w:commentRangeEnd w:id="7436"/>
      <w:r w:rsidR="009A2555" w:rsidRPr="00801E49">
        <w:rPr>
          <w:rStyle w:val="CommentReference"/>
          <w:rFonts w:ascii="Open Sans" w:hAnsi="Open Sans" w:cs="Open Sans"/>
          <w:rPrChange w:id="7438" w:author="Nicole Wu" w:date="2024-01-08T11:26:00Z">
            <w:rPr>
              <w:rStyle w:val="CommentReference"/>
            </w:rPr>
          </w:rPrChange>
        </w:rPr>
        <w:commentReference w:id="7436"/>
      </w:r>
      <w:r w:rsidRPr="00801E49">
        <w:rPr>
          <w:rFonts w:ascii="Open Sans" w:hAnsi="Open Sans" w:cs="Open Sans"/>
          <w:rPrChange w:id="7439" w:author="Nicole Wu" w:date="2024-01-08T11:26:00Z">
            <w:rPr/>
          </w:rPrChange>
        </w:rPr>
        <w:t>where practicable to address the issues of lower response rates in the remote sample.</w:t>
      </w:r>
    </w:p>
    <w:p w14:paraId="10859F86" w14:textId="77777777" w:rsidR="00B92327" w:rsidRPr="00801E49" w:rsidRDefault="00332621">
      <w:pPr>
        <w:numPr>
          <w:ilvl w:val="0"/>
          <w:numId w:val="13"/>
        </w:numPr>
        <w:ind w:left="546" w:right="446" w:hanging="279"/>
        <w:rPr>
          <w:rFonts w:ascii="Open Sans" w:hAnsi="Open Sans" w:cs="Open Sans"/>
          <w:rPrChange w:id="7440" w:author="Nicole Wu" w:date="2024-01-08T11:26:00Z">
            <w:rPr/>
          </w:rPrChange>
        </w:rPr>
      </w:pPr>
      <w:r w:rsidRPr="00801E49">
        <w:rPr>
          <w:rFonts w:ascii="Open Sans" w:hAnsi="Open Sans" w:cs="Open Sans"/>
          <w:rPrChange w:id="7441" w:author="Nicole Wu" w:date="2024-01-08T11:26:00Z">
            <w:rPr/>
          </w:rPrChange>
        </w:rPr>
        <w:t>Prepare the draft manuscripts for peer review publication.</w:t>
      </w:r>
    </w:p>
    <w:p w14:paraId="4F1DB6B5" w14:textId="77777777" w:rsidR="00332621" w:rsidRPr="00801E49" w:rsidRDefault="00332621">
      <w:pPr>
        <w:spacing w:after="160" w:line="259" w:lineRule="auto"/>
        <w:ind w:left="0" w:right="0" w:firstLine="0"/>
        <w:jc w:val="left"/>
        <w:rPr>
          <w:rFonts w:ascii="Open Sans" w:hAnsi="Open Sans" w:cs="Open Sans"/>
          <w:b/>
          <w:sz w:val="29"/>
          <w:rPrChange w:id="7442" w:author="Nicole Wu" w:date="2024-01-08T11:26:00Z">
            <w:rPr>
              <w:b/>
              <w:sz w:val="29"/>
            </w:rPr>
          </w:rPrChange>
        </w:rPr>
      </w:pPr>
      <w:bookmarkStart w:id="7443" w:name="_Toc135991"/>
      <w:r w:rsidRPr="00801E49">
        <w:rPr>
          <w:rFonts w:ascii="Open Sans" w:hAnsi="Open Sans" w:cs="Open Sans"/>
          <w:rPrChange w:id="7444" w:author="Nicole Wu" w:date="2024-01-08T11:26:00Z">
            <w:rPr/>
          </w:rPrChange>
        </w:rPr>
        <w:br w:type="page"/>
      </w:r>
    </w:p>
    <w:p w14:paraId="71457FD7" w14:textId="48F08B52" w:rsidR="00B92327" w:rsidRPr="00801E49" w:rsidRDefault="00332621">
      <w:pPr>
        <w:pStyle w:val="Heading1"/>
        <w:ind w:left="469" w:hanging="484"/>
        <w:rPr>
          <w:rFonts w:ascii="Open Sans" w:hAnsi="Open Sans" w:cs="Open Sans"/>
          <w:rPrChange w:id="7445" w:author="Nicole Wu" w:date="2024-01-08T11:26:00Z">
            <w:rPr/>
          </w:rPrChange>
        </w:rPr>
      </w:pPr>
      <w:r w:rsidRPr="00801E49">
        <w:rPr>
          <w:rFonts w:ascii="Open Sans" w:hAnsi="Open Sans" w:cs="Open Sans"/>
          <w:rPrChange w:id="7446" w:author="Nicole Wu" w:date="2024-01-08T11:26:00Z">
            <w:rPr/>
          </w:rPrChange>
        </w:rPr>
        <w:t>References</w:t>
      </w:r>
      <w:bookmarkEnd w:id="7443"/>
    </w:p>
    <w:p w14:paraId="124642BC" w14:textId="77777777" w:rsidR="00B92327" w:rsidRPr="00801E49" w:rsidRDefault="00332621">
      <w:pPr>
        <w:numPr>
          <w:ilvl w:val="0"/>
          <w:numId w:val="14"/>
        </w:numPr>
        <w:ind w:left="546" w:right="446" w:hanging="279"/>
        <w:rPr>
          <w:rFonts w:ascii="Open Sans" w:hAnsi="Open Sans" w:cs="Open Sans"/>
          <w:rPrChange w:id="7447" w:author="Nicole Wu" w:date="2024-01-08T11:26:00Z">
            <w:rPr/>
          </w:rPrChange>
        </w:rPr>
      </w:pPr>
      <w:r w:rsidRPr="00801E49">
        <w:rPr>
          <w:rFonts w:ascii="Open Sans" w:hAnsi="Open Sans" w:cs="Open Sans"/>
          <w:rPrChange w:id="7448" w:author="Nicole Wu" w:date="2024-01-08T11:26:00Z">
            <w:rPr/>
          </w:rPrChange>
        </w:rPr>
        <w:t>Elkasabi, M. A. (2015). Weighting procedures for dual frame telephone surveys: A case study in Egypt. Survey Insights: Methods from the Field. Weighting: Practical Issues and ‘How to’ Approach. 1–11. https://surveyinsights.org/wp-content/uploads/2015/02/Weighting-Proceduresfor-Dual-Frame-Telephone-Surveys.pdf</w:t>
      </w:r>
    </w:p>
    <w:p w14:paraId="2C7AE1DE" w14:textId="77777777" w:rsidR="00B92327" w:rsidRPr="00801E49" w:rsidRDefault="00332621">
      <w:pPr>
        <w:numPr>
          <w:ilvl w:val="0"/>
          <w:numId w:val="14"/>
        </w:numPr>
        <w:ind w:left="546" w:right="446" w:hanging="279"/>
        <w:rPr>
          <w:rFonts w:ascii="Open Sans" w:hAnsi="Open Sans" w:cs="Open Sans"/>
          <w:rPrChange w:id="7449" w:author="Nicole Wu" w:date="2024-01-08T11:26:00Z">
            <w:rPr/>
          </w:rPrChange>
        </w:rPr>
      </w:pPr>
      <w:r w:rsidRPr="00801E49">
        <w:rPr>
          <w:rFonts w:ascii="Open Sans" w:hAnsi="Open Sans" w:cs="Open Sans"/>
          <w:rPrChange w:id="7450" w:author="Nicole Wu" w:date="2024-01-08T11:26:00Z">
            <w:rPr/>
          </w:rPrChange>
        </w:rPr>
        <w:t>Glazerman, S., Rosenbaum, M., Sandino, R., and Shaughnessy, L., (2020). Remote Surveying in a Pandemic: Handbook. Newark, DE: Innovation for Poverty Action (IPA).</w:t>
      </w:r>
    </w:p>
    <w:p w14:paraId="0137C4A3" w14:textId="77777777" w:rsidR="00B92327" w:rsidRPr="00801E49" w:rsidRDefault="00332621">
      <w:pPr>
        <w:numPr>
          <w:ilvl w:val="0"/>
          <w:numId w:val="14"/>
        </w:numPr>
        <w:ind w:left="546" w:right="446" w:hanging="279"/>
        <w:rPr>
          <w:rFonts w:ascii="Open Sans" w:hAnsi="Open Sans" w:cs="Open Sans"/>
          <w:rPrChange w:id="7451" w:author="Nicole Wu" w:date="2024-01-08T11:26:00Z">
            <w:rPr/>
          </w:rPrChange>
        </w:rPr>
      </w:pPr>
      <w:r w:rsidRPr="00801E49">
        <w:rPr>
          <w:rFonts w:ascii="Open Sans" w:hAnsi="Open Sans" w:cs="Open Sans"/>
          <w:rPrChange w:id="7452" w:author="Nicole Wu" w:date="2024-01-08T11:26:00Z">
            <w:rPr/>
          </w:rPrChange>
        </w:rPr>
        <w:t>Kelly L’Engle, E. S., Adimazoya, E. A., Yartey, E., Lenzi, R., Tarpo, C., Heward-Mills, N. L., Lew, K. and Ampeh, Y. (2018). Survey research with a random digit dial national mobile phone sample in Ghana: methods and sample quality. PloS one, 13(1).</w:t>
      </w:r>
    </w:p>
    <w:p w14:paraId="537F6387" w14:textId="77777777" w:rsidR="00B92327" w:rsidRPr="00801E49" w:rsidRDefault="00332621">
      <w:pPr>
        <w:numPr>
          <w:ilvl w:val="0"/>
          <w:numId w:val="14"/>
        </w:numPr>
        <w:ind w:left="546" w:right="446" w:hanging="279"/>
        <w:rPr>
          <w:rFonts w:ascii="Open Sans" w:hAnsi="Open Sans" w:cs="Open Sans"/>
          <w:rPrChange w:id="7453" w:author="Nicole Wu" w:date="2024-01-08T11:26:00Z">
            <w:rPr/>
          </w:rPrChange>
        </w:rPr>
      </w:pPr>
      <w:r w:rsidRPr="00801E49">
        <w:rPr>
          <w:rFonts w:ascii="Open Sans" w:hAnsi="Open Sans" w:cs="Open Sans"/>
          <w:rPrChange w:id="7454" w:author="Nicole Wu" w:date="2024-01-08T11:26:00Z">
            <w:rPr/>
          </w:rPrChange>
        </w:rPr>
        <w:t>Nagpal, K., Mathur, M. R., Biswas, A., and Fraker, A. (2021). Who do phone surveys miss, and how to reduce exclusion: recommendations from phone surveys in nine Indian states. BMJ Global Health, 6:e005610. doi:10.1136/bmjgh-2021-005610</w:t>
      </w:r>
    </w:p>
    <w:p w14:paraId="591A025E" w14:textId="77777777" w:rsidR="00B92327" w:rsidRPr="00801E49" w:rsidRDefault="00332621">
      <w:pPr>
        <w:numPr>
          <w:ilvl w:val="0"/>
          <w:numId w:val="14"/>
        </w:numPr>
        <w:ind w:left="546" w:right="446" w:hanging="279"/>
        <w:rPr>
          <w:rFonts w:ascii="Open Sans" w:hAnsi="Open Sans" w:cs="Open Sans"/>
          <w:rPrChange w:id="7455" w:author="Nicole Wu" w:date="2024-01-08T11:26:00Z">
            <w:rPr/>
          </w:rPrChange>
        </w:rPr>
      </w:pPr>
      <w:r w:rsidRPr="00801E49">
        <w:rPr>
          <w:rFonts w:ascii="Open Sans" w:hAnsi="Open Sans" w:cs="Open Sans"/>
          <w:rPrChange w:id="7456" w:author="Nicole Wu" w:date="2024-01-08T11:26:00Z">
            <w:rPr/>
          </w:rPrChange>
        </w:rPr>
        <w:t>Valliant, R., Dever, J. A., and Kreuter, F. (2013). Practical Tools for Designing and Weighting Survey Samples. Springer Science &amp; Business Media.</w:t>
      </w:r>
    </w:p>
    <w:p w14:paraId="55D9AAA9" w14:textId="77777777" w:rsidR="00B92327" w:rsidRPr="00801E49" w:rsidRDefault="00332621">
      <w:pPr>
        <w:numPr>
          <w:ilvl w:val="0"/>
          <w:numId w:val="14"/>
        </w:numPr>
        <w:spacing w:after="0"/>
        <w:ind w:left="546" w:right="446" w:hanging="279"/>
        <w:rPr>
          <w:rFonts w:ascii="Open Sans" w:hAnsi="Open Sans" w:cs="Open Sans"/>
          <w:rPrChange w:id="7457" w:author="Nicole Wu" w:date="2024-01-08T11:26:00Z">
            <w:rPr/>
          </w:rPrChange>
        </w:rPr>
      </w:pPr>
      <w:r w:rsidRPr="00801E49">
        <w:rPr>
          <w:rFonts w:ascii="Open Sans" w:hAnsi="Open Sans" w:cs="Open Sans"/>
          <w:rPrChange w:id="7458" w:author="Nicole Wu" w:date="2024-01-08T11:26:00Z">
            <w:rPr/>
          </w:rPrChange>
        </w:rPr>
        <w:t>World Bank, (2020). High Frequency Mobile Phone Surveys of Households to Assess the Impacts of COVID-19 April 2020. Guidelines on Sampling Design (Prepared by Himelein K.</w:t>
      </w:r>
    </w:p>
    <w:p w14:paraId="1A74FF6C" w14:textId="77777777" w:rsidR="00B92327" w:rsidRPr="00801E49" w:rsidRDefault="00332621">
      <w:pPr>
        <w:ind w:left="555" w:right="446"/>
        <w:rPr>
          <w:rFonts w:ascii="Open Sans" w:hAnsi="Open Sans" w:cs="Open Sans"/>
          <w:rPrChange w:id="7459" w:author="Nicole Wu" w:date="2024-01-08T11:26:00Z">
            <w:rPr/>
          </w:rPrChange>
        </w:rPr>
      </w:pPr>
      <w:r w:rsidRPr="00801E49">
        <w:rPr>
          <w:rFonts w:ascii="Open Sans" w:hAnsi="Open Sans" w:cs="Open Sans"/>
          <w:rPrChange w:id="7460" w:author="Nicole Wu" w:date="2024-01-08T11:26:00Z">
            <w:rPr/>
          </w:rPrChange>
        </w:rPr>
        <w:t>Eckman S. Kastelic J and Yoshida N).</w:t>
      </w:r>
    </w:p>
    <w:p w14:paraId="66899A25" w14:textId="77777777" w:rsidR="0056565A" w:rsidRPr="00801E49" w:rsidRDefault="0056565A">
      <w:pPr>
        <w:spacing w:after="160" w:line="259" w:lineRule="auto"/>
        <w:ind w:left="0" w:right="0" w:firstLine="0"/>
        <w:jc w:val="left"/>
        <w:rPr>
          <w:rFonts w:ascii="Open Sans" w:hAnsi="Open Sans" w:cs="Open Sans"/>
          <w:b/>
          <w:sz w:val="29"/>
          <w:rPrChange w:id="7461" w:author="Nicole Wu" w:date="2024-01-08T11:26:00Z">
            <w:rPr>
              <w:b/>
              <w:sz w:val="29"/>
            </w:rPr>
          </w:rPrChange>
        </w:rPr>
      </w:pPr>
      <w:bookmarkStart w:id="7462" w:name="_Toc135992"/>
      <w:r w:rsidRPr="00801E49">
        <w:rPr>
          <w:rFonts w:ascii="Open Sans" w:hAnsi="Open Sans" w:cs="Open Sans"/>
          <w:rPrChange w:id="7463" w:author="Nicole Wu" w:date="2024-01-08T11:26:00Z">
            <w:rPr/>
          </w:rPrChange>
        </w:rPr>
        <w:br w:type="page"/>
      </w:r>
    </w:p>
    <w:p w14:paraId="1577868A" w14:textId="1334AAD0" w:rsidR="00B92327" w:rsidRPr="00801E49" w:rsidRDefault="00332621">
      <w:pPr>
        <w:pStyle w:val="Heading1"/>
        <w:spacing w:after="222"/>
        <w:ind w:left="469" w:hanging="484"/>
        <w:rPr>
          <w:rFonts w:ascii="Open Sans" w:hAnsi="Open Sans" w:cs="Open Sans"/>
          <w:rPrChange w:id="7464" w:author="Nicole Wu" w:date="2024-01-08T11:26:00Z">
            <w:rPr/>
          </w:rPrChange>
        </w:rPr>
      </w:pPr>
      <w:r w:rsidRPr="00801E49">
        <w:rPr>
          <w:rFonts w:ascii="Open Sans" w:hAnsi="Open Sans" w:cs="Open Sans"/>
          <w:rPrChange w:id="7465" w:author="Nicole Wu" w:date="2024-01-08T11:26:00Z">
            <w:rPr/>
          </w:rPrChange>
        </w:rPr>
        <w:t>Annexes</w:t>
      </w:r>
      <w:bookmarkEnd w:id="7462"/>
    </w:p>
    <w:p w14:paraId="2571075E" w14:textId="77777777" w:rsidR="00B92327" w:rsidRPr="00801E49" w:rsidRDefault="00332621">
      <w:pPr>
        <w:pStyle w:val="Heading2"/>
        <w:spacing w:after="101"/>
        <w:ind w:left="598" w:hanging="613"/>
        <w:rPr>
          <w:rFonts w:ascii="Open Sans" w:hAnsi="Open Sans" w:cs="Open Sans"/>
          <w:rPrChange w:id="7466" w:author="Nicole Wu" w:date="2024-01-08T11:26:00Z">
            <w:rPr/>
          </w:rPrChange>
        </w:rPr>
      </w:pPr>
      <w:bookmarkStart w:id="7467" w:name="_Toc135993"/>
      <w:commentRangeStart w:id="7468"/>
      <w:r w:rsidRPr="00801E49">
        <w:rPr>
          <w:rFonts w:ascii="Open Sans" w:hAnsi="Open Sans" w:cs="Open Sans"/>
          <w:rPrChange w:id="7469" w:author="Nicole Wu" w:date="2024-01-08T11:26:00Z">
            <w:rPr/>
          </w:rPrChange>
        </w:rPr>
        <w:t>F2F Attrition</w:t>
      </w:r>
      <w:bookmarkEnd w:id="7467"/>
      <w:commentRangeEnd w:id="7468"/>
      <w:r w:rsidR="003A16AE" w:rsidRPr="00801E49">
        <w:rPr>
          <w:rStyle w:val="CommentReference"/>
          <w:rFonts w:ascii="Open Sans" w:hAnsi="Open Sans" w:cs="Open Sans"/>
          <w:b w:val="0"/>
          <w:rPrChange w:id="7470" w:author="Nicole Wu" w:date="2024-01-08T11:26:00Z">
            <w:rPr>
              <w:rStyle w:val="CommentReference"/>
              <w:b w:val="0"/>
            </w:rPr>
          </w:rPrChange>
        </w:rPr>
        <w:commentReference w:id="7468"/>
      </w:r>
    </w:p>
    <w:p w14:paraId="7C347391" w14:textId="77777777" w:rsidR="00B92327" w:rsidRPr="00801E49" w:rsidRDefault="00332621">
      <w:pPr>
        <w:spacing w:after="0" w:line="259" w:lineRule="auto"/>
        <w:ind w:left="0" w:right="898" w:firstLine="0"/>
        <w:jc w:val="right"/>
        <w:rPr>
          <w:rFonts w:ascii="Open Sans" w:hAnsi="Open Sans" w:cs="Open Sans"/>
          <w:rPrChange w:id="7472" w:author="Nicole Wu" w:date="2024-01-08T11:26:00Z">
            <w:rPr/>
          </w:rPrChange>
        </w:rPr>
      </w:pPr>
      <w:r w:rsidRPr="00801E49">
        <w:rPr>
          <w:rFonts w:ascii="Open Sans" w:hAnsi="Open Sans" w:cs="Open Sans"/>
          <w:sz w:val="17"/>
          <w:rPrChange w:id="7473" w:author="Nicole Wu" w:date="2024-01-08T11:26:00Z">
            <w:rPr>
              <w:sz w:val="17"/>
            </w:rPr>
          </w:rPrChange>
        </w:rPr>
        <w:t>Table 18: Balance Table for Randomized Questionnaire Length Assignment in F2F Survey: Completed vs. Attrition</w:t>
      </w:r>
    </w:p>
    <w:tbl>
      <w:tblPr>
        <w:tblW w:w="9498" w:type="dxa"/>
        <w:tblCellMar>
          <w:top w:w="18" w:type="dxa"/>
          <w:right w:w="91" w:type="dxa"/>
        </w:tblCellMar>
        <w:tblLook w:val="04A0" w:firstRow="1" w:lastRow="0" w:firstColumn="1" w:lastColumn="0" w:noHBand="0" w:noVBand="1"/>
      </w:tblPr>
      <w:tblGrid>
        <w:gridCol w:w="1995"/>
        <w:gridCol w:w="1023"/>
        <w:gridCol w:w="848"/>
        <w:gridCol w:w="589"/>
        <w:gridCol w:w="1023"/>
        <w:gridCol w:w="848"/>
        <w:gridCol w:w="589"/>
        <w:gridCol w:w="1023"/>
        <w:gridCol w:w="848"/>
        <w:gridCol w:w="712"/>
      </w:tblGrid>
      <w:tr w:rsidR="0056565A" w:rsidRPr="00801E49" w14:paraId="39D0BDFD" w14:textId="77777777" w:rsidTr="00C46F67">
        <w:trPr>
          <w:trHeight w:val="164"/>
        </w:trPr>
        <w:tc>
          <w:tcPr>
            <w:tcW w:w="3208" w:type="dxa"/>
            <w:tcBorders>
              <w:top w:val="double" w:sz="2" w:space="0" w:color="000000"/>
              <w:left w:val="nil"/>
              <w:bottom w:val="nil"/>
              <w:right w:val="nil"/>
            </w:tcBorders>
          </w:tcPr>
          <w:p w14:paraId="03427A64" w14:textId="77777777" w:rsidR="0056565A" w:rsidRPr="00801E49" w:rsidRDefault="0056565A" w:rsidP="0056565A">
            <w:pPr>
              <w:spacing w:after="0" w:line="259" w:lineRule="auto"/>
              <w:ind w:left="0" w:right="0" w:firstLine="0"/>
              <w:jc w:val="left"/>
              <w:rPr>
                <w:rFonts w:ascii="Open Sans" w:hAnsi="Open Sans" w:cs="Open Sans"/>
                <w:sz w:val="16"/>
                <w:szCs w:val="24"/>
                <w:rPrChange w:id="7474" w:author="Nicole Wu" w:date="2024-01-08T11:26:00Z">
                  <w:rPr>
                    <w:sz w:val="16"/>
                    <w:szCs w:val="24"/>
                  </w:rPr>
                </w:rPrChange>
              </w:rPr>
            </w:pPr>
          </w:p>
        </w:tc>
        <w:tc>
          <w:tcPr>
            <w:tcW w:w="2018" w:type="dxa"/>
            <w:gridSpan w:val="3"/>
            <w:tcBorders>
              <w:top w:val="double" w:sz="2" w:space="0" w:color="000000"/>
              <w:left w:val="nil"/>
              <w:bottom w:val="nil"/>
              <w:right w:val="nil"/>
            </w:tcBorders>
          </w:tcPr>
          <w:p w14:paraId="37502657" w14:textId="6150140A" w:rsidR="0056565A" w:rsidRPr="00801E49" w:rsidRDefault="0056565A" w:rsidP="0056565A">
            <w:pPr>
              <w:spacing w:after="0" w:line="259" w:lineRule="auto"/>
              <w:ind w:left="0" w:right="0" w:firstLine="0"/>
              <w:jc w:val="center"/>
              <w:rPr>
                <w:rFonts w:ascii="Open Sans" w:hAnsi="Open Sans" w:cs="Open Sans"/>
                <w:b/>
                <w:sz w:val="16"/>
                <w:szCs w:val="24"/>
                <w:rPrChange w:id="7475" w:author="Nicole Wu" w:date="2024-01-08T11:26:00Z">
                  <w:rPr>
                    <w:b/>
                    <w:bCs/>
                    <w:sz w:val="16"/>
                    <w:szCs w:val="24"/>
                  </w:rPr>
                </w:rPrChange>
              </w:rPr>
            </w:pPr>
            <w:r w:rsidRPr="00801E49">
              <w:rPr>
                <w:rFonts w:ascii="Open Sans" w:hAnsi="Open Sans" w:cs="Open Sans"/>
                <w:b/>
                <w:sz w:val="16"/>
                <w:szCs w:val="24"/>
                <w:rPrChange w:id="7476" w:author="Nicole Wu" w:date="2024-01-08T11:26:00Z">
                  <w:rPr>
                    <w:b/>
                    <w:bCs/>
                    <w:sz w:val="16"/>
                    <w:szCs w:val="24"/>
                  </w:rPr>
                </w:rPrChange>
              </w:rPr>
              <w:t>Own Phone</w:t>
            </w:r>
          </w:p>
        </w:tc>
        <w:tc>
          <w:tcPr>
            <w:tcW w:w="2018" w:type="dxa"/>
            <w:gridSpan w:val="3"/>
            <w:tcBorders>
              <w:top w:val="double" w:sz="2" w:space="0" w:color="000000"/>
              <w:left w:val="nil"/>
              <w:bottom w:val="nil"/>
              <w:right w:val="nil"/>
            </w:tcBorders>
          </w:tcPr>
          <w:p w14:paraId="406C85FD" w14:textId="163BAC2B" w:rsidR="0056565A" w:rsidRPr="00801E49" w:rsidRDefault="0056565A" w:rsidP="0056565A">
            <w:pPr>
              <w:spacing w:after="0" w:line="259" w:lineRule="auto"/>
              <w:ind w:left="0" w:right="0" w:firstLine="0"/>
              <w:jc w:val="center"/>
              <w:rPr>
                <w:rFonts w:ascii="Open Sans" w:hAnsi="Open Sans" w:cs="Open Sans"/>
                <w:b/>
                <w:sz w:val="16"/>
                <w:szCs w:val="24"/>
                <w:rPrChange w:id="7477" w:author="Nicole Wu" w:date="2024-01-08T11:26:00Z">
                  <w:rPr>
                    <w:b/>
                    <w:bCs/>
                    <w:sz w:val="16"/>
                    <w:szCs w:val="24"/>
                  </w:rPr>
                </w:rPrChange>
              </w:rPr>
            </w:pPr>
            <w:r w:rsidRPr="00801E49">
              <w:rPr>
                <w:rFonts w:ascii="Open Sans" w:hAnsi="Open Sans" w:cs="Open Sans"/>
                <w:b/>
                <w:sz w:val="16"/>
                <w:szCs w:val="24"/>
                <w:rPrChange w:id="7478" w:author="Nicole Wu" w:date="2024-01-08T11:26:00Z">
                  <w:rPr>
                    <w:b/>
                    <w:bCs/>
                    <w:sz w:val="16"/>
                    <w:szCs w:val="24"/>
                  </w:rPr>
                </w:rPrChange>
              </w:rPr>
              <w:t>No Phone</w:t>
            </w:r>
          </w:p>
        </w:tc>
        <w:tc>
          <w:tcPr>
            <w:tcW w:w="2254" w:type="dxa"/>
            <w:gridSpan w:val="3"/>
            <w:tcBorders>
              <w:top w:val="double" w:sz="2" w:space="0" w:color="000000"/>
              <w:left w:val="nil"/>
              <w:bottom w:val="nil"/>
              <w:right w:val="nil"/>
            </w:tcBorders>
          </w:tcPr>
          <w:p w14:paraId="758CE8ED" w14:textId="7B844100" w:rsidR="0056565A" w:rsidRPr="00801E49" w:rsidRDefault="0056565A" w:rsidP="0056565A">
            <w:pPr>
              <w:spacing w:after="0" w:line="259" w:lineRule="auto"/>
              <w:ind w:left="0" w:right="0" w:firstLine="0"/>
              <w:jc w:val="center"/>
              <w:rPr>
                <w:rFonts w:ascii="Open Sans" w:hAnsi="Open Sans" w:cs="Open Sans"/>
                <w:b/>
                <w:sz w:val="16"/>
                <w:szCs w:val="24"/>
                <w:rPrChange w:id="7479" w:author="Nicole Wu" w:date="2024-01-08T11:26:00Z">
                  <w:rPr>
                    <w:b/>
                    <w:bCs/>
                    <w:sz w:val="16"/>
                    <w:szCs w:val="24"/>
                  </w:rPr>
                </w:rPrChange>
              </w:rPr>
            </w:pPr>
            <w:r w:rsidRPr="00801E49">
              <w:rPr>
                <w:rFonts w:ascii="Open Sans" w:hAnsi="Open Sans" w:cs="Open Sans"/>
                <w:b/>
                <w:sz w:val="16"/>
                <w:szCs w:val="24"/>
                <w:rPrChange w:id="7480" w:author="Nicole Wu" w:date="2024-01-08T11:26:00Z">
                  <w:rPr>
                    <w:b/>
                    <w:bCs/>
                    <w:sz w:val="16"/>
                    <w:szCs w:val="24"/>
                  </w:rPr>
                </w:rPrChange>
              </w:rPr>
              <w:t>Total F2F</w:t>
            </w:r>
          </w:p>
        </w:tc>
      </w:tr>
      <w:tr w:rsidR="00B92327" w:rsidRPr="00801E49" w14:paraId="42BA4E2E" w14:textId="77777777" w:rsidTr="00C46F67">
        <w:trPr>
          <w:trHeight w:val="148"/>
        </w:trPr>
        <w:tc>
          <w:tcPr>
            <w:tcW w:w="3208" w:type="dxa"/>
            <w:tcBorders>
              <w:top w:val="nil"/>
              <w:left w:val="nil"/>
              <w:bottom w:val="single" w:sz="2" w:space="0" w:color="000000"/>
              <w:right w:val="nil"/>
            </w:tcBorders>
          </w:tcPr>
          <w:p w14:paraId="18157059" w14:textId="77777777" w:rsidR="00B92327" w:rsidRPr="00801E49" w:rsidRDefault="00332621" w:rsidP="0056565A">
            <w:pPr>
              <w:spacing w:after="0" w:line="259" w:lineRule="auto"/>
              <w:ind w:left="0" w:right="0" w:firstLine="0"/>
              <w:jc w:val="left"/>
              <w:rPr>
                <w:rFonts w:ascii="Open Sans" w:hAnsi="Open Sans" w:cs="Open Sans"/>
                <w:b/>
                <w:sz w:val="16"/>
                <w:szCs w:val="24"/>
                <w:rPrChange w:id="7481" w:author="Nicole Wu" w:date="2024-01-08T11:26:00Z">
                  <w:rPr>
                    <w:b/>
                    <w:bCs/>
                    <w:sz w:val="16"/>
                    <w:szCs w:val="24"/>
                  </w:rPr>
                </w:rPrChange>
              </w:rPr>
            </w:pPr>
            <w:r w:rsidRPr="00801E49">
              <w:rPr>
                <w:rFonts w:ascii="Open Sans" w:hAnsi="Open Sans" w:cs="Open Sans"/>
                <w:b/>
                <w:sz w:val="16"/>
                <w:szCs w:val="24"/>
                <w:rPrChange w:id="7482" w:author="Nicole Wu" w:date="2024-01-08T11:26:00Z">
                  <w:rPr>
                    <w:b/>
                    <w:bCs/>
                    <w:sz w:val="16"/>
                    <w:szCs w:val="24"/>
                  </w:rPr>
                </w:rPrChange>
              </w:rPr>
              <w:t>Variable</w:t>
            </w:r>
          </w:p>
        </w:tc>
        <w:tc>
          <w:tcPr>
            <w:tcW w:w="820" w:type="dxa"/>
            <w:tcBorders>
              <w:top w:val="nil"/>
              <w:left w:val="nil"/>
              <w:bottom w:val="single" w:sz="2" w:space="0" w:color="000000"/>
              <w:right w:val="nil"/>
            </w:tcBorders>
          </w:tcPr>
          <w:p w14:paraId="0983CD38"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83" w:author="Nicole Wu" w:date="2024-01-08T11:26:00Z">
                  <w:rPr>
                    <w:b/>
                    <w:bCs/>
                    <w:sz w:val="16"/>
                    <w:szCs w:val="24"/>
                  </w:rPr>
                </w:rPrChange>
              </w:rPr>
            </w:pPr>
            <w:r w:rsidRPr="00801E49">
              <w:rPr>
                <w:rFonts w:ascii="Open Sans" w:hAnsi="Open Sans" w:cs="Open Sans"/>
                <w:b/>
                <w:sz w:val="16"/>
                <w:szCs w:val="24"/>
                <w:rPrChange w:id="7484" w:author="Nicole Wu" w:date="2024-01-08T11:26:00Z">
                  <w:rPr>
                    <w:b/>
                    <w:bCs/>
                    <w:sz w:val="16"/>
                    <w:szCs w:val="24"/>
                  </w:rPr>
                </w:rPrChange>
              </w:rPr>
              <w:t>Completed</w:t>
            </w:r>
          </w:p>
        </w:tc>
        <w:tc>
          <w:tcPr>
            <w:tcW w:w="682" w:type="dxa"/>
            <w:tcBorders>
              <w:top w:val="nil"/>
              <w:left w:val="nil"/>
              <w:bottom w:val="single" w:sz="2" w:space="0" w:color="000000"/>
              <w:right w:val="nil"/>
            </w:tcBorders>
          </w:tcPr>
          <w:p w14:paraId="20648A61"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85" w:author="Nicole Wu" w:date="2024-01-08T11:26:00Z">
                  <w:rPr>
                    <w:b/>
                    <w:bCs/>
                    <w:sz w:val="16"/>
                    <w:szCs w:val="24"/>
                  </w:rPr>
                </w:rPrChange>
              </w:rPr>
            </w:pPr>
            <w:r w:rsidRPr="00801E49">
              <w:rPr>
                <w:rFonts w:ascii="Open Sans" w:hAnsi="Open Sans" w:cs="Open Sans"/>
                <w:b/>
                <w:sz w:val="16"/>
                <w:szCs w:val="24"/>
                <w:rPrChange w:id="7486" w:author="Nicole Wu" w:date="2024-01-08T11:26:00Z">
                  <w:rPr>
                    <w:b/>
                    <w:bCs/>
                    <w:sz w:val="16"/>
                    <w:szCs w:val="24"/>
                  </w:rPr>
                </w:rPrChange>
              </w:rPr>
              <w:t>Attrition</w:t>
            </w:r>
          </w:p>
        </w:tc>
        <w:tc>
          <w:tcPr>
            <w:tcW w:w="516" w:type="dxa"/>
            <w:tcBorders>
              <w:top w:val="nil"/>
              <w:left w:val="nil"/>
              <w:bottom w:val="single" w:sz="2" w:space="0" w:color="000000"/>
              <w:right w:val="nil"/>
            </w:tcBorders>
          </w:tcPr>
          <w:p w14:paraId="4C1D6515"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87" w:author="Nicole Wu" w:date="2024-01-08T11:26:00Z">
                  <w:rPr>
                    <w:b/>
                    <w:bCs/>
                    <w:sz w:val="16"/>
                    <w:szCs w:val="24"/>
                  </w:rPr>
                </w:rPrChange>
              </w:rPr>
            </w:pPr>
            <w:r w:rsidRPr="00801E49">
              <w:rPr>
                <w:rFonts w:ascii="Open Sans" w:hAnsi="Open Sans" w:cs="Open Sans"/>
                <w:b/>
                <w:sz w:val="16"/>
                <w:szCs w:val="24"/>
                <w:rPrChange w:id="7488" w:author="Nicole Wu" w:date="2024-01-08T11:26:00Z">
                  <w:rPr>
                    <w:b/>
                    <w:bCs/>
                    <w:sz w:val="16"/>
                    <w:szCs w:val="24"/>
                  </w:rPr>
                </w:rPrChange>
              </w:rPr>
              <w:t>Diff</w:t>
            </w:r>
          </w:p>
        </w:tc>
        <w:tc>
          <w:tcPr>
            <w:tcW w:w="820" w:type="dxa"/>
            <w:tcBorders>
              <w:top w:val="nil"/>
              <w:left w:val="nil"/>
              <w:bottom w:val="single" w:sz="2" w:space="0" w:color="000000"/>
              <w:right w:val="nil"/>
            </w:tcBorders>
          </w:tcPr>
          <w:p w14:paraId="1EBBB929"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89" w:author="Nicole Wu" w:date="2024-01-08T11:26:00Z">
                  <w:rPr>
                    <w:b/>
                    <w:bCs/>
                    <w:sz w:val="16"/>
                    <w:szCs w:val="24"/>
                  </w:rPr>
                </w:rPrChange>
              </w:rPr>
            </w:pPr>
            <w:r w:rsidRPr="00801E49">
              <w:rPr>
                <w:rFonts w:ascii="Open Sans" w:hAnsi="Open Sans" w:cs="Open Sans"/>
                <w:b/>
                <w:sz w:val="16"/>
                <w:szCs w:val="24"/>
                <w:rPrChange w:id="7490" w:author="Nicole Wu" w:date="2024-01-08T11:26:00Z">
                  <w:rPr>
                    <w:b/>
                    <w:bCs/>
                    <w:sz w:val="16"/>
                    <w:szCs w:val="24"/>
                  </w:rPr>
                </w:rPrChange>
              </w:rPr>
              <w:t>Completed</w:t>
            </w:r>
          </w:p>
        </w:tc>
        <w:tc>
          <w:tcPr>
            <w:tcW w:w="682" w:type="dxa"/>
            <w:tcBorders>
              <w:top w:val="nil"/>
              <w:left w:val="nil"/>
              <w:bottom w:val="single" w:sz="2" w:space="0" w:color="000000"/>
              <w:right w:val="nil"/>
            </w:tcBorders>
          </w:tcPr>
          <w:p w14:paraId="22BB2E44"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91" w:author="Nicole Wu" w:date="2024-01-08T11:26:00Z">
                  <w:rPr>
                    <w:b/>
                    <w:bCs/>
                    <w:sz w:val="16"/>
                    <w:szCs w:val="24"/>
                  </w:rPr>
                </w:rPrChange>
              </w:rPr>
            </w:pPr>
            <w:r w:rsidRPr="00801E49">
              <w:rPr>
                <w:rFonts w:ascii="Open Sans" w:hAnsi="Open Sans" w:cs="Open Sans"/>
                <w:b/>
                <w:sz w:val="16"/>
                <w:szCs w:val="24"/>
                <w:rPrChange w:id="7492" w:author="Nicole Wu" w:date="2024-01-08T11:26:00Z">
                  <w:rPr>
                    <w:b/>
                    <w:bCs/>
                    <w:sz w:val="16"/>
                    <w:szCs w:val="24"/>
                  </w:rPr>
                </w:rPrChange>
              </w:rPr>
              <w:t>Attrition</w:t>
            </w:r>
          </w:p>
        </w:tc>
        <w:tc>
          <w:tcPr>
            <w:tcW w:w="516" w:type="dxa"/>
            <w:tcBorders>
              <w:top w:val="nil"/>
              <w:left w:val="nil"/>
              <w:bottom w:val="single" w:sz="2" w:space="0" w:color="000000"/>
              <w:right w:val="nil"/>
            </w:tcBorders>
          </w:tcPr>
          <w:p w14:paraId="01EAAE6A"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93" w:author="Nicole Wu" w:date="2024-01-08T11:26:00Z">
                  <w:rPr>
                    <w:b/>
                    <w:bCs/>
                    <w:sz w:val="16"/>
                    <w:szCs w:val="24"/>
                  </w:rPr>
                </w:rPrChange>
              </w:rPr>
            </w:pPr>
            <w:r w:rsidRPr="00801E49">
              <w:rPr>
                <w:rFonts w:ascii="Open Sans" w:hAnsi="Open Sans" w:cs="Open Sans"/>
                <w:b/>
                <w:sz w:val="16"/>
                <w:szCs w:val="24"/>
                <w:rPrChange w:id="7494" w:author="Nicole Wu" w:date="2024-01-08T11:26:00Z">
                  <w:rPr>
                    <w:b/>
                    <w:bCs/>
                    <w:sz w:val="16"/>
                    <w:szCs w:val="24"/>
                  </w:rPr>
                </w:rPrChange>
              </w:rPr>
              <w:t>Diff</w:t>
            </w:r>
          </w:p>
        </w:tc>
        <w:tc>
          <w:tcPr>
            <w:tcW w:w="820" w:type="dxa"/>
            <w:tcBorders>
              <w:top w:val="nil"/>
              <w:left w:val="nil"/>
              <w:bottom w:val="single" w:sz="2" w:space="0" w:color="000000"/>
              <w:right w:val="nil"/>
            </w:tcBorders>
          </w:tcPr>
          <w:p w14:paraId="2331C578"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95" w:author="Nicole Wu" w:date="2024-01-08T11:26:00Z">
                  <w:rPr>
                    <w:b/>
                    <w:bCs/>
                    <w:sz w:val="16"/>
                    <w:szCs w:val="24"/>
                  </w:rPr>
                </w:rPrChange>
              </w:rPr>
            </w:pPr>
            <w:r w:rsidRPr="00801E49">
              <w:rPr>
                <w:rFonts w:ascii="Open Sans" w:hAnsi="Open Sans" w:cs="Open Sans"/>
                <w:b/>
                <w:sz w:val="16"/>
                <w:szCs w:val="24"/>
                <w:rPrChange w:id="7496" w:author="Nicole Wu" w:date="2024-01-08T11:26:00Z">
                  <w:rPr>
                    <w:b/>
                    <w:bCs/>
                    <w:sz w:val="16"/>
                    <w:szCs w:val="24"/>
                  </w:rPr>
                </w:rPrChange>
              </w:rPr>
              <w:t>Completed</w:t>
            </w:r>
          </w:p>
        </w:tc>
        <w:tc>
          <w:tcPr>
            <w:tcW w:w="682" w:type="dxa"/>
            <w:tcBorders>
              <w:top w:val="nil"/>
              <w:left w:val="nil"/>
              <w:bottom w:val="single" w:sz="2" w:space="0" w:color="000000"/>
              <w:right w:val="nil"/>
            </w:tcBorders>
          </w:tcPr>
          <w:p w14:paraId="47713F79"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97" w:author="Nicole Wu" w:date="2024-01-08T11:26:00Z">
                  <w:rPr>
                    <w:b/>
                    <w:bCs/>
                    <w:sz w:val="16"/>
                    <w:szCs w:val="24"/>
                  </w:rPr>
                </w:rPrChange>
              </w:rPr>
            </w:pPr>
            <w:r w:rsidRPr="00801E49">
              <w:rPr>
                <w:rFonts w:ascii="Open Sans" w:hAnsi="Open Sans" w:cs="Open Sans"/>
                <w:b/>
                <w:sz w:val="16"/>
                <w:szCs w:val="24"/>
                <w:rPrChange w:id="7498" w:author="Nicole Wu" w:date="2024-01-08T11:26:00Z">
                  <w:rPr>
                    <w:b/>
                    <w:bCs/>
                    <w:sz w:val="16"/>
                    <w:szCs w:val="24"/>
                  </w:rPr>
                </w:rPrChange>
              </w:rPr>
              <w:t>Attrition</w:t>
            </w:r>
          </w:p>
        </w:tc>
        <w:tc>
          <w:tcPr>
            <w:tcW w:w="752" w:type="dxa"/>
            <w:tcBorders>
              <w:top w:val="nil"/>
              <w:left w:val="nil"/>
              <w:bottom w:val="single" w:sz="2" w:space="0" w:color="000000"/>
              <w:right w:val="nil"/>
            </w:tcBorders>
          </w:tcPr>
          <w:p w14:paraId="5E9CDC3F" w14:textId="77777777" w:rsidR="00B92327" w:rsidRPr="00801E49" w:rsidRDefault="00332621" w:rsidP="0056565A">
            <w:pPr>
              <w:spacing w:after="0" w:line="259" w:lineRule="auto"/>
              <w:ind w:left="0" w:right="0" w:firstLine="0"/>
              <w:jc w:val="center"/>
              <w:rPr>
                <w:rFonts w:ascii="Open Sans" w:hAnsi="Open Sans" w:cs="Open Sans"/>
                <w:b/>
                <w:sz w:val="16"/>
                <w:szCs w:val="24"/>
                <w:rPrChange w:id="7499" w:author="Nicole Wu" w:date="2024-01-08T11:26:00Z">
                  <w:rPr>
                    <w:b/>
                    <w:bCs/>
                    <w:sz w:val="16"/>
                    <w:szCs w:val="24"/>
                  </w:rPr>
                </w:rPrChange>
              </w:rPr>
            </w:pPr>
            <w:r w:rsidRPr="00801E49">
              <w:rPr>
                <w:rFonts w:ascii="Open Sans" w:hAnsi="Open Sans" w:cs="Open Sans"/>
                <w:b/>
                <w:sz w:val="16"/>
                <w:szCs w:val="24"/>
                <w:rPrChange w:id="7500" w:author="Nicole Wu" w:date="2024-01-08T11:26:00Z">
                  <w:rPr>
                    <w:b/>
                    <w:bCs/>
                    <w:sz w:val="16"/>
                    <w:szCs w:val="24"/>
                  </w:rPr>
                </w:rPrChange>
              </w:rPr>
              <w:t>Diff</w:t>
            </w:r>
          </w:p>
        </w:tc>
      </w:tr>
      <w:tr w:rsidR="00B92327" w:rsidRPr="00801E49" w14:paraId="1929B4DB" w14:textId="77777777" w:rsidTr="00C46F67">
        <w:trPr>
          <w:trHeight w:val="146"/>
        </w:trPr>
        <w:tc>
          <w:tcPr>
            <w:tcW w:w="3208" w:type="dxa"/>
            <w:tcBorders>
              <w:top w:val="single" w:sz="2" w:space="0" w:color="000000"/>
              <w:left w:val="nil"/>
              <w:bottom w:val="nil"/>
              <w:right w:val="nil"/>
            </w:tcBorders>
          </w:tcPr>
          <w:p w14:paraId="005606C4" w14:textId="77777777" w:rsidR="00B92327" w:rsidRPr="00801E49" w:rsidRDefault="00332621" w:rsidP="0056565A">
            <w:pPr>
              <w:spacing w:after="0" w:line="259" w:lineRule="auto"/>
              <w:ind w:left="0" w:right="0" w:firstLine="0"/>
              <w:jc w:val="left"/>
              <w:rPr>
                <w:rFonts w:ascii="Open Sans" w:hAnsi="Open Sans" w:cs="Open Sans"/>
                <w:sz w:val="16"/>
                <w:szCs w:val="24"/>
                <w:rPrChange w:id="7501" w:author="Nicole Wu" w:date="2024-01-08T11:26:00Z">
                  <w:rPr>
                    <w:sz w:val="16"/>
                    <w:szCs w:val="24"/>
                  </w:rPr>
                </w:rPrChange>
              </w:rPr>
            </w:pPr>
            <w:r w:rsidRPr="00801E49">
              <w:rPr>
                <w:rFonts w:ascii="Open Sans" w:hAnsi="Open Sans" w:cs="Open Sans"/>
                <w:sz w:val="16"/>
                <w:szCs w:val="24"/>
                <w:rPrChange w:id="7502" w:author="Nicole Wu" w:date="2024-01-08T11:26:00Z">
                  <w:rPr>
                    <w:sz w:val="16"/>
                    <w:szCs w:val="24"/>
                  </w:rPr>
                </w:rPrChange>
              </w:rPr>
              <w:t>List respondent age</w:t>
            </w:r>
          </w:p>
        </w:tc>
        <w:tc>
          <w:tcPr>
            <w:tcW w:w="820" w:type="dxa"/>
            <w:tcBorders>
              <w:top w:val="single" w:sz="2" w:space="0" w:color="000000"/>
              <w:left w:val="nil"/>
              <w:bottom w:val="nil"/>
              <w:right w:val="nil"/>
            </w:tcBorders>
          </w:tcPr>
          <w:p w14:paraId="7F4E4EB0" w14:textId="77777777" w:rsidR="00B92327" w:rsidRPr="00801E49" w:rsidRDefault="00332621" w:rsidP="0056565A">
            <w:pPr>
              <w:spacing w:after="0" w:line="259" w:lineRule="auto"/>
              <w:ind w:left="0" w:right="0" w:firstLine="0"/>
              <w:jc w:val="center"/>
              <w:rPr>
                <w:rFonts w:ascii="Open Sans" w:hAnsi="Open Sans" w:cs="Open Sans"/>
                <w:sz w:val="16"/>
                <w:szCs w:val="24"/>
                <w:rPrChange w:id="7503" w:author="Nicole Wu" w:date="2024-01-08T11:26:00Z">
                  <w:rPr>
                    <w:sz w:val="16"/>
                    <w:szCs w:val="24"/>
                  </w:rPr>
                </w:rPrChange>
              </w:rPr>
            </w:pPr>
            <w:r w:rsidRPr="00801E49">
              <w:rPr>
                <w:rFonts w:ascii="Open Sans" w:hAnsi="Open Sans" w:cs="Open Sans"/>
                <w:sz w:val="16"/>
                <w:szCs w:val="24"/>
                <w:rPrChange w:id="7504" w:author="Nicole Wu" w:date="2024-01-08T11:26:00Z">
                  <w:rPr>
                    <w:sz w:val="16"/>
                    <w:szCs w:val="24"/>
                  </w:rPr>
                </w:rPrChange>
              </w:rPr>
              <w:t>36.27</w:t>
            </w:r>
          </w:p>
        </w:tc>
        <w:tc>
          <w:tcPr>
            <w:tcW w:w="682" w:type="dxa"/>
            <w:tcBorders>
              <w:top w:val="single" w:sz="2" w:space="0" w:color="000000"/>
              <w:left w:val="nil"/>
              <w:bottom w:val="nil"/>
              <w:right w:val="nil"/>
            </w:tcBorders>
          </w:tcPr>
          <w:p w14:paraId="7A2DACB2" w14:textId="77777777" w:rsidR="00B92327" w:rsidRPr="00801E49" w:rsidRDefault="00332621" w:rsidP="0056565A">
            <w:pPr>
              <w:spacing w:after="0" w:line="259" w:lineRule="auto"/>
              <w:ind w:left="0" w:right="0" w:firstLine="0"/>
              <w:jc w:val="center"/>
              <w:rPr>
                <w:rFonts w:ascii="Open Sans" w:hAnsi="Open Sans" w:cs="Open Sans"/>
                <w:sz w:val="16"/>
                <w:szCs w:val="24"/>
                <w:rPrChange w:id="7505" w:author="Nicole Wu" w:date="2024-01-08T11:26:00Z">
                  <w:rPr>
                    <w:sz w:val="16"/>
                    <w:szCs w:val="24"/>
                  </w:rPr>
                </w:rPrChange>
              </w:rPr>
            </w:pPr>
            <w:r w:rsidRPr="00801E49">
              <w:rPr>
                <w:rFonts w:ascii="Open Sans" w:hAnsi="Open Sans" w:cs="Open Sans"/>
                <w:sz w:val="16"/>
                <w:szCs w:val="24"/>
                <w:rPrChange w:id="7506" w:author="Nicole Wu" w:date="2024-01-08T11:26:00Z">
                  <w:rPr>
                    <w:sz w:val="16"/>
                    <w:szCs w:val="24"/>
                  </w:rPr>
                </w:rPrChange>
              </w:rPr>
              <w:t>32.65</w:t>
            </w:r>
          </w:p>
        </w:tc>
        <w:tc>
          <w:tcPr>
            <w:tcW w:w="516" w:type="dxa"/>
            <w:tcBorders>
              <w:top w:val="single" w:sz="2" w:space="0" w:color="000000"/>
              <w:left w:val="nil"/>
              <w:bottom w:val="nil"/>
              <w:right w:val="nil"/>
            </w:tcBorders>
          </w:tcPr>
          <w:p w14:paraId="45473382" w14:textId="77777777" w:rsidR="00B92327" w:rsidRPr="00801E49" w:rsidRDefault="00332621" w:rsidP="0056565A">
            <w:pPr>
              <w:spacing w:after="0" w:line="259" w:lineRule="auto"/>
              <w:ind w:left="0" w:right="0" w:firstLine="0"/>
              <w:jc w:val="center"/>
              <w:rPr>
                <w:rFonts w:ascii="Open Sans" w:hAnsi="Open Sans" w:cs="Open Sans"/>
                <w:sz w:val="16"/>
                <w:szCs w:val="24"/>
                <w:rPrChange w:id="7507" w:author="Nicole Wu" w:date="2024-01-08T11:26:00Z">
                  <w:rPr>
                    <w:sz w:val="16"/>
                    <w:szCs w:val="24"/>
                  </w:rPr>
                </w:rPrChange>
              </w:rPr>
            </w:pPr>
            <w:r w:rsidRPr="00801E49">
              <w:rPr>
                <w:rFonts w:ascii="Open Sans" w:hAnsi="Open Sans" w:cs="Open Sans"/>
                <w:sz w:val="16"/>
                <w:szCs w:val="24"/>
                <w:rPrChange w:id="7508" w:author="Nicole Wu" w:date="2024-01-08T11:26:00Z">
                  <w:rPr>
                    <w:sz w:val="16"/>
                    <w:szCs w:val="24"/>
                  </w:rPr>
                </w:rPrChange>
              </w:rPr>
              <w:t>-3.61</w:t>
            </w:r>
          </w:p>
        </w:tc>
        <w:tc>
          <w:tcPr>
            <w:tcW w:w="820" w:type="dxa"/>
            <w:tcBorders>
              <w:top w:val="single" w:sz="2" w:space="0" w:color="000000"/>
              <w:left w:val="nil"/>
              <w:bottom w:val="nil"/>
              <w:right w:val="nil"/>
            </w:tcBorders>
          </w:tcPr>
          <w:p w14:paraId="578FCC08" w14:textId="77777777" w:rsidR="00B92327" w:rsidRPr="00801E49" w:rsidRDefault="00332621" w:rsidP="0056565A">
            <w:pPr>
              <w:spacing w:after="0" w:line="259" w:lineRule="auto"/>
              <w:ind w:left="0" w:right="0" w:firstLine="0"/>
              <w:jc w:val="center"/>
              <w:rPr>
                <w:rFonts w:ascii="Open Sans" w:hAnsi="Open Sans" w:cs="Open Sans"/>
                <w:sz w:val="16"/>
                <w:szCs w:val="24"/>
                <w:rPrChange w:id="7509" w:author="Nicole Wu" w:date="2024-01-08T11:26:00Z">
                  <w:rPr>
                    <w:sz w:val="16"/>
                    <w:szCs w:val="24"/>
                  </w:rPr>
                </w:rPrChange>
              </w:rPr>
            </w:pPr>
            <w:r w:rsidRPr="00801E49">
              <w:rPr>
                <w:rFonts w:ascii="Open Sans" w:hAnsi="Open Sans" w:cs="Open Sans"/>
                <w:sz w:val="16"/>
                <w:szCs w:val="24"/>
                <w:rPrChange w:id="7510" w:author="Nicole Wu" w:date="2024-01-08T11:26:00Z">
                  <w:rPr>
                    <w:sz w:val="16"/>
                    <w:szCs w:val="24"/>
                  </w:rPr>
                </w:rPrChange>
              </w:rPr>
              <w:t>39.47</w:t>
            </w:r>
          </w:p>
        </w:tc>
        <w:tc>
          <w:tcPr>
            <w:tcW w:w="682" w:type="dxa"/>
            <w:tcBorders>
              <w:top w:val="single" w:sz="2" w:space="0" w:color="000000"/>
              <w:left w:val="nil"/>
              <w:bottom w:val="nil"/>
              <w:right w:val="nil"/>
            </w:tcBorders>
          </w:tcPr>
          <w:p w14:paraId="42932586" w14:textId="77777777" w:rsidR="00B92327" w:rsidRPr="00801E49" w:rsidRDefault="00332621" w:rsidP="0056565A">
            <w:pPr>
              <w:spacing w:after="0" w:line="259" w:lineRule="auto"/>
              <w:ind w:left="0" w:right="0" w:firstLine="0"/>
              <w:jc w:val="center"/>
              <w:rPr>
                <w:rFonts w:ascii="Open Sans" w:hAnsi="Open Sans" w:cs="Open Sans"/>
                <w:sz w:val="16"/>
                <w:szCs w:val="24"/>
                <w:rPrChange w:id="7511" w:author="Nicole Wu" w:date="2024-01-08T11:26:00Z">
                  <w:rPr>
                    <w:sz w:val="16"/>
                    <w:szCs w:val="24"/>
                  </w:rPr>
                </w:rPrChange>
              </w:rPr>
            </w:pPr>
            <w:r w:rsidRPr="00801E49">
              <w:rPr>
                <w:rFonts w:ascii="Open Sans" w:hAnsi="Open Sans" w:cs="Open Sans"/>
                <w:sz w:val="16"/>
                <w:szCs w:val="24"/>
                <w:rPrChange w:id="7512" w:author="Nicole Wu" w:date="2024-01-08T11:26:00Z">
                  <w:rPr>
                    <w:sz w:val="16"/>
                    <w:szCs w:val="24"/>
                  </w:rPr>
                </w:rPrChange>
              </w:rPr>
              <w:t>38.89</w:t>
            </w:r>
          </w:p>
        </w:tc>
        <w:tc>
          <w:tcPr>
            <w:tcW w:w="516" w:type="dxa"/>
            <w:tcBorders>
              <w:top w:val="single" w:sz="2" w:space="0" w:color="000000"/>
              <w:left w:val="nil"/>
              <w:bottom w:val="nil"/>
              <w:right w:val="nil"/>
            </w:tcBorders>
          </w:tcPr>
          <w:p w14:paraId="22135E9F" w14:textId="77777777" w:rsidR="00B92327" w:rsidRPr="00801E49" w:rsidRDefault="00332621" w:rsidP="0056565A">
            <w:pPr>
              <w:spacing w:after="0" w:line="259" w:lineRule="auto"/>
              <w:ind w:left="0" w:right="0" w:firstLine="0"/>
              <w:jc w:val="center"/>
              <w:rPr>
                <w:rFonts w:ascii="Open Sans" w:hAnsi="Open Sans" w:cs="Open Sans"/>
                <w:sz w:val="16"/>
                <w:szCs w:val="24"/>
                <w:rPrChange w:id="7513" w:author="Nicole Wu" w:date="2024-01-08T11:26:00Z">
                  <w:rPr>
                    <w:sz w:val="16"/>
                    <w:szCs w:val="24"/>
                  </w:rPr>
                </w:rPrChange>
              </w:rPr>
            </w:pPr>
            <w:r w:rsidRPr="00801E49">
              <w:rPr>
                <w:rFonts w:ascii="Open Sans" w:hAnsi="Open Sans" w:cs="Open Sans"/>
                <w:sz w:val="16"/>
                <w:szCs w:val="24"/>
                <w:rPrChange w:id="7514" w:author="Nicole Wu" w:date="2024-01-08T11:26:00Z">
                  <w:rPr>
                    <w:sz w:val="16"/>
                    <w:szCs w:val="24"/>
                  </w:rPr>
                </w:rPrChange>
              </w:rPr>
              <w:t>-0.59</w:t>
            </w:r>
          </w:p>
        </w:tc>
        <w:tc>
          <w:tcPr>
            <w:tcW w:w="820" w:type="dxa"/>
            <w:tcBorders>
              <w:top w:val="single" w:sz="2" w:space="0" w:color="000000"/>
              <w:left w:val="nil"/>
              <w:bottom w:val="nil"/>
              <w:right w:val="nil"/>
            </w:tcBorders>
          </w:tcPr>
          <w:p w14:paraId="5C21C48A" w14:textId="77777777" w:rsidR="00B92327" w:rsidRPr="00801E49" w:rsidRDefault="00332621" w:rsidP="0056565A">
            <w:pPr>
              <w:spacing w:after="0" w:line="259" w:lineRule="auto"/>
              <w:ind w:left="0" w:right="0" w:firstLine="0"/>
              <w:jc w:val="center"/>
              <w:rPr>
                <w:rFonts w:ascii="Open Sans" w:hAnsi="Open Sans" w:cs="Open Sans"/>
                <w:sz w:val="16"/>
                <w:szCs w:val="24"/>
                <w:rPrChange w:id="7515" w:author="Nicole Wu" w:date="2024-01-08T11:26:00Z">
                  <w:rPr>
                    <w:sz w:val="16"/>
                    <w:szCs w:val="24"/>
                  </w:rPr>
                </w:rPrChange>
              </w:rPr>
            </w:pPr>
            <w:r w:rsidRPr="00801E49">
              <w:rPr>
                <w:rFonts w:ascii="Open Sans" w:hAnsi="Open Sans" w:cs="Open Sans"/>
                <w:sz w:val="16"/>
                <w:szCs w:val="24"/>
                <w:rPrChange w:id="7516" w:author="Nicole Wu" w:date="2024-01-08T11:26:00Z">
                  <w:rPr>
                    <w:sz w:val="16"/>
                    <w:szCs w:val="24"/>
                  </w:rPr>
                </w:rPrChange>
              </w:rPr>
              <w:t>38.50</w:t>
            </w:r>
          </w:p>
        </w:tc>
        <w:tc>
          <w:tcPr>
            <w:tcW w:w="682" w:type="dxa"/>
            <w:tcBorders>
              <w:top w:val="single" w:sz="2" w:space="0" w:color="000000"/>
              <w:left w:val="nil"/>
              <w:bottom w:val="nil"/>
              <w:right w:val="nil"/>
            </w:tcBorders>
          </w:tcPr>
          <w:p w14:paraId="167DC69D" w14:textId="77777777" w:rsidR="00B92327" w:rsidRPr="00801E49" w:rsidRDefault="00332621" w:rsidP="0056565A">
            <w:pPr>
              <w:spacing w:after="0" w:line="259" w:lineRule="auto"/>
              <w:ind w:left="0" w:right="0" w:firstLine="0"/>
              <w:jc w:val="center"/>
              <w:rPr>
                <w:rFonts w:ascii="Open Sans" w:hAnsi="Open Sans" w:cs="Open Sans"/>
                <w:sz w:val="16"/>
                <w:szCs w:val="24"/>
                <w:rPrChange w:id="7517" w:author="Nicole Wu" w:date="2024-01-08T11:26:00Z">
                  <w:rPr>
                    <w:sz w:val="16"/>
                    <w:szCs w:val="24"/>
                  </w:rPr>
                </w:rPrChange>
              </w:rPr>
            </w:pPr>
            <w:r w:rsidRPr="00801E49">
              <w:rPr>
                <w:rFonts w:ascii="Open Sans" w:hAnsi="Open Sans" w:cs="Open Sans"/>
                <w:sz w:val="16"/>
                <w:szCs w:val="24"/>
                <w:rPrChange w:id="7518" w:author="Nicole Wu" w:date="2024-01-08T11:26:00Z">
                  <w:rPr>
                    <w:sz w:val="16"/>
                    <w:szCs w:val="24"/>
                  </w:rPr>
                </w:rPrChange>
              </w:rPr>
              <w:t>37.05</w:t>
            </w:r>
          </w:p>
        </w:tc>
        <w:tc>
          <w:tcPr>
            <w:tcW w:w="752" w:type="dxa"/>
            <w:tcBorders>
              <w:top w:val="single" w:sz="2" w:space="0" w:color="000000"/>
              <w:left w:val="nil"/>
              <w:bottom w:val="nil"/>
              <w:right w:val="nil"/>
            </w:tcBorders>
          </w:tcPr>
          <w:p w14:paraId="72393EC3" w14:textId="77777777" w:rsidR="00B92327" w:rsidRPr="00801E49" w:rsidRDefault="00332621" w:rsidP="0056565A">
            <w:pPr>
              <w:spacing w:after="0" w:line="259" w:lineRule="auto"/>
              <w:ind w:left="0" w:right="0" w:firstLine="0"/>
              <w:jc w:val="center"/>
              <w:rPr>
                <w:rFonts w:ascii="Open Sans" w:hAnsi="Open Sans" w:cs="Open Sans"/>
                <w:sz w:val="16"/>
                <w:szCs w:val="24"/>
                <w:rPrChange w:id="7519" w:author="Nicole Wu" w:date="2024-01-08T11:26:00Z">
                  <w:rPr>
                    <w:sz w:val="16"/>
                    <w:szCs w:val="24"/>
                  </w:rPr>
                </w:rPrChange>
              </w:rPr>
            </w:pPr>
            <w:r w:rsidRPr="00801E49">
              <w:rPr>
                <w:rFonts w:ascii="Open Sans" w:hAnsi="Open Sans" w:cs="Open Sans"/>
                <w:sz w:val="16"/>
                <w:szCs w:val="24"/>
                <w:rPrChange w:id="7520" w:author="Nicole Wu" w:date="2024-01-08T11:26:00Z">
                  <w:rPr>
                    <w:sz w:val="16"/>
                    <w:szCs w:val="24"/>
                  </w:rPr>
                </w:rPrChange>
              </w:rPr>
              <w:t>-1.46</w:t>
            </w:r>
          </w:p>
        </w:tc>
      </w:tr>
      <w:tr w:rsidR="00B92327" w:rsidRPr="00801E49" w14:paraId="5CEAD298" w14:textId="77777777" w:rsidTr="00C46F67">
        <w:trPr>
          <w:trHeight w:val="144"/>
        </w:trPr>
        <w:tc>
          <w:tcPr>
            <w:tcW w:w="3208" w:type="dxa"/>
            <w:tcBorders>
              <w:top w:val="nil"/>
              <w:left w:val="nil"/>
              <w:bottom w:val="nil"/>
              <w:right w:val="nil"/>
            </w:tcBorders>
          </w:tcPr>
          <w:p w14:paraId="700BEC54" w14:textId="77777777" w:rsidR="00B92327" w:rsidRPr="00801E49" w:rsidRDefault="00B92327" w:rsidP="0056565A">
            <w:pPr>
              <w:spacing w:after="0" w:line="259" w:lineRule="auto"/>
              <w:ind w:left="0" w:right="0" w:firstLine="0"/>
              <w:jc w:val="left"/>
              <w:rPr>
                <w:rFonts w:ascii="Open Sans" w:hAnsi="Open Sans" w:cs="Open Sans"/>
                <w:sz w:val="16"/>
                <w:szCs w:val="24"/>
                <w:rPrChange w:id="7521" w:author="Nicole Wu" w:date="2024-01-08T11:26:00Z">
                  <w:rPr>
                    <w:sz w:val="16"/>
                    <w:szCs w:val="24"/>
                  </w:rPr>
                </w:rPrChange>
              </w:rPr>
            </w:pPr>
          </w:p>
        </w:tc>
        <w:tc>
          <w:tcPr>
            <w:tcW w:w="820" w:type="dxa"/>
            <w:tcBorders>
              <w:top w:val="nil"/>
              <w:left w:val="nil"/>
              <w:bottom w:val="nil"/>
              <w:right w:val="nil"/>
            </w:tcBorders>
          </w:tcPr>
          <w:p w14:paraId="14764A41" w14:textId="77777777" w:rsidR="00B92327" w:rsidRPr="00801E49" w:rsidRDefault="00332621" w:rsidP="0056565A">
            <w:pPr>
              <w:spacing w:after="0" w:line="259" w:lineRule="auto"/>
              <w:ind w:left="0" w:right="0" w:firstLine="0"/>
              <w:jc w:val="center"/>
              <w:rPr>
                <w:rFonts w:ascii="Open Sans" w:hAnsi="Open Sans" w:cs="Open Sans"/>
                <w:sz w:val="16"/>
                <w:szCs w:val="24"/>
                <w:rPrChange w:id="7522" w:author="Nicole Wu" w:date="2024-01-08T11:26:00Z">
                  <w:rPr>
                    <w:sz w:val="16"/>
                    <w:szCs w:val="24"/>
                  </w:rPr>
                </w:rPrChange>
              </w:rPr>
            </w:pPr>
            <w:r w:rsidRPr="00801E49">
              <w:rPr>
                <w:rFonts w:ascii="Open Sans" w:hAnsi="Open Sans" w:cs="Open Sans"/>
                <w:sz w:val="16"/>
                <w:szCs w:val="24"/>
                <w:rPrChange w:id="7523" w:author="Nicole Wu" w:date="2024-01-08T11:26:00Z">
                  <w:rPr>
                    <w:sz w:val="16"/>
                    <w:szCs w:val="24"/>
                  </w:rPr>
                </w:rPrChange>
              </w:rPr>
              <w:t>(12.55)</w:t>
            </w:r>
          </w:p>
        </w:tc>
        <w:tc>
          <w:tcPr>
            <w:tcW w:w="682" w:type="dxa"/>
            <w:tcBorders>
              <w:top w:val="nil"/>
              <w:left w:val="nil"/>
              <w:bottom w:val="nil"/>
              <w:right w:val="nil"/>
            </w:tcBorders>
          </w:tcPr>
          <w:p w14:paraId="190B5D48" w14:textId="77777777" w:rsidR="00B92327" w:rsidRPr="00801E49" w:rsidRDefault="00332621" w:rsidP="0056565A">
            <w:pPr>
              <w:spacing w:after="0" w:line="259" w:lineRule="auto"/>
              <w:ind w:left="0" w:right="0" w:firstLine="0"/>
              <w:jc w:val="center"/>
              <w:rPr>
                <w:rFonts w:ascii="Open Sans" w:hAnsi="Open Sans" w:cs="Open Sans"/>
                <w:sz w:val="16"/>
                <w:szCs w:val="24"/>
                <w:rPrChange w:id="7524" w:author="Nicole Wu" w:date="2024-01-08T11:26:00Z">
                  <w:rPr>
                    <w:sz w:val="16"/>
                    <w:szCs w:val="24"/>
                  </w:rPr>
                </w:rPrChange>
              </w:rPr>
            </w:pPr>
            <w:r w:rsidRPr="00801E49">
              <w:rPr>
                <w:rFonts w:ascii="Open Sans" w:hAnsi="Open Sans" w:cs="Open Sans"/>
                <w:sz w:val="16"/>
                <w:szCs w:val="24"/>
                <w:rPrChange w:id="7525" w:author="Nicole Wu" w:date="2024-01-08T11:26:00Z">
                  <w:rPr>
                    <w:sz w:val="16"/>
                    <w:szCs w:val="24"/>
                  </w:rPr>
                </w:rPrChange>
              </w:rPr>
              <w:t>(10.44)</w:t>
            </w:r>
          </w:p>
        </w:tc>
        <w:tc>
          <w:tcPr>
            <w:tcW w:w="516" w:type="dxa"/>
            <w:tcBorders>
              <w:top w:val="nil"/>
              <w:left w:val="nil"/>
              <w:bottom w:val="nil"/>
              <w:right w:val="nil"/>
            </w:tcBorders>
          </w:tcPr>
          <w:p w14:paraId="64065970" w14:textId="77777777" w:rsidR="00B92327" w:rsidRPr="00801E49" w:rsidRDefault="00332621" w:rsidP="0056565A">
            <w:pPr>
              <w:spacing w:after="0" w:line="259" w:lineRule="auto"/>
              <w:ind w:left="0" w:right="0" w:firstLine="0"/>
              <w:jc w:val="center"/>
              <w:rPr>
                <w:rFonts w:ascii="Open Sans" w:hAnsi="Open Sans" w:cs="Open Sans"/>
                <w:sz w:val="16"/>
                <w:szCs w:val="24"/>
                <w:rPrChange w:id="7526" w:author="Nicole Wu" w:date="2024-01-08T11:26:00Z">
                  <w:rPr>
                    <w:sz w:val="16"/>
                    <w:szCs w:val="24"/>
                  </w:rPr>
                </w:rPrChange>
              </w:rPr>
            </w:pPr>
            <w:r w:rsidRPr="00801E49">
              <w:rPr>
                <w:rFonts w:ascii="Open Sans" w:hAnsi="Open Sans" w:cs="Open Sans"/>
                <w:sz w:val="16"/>
                <w:szCs w:val="24"/>
                <w:rPrChange w:id="7527" w:author="Nicole Wu" w:date="2024-01-08T11:26:00Z">
                  <w:rPr>
                    <w:sz w:val="16"/>
                    <w:szCs w:val="24"/>
                  </w:rPr>
                </w:rPrChange>
              </w:rPr>
              <w:t>(0.09)</w:t>
            </w:r>
          </w:p>
        </w:tc>
        <w:tc>
          <w:tcPr>
            <w:tcW w:w="820" w:type="dxa"/>
            <w:tcBorders>
              <w:top w:val="nil"/>
              <w:left w:val="nil"/>
              <w:bottom w:val="nil"/>
              <w:right w:val="nil"/>
            </w:tcBorders>
          </w:tcPr>
          <w:p w14:paraId="62A20610" w14:textId="77777777" w:rsidR="00B92327" w:rsidRPr="00801E49" w:rsidRDefault="00332621" w:rsidP="0056565A">
            <w:pPr>
              <w:spacing w:after="0" w:line="259" w:lineRule="auto"/>
              <w:ind w:left="0" w:right="0" w:firstLine="0"/>
              <w:jc w:val="center"/>
              <w:rPr>
                <w:rFonts w:ascii="Open Sans" w:hAnsi="Open Sans" w:cs="Open Sans"/>
                <w:sz w:val="16"/>
                <w:szCs w:val="24"/>
                <w:rPrChange w:id="7528" w:author="Nicole Wu" w:date="2024-01-08T11:26:00Z">
                  <w:rPr>
                    <w:sz w:val="16"/>
                    <w:szCs w:val="24"/>
                  </w:rPr>
                </w:rPrChange>
              </w:rPr>
            </w:pPr>
            <w:r w:rsidRPr="00801E49">
              <w:rPr>
                <w:rFonts w:ascii="Open Sans" w:hAnsi="Open Sans" w:cs="Open Sans"/>
                <w:sz w:val="16"/>
                <w:szCs w:val="24"/>
                <w:rPrChange w:id="7529" w:author="Nicole Wu" w:date="2024-01-08T11:26:00Z">
                  <w:rPr>
                    <w:sz w:val="16"/>
                    <w:szCs w:val="24"/>
                  </w:rPr>
                </w:rPrChange>
              </w:rPr>
              <w:t>(13.82)</w:t>
            </w:r>
          </w:p>
        </w:tc>
        <w:tc>
          <w:tcPr>
            <w:tcW w:w="682" w:type="dxa"/>
            <w:tcBorders>
              <w:top w:val="nil"/>
              <w:left w:val="nil"/>
              <w:bottom w:val="nil"/>
              <w:right w:val="nil"/>
            </w:tcBorders>
          </w:tcPr>
          <w:p w14:paraId="7CCF6E9F" w14:textId="77777777" w:rsidR="00B92327" w:rsidRPr="00801E49" w:rsidRDefault="00332621" w:rsidP="0056565A">
            <w:pPr>
              <w:spacing w:after="0" w:line="259" w:lineRule="auto"/>
              <w:ind w:left="0" w:right="0" w:firstLine="0"/>
              <w:jc w:val="center"/>
              <w:rPr>
                <w:rFonts w:ascii="Open Sans" w:hAnsi="Open Sans" w:cs="Open Sans"/>
                <w:sz w:val="16"/>
                <w:szCs w:val="24"/>
                <w:rPrChange w:id="7530" w:author="Nicole Wu" w:date="2024-01-08T11:26:00Z">
                  <w:rPr>
                    <w:sz w:val="16"/>
                    <w:szCs w:val="24"/>
                  </w:rPr>
                </w:rPrChange>
              </w:rPr>
            </w:pPr>
            <w:r w:rsidRPr="00801E49">
              <w:rPr>
                <w:rFonts w:ascii="Open Sans" w:hAnsi="Open Sans" w:cs="Open Sans"/>
                <w:sz w:val="16"/>
                <w:szCs w:val="24"/>
                <w:rPrChange w:id="7531" w:author="Nicole Wu" w:date="2024-01-08T11:26:00Z">
                  <w:rPr>
                    <w:sz w:val="16"/>
                    <w:szCs w:val="24"/>
                  </w:rPr>
                </w:rPrChange>
              </w:rPr>
              <w:t>(15.33)</w:t>
            </w:r>
          </w:p>
        </w:tc>
        <w:tc>
          <w:tcPr>
            <w:tcW w:w="516" w:type="dxa"/>
            <w:tcBorders>
              <w:top w:val="nil"/>
              <w:left w:val="nil"/>
              <w:bottom w:val="nil"/>
              <w:right w:val="nil"/>
            </w:tcBorders>
          </w:tcPr>
          <w:p w14:paraId="3CD3CFA9" w14:textId="77777777" w:rsidR="00B92327" w:rsidRPr="00801E49" w:rsidRDefault="00332621" w:rsidP="0056565A">
            <w:pPr>
              <w:spacing w:after="0" w:line="259" w:lineRule="auto"/>
              <w:ind w:left="0" w:right="0" w:firstLine="0"/>
              <w:jc w:val="center"/>
              <w:rPr>
                <w:rFonts w:ascii="Open Sans" w:hAnsi="Open Sans" w:cs="Open Sans"/>
                <w:sz w:val="16"/>
                <w:szCs w:val="24"/>
                <w:rPrChange w:id="7532" w:author="Nicole Wu" w:date="2024-01-08T11:26:00Z">
                  <w:rPr>
                    <w:sz w:val="16"/>
                    <w:szCs w:val="24"/>
                  </w:rPr>
                </w:rPrChange>
              </w:rPr>
            </w:pPr>
            <w:r w:rsidRPr="00801E49">
              <w:rPr>
                <w:rFonts w:ascii="Open Sans" w:hAnsi="Open Sans" w:cs="Open Sans"/>
                <w:sz w:val="16"/>
                <w:szCs w:val="24"/>
                <w:rPrChange w:id="7533" w:author="Nicole Wu" w:date="2024-01-08T11:26:00Z">
                  <w:rPr>
                    <w:sz w:val="16"/>
                    <w:szCs w:val="24"/>
                  </w:rPr>
                </w:rPrChange>
              </w:rPr>
              <w:t>(0.77)</w:t>
            </w:r>
          </w:p>
        </w:tc>
        <w:tc>
          <w:tcPr>
            <w:tcW w:w="820" w:type="dxa"/>
            <w:tcBorders>
              <w:top w:val="nil"/>
              <w:left w:val="nil"/>
              <w:bottom w:val="nil"/>
              <w:right w:val="nil"/>
            </w:tcBorders>
          </w:tcPr>
          <w:p w14:paraId="24D250A7" w14:textId="77777777" w:rsidR="00B92327" w:rsidRPr="00801E49" w:rsidRDefault="00332621" w:rsidP="0056565A">
            <w:pPr>
              <w:spacing w:after="0" w:line="259" w:lineRule="auto"/>
              <w:ind w:left="0" w:right="0" w:firstLine="0"/>
              <w:jc w:val="center"/>
              <w:rPr>
                <w:rFonts w:ascii="Open Sans" w:hAnsi="Open Sans" w:cs="Open Sans"/>
                <w:sz w:val="16"/>
                <w:szCs w:val="24"/>
                <w:rPrChange w:id="7534" w:author="Nicole Wu" w:date="2024-01-08T11:26:00Z">
                  <w:rPr>
                    <w:sz w:val="16"/>
                    <w:szCs w:val="24"/>
                  </w:rPr>
                </w:rPrChange>
              </w:rPr>
            </w:pPr>
            <w:r w:rsidRPr="00801E49">
              <w:rPr>
                <w:rFonts w:ascii="Open Sans" w:hAnsi="Open Sans" w:cs="Open Sans"/>
                <w:sz w:val="16"/>
                <w:szCs w:val="24"/>
                <w:rPrChange w:id="7535" w:author="Nicole Wu" w:date="2024-01-08T11:26:00Z">
                  <w:rPr>
                    <w:sz w:val="16"/>
                    <w:szCs w:val="24"/>
                  </w:rPr>
                </w:rPrChange>
              </w:rPr>
              <w:t>(13.52)</w:t>
            </w:r>
          </w:p>
        </w:tc>
        <w:tc>
          <w:tcPr>
            <w:tcW w:w="682" w:type="dxa"/>
            <w:tcBorders>
              <w:top w:val="nil"/>
              <w:left w:val="nil"/>
              <w:bottom w:val="nil"/>
              <w:right w:val="nil"/>
            </w:tcBorders>
          </w:tcPr>
          <w:p w14:paraId="336CCA5F" w14:textId="77777777" w:rsidR="00B92327" w:rsidRPr="00801E49" w:rsidRDefault="00332621" w:rsidP="0056565A">
            <w:pPr>
              <w:spacing w:after="0" w:line="259" w:lineRule="auto"/>
              <w:ind w:left="0" w:right="0" w:firstLine="0"/>
              <w:jc w:val="center"/>
              <w:rPr>
                <w:rFonts w:ascii="Open Sans" w:hAnsi="Open Sans" w:cs="Open Sans"/>
                <w:sz w:val="16"/>
                <w:szCs w:val="24"/>
                <w:rPrChange w:id="7536" w:author="Nicole Wu" w:date="2024-01-08T11:26:00Z">
                  <w:rPr>
                    <w:sz w:val="16"/>
                    <w:szCs w:val="24"/>
                  </w:rPr>
                </w:rPrChange>
              </w:rPr>
            </w:pPr>
            <w:r w:rsidRPr="00801E49">
              <w:rPr>
                <w:rFonts w:ascii="Open Sans" w:hAnsi="Open Sans" w:cs="Open Sans"/>
                <w:sz w:val="16"/>
                <w:szCs w:val="24"/>
                <w:rPrChange w:id="7537" w:author="Nicole Wu" w:date="2024-01-08T11:26:00Z">
                  <w:rPr>
                    <w:sz w:val="16"/>
                    <w:szCs w:val="24"/>
                  </w:rPr>
                </w:rPrChange>
              </w:rPr>
              <w:t>(14.30)</w:t>
            </w:r>
          </w:p>
        </w:tc>
        <w:tc>
          <w:tcPr>
            <w:tcW w:w="752" w:type="dxa"/>
            <w:tcBorders>
              <w:top w:val="nil"/>
              <w:left w:val="nil"/>
              <w:bottom w:val="nil"/>
              <w:right w:val="nil"/>
            </w:tcBorders>
          </w:tcPr>
          <w:p w14:paraId="6F9C5EB9" w14:textId="77777777" w:rsidR="00B92327" w:rsidRPr="00801E49" w:rsidRDefault="00332621" w:rsidP="0056565A">
            <w:pPr>
              <w:spacing w:after="0" w:line="259" w:lineRule="auto"/>
              <w:ind w:left="0" w:right="0" w:firstLine="0"/>
              <w:jc w:val="center"/>
              <w:rPr>
                <w:rFonts w:ascii="Open Sans" w:hAnsi="Open Sans" w:cs="Open Sans"/>
                <w:sz w:val="16"/>
                <w:szCs w:val="24"/>
                <w:rPrChange w:id="7538" w:author="Nicole Wu" w:date="2024-01-08T11:26:00Z">
                  <w:rPr>
                    <w:sz w:val="16"/>
                    <w:szCs w:val="24"/>
                  </w:rPr>
                </w:rPrChange>
              </w:rPr>
            </w:pPr>
            <w:r w:rsidRPr="00801E49">
              <w:rPr>
                <w:rFonts w:ascii="Open Sans" w:hAnsi="Open Sans" w:cs="Open Sans"/>
                <w:sz w:val="16"/>
                <w:szCs w:val="24"/>
                <w:rPrChange w:id="7539" w:author="Nicole Wu" w:date="2024-01-08T11:26:00Z">
                  <w:rPr>
                    <w:sz w:val="16"/>
                    <w:szCs w:val="24"/>
                  </w:rPr>
                </w:rPrChange>
              </w:rPr>
              <w:t>(0.36)</w:t>
            </w:r>
          </w:p>
        </w:tc>
      </w:tr>
      <w:tr w:rsidR="00B92327" w:rsidRPr="00801E49" w14:paraId="053B3079" w14:textId="77777777" w:rsidTr="00C46F67">
        <w:trPr>
          <w:trHeight w:val="144"/>
        </w:trPr>
        <w:tc>
          <w:tcPr>
            <w:tcW w:w="3208" w:type="dxa"/>
            <w:tcBorders>
              <w:top w:val="nil"/>
              <w:left w:val="nil"/>
              <w:bottom w:val="nil"/>
              <w:right w:val="nil"/>
            </w:tcBorders>
          </w:tcPr>
          <w:p w14:paraId="379E06EF" w14:textId="77777777" w:rsidR="00B92327" w:rsidRPr="00801E49" w:rsidRDefault="00332621" w:rsidP="0056565A">
            <w:pPr>
              <w:spacing w:after="0" w:line="259" w:lineRule="auto"/>
              <w:ind w:left="0" w:right="0" w:firstLine="0"/>
              <w:jc w:val="left"/>
              <w:rPr>
                <w:rFonts w:ascii="Open Sans" w:hAnsi="Open Sans" w:cs="Open Sans"/>
                <w:sz w:val="16"/>
                <w:szCs w:val="24"/>
                <w:rPrChange w:id="7540" w:author="Nicole Wu" w:date="2024-01-08T11:26:00Z">
                  <w:rPr>
                    <w:sz w:val="16"/>
                    <w:szCs w:val="24"/>
                  </w:rPr>
                </w:rPrChange>
              </w:rPr>
            </w:pPr>
            <w:r w:rsidRPr="00801E49">
              <w:rPr>
                <w:rFonts w:ascii="Open Sans" w:hAnsi="Open Sans" w:cs="Open Sans"/>
                <w:sz w:val="16"/>
                <w:szCs w:val="24"/>
                <w:rPrChange w:id="7541" w:author="Nicole Wu" w:date="2024-01-08T11:26:00Z">
                  <w:rPr>
                    <w:sz w:val="16"/>
                    <w:szCs w:val="24"/>
                  </w:rPr>
                </w:rPrChange>
              </w:rPr>
              <w:t>Household head is the respondent</w:t>
            </w:r>
          </w:p>
        </w:tc>
        <w:tc>
          <w:tcPr>
            <w:tcW w:w="820" w:type="dxa"/>
            <w:tcBorders>
              <w:top w:val="nil"/>
              <w:left w:val="nil"/>
              <w:bottom w:val="nil"/>
              <w:right w:val="nil"/>
            </w:tcBorders>
          </w:tcPr>
          <w:p w14:paraId="447CC003" w14:textId="77777777" w:rsidR="00B92327" w:rsidRPr="00801E49" w:rsidRDefault="00332621" w:rsidP="0056565A">
            <w:pPr>
              <w:spacing w:after="0" w:line="259" w:lineRule="auto"/>
              <w:ind w:left="0" w:right="0" w:firstLine="0"/>
              <w:jc w:val="center"/>
              <w:rPr>
                <w:rFonts w:ascii="Open Sans" w:hAnsi="Open Sans" w:cs="Open Sans"/>
                <w:sz w:val="16"/>
                <w:szCs w:val="24"/>
                <w:rPrChange w:id="7542" w:author="Nicole Wu" w:date="2024-01-08T11:26:00Z">
                  <w:rPr>
                    <w:sz w:val="16"/>
                    <w:szCs w:val="24"/>
                  </w:rPr>
                </w:rPrChange>
              </w:rPr>
            </w:pPr>
            <w:r w:rsidRPr="00801E49">
              <w:rPr>
                <w:rFonts w:ascii="Open Sans" w:hAnsi="Open Sans" w:cs="Open Sans"/>
                <w:sz w:val="16"/>
                <w:szCs w:val="24"/>
                <w:rPrChange w:id="7543" w:author="Nicole Wu" w:date="2024-01-08T11:26:00Z">
                  <w:rPr>
                    <w:sz w:val="16"/>
                    <w:szCs w:val="24"/>
                  </w:rPr>
                </w:rPrChange>
              </w:rPr>
              <w:t>0.72</w:t>
            </w:r>
          </w:p>
        </w:tc>
        <w:tc>
          <w:tcPr>
            <w:tcW w:w="682" w:type="dxa"/>
            <w:tcBorders>
              <w:top w:val="nil"/>
              <w:left w:val="nil"/>
              <w:bottom w:val="nil"/>
              <w:right w:val="nil"/>
            </w:tcBorders>
          </w:tcPr>
          <w:p w14:paraId="00DF0DFB" w14:textId="77777777" w:rsidR="00B92327" w:rsidRPr="00801E49" w:rsidRDefault="00332621" w:rsidP="0056565A">
            <w:pPr>
              <w:spacing w:after="0" w:line="259" w:lineRule="auto"/>
              <w:ind w:left="0" w:right="0" w:firstLine="0"/>
              <w:jc w:val="center"/>
              <w:rPr>
                <w:rFonts w:ascii="Open Sans" w:hAnsi="Open Sans" w:cs="Open Sans"/>
                <w:sz w:val="16"/>
                <w:szCs w:val="24"/>
                <w:rPrChange w:id="7544" w:author="Nicole Wu" w:date="2024-01-08T11:26:00Z">
                  <w:rPr>
                    <w:sz w:val="16"/>
                    <w:szCs w:val="24"/>
                  </w:rPr>
                </w:rPrChange>
              </w:rPr>
            </w:pPr>
            <w:r w:rsidRPr="00801E49">
              <w:rPr>
                <w:rFonts w:ascii="Open Sans" w:hAnsi="Open Sans" w:cs="Open Sans"/>
                <w:sz w:val="16"/>
                <w:szCs w:val="24"/>
                <w:rPrChange w:id="7545" w:author="Nicole Wu" w:date="2024-01-08T11:26:00Z">
                  <w:rPr>
                    <w:sz w:val="16"/>
                    <w:szCs w:val="24"/>
                  </w:rPr>
                </w:rPrChange>
              </w:rPr>
              <w:t>0.62</w:t>
            </w:r>
          </w:p>
        </w:tc>
        <w:tc>
          <w:tcPr>
            <w:tcW w:w="516" w:type="dxa"/>
            <w:tcBorders>
              <w:top w:val="nil"/>
              <w:left w:val="nil"/>
              <w:bottom w:val="nil"/>
              <w:right w:val="nil"/>
            </w:tcBorders>
          </w:tcPr>
          <w:p w14:paraId="08281653" w14:textId="77777777" w:rsidR="00B92327" w:rsidRPr="00801E49" w:rsidRDefault="00332621" w:rsidP="0056565A">
            <w:pPr>
              <w:spacing w:after="0" w:line="259" w:lineRule="auto"/>
              <w:ind w:left="0" w:right="0" w:firstLine="0"/>
              <w:jc w:val="center"/>
              <w:rPr>
                <w:rFonts w:ascii="Open Sans" w:hAnsi="Open Sans" w:cs="Open Sans"/>
                <w:sz w:val="16"/>
                <w:szCs w:val="24"/>
                <w:rPrChange w:id="7546" w:author="Nicole Wu" w:date="2024-01-08T11:26:00Z">
                  <w:rPr>
                    <w:sz w:val="16"/>
                    <w:szCs w:val="24"/>
                  </w:rPr>
                </w:rPrChange>
              </w:rPr>
            </w:pPr>
            <w:r w:rsidRPr="00801E49">
              <w:rPr>
                <w:rFonts w:ascii="Open Sans" w:hAnsi="Open Sans" w:cs="Open Sans"/>
                <w:sz w:val="16"/>
                <w:szCs w:val="24"/>
                <w:rPrChange w:id="7547" w:author="Nicole Wu" w:date="2024-01-08T11:26:00Z">
                  <w:rPr>
                    <w:sz w:val="16"/>
                    <w:szCs w:val="24"/>
                  </w:rPr>
                </w:rPrChange>
              </w:rPr>
              <w:t>-0.11</w:t>
            </w:r>
          </w:p>
        </w:tc>
        <w:tc>
          <w:tcPr>
            <w:tcW w:w="820" w:type="dxa"/>
            <w:tcBorders>
              <w:top w:val="nil"/>
              <w:left w:val="nil"/>
              <w:bottom w:val="nil"/>
              <w:right w:val="nil"/>
            </w:tcBorders>
          </w:tcPr>
          <w:p w14:paraId="04ED3437" w14:textId="77777777" w:rsidR="00B92327" w:rsidRPr="00801E49" w:rsidRDefault="00332621" w:rsidP="0056565A">
            <w:pPr>
              <w:spacing w:after="0" w:line="259" w:lineRule="auto"/>
              <w:ind w:left="0" w:right="0" w:firstLine="0"/>
              <w:jc w:val="center"/>
              <w:rPr>
                <w:rFonts w:ascii="Open Sans" w:hAnsi="Open Sans" w:cs="Open Sans"/>
                <w:sz w:val="16"/>
                <w:szCs w:val="24"/>
                <w:rPrChange w:id="7548" w:author="Nicole Wu" w:date="2024-01-08T11:26:00Z">
                  <w:rPr>
                    <w:sz w:val="16"/>
                    <w:szCs w:val="24"/>
                  </w:rPr>
                </w:rPrChange>
              </w:rPr>
            </w:pPr>
            <w:r w:rsidRPr="00801E49">
              <w:rPr>
                <w:rFonts w:ascii="Open Sans" w:hAnsi="Open Sans" w:cs="Open Sans"/>
                <w:sz w:val="16"/>
                <w:szCs w:val="24"/>
                <w:rPrChange w:id="7549" w:author="Nicole Wu" w:date="2024-01-08T11:26:00Z">
                  <w:rPr>
                    <w:sz w:val="16"/>
                    <w:szCs w:val="24"/>
                  </w:rPr>
                </w:rPrChange>
              </w:rPr>
              <w:t>0.79</w:t>
            </w:r>
          </w:p>
        </w:tc>
        <w:tc>
          <w:tcPr>
            <w:tcW w:w="682" w:type="dxa"/>
            <w:tcBorders>
              <w:top w:val="nil"/>
              <w:left w:val="nil"/>
              <w:bottom w:val="nil"/>
              <w:right w:val="nil"/>
            </w:tcBorders>
          </w:tcPr>
          <w:p w14:paraId="1AF8DA97" w14:textId="77777777" w:rsidR="00B92327" w:rsidRPr="00801E49" w:rsidRDefault="00332621" w:rsidP="0056565A">
            <w:pPr>
              <w:spacing w:after="0" w:line="259" w:lineRule="auto"/>
              <w:ind w:left="0" w:right="0" w:firstLine="0"/>
              <w:jc w:val="center"/>
              <w:rPr>
                <w:rFonts w:ascii="Open Sans" w:hAnsi="Open Sans" w:cs="Open Sans"/>
                <w:sz w:val="16"/>
                <w:szCs w:val="24"/>
                <w:rPrChange w:id="7550" w:author="Nicole Wu" w:date="2024-01-08T11:26:00Z">
                  <w:rPr>
                    <w:sz w:val="16"/>
                    <w:szCs w:val="24"/>
                  </w:rPr>
                </w:rPrChange>
              </w:rPr>
            </w:pPr>
            <w:r w:rsidRPr="00801E49">
              <w:rPr>
                <w:rFonts w:ascii="Open Sans" w:hAnsi="Open Sans" w:cs="Open Sans"/>
                <w:sz w:val="16"/>
                <w:szCs w:val="24"/>
                <w:rPrChange w:id="7551" w:author="Nicole Wu" w:date="2024-01-08T11:26:00Z">
                  <w:rPr>
                    <w:sz w:val="16"/>
                    <w:szCs w:val="24"/>
                  </w:rPr>
                </w:rPrChange>
              </w:rPr>
              <w:t>0.68</w:t>
            </w:r>
          </w:p>
        </w:tc>
        <w:tc>
          <w:tcPr>
            <w:tcW w:w="516" w:type="dxa"/>
            <w:tcBorders>
              <w:top w:val="nil"/>
              <w:left w:val="nil"/>
              <w:bottom w:val="nil"/>
              <w:right w:val="nil"/>
            </w:tcBorders>
          </w:tcPr>
          <w:p w14:paraId="57E6A251" w14:textId="77777777" w:rsidR="00B92327" w:rsidRPr="00801E49" w:rsidRDefault="00332621" w:rsidP="0056565A">
            <w:pPr>
              <w:spacing w:after="0" w:line="259" w:lineRule="auto"/>
              <w:ind w:left="0" w:right="0" w:firstLine="0"/>
              <w:jc w:val="center"/>
              <w:rPr>
                <w:rFonts w:ascii="Open Sans" w:hAnsi="Open Sans" w:cs="Open Sans"/>
                <w:sz w:val="16"/>
                <w:szCs w:val="24"/>
                <w:rPrChange w:id="7552" w:author="Nicole Wu" w:date="2024-01-08T11:26:00Z">
                  <w:rPr>
                    <w:sz w:val="16"/>
                    <w:szCs w:val="24"/>
                  </w:rPr>
                </w:rPrChange>
              </w:rPr>
            </w:pPr>
            <w:r w:rsidRPr="00801E49">
              <w:rPr>
                <w:rFonts w:ascii="Open Sans" w:hAnsi="Open Sans" w:cs="Open Sans"/>
                <w:sz w:val="16"/>
                <w:szCs w:val="24"/>
                <w:rPrChange w:id="7553" w:author="Nicole Wu" w:date="2024-01-08T11:26:00Z">
                  <w:rPr>
                    <w:sz w:val="16"/>
                    <w:szCs w:val="24"/>
                  </w:rPr>
                </w:rPrChange>
              </w:rPr>
              <w:t>-0.11</w:t>
            </w:r>
          </w:p>
        </w:tc>
        <w:tc>
          <w:tcPr>
            <w:tcW w:w="820" w:type="dxa"/>
            <w:tcBorders>
              <w:top w:val="nil"/>
              <w:left w:val="nil"/>
              <w:bottom w:val="nil"/>
              <w:right w:val="nil"/>
            </w:tcBorders>
          </w:tcPr>
          <w:p w14:paraId="45EDDC3F" w14:textId="77777777" w:rsidR="00B92327" w:rsidRPr="00801E49" w:rsidRDefault="00332621" w:rsidP="0056565A">
            <w:pPr>
              <w:spacing w:after="0" w:line="259" w:lineRule="auto"/>
              <w:ind w:left="0" w:right="0" w:firstLine="0"/>
              <w:jc w:val="center"/>
              <w:rPr>
                <w:rFonts w:ascii="Open Sans" w:hAnsi="Open Sans" w:cs="Open Sans"/>
                <w:sz w:val="16"/>
                <w:szCs w:val="24"/>
                <w:rPrChange w:id="7554" w:author="Nicole Wu" w:date="2024-01-08T11:26:00Z">
                  <w:rPr>
                    <w:sz w:val="16"/>
                    <w:szCs w:val="24"/>
                  </w:rPr>
                </w:rPrChange>
              </w:rPr>
            </w:pPr>
            <w:r w:rsidRPr="00801E49">
              <w:rPr>
                <w:rFonts w:ascii="Open Sans" w:hAnsi="Open Sans" w:cs="Open Sans"/>
                <w:sz w:val="16"/>
                <w:szCs w:val="24"/>
                <w:rPrChange w:id="7555" w:author="Nicole Wu" w:date="2024-01-08T11:26:00Z">
                  <w:rPr>
                    <w:sz w:val="16"/>
                    <w:szCs w:val="24"/>
                  </w:rPr>
                </w:rPrChange>
              </w:rPr>
              <w:t>0.77</w:t>
            </w:r>
          </w:p>
        </w:tc>
        <w:tc>
          <w:tcPr>
            <w:tcW w:w="682" w:type="dxa"/>
            <w:tcBorders>
              <w:top w:val="nil"/>
              <w:left w:val="nil"/>
              <w:bottom w:val="nil"/>
              <w:right w:val="nil"/>
            </w:tcBorders>
          </w:tcPr>
          <w:p w14:paraId="512744BD" w14:textId="77777777" w:rsidR="00B92327" w:rsidRPr="00801E49" w:rsidRDefault="00332621" w:rsidP="0056565A">
            <w:pPr>
              <w:spacing w:after="0" w:line="259" w:lineRule="auto"/>
              <w:ind w:left="0" w:right="0" w:firstLine="0"/>
              <w:jc w:val="center"/>
              <w:rPr>
                <w:rFonts w:ascii="Open Sans" w:hAnsi="Open Sans" w:cs="Open Sans"/>
                <w:sz w:val="16"/>
                <w:szCs w:val="24"/>
                <w:rPrChange w:id="7556" w:author="Nicole Wu" w:date="2024-01-08T11:26:00Z">
                  <w:rPr>
                    <w:sz w:val="16"/>
                    <w:szCs w:val="24"/>
                  </w:rPr>
                </w:rPrChange>
              </w:rPr>
            </w:pPr>
            <w:r w:rsidRPr="00801E49">
              <w:rPr>
                <w:rFonts w:ascii="Open Sans" w:hAnsi="Open Sans" w:cs="Open Sans"/>
                <w:sz w:val="16"/>
                <w:szCs w:val="24"/>
                <w:rPrChange w:id="7557" w:author="Nicole Wu" w:date="2024-01-08T11:26:00Z">
                  <w:rPr>
                    <w:sz w:val="16"/>
                    <w:szCs w:val="24"/>
                  </w:rPr>
                </w:rPrChange>
              </w:rPr>
              <w:t>0.66</w:t>
            </w:r>
          </w:p>
        </w:tc>
        <w:tc>
          <w:tcPr>
            <w:tcW w:w="752" w:type="dxa"/>
            <w:tcBorders>
              <w:top w:val="nil"/>
              <w:left w:val="nil"/>
              <w:bottom w:val="nil"/>
              <w:right w:val="nil"/>
            </w:tcBorders>
          </w:tcPr>
          <w:p w14:paraId="6A84D70E" w14:textId="77777777" w:rsidR="00B92327" w:rsidRPr="00801E49" w:rsidRDefault="00332621" w:rsidP="0056565A">
            <w:pPr>
              <w:spacing w:after="0" w:line="259" w:lineRule="auto"/>
              <w:ind w:left="0" w:right="0" w:firstLine="0"/>
              <w:jc w:val="center"/>
              <w:rPr>
                <w:rFonts w:ascii="Open Sans" w:hAnsi="Open Sans" w:cs="Open Sans"/>
                <w:sz w:val="16"/>
                <w:szCs w:val="24"/>
                <w:rPrChange w:id="7558" w:author="Nicole Wu" w:date="2024-01-08T11:26:00Z">
                  <w:rPr>
                    <w:sz w:val="16"/>
                    <w:szCs w:val="24"/>
                  </w:rPr>
                </w:rPrChange>
              </w:rPr>
            </w:pPr>
            <w:r w:rsidRPr="00801E49">
              <w:rPr>
                <w:rFonts w:ascii="Open Sans" w:hAnsi="Open Sans" w:cs="Open Sans"/>
                <w:sz w:val="16"/>
                <w:szCs w:val="24"/>
                <w:rPrChange w:id="7559" w:author="Nicole Wu" w:date="2024-01-08T11:26:00Z">
                  <w:rPr>
                    <w:sz w:val="16"/>
                    <w:szCs w:val="24"/>
                  </w:rPr>
                </w:rPrChange>
              </w:rPr>
              <w:t>-0.11*</w:t>
            </w:r>
          </w:p>
        </w:tc>
      </w:tr>
      <w:tr w:rsidR="00B92327" w:rsidRPr="00801E49" w14:paraId="49F92CBC" w14:textId="77777777" w:rsidTr="00C46F67">
        <w:trPr>
          <w:trHeight w:val="144"/>
        </w:trPr>
        <w:tc>
          <w:tcPr>
            <w:tcW w:w="3208" w:type="dxa"/>
            <w:tcBorders>
              <w:top w:val="nil"/>
              <w:left w:val="nil"/>
              <w:bottom w:val="nil"/>
              <w:right w:val="nil"/>
            </w:tcBorders>
          </w:tcPr>
          <w:p w14:paraId="4ABF3326" w14:textId="77777777" w:rsidR="00B92327" w:rsidRPr="00801E49" w:rsidRDefault="00B92327" w:rsidP="0056565A">
            <w:pPr>
              <w:spacing w:after="0" w:line="259" w:lineRule="auto"/>
              <w:ind w:left="0" w:right="0" w:firstLine="0"/>
              <w:jc w:val="left"/>
              <w:rPr>
                <w:rFonts w:ascii="Open Sans" w:hAnsi="Open Sans" w:cs="Open Sans"/>
                <w:sz w:val="16"/>
                <w:szCs w:val="24"/>
                <w:rPrChange w:id="7560" w:author="Nicole Wu" w:date="2024-01-08T11:26:00Z">
                  <w:rPr>
                    <w:sz w:val="16"/>
                    <w:szCs w:val="24"/>
                  </w:rPr>
                </w:rPrChange>
              </w:rPr>
            </w:pPr>
          </w:p>
        </w:tc>
        <w:tc>
          <w:tcPr>
            <w:tcW w:w="820" w:type="dxa"/>
            <w:tcBorders>
              <w:top w:val="nil"/>
              <w:left w:val="nil"/>
              <w:bottom w:val="nil"/>
              <w:right w:val="nil"/>
            </w:tcBorders>
          </w:tcPr>
          <w:p w14:paraId="241A248E" w14:textId="77777777" w:rsidR="00B92327" w:rsidRPr="00801E49" w:rsidRDefault="00332621" w:rsidP="0056565A">
            <w:pPr>
              <w:spacing w:after="0" w:line="259" w:lineRule="auto"/>
              <w:ind w:left="0" w:right="0" w:firstLine="0"/>
              <w:jc w:val="center"/>
              <w:rPr>
                <w:rFonts w:ascii="Open Sans" w:hAnsi="Open Sans" w:cs="Open Sans"/>
                <w:sz w:val="16"/>
                <w:szCs w:val="24"/>
                <w:rPrChange w:id="7561" w:author="Nicole Wu" w:date="2024-01-08T11:26:00Z">
                  <w:rPr>
                    <w:sz w:val="16"/>
                    <w:szCs w:val="24"/>
                  </w:rPr>
                </w:rPrChange>
              </w:rPr>
            </w:pPr>
            <w:r w:rsidRPr="00801E49">
              <w:rPr>
                <w:rFonts w:ascii="Open Sans" w:hAnsi="Open Sans" w:cs="Open Sans"/>
                <w:sz w:val="16"/>
                <w:szCs w:val="24"/>
                <w:rPrChange w:id="7562" w:author="Nicole Wu" w:date="2024-01-08T11:26:00Z">
                  <w:rPr>
                    <w:sz w:val="16"/>
                    <w:szCs w:val="24"/>
                  </w:rPr>
                </w:rPrChange>
              </w:rPr>
              <w:t>(0.45)</w:t>
            </w:r>
          </w:p>
        </w:tc>
        <w:tc>
          <w:tcPr>
            <w:tcW w:w="682" w:type="dxa"/>
            <w:tcBorders>
              <w:top w:val="nil"/>
              <w:left w:val="nil"/>
              <w:bottom w:val="nil"/>
              <w:right w:val="nil"/>
            </w:tcBorders>
          </w:tcPr>
          <w:p w14:paraId="19F916B5" w14:textId="77777777" w:rsidR="00B92327" w:rsidRPr="00801E49" w:rsidRDefault="00332621" w:rsidP="0056565A">
            <w:pPr>
              <w:spacing w:after="0" w:line="259" w:lineRule="auto"/>
              <w:ind w:left="0" w:right="0" w:firstLine="0"/>
              <w:jc w:val="center"/>
              <w:rPr>
                <w:rFonts w:ascii="Open Sans" w:hAnsi="Open Sans" w:cs="Open Sans"/>
                <w:sz w:val="16"/>
                <w:szCs w:val="24"/>
                <w:rPrChange w:id="7563" w:author="Nicole Wu" w:date="2024-01-08T11:26:00Z">
                  <w:rPr>
                    <w:sz w:val="16"/>
                    <w:szCs w:val="24"/>
                  </w:rPr>
                </w:rPrChange>
              </w:rPr>
            </w:pPr>
            <w:r w:rsidRPr="00801E49">
              <w:rPr>
                <w:rFonts w:ascii="Open Sans" w:hAnsi="Open Sans" w:cs="Open Sans"/>
                <w:sz w:val="16"/>
                <w:szCs w:val="24"/>
                <w:rPrChange w:id="7564" w:author="Nicole Wu" w:date="2024-01-08T11:26:00Z">
                  <w:rPr>
                    <w:sz w:val="16"/>
                    <w:szCs w:val="24"/>
                  </w:rPr>
                </w:rPrChange>
              </w:rPr>
              <w:t>(0.50)</w:t>
            </w:r>
          </w:p>
        </w:tc>
        <w:tc>
          <w:tcPr>
            <w:tcW w:w="516" w:type="dxa"/>
            <w:tcBorders>
              <w:top w:val="nil"/>
              <w:left w:val="nil"/>
              <w:bottom w:val="nil"/>
              <w:right w:val="nil"/>
            </w:tcBorders>
          </w:tcPr>
          <w:p w14:paraId="03E8DD4C" w14:textId="77777777" w:rsidR="00B92327" w:rsidRPr="00801E49" w:rsidRDefault="00332621" w:rsidP="0056565A">
            <w:pPr>
              <w:spacing w:after="0" w:line="259" w:lineRule="auto"/>
              <w:ind w:left="0" w:right="0" w:firstLine="0"/>
              <w:jc w:val="center"/>
              <w:rPr>
                <w:rFonts w:ascii="Open Sans" w:hAnsi="Open Sans" w:cs="Open Sans"/>
                <w:sz w:val="16"/>
                <w:szCs w:val="24"/>
                <w:rPrChange w:id="7565" w:author="Nicole Wu" w:date="2024-01-08T11:26:00Z">
                  <w:rPr>
                    <w:sz w:val="16"/>
                    <w:szCs w:val="24"/>
                  </w:rPr>
                </w:rPrChange>
              </w:rPr>
            </w:pPr>
            <w:r w:rsidRPr="00801E49">
              <w:rPr>
                <w:rFonts w:ascii="Open Sans" w:hAnsi="Open Sans" w:cs="Open Sans"/>
                <w:sz w:val="16"/>
                <w:szCs w:val="24"/>
                <w:rPrChange w:id="7566" w:author="Nicole Wu" w:date="2024-01-08T11:26:00Z">
                  <w:rPr>
                    <w:sz w:val="16"/>
                    <w:szCs w:val="24"/>
                  </w:rPr>
                </w:rPrChange>
              </w:rPr>
              <w:t>(0.27)</w:t>
            </w:r>
          </w:p>
        </w:tc>
        <w:tc>
          <w:tcPr>
            <w:tcW w:w="820" w:type="dxa"/>
            <w:tcBorders>
              <w:top w:val="nil"/>
              <w:left w:val="nil"/>
              <w:bottom w:val="nil"/>
              <w:right w:val="nil"/>
            </w:tcBorders>
          </w:tcPr>
          <w:p w14:paraId="177E6149" w14:textId="77777777" w:rsidR="00B92327" w:rsidRPr="00801E49" w:rsidRDefault="00332621" w:rsidP="0056565A">
            <w:pPr>
              <w:spacing w:after="0" w:line="259" w:lineRule="auto"/>
              <w:ind w:left="0" w:right="0" w:firstLine="0"/>
              <w:jc w:val="center"/>
              <w:rPr>
                <w:rFonts w:ascii="Open Sans" w:hAnsi="Open Sans" w:cs="Open Sans"/>
                <w:sz w:val="16"/>
                <w:szCs w:val="24"/>
                <w:rPrChange w:id="7567" w:author="Nicole Wu" w:date="2024-01-08T11:26:00Z">
                  <w:rPr>
                    <w:sz w:val="16"/>
                    <w:szCs w:val="24"/>
                  </w:rPr>
                </w:rPrChange>
              </w:rPr>
            </w:pPr>
            <w:r w:rsidRPr="00801E49">
              <w:rPr>
                <w:rFonts w:ascii="Open Sans" w:hAnsi="Open Sans" w:cs="Open Sans"/>
                <w:sz w:val="16"/>
                <w:szCs w:val="24"/>
                <w:rPrChange w:id="7568" w:author="Nicole Wu" w:date="2024-01-08T11:26:00Z">
                  <w:rPr>
                    <w:sz w:val="16"/>
                    <w:szCs w:val="24"/>
                  </w:rPr>
                </w:rPrChange>
              </w:rPr>
              <w:t>(0.41)</w:t>
            </w:r>
          </w:p>
        </w:tc>
        <w:tc>
          <w:tcPr>
            <w:tcW w:w="682" w:type="dxa"/>
            <w:tcBorders>
              <w:top w:val="nil"/>
              <w:left w:val="nil"/>
              <w:bottom w:val="nil"/>
              <w:right w:val="nil"/>
            </w:tcBorders>
          </w:tcPr>
          <w:p w14:paraId="6666FB98" w14:textId="77777777" w:rsidR="00B92327" w:rsidRPr="00801E49" w:rsidRDefault="00332621" w:rsidP="0056565A">
            <w:pPr>
              <w:spacing w:after="0" w:line="259" w:lineRule="auto"/>
              <w:ind w:left="0" w:right="0" w:firstLine="0"/>
              <w:jc w:val="center"/>
              <w:rPr>
                <w:rFonts w:ascii="Open Sans" w:hAnsi="Open Sans" w:cs="Open Sans"/>
                <w:sz w:val="16"/>
                <w:szCs w:val="24"/>
                <w:rPrChange w:id="7569" w:author="Nicole Wu" w:date="2024-01-08T11:26:00Z">
                  <w:rPr>
                    <w:sz w:val="16"/>
                    <w:szCs w:val="24"/>
                  </w:rPr>
                </w:rPrChange>
              </w:rPr>
            </w:pPr>
            <w:r w:rsidRPr="00801E49">
              <w:rPr>
                <w:rFonts w:ascii="Open Sans" w:hAnsi="Open Sans" w:cs="Open Sans"/>
                <w:sz w:val="16"/>
                <w:szCs w:val="24"/>
                <w:rPrChange w:id="7570" w:author="Nicole Wu" w:date="2024-01-08T11:26:00Z">
                  <w:rPr>
                    <w:sz w:val="16"/>
                    <w:szCs w:val="24"/>
                  </w:rPr>
                </w:rPrChange>
              </w:rPr>
              <w:t>(0.47)</w:t>
            </w:r>
          </w:p>
        </w:tc>
        <w:tc>
          <w:tcPr>
            <w:tcW w:w="516" w:type="dxa"/>
            <w:tcBorders>
              <w:top w:val="nil"/>
              <w:left w:val="nil"/>
              <w:bottom w:val="nil"/>
              <w:right w:val="nil"/>
            </w:tcBorders>
          </w:tcPr>
          <w:p w14:paraId="17CEDA67" w14:textId="77777777" w:rsidR="00B92327" w:rsidRPr="00801E49" w:rsidRDefault="00332621" w:rsidP="0056565A">
            <w:pPr>
              <w:spacing w:after="0" w:line="259" w:lineRule="auto"/>
              <w:ind w:left="0" w:right="0" w:firstLine="0"/>
              <w:jc w:val="center"/>
              <w:rPr>
                <w:rFonts w:ascii="Open Sans" w:hAnsi="Open Sans" w:cs="Open Sans"/>
                <w:sz w:val="16"/>
                <w:szCs w:val="24"/>
                <w:rPrChange w:id="7571" w:author="Nicole Wu" w:date="2024-01-08T11:26:00Z">
                  <w:rPr>
                    <w:sz w:val="16"/>
                    <w:szCs w:val="24"/>
                  </w:rPr>
                </w:rPrChange>
              </w:rPr>
            </w:pPr>
            <w:r w:rsidRPr="00801E49">
              <w:rPr>
                <w:rFonts w:ascii="Open Sans" w:hAnsi="Open Sans" w:cs="Open Sans"/>
                <w:sz w:val="16"/>
                <w:szCs w:val="24"/>
                <w:rPrChange w:id="7572" w:author="Nicole Wu" w:date="2024-01-08T11:26:00Z">
                  <w:rPr>
                    <w:sz w:val="16"/>
                    <w:szCs w:val="24"/>
                  </w:rPr>
                </w:rPrChange>
              </w:rPr>
              <w:t>(0.08)</w:t>
            </w:r>
          </w:p>
        </w:tc>
        <w:tc>
          <w:tcPr>
            <w:tcW w:w="820" w:type="dxa"/>
            <w:tcBorders>
              <w:top w:val="nil"/>
              <w:left w:val="nil"/>
              <w:bottom w:val="nil"/>
              <w:right w:val="nil"/>
            </w:tcBorders>
          </w:tcPr>
          <w:p w14:paraId="759D4F45" w14:textId="77777777" w:rsidR="00B92327" w:rsidRPr="00801E49" w:rsidRDefault="00332621" w:rsidP="0056565A">
            <w:pPr>
              <w:spacing w:after="0" w:line="259" w:lineRule="auto"/>
              <w:ind w:left="0" w:right="0" w:firstLine="0"/>
              <w:jc w:val="center"/>
              <w:rPr>
                <w:rFonts w:ascii="Open Sans" w:hAnsi="Open Sans" w:cs="Open Sans"/>
                <w:sz w:val="16"/>
                <w:szCs w:val="24"/>
                <w:rPrChange w:id="7573" w:author="Nicole Wu" w:date="2024-01-08T11:26:00Z">
                  <w:rPr>
                    <w:sz w:val="16"/>
                    <w:szCs w:val="24"/>
                  </w:rPr>
                </w:rPrChange>
              </w:rPr>
            </w:pPr>
            <w:r w:rsidRPr="00801E49">
              <w:rPr>
                <w:rFonts w:ascii="Open Sans" w:hAnsi="Open Sans" w:cs="Open Sans"/>
                <w:sz w:val="16"/>
                <w:szCs w:val="24"/>
                <w:rPrChange w:id="7574" w:author="Nicole Wu" w:date="2024-01-08T11:26:00Z">
                  <w:rPr>
                    <w:sz w:val="16"/>
                    <w:szCs w:val="24"/>
                  </w:rPr>
                </w:rPrChange>
              </w:rPr>
              <w:t>(0.42)</w:t>
            </w:r>
          </w:p>
        </w:tc>
        <w:tc>
          <w:tcPr>
            <w:tcW w:w="682" w:type="dxa"/>
            <w:tcBorders>
              <w:top w:val="nil"/>
              <w:left w:val="nil"/>
              <w:bottom w:val="nil"/>
              <w:right w:val="nil"/>
            </w:tcBorders>
          </w:tcPr>
          <w:p w14:paraId="2EF71090" w14:textId="77777777" w:rsidR="00B92327" w:rsidRPr="00801E49" w:rsidRDefault="00332621" w:rsidP="0056565A">
            <w:pPr>
              <w:spacing w:after="0" w:line="259" w:lineRule="auto"/>
              <w:ind w:left="0" w:right="0" w:firstLine="0"/>
              <w:jc w:val="center"/>
              <w:rPr>
                <w:rFonts w:ascii="Open Sans" w:hAnsi="Open Sans" w:cs="Open Sans"/>
                <w:sz w:val="16"/>
                <w:szCs w:val="24"/>
                <w:rPrChange w:id="7575" w:author="Nicole Wu" w:date="2024-01-08T11:26:00Z">
                  <w:rPr>
                    <w:sz w:val="16"/>
                    <w:szCs w:val="24"/>
                  </w:rPr>
                </w:rPrChange>
              </w:rPr>
            </w:pPr>
            <w:r w:rsidRPr="00801E49">
              <w:rPr>
                <w:rFonts w:ascii="Open Sans" w:hAnsi="Open Sans" w:cs="Open Sans"/>
                <w:sz w:val="16"/>
                <w:szCs w:val="24"/>
                <w:rPrChange w:id="7576" w:author="Nicole Wu" w:date="2024-01-08T11:26:00Z">
                  <w:rPr>
                    <w:sz w:val="16"/>
                    <w:szCs w:val="24"/>
                  </w:rPr>
                </w:rPrChange>
              </w:rPr>
              <w:t>(0.48)</w:t>
            </w:r>
          </w:p>
        </w:tc>
        <w:tc>
          <w:tcPr>
            <w:tcW w:w="752" w:type="dxa"/>
            <w:tcBorders>
              <w:top w:val="nil"/>
              <w:left w:val="nil"/>
              <w:bottom w:val="nil"/>
              <w:right w:val="nil"/>
            </w:tcBorders>
          </w:tcPr>
          <w:p w14:paraId="57433FF3" w14:textId="77777777" w:rsidR="00B92327" w:rsidRPr="00801E49" w:rsidRDefault="00332621" w:rsidP="0056565A">
            <w:pPr>
              <w:spacing w:after="0" w:line="259" w:lineRule="auto"/>
              <w:ind w:left="0" w:right="0" w:firstLine="0"/>
              <w:jc w:val="center"/>
              <w:rPr>
                <w:rFonts w:ascii="Open Sans" w:hAnsi="Open Sans" w:cs="Open Sans"/>
                <w:sz w:val="16"/>
                <w:szCs w:val="24"/>
                <w:rPrChange w:id="7577" w:author="Nicole Wu" w:date="2024-01-08T11:26:00Z">
                  <w:rPr>
                    <w:sz w:val="16"/>
                    <w:szCs w:val="24"/>
                  </w:rPr>
                </w:rPrChange>
              </w:rPr>
            </w:pPr>
            <w:r w:rsidRPr="00801E49">
              <w:rPr>
                <w:rFonts w:ascii="Open Sans" w:hAnsi="Open Sans" w:cs="Open Sans"/>
                <w:sz w:val="16"/>
                <w:szCs w:val="24"/>
                <w:rPrChange w:id="7578" w:author="Nicole Wu" w:date="2024-01-08T11:26:00Z">
                  <w:rPr>
                    <w:sz w:val="16"/>
                    <w:szCs w:val="24"/>
                  </w:rPr>
                </w:rPrChange>
              </w:rPr>
              <w:t>(0.04)</w:t>
            </w:r>
          </w:p>
        </w:tc>
      </w:tr>
      <w:tr w:rsidR="00B92327" w:rsidRPr="00801E49" w14:paraId="53949A38" w14:textId="77777777" w:rsidTr="00C46F67">
        <w:trPr>
          <w:trHeight w:val="144"/>
        </w:trPr>
        <w:tc>
          <w:tcPr>
            <w:tcW w:w="3208" w:type="dxa"/>
            <w:tcBorders>
              <w:top w:val="nil"/>
              <w:left w:val="nil"/>
              <w:bottom w:val="nil"/>
              <w:right w:val="nil"/>
            </w:tcBorders>
          </w:tcPr>
          <w:p w14:paraId="773611DE" w14:textId="77777777" w:rsidR="00B92327" w:rsidRPr="00801E49" w:rsidRDefault="00332621" w:rsidP="0056565A">
            <w:pPr>
              <w:spacing w:after="0" w:line="259" w:lineRule="auto"/>
              <w:ind w:left="0" w:right="0" w:firstLine="0"/>
              <w:jc w:val="left"/>
              <w:rPr>
                <w:rFonts w:ascii="Open Sans" w:hAnsi="Open Sans" w:cs="Open Sans"/>
                <w:sz w:val="16"/>
                <w:szCs w:val="24"/>
                <w:rPrChange w:id="7579" w:author="Nicole Wu" w:date="2024-01-08T11:26:00Z">
                  <w:rPr>
                    <w:sz w:val="16"/>
                    <w:szCs w:val="24"/>
                  </w:rPr>
                </w:rPrChange>
              </w:rPr>
            </w:pPr>
            <w:r w:rsidRPr="00801E49">
              <w:rPr>
                <w:rFonts w:ascii="Open Sans" w:hAnsi="Open Sans" w:cs="Open Sans"/>
                <w:sz w:val="16"/>
                <w:szCs w:val="24"/>
                <w:rPrChange w:id="7580" w:author="Nicole Wu" w:date="2024-01-08T11:26:00Z">
                  <w:rPr>
                    <w:sz w:val="16"/>
                    <w:szCs w:val="24"/>
                  </w:rPr>
                </w:rPrChange>
              </w:rPr>
              <w:t>Female Household Head</w:t>
            </w:r>
          </w:p>
        </w:tc>
        <w:tc>
          <w:tcPr>
            <w:tcW w:w="820" w:type="dxa"/>
            <w:tcBorders>
              <w:top w:val="nil"/>
              <w:left w:val="nil"/>
              <w:bottom w:val="nil"/>
              <w:right w:val="nil"/>
            </w:tcBorders>
          </w:tcPr>
          <w:p w14:paraId="70586F3A" w14:textId="77777777" w:rsidR="00B92327" w:rsidRPr="00801E49" w:rsidRDefault="00332621" w:rsidP="0056565A">
            <w:pPr>
              <w:spacing w:after="0" w:line="259" w:lineRule="auto"/>
              <w:ind w:left="0" w:right="0" w:firstLine="0"/>
              <w:jc w:val="center"/>
              <w:rPr>
                <w:rFonts w:ascii="Open Sans" w:hAnsi="Open Sans" w:cs="Open Sans"/>
                <w:sz w:val="16"/>
                <w:szCs w:val="24"/>
                <w:rPrChange w:id="7581" w:author="Nicole Wu" w:date="2024-01-08T11:26:00Z">
                  <w:rPr>
                    <w:sz w:val="16"/>
                    <w:szCs w:val="24"/>
                  </w:rPr>
                </w:rPrChange>
              </w:rPr>
            </w:pPr>
            <w:r w:rsidRPr="00801E49">
              <w:rPr>
                <w:rFonts w:ascii="Open Sans" w:hAnsi="Open Sans" w:cs="Open Sans"/>
                <w:sz w:val="16"/>
                <w:szCs w:val="24"/>
                <w:rPrChange w:id="7582" w:author="Nicole Wu" w:date="2024-01-08T11:26:00Z">
                  <w:rPr>
                    <w:sz w:val="16"/>
                    <w:szCs w:val="24"/>
                  </w:rPr>
                </w:rPrChange>
              </w:rPr>
              <w:t>0.19</w:t>
            </w:r>
          </w:p>
        </w:tc>
        <w:tc>
          <w:tcPr>
            <w:tcW w:w="682" w:type="dxa"/>
            <w:tcBorders>
              <w:top w:val="nil"/>
              <w:left w:val="nil"/>
              <w:bottom w:val="nil"/>
              <w:right w:val="nil"/>
            </w:tcBorders>
          </w:tcPr>
          <w:p w14:paraId="0BAFEE66" w14:textId="77777777" w:rsidR="00B92327" w:rsidRPr="00801E49" w:rsidRDefault="00332621" w:rsidP="0056565A">
            <w:pPr>
              <w:spacing w:after="0" w:line="259" w:lineRule="auto"/>
              <w:ind w:left="0" w:right="0" w:firstLine="0"/>
              <w:jc w:val="center"/>
              <w:rPr>
                <w:rFonts w:ascii="Open Sans" w:hAnsi="Open Sans" w:cs="Open Sans"/>
                <w:sz w:val="16"/>
                <w:szCs w:val="24"/>
                <w:rPrChange w:id="7583" w:author="Nicole Wu" w:date="2024-01-08T11:26:00Z">
                  <w:rPr>
                    <w:sz w:val="16"/>
                    <w:szCs w:val="24"/>
                  </w:rPr>
                </w:rPrChange>
              </w:rPr>
            </w:pPr>
            <w:r w:rsidRPr="00801E49">
              <w:rPr>
                <w:rFonts w:ascii="Open Sans" w:hAnsi="Open Sans" w:cs="Open Sans"/>
                <w:sz w:val="16"/>
                <w:szCs w:val="24"/>
                <w:rPrChange w:id="7584" w:author="Nicole Wu" w:date="2024-01-08T11:26:00Z">
                  <w:rPr>
                    <w:sz w:val="16"/>
                    <w:szCs w:val="24"/>
                  </w:rPr>
                </w:rPrChange>
              </w:rPr>
              <w:t>0.27</w:t>
            </w:r>
          </w:p>
        </w:tc>
        <w:tc>
          <w:tcPr>
            <w:tcW w:w="516" w:type="dxa"/>
            <w:tcBorders>
              <w:top w:val="nil"/>
              <w:left w:val="nil"/>
              <w:bottom w:val="nil"/>
              <w:right w:val="nil"/>
            </w:tcBorders>
          </w:tcPr>
          <w:p w14:paraId="775968F0" w14:textId="77777777" w:rsidR="00B92327" w:rsidRPr="00801E49" w:rsidRDefault="00332621" w:rsidP="0056565A">
            <w:pPr>
              <w:spacing w:after="0" w:line="259" w:lineRule="auto"/>
              <w:ind w:left="0" w:right="0" w:firstLine="0"/>
              <w:jc w:val="center"/>
              <w:rPr>
                <w:rFonts w:ascii="Open Sans" w:hAnsi="Open Sans" w:cs="Open Sans"/>
                <w:sz w:val="16"/>
                <w:szCs w:val="24"/>
                <w:rPrChange w:id="7585" w:author="Nicole Wu" w:date="2024-01-08T11:26:00Z">
                  <w:rPr>
                    <w:sz w:val="16"/>
                    <w:szCs w:val="24"/>
                  </w:rPr>
                </w:rPrChange>
              </w:rPr>
            </w:pPr>
            <w:r w:rsidRPr="00801E49">
              <w:rPr>
                <w:rFonts w:ascii="Open Sans" w:hAnsi="Open Sans" w:cs="Open Sans"/>
                <w:sz w:val="16"/>
                <w:szCs w:val="24"/>
                <w:rPrChange w:id="7586" w:author="Nicole Wu" w:date="2024-01-08T11:26:00Z">
                  <w:rPr>
                    <w:sz w:val="16"/>
                    <w:szCs w:val="24"/>
                  </w:rPr>
                </w:rPrChange>
              </w:rPr>
              <w:t>0.08</w:t>
            </w:r>
          </w:p>
        </w:tc>
        <w:tc>
          <w:tcPr>
            <w:tcW w:w="820" w:type="dxa"/>
            <w:tcBorders>
              <w:top w:val="nil"/>
              <w:left w:val="nil"/>
              <w:bottom w:val="nil"/>
              <w:right w:val="nil"/>
            </w:tcBorders>
          </w:tcPr>
          <w:p w14:paraId="3C1BADA2" w14:textId="77777777" w:rsidR="00B92327" w:rsidRPr="00801E49" w:rsidRDefault="00332621" w:rsidP="0056565A">
            <w:pPr>
              <w:spacing w:after="0" w:line="259" w:lineRule="auto"/>
              <w:ind w:left="0" w:right="0" w:firstLine="0"/>
              <w:jc w:val="center"/>
              <w:rPr>
                <w:rFonts w:ascii="Open Sans" w:hAnsi="Open Sans" w:cs="Open Sans"/>
                <w:sz w:val="16"/>
                <w:szCs w:val="24"/>
                <w:rPrChange w:id="7587" w:author="Nicole Wu" w:date="2024-01-08T11:26:00Z">
                  <w:rPr>
                    <w:sz w:val="16"/>
                    <w:szCs w:val="24"/>
                  </w:rPr>
                </w:rPrChange>
              </w:rPr>
            </w:pPr>
            <w:r w:rsidRPr="00801E49">
              <w:rPr>
                <w:rFonts w:ascii="Open Sans" w:hAnsi="Open Sans" w:cs="Open Sans"/>
                <w:sz w:val="16"/>
                <w:szCs w:val="24"/>
                <w:rPrChange w:id="7588" w:author="Nicole Wu" w:date="2024-01-08T11:26:00Z">
                  <w:rPr>
                    <w:sz w:val="16"/>
                    <w:szCs w:val="24"/>
                  </w:rPr>
                </w:rPrChange>
              </w:rPr>
              <w:t>0.30</w:t>
            </w:r>
          </w:p>
        </w:tc>
        <w:tc>
          <w:tcPr>
            <w:tcW w:w="682" w:type="dxa"/>
            <w:tcBorders>
              <w:top w:val="nil"/>
              <w:left w:val="nil"/>
              <w:bottom w:val="nil"/>
              <w:right w:val="nil"/>
            </w:tcBorders>
          </w:tcPr>
          <w:p w14:paraId="0CE0EFCE" w14:textId="77777777" w:rsidR="00B92327" w:rsidRPr="00801E49" w:rsidRDefault="00332621" w:rsidP="0056565A">
            <w:pPr>
              <w:spacing w:after="0" w:line="259" w:lineRule="auto"/>
              <w:ind w:left="0" w:right="0" w:firstLine="0"/>
              <w:jc w:val="center"/>
              <w:rPr>
                <w:rFonts w:ascii="Open Sans" w:hAnsi="Open Sans" w:cs="Open Sans"/>
                <w:sz w:val="16"/>
                <w:szCs w:val="24"/>
                <w:rPrChange w:id="7589" w:author="Nicole Wu" w:date="2024-01-08T11:26:00Z">
                  <w:rPr>
                    <w:sz w:val="16"/>
                    <w:szCs w:val="24"/>
                  </w:rPr>
                </w:rPrChange>
              </w:rPr>
            </w:pPr>
            <w:r w:rsidRPr="00801E49">
              <w:rPr>
                <w:rFonts w:ascii="Open Sans" w:hAnsi="Open Sans" w:cs="Open Sans"/>
                <w:sz w:val="16"/>
                <w:szCs w:val="24"/>
                <w:rPrChange w:id="7590" w:author="Nicole Wu" w:date="2024-01-08T11:26:00Z">
                  <w:rPr>
                    <w:sz w:val="16"/>
                    <w:szCs w:val="24"/>
                  </w:rPr>
                </w:rPrChange>
              </w:rPr>
              <w:t>0.31</w:t>
            </w:r>
          </w:p>
        </w:tc>
        <w:tc>
          <w:tcPr>
            <w:tcW w:w="516" w:type="dxa"/>
            <w:tcBorders>
              <w:top w:val="nil"/>
              <w:left w:val="nil"/>
              <w:bottom w:val="nil"/>
              <w:right w:val="nil"/>
            </w:tcBorders>
          </w:tcPr>
          <w:p w14:paraId="2C5C5E0C" w14:textId="77777777" w:rsidR="00B92327" w:rsidRPr="00801E49" w:rsidRDefault="00332621" w:rsidP="0056565A">
            <w:pPr>
              <w:spacing w:after="0" w:line="259" w:lineRule="auto"/>
              <w:ind w:left="0" w:right="0" w:firstLine="0"/>
              <w:jc w:val="center"/>
              <w:rPr>
                <w:rFonts w:ascii="Open Sans" w:hAnsi="Open Sans" w:cs="Open Sans"/>
                <w:sz w:val="16"/>
                <w:szCs w:val="24"/>
                <w:rPrChange w:id="7591" w:author="Nicole Wu" w:date="2024-01-08T11:26:00Z">
                  <w:rPr>
                    <w:sz w:val="16"/>
                    <w:szCs w:val="24"/>
                  </w:rPr>
                </w:rPrChange>
              </w:rPr>
            </w:pPr>
            <w:r w:rsidRPr="00801E49">
              <w:rPr>
                <w:rFonts w:ascii="Open Sans" w:hAnsi="Open Sans" w:cs="Open Sans"/>
                <w:sz w:val="16"/>
                <w:szCs w:val="24"/>
                <w:rPrChange w:id="7592" w:author="Nicole Wu" w:date="2024-01-08T11:26:00Z">
                  <w:rPr>
                    <w:sz w:val="16"/>
                    <w:szCs w:val="24"/>
                  </w:rPr>
                </w:rPrChange>
              </w:rPr>
              <w:t>0.01</w:t>
            </w:r>
          </w:p>
        </w:tc>
        <w:tc>
          <w:tcPr>
            <w:tcW w:w="820" w:type="dxa"/>
            <w:tcBorders>
              <w:top w:val="nil"/>
              <w:left w:val="nil"/>
              <w:bottom w:val="nil"/>
              <w:right w:val="nil"/>
            </w:tcBorders>
          </w:tcPr>
          <w:p w14:paraId="6E90AC47" w14:textId="77777777" w:rsidR="00B92327" w:rsidRPr="00801E49" w:rsidRDefault="00332621" w:rsidP="0056565A">
            <w:pPr>
              <w:spacing w:after="0" w:line="259" w:lineRule="auto"/>
              <w:ind w:left="0" w:right="0" w:firstLine="0"/>
              <w:jc w:val="center"/>
              <w:rPr>
                <w:rFonts w:ascii="Open Sans" w:hAnsi="Open Sans" w:cs="Open Sans"/>
                <w:sz w:val="16"/>
                <w:szCs w:val="24"/>
                <w:rPrChange w:id="7593" w:author="Nicole Wu" w:date="2024-01-08T11:26:00Z">
                  <w:rPr>
                    <w:sz w:val="16"/>
                    <w:szCs w:val="24"/>
                  </w:rPr>
                </w:rPrChange>
              </w:rPr>
            </w:pPr>
            <w:r w:rsidRPr="00801E49">
              <w:rPr>
                <w:rFonts w:ascii="Open Sans" w:hAnsi="Open Sans" w:cs="Open Sans"/>
                <w:sz w:val="16"/>
                <w:szCs w:val="24"/>
                <w:rPrChange w:id="7594" w:author="Nicole Wu" w:date="2024-01-08T11:26:00Z">
                  <w:rPr>
                    <w:sz w:val="16"/>
                    <w:szCs w:val="24"/>
                  </w:rPr>
                </w:rPrChange>
              </w:rPr>
              <w:t>0.26</w:t>
            </w:r>
          </w:p>
        </w:tc>
        <w:tc>
          <w:tcPr>
            <w:tcW w:w="682" w:type="dxa"/>
            <w:tcBorders>
              <w:top w:val="nil"/>
              <w:left w:val="nil"/>
              <w:bottom w:val="nil"/>
              <w:right w:val="nil"/>
            </w:tcBorders>
          </w:tcPr>
          <w:p w14:paraId="3F2E094B" w14:textId="77777777" w:rsidR="00B92327" w:rsidRPr="00801E49" w:rsidRDefault="00332621" w:rsidP="0056565A">
            <w:pPr>
              <w:spacing w:after="0" w:line="259" w:lineRule="auto"/>
              <w:ind w:left="0" w:right="0" w:firstLine="0"/>
              <w:jc w:val="center"/>
              <w:rPr>
                <w:rFonts w:ascii="Open Sans" w:hAnsi="Open Sans" w:cs="Open Sans"/>
                <w:sz w:val="16"/>
                <w:szCs w:val="24"/>
                <w:rPrChange w:id="7595" w:author="Nicole Wu" w:date="2024-01-08T11:26:00Z">
                  <w:rPr>
                    <w:sz w:val="16"/>
                    <w:szCs w:val="24"/>
                  </w:rPr>
                </w:rPrChange>
              </w:rPr>
            </w:pPr>
            <w:r w:rsidRPr="00801E49">
              <w:rPr>
                <w:rFonts w:ascii="Open Sans" w:hAnsi="Open Sans" w:cs="Open Sans"/>
                <w:sz w:val="16"/>
                <w:szCs w:val="24"/>
                <w:rPrChange w:id="7596" w:author="Nicole Wu" w:date="2024-01-08T11:26:00Z">
                  <w:rPr>
                    <w:sz w:val="16"/>
                    <w:szCs w:val="24"/>
                  </w:rPr>
                </w:rPrChange>
              </w:rPr>
              <w:t>0.30</w:t>
            </w:r>
          </w:p>
        </w:tc>
        <w:tc>
          <w:tcPr>
            <w:tcW w:w="752" w:type="dxa"/>
            <w:tcBorders>
              <w:top w:val="nil"/>
              <w:left w:val="nil"/>
              <w:bottom w:val="nil"/>
              <w:right w:val="nil"/>
            </w:tcBorders>
          </w:tcPr>
          <w:p w14:paraId="6427527E" w14:textId="77777777" w:rsidR="00B92327" w:rsidRPr="00801E49" w:rsidRDefault="00332621" w:rsidP="0056565A">
            <w:pPr>
              <w:spacing w:after="0" w:line="259" w:lineRule="auto"/>
              <w:ind w:left="0" w:right="0" w:firstLine="0"/>
              <w:jc w:val="center"/>
              <w:rPr>
                <w:rFonts w:ascii="Open Sans" w:hAnsi="Open Sans" w:cs="Open Sans"/>
                <w:sz w:val="16"/>
                <w:szCs w:val="24"/>
                <w:rPrChange w:id="7597" w:author="Nicole Wu" w:date="2024-01-08T11:26:00Z">
                  <w:rPr>
                    <w:sz w:val="16"/>
                    <w:szCs w:val="24"/>
                  </w:rPr>
                </w:rPrChange>
              </w:rPr>
            </w:pPr>
            <w:r w:rsidRPr="00801E49">
              <w:rPr>
                <w:rFonts w:ascii="Open Sans" w:hAnsi="Open Sans" w:cs="Open Sans"/>
                <w:sz w:val="16"/>
                <w:szCs w:val="24"/>
                <w:rPrChange w:id="7598" w:author="Nicole Wu" w:date="2024-01-08T11:26:00Z">
                  <w:rPr>
                    <w:sz w:val="16"/>
                    <w:szCs w:val="24"/>
                  </w:rPr>
                </w:rPrChange>
              </w:rPr>
              <w:t>0.03</w:t>
            </w:r>
          </w:p>
        </w:tc>
      </w:tr>
      <w:tr w:rsidR="00B92327" w:rsidRPr="00801E49" w14:paraId="51165732" w14:textId="77777777" w:rsidTr="00C46F67">
        <w:trPr>
          <w:trHeight w:val="144"/>
        </w:trPr>
        <w:tc>
          <w:tcPr>
            <w:tcW w:w="3208" w:type="dxa"/>
            <w:tcBorders>
              <w:top w:val="nil"/>
              <w:left w:val="nil"/>
              <w:bottom w:val="nil"/>
              <w:right w:val="nil"/>
            </w:tcBorders>
          </w:tcPr>
          <w:p w14:paraId="06ED2625" w14:textId="77777777" w:rsidR="00B92327" w:rsidRPr="00801E49" w:rsidRDefault="00B92327" w:rsidP="0056565A">
            <w:pPr>
              <w:spacing w:after="0" w:line="259" w:lineRule="auto"/>
              <w:ind w:left="0" w:right="0" w:firstLine="0"/>
              <w:jc w:val="left"/>
              <w:rPr>
                <w:rFonts w:ascii="Open Sans" w:hAnsi="Open Sans" w:cs="Open Sans"/>
                <w:sz w:val="16"/>
                <w:szCs w:val="24"/>
                <w:rPrChange w:id="7599" w:author="Nicole Wu" w:date="2024-01-08T11:26:00Z">
                  <w:rPr>
                    <w:sz w:val="16"/>
                    <w:szCs w:val="24"/>
                  </w:rPr>
                </w:rPrChange>
              </w:rPr>
            </w:pPr>
          </w:p>
        </w:tc>
        <w:tc>
          <w:tcPr>
            <w:tcW w:w="820" w:type="dxa"/>
            <w:tcBorders>
              <w:top w:val="nil"/>
              <w:left w:val="nil"/>
              <w:bottom w:val="nil"/>
              <w:right w:val="nil"/>
            </w:tcBorders>
          </w:tcPr>
          <w:p w14:paraId="52DD1E13" w14:textId="77777777" w:rsidR="00B92327" w:rsidRPr="00801E49" w:rsidRDefault="00332621" w:rsidP="0056565A">
            <w:pPr>
              <w:spacing w:after="0" w:line="259" w:lineRule="auto"/>
              <w:ind w:left="0" w:right="0" w:firstLine="0"/>
              <w:jc w:val="center"/>
              <w:rPr>
                <w:rFonts w:ascii="Open Sans" w:hAnsi="Open Sans" w:cs="Open Sans"/>
                <w:sz w:val="16"/>
                <w:szCs w:val="24"/>
                <w:rPrChange w:id="7600" w:author="Nicole Wu" w:date="2024-01-08T11:26:00Z">
                  <w:rPr>
                    <w:sz w:val="16"/>
                    <w:szCs w:val="24"/>
                  </w:rPr>
                </w:rPrChange>
              </w:rPr>
            </w:pPr>
            <w:r w:rsidRPr="00801E49">
              <w:rPr>
                <w:rFonts w:ascii="Open Sans" w:hAnsi="Open Sans" w:cs="Open Sans"/>
                <w:sz w:val="16"/>
                <w:szCs w:val="24"/>
                <w:rPrChange w:id="7601" w:author="Nicole Wu" w:date="2024-01-08T11:26:00Z">
                  <w:rPr>
                    <w:sz w:val="16"/>
                    <w:szCs w:val="24"/>
                  </w:rPr>
                </w:rPrChange>
              </w:rPr>
              <w:t>(0.39)</w:t>
            </w:r>
          </w:p>
        </w:tc>
        <w:tc>
          <w:tcPr>
            <w:tcW w:w="682" w:type="dxa"/>
            <w:tcBorders>
              <w:top w:val="nil"/>
              <w:left w:val="nil"/>
              <w:bottom w:val="nil"/>
              <w:right w:val="nil"/>
            </w:tcBorders>
          </w:tcPr>
          <w:p w14:paraId="07D7A76E" w14:textId="77777777" w:rsidR="00B92327" w:rsidRPr="00801E49" w:rsidRDefault="00332621" w:rsidP="0056565A">
            <w:pPr>
              <w:spacing w:after="0" w:line="259" w:lineRule="auto"/>
              <w:ind w:left="0" w:right="0" w:firstLine="0"/>
              <w:jc w:val="center"/>
              <w:rPr>
                <w:rFonts w:ascii="Open Sans" w:hAnsi="Open Sans" w:cs="Open Sans"/>
                <w:sz w:val="16"/>
                <w:szCs w:val="24"/>
                <w:rPrChange w:id="7602" w:author="Nicole Wu" w:date="2024-01-08T11:26:00Z">
                  <w:rPr>
                    <w:sz w:val="16"/>
                    <w:szCs w:val="24"/>
                  </w:rPr>
                </w:rPrChange>
              </w:rPr>
            </w:pPr>
            <w:r w:rsidRPr="00801E49">
              <w:rPr>
                <w:rFonts w:ascii="Open Sans" w:hAnsi="Open Sans" w:cs="Open Sans"/>
                <w:sz w:val="16"/>
                <w:szCs w:val="24"/>
                <w:rPrChange w:id="7603" w:author="Nicole Wu" w:date="2024-01-08T11:26:00Z">
                  <w:rPr>
                    <w:sz w:val="16"/>
                    <w:szCs w:val="24"/>
                  </w:rPr>
                </w:rPrChange>
              </w:rPr>
              <w:t>(0.45)</w:t>
            </w:r>
          </w:p>
        </w:tc>
        <w:tc>
          <w:tcPr>
            <w:tcW w:w="516" w:type="dxa"/>
            <w:tcBorders>
              <w:top w:val="nil"/>
              <w:left w:val="nil"/>
              <w:bottom w:val="nil"/>
              <w:right w:val="nil"/>
            </w:tcBorders>
          </w:tcPr>
          <w:p w14:paraId="773EE958" w14:textId="77777777" w:rsidR="00B92327" w:rsidRPr="00801E49" w:rsidRDefault="00332621" w:rsidP="0056565A">
            <w:pPr>
              <w:spacing w:after="0" w:line="259" w:lineRule="auto"/>
              <w:ind w:left="0" w:right="0" w:firstLine="0"/>
              <w:jc w:val="center"/>
              <w:rPr>
                <w:rFonts w:ascii="Open Sans" w:hAnsi="Open Sans" w:cs="Open Sans"/>
                <w:sz w:val="16"/>
                <w:szCs w:val="24"/>
                <w:rPrChange w:id="7604" w:author="Nicole Wu" w:date="2024-01-08T11:26:00Z">
                  <w:rPr>
                    <w:sz w:val="16"/>
                    <w:szCs w:val="24"/>
                  </w:rPr>
                </w:rPrChange>
              </w:rPr>
            </w:pPr>
            <w:r w:rsidRPr="00801E49">
              <w:rPr>
                <w:rFonts w:ascii="Open Sans" w:hAnsi="Open Sans" w:cs="Open Sans"/>
                <w:sz w:val="16"/>
                <w:szCs w:val="24"/>
                <w:rPrChange w:id="7605" w:author="Nicole Wu" w:date="2024-01-08T11:26:00Z">
                  <w:rPr>
                    <w:sz w:val="16"/>
                    <w:szCs w:val="24"/>
                  </w:rPr>
                </w:rPrChange>
              </w:rPr>
              <w:t>(0.38)</w:t>
            </w:r>
          </w:p>
        </w:tc>
        <w:tc>
          <w:tcPr>
            <w:tcW w:w="820" w:type="dxa"/>
            <w:tcBorders>
              <w:top w:val="nil"/>
              <w:left w:val="nil"/>
              <w:bottom w:val="nil"/>
              <w:right w:val="nil"/>
            </w:tcBorders>
          </w:tcPr>
          <w:p w14:paraId="438AD2A0" w14:textId="77777777" w:rsidR="00B92327" w:rsidRPr="00801E49" w:rsidRDefault="00332621" w:rsidP="0056565A">
            <w:pPr>
              <w:spacing w:after="0" w:line="259" w:lineRule="auto"/>
              <w:ind w:left="0" w:right="0" w:firstLine="0"/>
              <w:jc w:val="center"/>
              <w:rPr>
                <w:rFonts w:ascii="Open Sans" w:hAnsi="Open Sans" w:cs="Open Sans"/>
                <w:sz w:val="16"/>
                <w:szCs w:val="24"/>
                <w:rPrChange w:id="7606" w:author="Nicole Wu" w:date="2024-01-08T11:26:00Z">
                  <w:rPr>
                    <w:sz w:val="16"/>
                    <w:szCs w:val="24"/>
                  </w:rPr>
                </w:rPrChange>
              </w:rPr>
            </w:pPr>
            <w:r w:rsidRPr="00801E49">
              <w:rPr>
                <w:rFonts w:ascii="Open Sans" w:hAnsi="Open Sans" w:cs="Open Sans"/>
                <w:sz w:val="16"/>
                <w:szCs w:val="24"/>
                <w:rPrChange w:id="7607" w:author="Nicole Wu" w:date="2024-01-08T11:26:00Z">
                  <w:rPr>
                    <w:sz w:val="16"/>
                    <w:szCs w:val="24"/>
                  </w:rPr>
                </w:rPrChange>
              </w:rPr>
              <w:t>(0.46)</w:t>
            </w:r>
          </w:p>
        </w:tc>
        <w:tc>
          <w:tcPr>
            <w:tcW w:w="682" w:type="dxa"/>
            <w:tcBorders>
              <w:top w:val="nil"/>
              <w:left w:val="nil"/>
              <w:bottom w:val="nil"/>
              <w:right w:val="nil"/>
            </w:tcBorders>
          </w:tcPr>
          <w:p w14:paraId="3FBF0F21" w14:textId="77777777" w:rsidR="00B92327" w:rsidRPr="00801E49" w:rsidRDefault="00332621" w:rsidP="0056565A">
            <w:pPr>
              <w:spacing w:after="0" w:line="259" w:lineRule="auto"/>
              <w:ind w:left="0" w:right="0" w:firstLine="0"/>
              <w:jc w:val="center"/>
              <w:rPr>
                <w:rFonts w:ascii="Open Sans" w:hAnsi="Open Sans" w:cs="Open Sans"/>
                <w:sz w:val="16"/>
                <w:szCs w:val="24"/>
                <w:rPrChange w:id="7608" w:author="Nicole Wu" w:date="2024-01-08T11:26:00Z">
                  <w:rPr>
                    <w:sz w:val="16"/>
                    <w:szCs w:val="24"/>
                  </w:rPr>
                </w:rPrChange>
              </w:rPr>
            </w:pPr>
            <w:r w:rsidRPr="00801E49">
              <w:rPr>
                <w:rFonts w:ascii="Open Sans" w:hAnsi="Open Sans" w:cs="Open Sans"/>
                <w:sz w:val="16"/>
                <w:szCs w:val="24"/>
                <w:rPrChange w:id="7609" w:author="Nicole Wu" w:date="2024-01-08T11:26:00Z">
                  <w:rPr>
                    <w:sz w:val="16"/>
                    <w:szCs w:val="24"/>
                  </w:rPr>
                </w:rPrChange>
              </w:rPr>
              <w:t>(0.46)</w:t>
            </w:r>
          </w:p>
        </w:tc>
        <w:tc>
          <w:tcPr>
            <w:tcW w:w="516" w:type="dxa"/>
            <w:tcBorders>
              <w:top w:val="nil"/>
              <w:left w:val="nil"/>
              <w:bottom w:val="nil"/>
              <w:right w:val="nil"/>
            </w:tcBorders>
          </w:tcPr>
          <w:p w14:paraId="1FB43803" w14:textId="77777777" w:rsidR="00B92327" w:rsidRPr="00801E49" w:rsidRDefault="00332621" w:rsidP="0056565A">
            <w:pPr>
              <w:spacing w:after="0" w:line="259" w:lineRule="auto"/>
              <w:ind w:left="0" w:right="0" w:firstLine="0"/>
              <w:jc w:val="center"/>
              <w:rPr>
                <w:rFonts w:ascii="Open Sans" w:hAnsi="Open Sans" w:cs="Open Sans"/>
                <w:sz w:val="16"/>
                <w:szCs w:val="24"/>
                <w:rPrChange w:id="7610" w:author="Nicole Wu" w:date="2024-01-08T11:26:00Z">
                  <w:rPr>
                    <w:sz w:val="16"/>
                    <w:szCs w:val="24"/>
                  </w:rPr>
                </w:rPrChange>
              </w:rPr>
            </w:pPr>
            <w:r w:rsidRPr="00801E49">
              <w:rPr>
                <w:rFonts w:ascii="Open Sans" w:hAnsi="Open Sans" w:cs="Open Sans"/>
                <w:sz w:val="16"/>
                <w:szCs w:val="24"/>
                <w:rPrChange w:id="7611" w:author="Nicole Wu" w:date="2024-01-08T11:26:00Z">
                  <w:rPr>
                    <w:sz w:val="16"/>
                    <w:szCs w:val="24"/>
                  </w:rPr>
                </w:rPrChange>
              </w:rPr>
              <w:t>(0.87)</w:t>
            </w:r>
          </w:p>
        </w:tc>
        <w:tc>
          <w:tcPr>
            <w:tcW w:w="820" w:type="dxa"/>
            <w:tcBorders>
              <w:top w:val="nil"/>
              <w:left w:val="nil"/>
              <w:bottom w:val="nil"/>
              <w:right w:val="nil"/>
            </w:tcBorders>
          </w:tcPr>
          <w:p w14:paraId="5FD58874" w14:textId="77777777" w:rsidR="00B92327" w:rsidRPr="00801E49" w:rsidRDefault="00332621" w:rsidP="0056565A">
            <w:pPr>
              <w:spacing w:after="0" w:line="259" w:lineRule="auto"/>
              <w:ind w:left="0" w:right="0" w:firstLine="0"/>
              <w:jc w:val="center"/>
              <w:rPr>
                <w:rFonts w:ascii="Open Sans" w:hAnsi="Open Sans" w:cs="Open Sans"/>
                <w:sz w:val="16"/>
                <w:szCs w:val="24"/>
                <w:rPrChange w:id="7612" w:author="Nicole Wu" w:date="2024-01-08T11:26:00Z">
                  <w:rPr>
                    <w:sz w:val="16"/>
                    <w:szCs w:val="24"/>
                  </w:rPr>
                </w:rPrChange>
              </w:rPr>
            </w:pPr>
            <w:r w:rsidRPr="00801E49">
              <w:rPr>
                <w:rFonts w:ascii="Open Sans" w:hAnsi="Open Sans" w:cs="Open Sans"/>
                <w:sz w:val="16"/>
                <w:szCs w:val="24"/>
                <w:rPrChange w:id="7613" w:author="Nicole Wu" w:date="2024-01-08T11:26:00Z">
                  <w:rPr>
                    <w:sz w:val="16"/>
                    <w:szCs w:val="24"/>
                  </w:rPr>
                </w:rPrChange>
              </w:rPr>
              <w:t>(0.44)</w:t>
            </w:r>
          </w:p>
        </w:tc>
        <w:tc>
          <w:tcPr>
            <w:tcW w:w="682" w:type="dxa"/>
            <w:tcBorders>
              <w:top w:val="nil"/>
              <w:left w:val="nil"/>
              <w:bottom w:val="nil"/>
              <w:right w:val="nil"/>
            </w:tcBorders>
          </w:tcPr>
          <w:p w14:paraId="1DE0C147" w14:textId="77777777" w:rsidR="00B92327" w:rsidRPr="00801E49" w:rsidRDefault="00332621" w:rsidP="0056565A">
            <w:pPr>
              <w:spacing w:after="0" w:line="259" w:lineRule="auto"/>
              <w:ind w:left="0" w:right="0" w:firstLine="0"/>
              <w:jc w:val="center"/>
              <w:rPr>
                <w:rFonts w:ascii="Open Sans" w:hAnsi="Open Sans" w:cs="Open Sans"/>
                <w:sz w:val="16"/>
                <w:szCs w:val="24"/>
                <w:rPrChange w:id="7614" w:author="Nicole Wu" w:date="2024-01-08T11:26:00Z">
                  <w:rPr>
                    <w:sz w:val="16"/>
                    <w:szCs w:val="24"/>
                  </w:rPr>
                </w:rPrChange>
              </w:rPr>
            </w:pPr>
            <w:r w:rsidRPr="00801E49">
              <w:rPr>
                <w:rFonts w:ascii="Open Sans" w:hAnsi="Open Sans" w:cs="Open Sans"/>
                <w:sz w:val="16"/>
                <w:szCs w:val="24"/>
                <w:rPrChange w:id="7615" w:author="Nicole Wu" w:date="2024-01-08T11:26:00Z">
                  <w:rPr>
                    <w:sz w:val="16"/>
                    <w:szCs w:val="24"/>
                  </w:rPr>
                </w:rPrChange>
              </w:rPr>
              <w:t>(0.46)</w:t>
            </w:r>
          </w:p>
        </w:tc>
        <w:tc>
          <w:tcPr>
            <w:tcW w:w="752" w:type="dxa"/>
            <w:tcBorders>
              <w:top w:val="nil"/>
              <w:left w:val="nil"/>
              <w:bottom w:val="nil"/>
              <w:right w:val="nil"/>
            </w:tcBorders>
          </w:tcPr>
          <w:p w14:paraId="5263934A" w14:textId="77777777" w:rsidR="00B92327" w:rsidRPr="00801E49" w:rsidRDefault="00332621" w:rsidP="0056565A">
            <w:pPr>
              <w:spacing w:after="0" w:line="259" w:lineRule="auto"/>
              <w:ind w:left="0" w:right="0" w:firstLine="0"/>
              <w:jc w:val="center"/>
              <w:rPr>
                <w:rFonts w:ascii="Open Sans" w:hAnsi="Open Sans" w:cs="Open Sans"/>
                <w:sz w:val="16"/>
                <w:szCs w:val="24"/>
                <w:rPrChange w:id="7616" w:author="Nicole Wu" w:date="2024-01-08T11:26:00Z">
                  <w:rPr>
                    <w:sz w:val="16"/>
                    <w:szCs w:val="24"/>
                  </w:rPr>
                </w:rPrChange>
              </w:rPr>
            </w:pPr>
            <w:r w:rsidRPr="00801E49">
              <w:rPr>
                <w:rFonts w:ascii="Open Sans" w:hAnsi="Open Sans" w:cs="Open Sans"/>
                <w:sz w:val="16"/>
                <w:szCs w:val="24"/>
                <w:rPrChange w:id="7617" w:author="Nicole Wu" w:date="2024-01-08T11:26:00Z">
                  <w:rPr>
                    <w:sz w:val="16"/>
                    <w:szCs w:val="24"/>
                  </w:rPr>
                </w:rPrChange>
              </w:rPr>
              <w:t>(0.54)</w:t>
            </w:r>
          </w:p>
        </w:tc>
      </w:tr>
      <w:tr w:rsidR="00B92327" w:rsidRPr="00801E49" w14:paraId="3291789C" w14:textId="77777777" w:rsidTr="00C46F67">
        <w:trPr>
          <w:trHeight w:val="144"/>
        </w:trPr>
        <w:tc>
          <w:tcPr>
            <w:tcW w:w="3208" w:type="dxa"/>
            <w:tcBorders>
              <w:top w:val="nil"/>
              <w:left w:val="nil"/>
              <w:bottom w:val="nil"/>
              <w:right w:val="nil"/>
            </w:tcBorders>
          </w:tcPr>
          <w:p w14:paraId="611C06C8" w14:textId="77777777" w:rsidR="00B92327" w:rsidRPr="00801E49" w:rsidRDefault="00332621" w:rsidP="0056565A">
            <w:pPr>
              <w:spacing w:after="0" w:line="259" w:lineRule="auto"/>
              <w:ind w:left="0" w:right="0" w:firstLine="0"/>
              <w:jc w:val="left"/>
              <w:rPr>
                <w:rFonts w:ascii="Open Sans" w:hAnsi="Open Sans" w:cs="Open Sans"/>
                <w:sz w:val="16"/>
                <w:szCs w:val="24"/>
                <w:rPrChange w:id="7618" w:author="Nicole Wu" w:date="2024-01-08T11:26:00Z">
                  <w:rPr>
                    <w:sz w:val="16"/>
                    <w:szCs w:val="24"/>
                  </w:rPr>
                </w:rPrChange>
              </w:rPr>
            </w:pPr>
            <w:r w:rsidRPr="00801E49">
              <w:rPr>
                <w:rFonts w:ascii="Open Sans" w:hAnsi="Open Sans" w:cs="Open Sans"/>
                <w:sz w:val="16"/>
                <w:szCs w:val="24"/>
                <w:rPrChange w:id="7619" w:author="Nicole Wu" w:date="2024-01-08T11:26:00Z">
                  <w:rPr>
                    <w:sz w:val="16"/>
                    <w:szCs w:val="24"/>
                  </w:rPr>
                </w:rPrChange>
              </w:rPr>
              <w:t>Married Household Head</w:t>
            </w:r>
          </w:p>
        </w:tc>
        <w:tc>
          <w:tcPr>
            <w:tcW w:w="820" w:type="dxa"/>
            <w:tcBorders>
              <w:top w:val="nil"/>
              <w:left w:val="nil"/>
              <w:bottom w:val="nil"/>
              <w:right w:val="nil"/>
            </w:tcBorders>
          </w:tcPr>
          <w:p w14:paraId="0B3D1CE6" w14:textId="77777777" w:rsidR="00B92327" w:rsidRPr="00801E49" w:rsidRDefault="00332621" w:rsidP="0056565A">
            <w:pPr>
              <w:spacing w:after="0" w:line="259" w:lineRule="auto"/>
              <w:ind w:left="0" w:right="0" w:firstLine="0"/>
              <w:jc w:val="center"/>
              <w:rPr>
                <w:rFonts w:ascii="Open Sans" w:hAnsi="Open Sans" w:cs="Open Sans"/>
                <w:sz w:val="16"/>
                <w:szCs w:val="24"/>
                <w:rPrChange w:id="7620" w:author="Nicole Wu" w:date="2024-01-08T11:26:00Z">
                  <w:rPr>
                    <w:sz w:val="16"/>
                    <w:szCs w:val="24"/>
                  </w:rPr>
                </w:rPrChange>
              </w:rPr>
            </w:pPr>
            <w:r w:rsidRPr="00801E49">
              <w:rPr>
                <w:rFonts w:ascii="Open Sans" w:hAnsi="Open Sans" w:cs="Open Sans"/>
                <w:sz w:val="16"/>
                <w:szCs w:val="24"/>
                <w:rPrChange w:id="7621" w:author="Nicole Wu" w:date="2024-01-08T11:26:00Z">
                  <w:rPr>
                    <w:sz w:val="16"/>
                    <w:szCs w:val="24"/>
                  </w:rPr>
                </w:rPrChange>
              </w:rPr>
              <w:t>0.27</w:t>
            </w:r>
          </w:p>
        </w:tc>
        <w:tc>
          <w:tcPr>
            <w:tcW w:w="682" w:type="dxa"/>
            <w:tcBorders>
              <w:top w:val="nil"/>
              <w:left w:val="nil"/>
              <w:bottom w:val="nil"/>
              <w:right w:val="nil"/>
            </w:tcBorders>
          </w:tcPr>
          <w:p w14:paraId="428A48CB" w14:textId="77777777" w:rsidR="00B92327" w:rsidRPr="00801E49" w:rsidRDefault="00332621" w:rsidP="0056565A">
            <w:pPr>
              <w:spacing w:after="0" w:line="259" w:lineRule="auto"/>
              <w:ind w:left="0" w:right="0" w:firstLine="0"/>
              <w:jc w:val="center"/>
              <w:rPr>
                <w:rFonts w:ascii="Open Sans" w:hAnsi="Open Sans" w:cs="Open Sans"/>
                <w:sz w:val="16"/>
                <w:szCs w:val="24"/>
                <w:rPrChange w:id="7622" w:author="Nicole Wu" w:date="2024-01-08T11:26:00Z">
                  <w:rPr>
                    <w:sz w:val="16"/>
                    <w:szCs w:val="24"/>
                  </w:rPr>
                </w:rPrChange>
              </w:rPr>
            </w:pPr>
            <w:r w:rsidRPr="00801E49">
              <w:rPr>
                <w:rFonts w:ascii="Open Sans" w:hAnsi="Open Sans" w:cs="Open Sans"/>
                <w:sz w:val="16"/>
                <w:szCs w:val="24"/>
                <w:rPrChange w:id="7623" w:author="Nicole Wu" w:date="2024-01-08T11:26:00Z">
                  <w:rPr>
                    <w:sz w:val="16"/>
                    <w:szCs w:val="24"/>
                  </w:rPr>
                </w:rPrChange>
              </w:rPr>
              <w:t>0.12</w:t>
            </w:r>
          </w:p>
        </w:tc>
        <w:tc>
          <w:tcPr>
            <w:tcW w:w="516" w:type="dxa"/>
            <w:tcBorders>
              <w:top w:val="nil"/>
              <w:left w:val="nil"/>
              <w:bottom w:val="nil"/>
              <w:right w:val="nil"/>
            </w:tcBorders>
          </w:tcPr>
          <w:p w14:paraId="4E177826" w14:textId="77777777" w:rsidR="00B92327" w:rsidRPr="00801E49" w:rsidRDefault="00332621" w:rsidP="0056565A">
            <w:pPr>
              <w:spacing w:after="0" w:line="259" w:lineRule="auto"/>
              <w:ind w:left="0" w:right="0" w:firstLine="0"/>
              <w:jc w:val="center"/>
              <w:rPr>
                <w:rFonts w:ascii="Open Sans" w:hAnsi="Open Sans" w:cs="Open Sans"/>
                <w:sz w:val="16"/>
                <w:szCs w:val="24"/>
                <w:rPrChange w:id="7624" w:author="Nicole Wu" w:date="2024-01-08T11:26:00Z">
                  <w:rPr>
                    <w:sz w:val="16"/>
                    <w:szCs w:val="24"/>
                  </w:rPr>
                </w:rPrChange>
              </w:rPr>
            </w:pPr>
            <w:r w:rsidRPr="00801E49">
              <w:rPr>
                <w:rFonts w:ascii="Open Sans" w:hAnsi="Open Sans" w:cs="Open Sans"/>
                <w:sz w:val="16"/>
                <w:szCs w:val="24"/>
                <w:rPrChange w:id="7625" w:author="Nicole Wu" w:date="2024-01-08T11:26:00Z">
                  <w:rPr>
                    <w:sz w:val="16"/>
                    <w:szCs w:val="24"/>
                  </w:rPr>
                </w:rPrChange>
              </w:rPr>
              <w:t>-0.15*</w:t>
            </w:r>
          </w:p>
        </w:tc>
        <w:tc>
          <w:tcPr>
            <w:tcW w:w="820" w:type="dxa"/>
            <w:tcBorders>
              <w:top w:val="nil"/>
              <w:left w:val="nil"/>
              <w:bottom w:val="nil"/>
              <w:right w:val="nil"/>
            </w:tcBorders>
          </w:tcPr>
          <w:p w14:paraId="756932ED" w14:textId="77777777" w:rsidR="00B92327" w:rsidRPr="00801E49" w:rsidRDefault="00332621" w:rsidP="0056565A">
            <w:pPr>
              <w:spacing w:after="0" w:line="259" w:lineRule="auto"/>
              <w:ind w:left="0" w:right="0" w:firstLine="0"/>
              <w:jc w:val="center"/>
              <w:rPr>
                <w:rFonts w:ascii="Open Sans" w:hAnsi="Open Sans" w:cs="Open Sans"/>
                <w:sz w:val="16"/>
                <w:szCs w:val="24"/>
                <w:rPrChange w:id="7626" w:author="Nicole Wu" w:date="2024-01-08T11:26:00Z">
                  <w:rPr>
                    <w:sz w:val="16"/>
                    <w:szCs w:val="24"/>
                  </w:rPr>
                </w:rPrChange>
              </w:rPr>
            </w:pPr>
            <w:r w:rsidRPr="00801E49">
              <w:rPr>
                <w:rFonts w:ascii="Open Sans" w:hAnsi="Open Sans" w:cs="Open Sans"/>
                <w:sz w:val="16"/>
                <w:szCs w:val="24"/>
                <w:rPrChange w:id="7627" w:author="Nicole Wu" w:date="2024-01-08T11:26:00Z">
                  <w:rPr>
                    <w:sz w:val="16"/>
                    <w:szCs w:val="24"/>
                  </w:rPr>
                </w:rPrChange>
              </w:rPr>
              <w:t>0.14</w:t>
            </w:r>
          </w:p>
        </w:tc>
        <w:tc>
          <w:tcPr>
            <w:tcW w:w="682" w:type="dxa"/>
            <w:tcBorders>
              <w:top w:val="nil"/>
              <w:left w:val="nil"/>
              <w:bottom w:val="nil"/>
              <w:right w:val="nil"/>
            </w:tcBorders>
          </w:tcPr>
          <w:p w14:paraId="5FD3A83B" w14:textId="77777777" w:rsidR="00B92327" w:rsidRPr="00801E49" w:rsidRDefault="00332621" w:rsidP="0056565A">
            <w:pPr>
              <w:spacing w:after="0" w:line="259" w:lineRule="auto"/>
              <w:ind w:left="0" w:right="0" w:firstLine="0"/>
              <w:jc w:val="center"/>
              <w:rPr>
                <w:rFonts w:ascii="Open Sans" w:hAnsi="Open Sans" w:cs="Open Sans"/>
                <w:sz w:val="16"/>
                <w:szCs w:val="24"/>
                <w:rPrChange w:id="7628" w:author="Nicole Wu" w:date="2024-01-08T11:26:00Z">
                  <w:rPr>
                    <w:sz w:val="16"/>
                    <w:szCs w:val="24"/>
                  </w:rPr>
                </w:rPrChange>
              </w:rPr>
            </w:pPr>
            <w:r w:rsidRPr="00801E49">
              <w:rPr>
                <w:rFonts w:ascii="Open Sans" w:hAnsi="Open Sans" w:cs="Open Sans"/>
                <w:sz w:val="16"/>
                <w:szCs w:val="24"/>
                <w:rPrChange w:id="7629" w:author="Nicole Wu" w:date="2024-01-08T11:26:00Z">
                  <w:rPr>
                    <w:sz w:val="16"/>
                    <w:szCs w:val="24"/>
                  </w:rPr>
                </w:rPrChange>
              </w:rPr>
              <w:t>0.10</w:t>
            </w:r>
          </w:p>
        </w:tc>
        <w:tc>
          <w:tcPr>
            <w:tcW w:w="516" w:type="dxa"/>
            <w:tcBorders>
              <w:top w:val="nil"/>
              <w:left w:val="nil"/>
              <w:bottom w:val="nil"/>
              <w:right w:val="nil"/>
            </w:tcBorders>
          </w:tcPr>
          <w:p w14:paraId="55E9BC45" w14:textId="77777777" w:rsidR="00B92327" w:rsidRPr="00801E49" w:rsidRDefault="00332621" w:rsidP="0056565A">
            <w:pPr>
              <w:spacing w:after="0" w:line="259" w:lineRule="auto"/>
              <w:ind w:left="0" w:right="0" w:firstLine="0"/>
              <w:jc w:val="center"/>
              <w:rPr>
                <w:rFonts w:ascii="Open Sans" w:hAnsi="Open Sans" w:cs="Open Sans"/>
                <w:sz w:val="16"/>
                <w:szCs w:val="24"/>
                <w:rPrChange w:id="7630" w:author="Nicole Wu" w:date="2024-01-08T11:26:00Z">
                  <w:rPr>
                    <w:sz w:val="16"/>
                    <w:szCs w:val="24"/>
                  </w:rPr>
                </w:rPrChange>
              </w:rPr>
            </w:pPr>
            <w:r w:rsidRPr="00801E49">
              <w:rPr>
                <w:rFonts w:ascii="Open Sans" w:hAnsi="Open Sans" w:cs="Open Sans"/>
                <w:sz w:val="16"/>
                <w:szCs w:val="24"/>
                <w:rPrChange w:id="7631" w:author="Nicole Wu" w:date="2024-01-08T11:26:00Z">
                  <w:rPr>
                    <w:sz w:val="16"/>
                    <w:szCs w:val="24"/>
                  </w:rPr>
                </w:rPrChange>
              </w:rPr>
              <w:t>-0.05</w:t>
            </w:r>
          </w:p>
        </w:tc>
        <w:tc>
          <w:tcPr>
            <w:tcW w:w="820" w:type="dxa"/>
            <w:tcBorders>
              <w:top w:val="nil"/>
              <w:left w:val="nil"/>
              <w:bottom w:val="nil"/>
              <w:right w:val="nil"/>
            </w:tcBorders>
          </w:tcPr>
          <w:p w14:paraId="02E87EEF" w14:textId="77777777" w:rsidR="00B92327" w:rsidRPr="00801E49" w:rsidRDefault="00332621" w:rsidP="0056565A">
            <w:pPr>
              <w:spacing w:after="0" w:line="259" w:lineRule="auto"/>
              <w:ind w:left="0" w:right="0" w:firstLine="0"/>
              <w:jc w:val="center"/>
              <w:rPr>
                <w:rFonts w:ascii="Open Sans" w:hAnsi="Open Sans" w:cs="Open Sans"/>
                <w:sz w:val="16"/>
                <w:szCs w:val="24"/>
                <w:rPrChange w:id="7632" w:author="Nicole Wu" w:date="2024-01-08T11:26:00Z">
                  <w:rPr>
                    <w:sz w:val="16"/>
                    <w:szCs w:val="24"/>
                  </w:rPr>
                </w:rPrChange>
              </w:rPr>
            </w:pPr>
            <w:r w:rsidRPr="00801E49">
              <w:rPr>
                <w:rFonts w:ascii="Open Sans" w:hAnsi="Open Sans" w:cs="Open Sans"/>
                <w:sz w:val="16"/>
                <w:szCs w:val="24"/>
                <w:rPrChange w:id="7633" w:author="Nicole Wu" w:date="2024-01-08T11:26:00Z">
                  <w:rPr>
                    <w:sz w:val="16"/>
                    <w:szCs w:val="24"/>
                  </w:rPr>
                </w:rPrChange>
              </w:rPr>
              <w:t>0.18</w:t>
            </w:r>
          </w:p>
        </w:tc>
        <w:tc>
          <w:tcPr>
            <w:tcW w:w="682" w:type="dxa"/>
            <w:tcBorders>
              <w:top w:val="nil"/>
              <w:left w:val="nil"/>
              <w:bottom w:val="nil"/>
              <w:right w:val="nil"/>
            </w:tcBorders>
          </w:tcPr>
          <w:p w14:paraId="2C5A3E76" w14:textId="77777777" w:rsidR="00B92327" w:rsidRPr="00801E49" w:rsidRDefault="00332621" w:rsidP="0056565A">
            <w:pPr>
              <w:spacing w:after="0" w:line="259" w:lineRule="auto"/>
              <w:ind w:left="0" w:right="0" w:firstLine="0"/>
              <w:jc w:val="center"/>
              <w:rPr>
                <w:rFonts w:ascii="Open Sans" w:hAnsi="Open Sans" w:cs="Open Sans"/>
                <w:sz w:val="16"/>
                <w:szCs w:val="24"/>
                <w:rPrChange w:id="7634" w:author="Nicole Wu" w:date="2024-01-08T11:26:00Z">
                  <w:rPr>
                    <w:sz w:val="16"/>
                    <w:szCs w:val="24"/>
                  </w:rPr>
                </w:rPrChange>
              </w:rPr>
            </w:pPr>
            <w:r w:rsidRPr="00801E49">
              <w:rPr>
                <w:rFonts w:ascii="Open Sans" w:hAnsi="Open Sans" w:cs="Open Sans"/>
                <w:sz w:val="16"/>
                <w:szCs w:val="24"/>
                <w:rPrChange w:id="7635" w:author="Nicole Wu" w:date="2024-01-08T11:26:00Z">
                  <w:rPr>
                    <w:sz w:val="16"/>
                    <w:szCs w:val="24"/>
                  </w:rPr>
                </w:rPrChange>
              </w:rPr>
              <w:t>0.10</w:t>
            </w:r>
          </w:p>
        </w:tc>
        <w:tc>
          <w:tcPr>
            <w:tcW w:w="752" w:type="dxa"/>
            <w:tcBorders>
              <w:top w:val="nil"/>
              <w:left w:val="nil"/>
              <w:bottom w:val="nil"/>
              <w:right w:val="nil"/>
            </w:tcBorders>
          </w:tcPr>
          <w:p w14:paraId="1D1B1215" w14:textId="77777777" w:rsidR="00B92327" w:rsidRPr="00801E49" w:rsidRDefault="00332621" w:rsidP="0056565A">
            <w:pPr>
              <w:spacing w:after="0" w:line="259" w:lineRule="auto"/>
              <w:ind w:left="0" w:right="0" w:firstLine="0"/>
              <w:jc w:val="center"/>
              <w:rPr>
                <w:rFonts w:ascii="Open Sans" w:hAnsi="Open Sans" w:cs="Open Sans"/>
                <w:sz w:val="16"/>
                <w:szCs w:val="24"/>
                <w:rPrChange w:id="7636" w:author="Nicole Wu" w:date="2024-01-08T11:26:00Z">
                  <w:rPr>
                    <w:sz w:val="16"/>
                    <w:szCs w:val="24"/>
                  </w:rPr>
                </w:rPrChange>
              </w:rPr>
            </w:pPr>
            <w:r w:rsidRPr="00801E49">
              <w:rPr>
                <w:rFonts w:ascii="Open Sans" w:hAnsi="Open Sans" w:cs="Open Sans"/>
                <w:sz w:val="16"/>
                <w:szCs w:val="24"/>
                <w:rPrChange w:id="7637" w:author="Nicole Wu" w:date="2024-01-08T11:26:00Z">
                  <w:rPr>
                    <w:sz w:val="16"/>
                    <w:szCs w:val="24"/>
                  </w:rPr>
                </w:rPrChange>
              </w:rPr>
              <w:t>-0.08*</w:t>
            </w:r>
          </w:p>
        </w:tc>
      </w:tr>
      <w:tr w:rsidR="00B92327" w:rsidRPr="00801E49" w14:paraId="14E8CDFA" w14:textId="77777777" w:rsidTr="00C46F67">
        <w:trPr>
          <w:trHeight w:val="144"/>
        </w:trPr>
        <w:tc>
          <w:tcPr>
            <w:tcW w:w="3208" w:type="dxa"/>
            <w:tcBorders>
              <w:top w:val="nil"/>
              <w:left w:val="nil"/>
              <w:bottom w:val="nil"/>
              <w:right w:val="nil"/>
            </w:tcBorders>
          </w:tcPr>
          <w:p w14:paraId="11CCCF5E" w14:textId="77777777" w:rsidR="00B92327" w:rsidRPr="00801E49" w:rsidRDefault="00B92327" w:rsidP="0056565A">
            <w:pPr>
              <w:spacing w:after="0" w:line="259" w:lineRule="auto"/>
              <w:ind w:left="0" w:right="0" w:firstLine="0"/>
              <w:jc w:val="left"/>
              <w:rPr>
                <w:rFonts w:ascii="Open Sans" w:hAnsi="Open Sans" w:cs="Open Sans"/>
                <w:sz w:val="16"/>
                <w:szCs w:val="24"/>
                <w:rPrChange w:id="7638" w:author="Nicole Wu" w:date="2024-01-08T11:26:00Z">
                  <w:rPr>
                    <w:sz w:val="16"/>
                    <w:szCs w:val="24"/>
                  </w:rPr>
                </w:rPrChange>
              </w:rPr>
            </w:pPr>
          </w:p>
        </w:tc>
        <w:tc>
          <w:tcPr>
            <w:tcW w:w="820" w:type="dxa"/>
            <w:tcBorders>
              <w:top w:val="nil"/>
              <w:left w:val="nil"/>
              <w:bottom w:val="nil"/>
              <w:right w:val="nil"/>
            </w:tcBorders>
          </w:tcPr>
          <w:p w14:paraId="793C02B1" w14:textId="77777777" w:rsidR="00B92327" w:rsidRPr="00801E49" w:rsidRDefault="00332621" w:rsidP="0056565A">
            <w:pPr>
              <w:spacing w:after="0" w:line="259" w:lineRule="auto"/>
              <w:ind w:left="0" w:right="0" w:firstLine="0"/>
              <w:jc w:val="center"/>
              <w:rPr>
                <w:rFonts w:ascii="Open Sans" w:hAnsi="Open Sans" w:cs="Open Sans"/>
                <w:sz w:val="16"/>
                <w:szCs w:val="24"/>
                <w:rPrChange w:id="7639" w:author="Nicole Wu" w:date="2024-01-08T11:26:00Z">
                  <w:rPr>
                    <w:sz w:val="16"/>
                    <w:szCs w:val="24"/>
                  </w:rPr>
                </w:rPrChange>
              </w:rPr>
            </w:pPr>
            <w:r w:rsidRPr="00801E49">
              <w:rPr>
                <w:rFonts w:ascii="Open Sans" w:hAnsi="Open Sans" w:cs="Open Sans"/>
                <w:sz w:val="16"/>
                <w:szCs w:val="24"/>
                <w:rPrChange w:id="7640" w:author="Nicole Wu" w:date="2024-01-08T11:26:00Z">
                  <w:rPr>
                    <w:sz w:val="16"/>
                    <w:szCs w:val="24"/>
                  </w:rPr>
                </w:rPrChange>
              </w:rPr>
              <w:t>(0.44)</w:t>
            </w:r>
          </w:p>
        </w:tc>
        <w:tc>
          <w:tcPr>
            <w:tcW w:w="682" w:type="dxa"/>
            <w:tcBorders>
              <w:top w:val="nil"/>
              <w:left w:val="nil"/>
              <w:bottom w:val="nil"/>
              <w:right w:val="nil"/>
            </w:tcBorders>
          </w:tcPr>
          <w:p w14:paraId="0E402D53" w14:textId="77777777" w:rsidR="00B92327" w:rsidRPr="00801E49" w:rsidRDefault="00332621" w:rsidP="0056565A">
            <w:pPr>
              <w:spacing w:after="0" w:line="259" w:lineRule="auto"/>
              <w:ind w:left="0" w:right="0" w:firstLine="0"/>
              <w:jc w:val="center"/>
              <w:rPr>
                <w:rFonts w:ascii="Open Sans" w:hAnsi="Open Sans" w:cs="Open Sans"/>
                <w:sz w:val="16"/>
                <w:szCs w:val="24"/>
                <w:rPrChange w:id="7641" w:author="Nicole Wu" w:date="2024-01-08T11:26:00Z">
                  <w:rPr>
                    <w:sz w:val="16"/>
                    <w:szCs w:val="24"/>
                  </w:rPr>
                </w:rPrChange>
              </w:rPr>
            </w:pPr>
            <w:r w:rsidRPr="00801E49">
              <w:rPr>
                <w:rFonts w:ascii="Open Sans" w:hAnsi="Open Sans" w:cs="Open Sans"/>
                <w:sz w:val="16"/>
                <w:szCs w:val="24"/>
                <w:rPrChange w:id="7642" w:author="Nicole Wu" w:date="2024-01-08T11:26:00Z">
                  <w:rPr>
                    <w:sz w:val="16"/>
                    <w:szCs w:val="24"/>
                  </w:rPr>
                </w:rPrChange>
              </w:rPr>
              <w:t>(0.33)</w:t>
            </w:r>
          </w:p>
        </w:tc>
        <w:tc>
          <w:tcPr>
            <w:tcW w:w="516" w:type="dxa"/>
            <w:tcBorders>
              <w:top w:val="nil"/>
              <w:left w:val="nil"/>
              <w:bottom w:val="nil"/>
              <w:right w:val="nil"/>
            </w:tcBorders>
          </w:tcPr>
          <w:p w14:paraId="4F1787B8" w14:textId="77777777" w:rsidR="00B92327" w:rsidRPr="00801E49" w:rsidRDefault="00332621" w:rsidP="0056565A">
            <w:pPr>
              <w:spacing w:after="0" w:line="259" w:lineRule="auto"/>
              <w:ind w:left="0" w:right="0" w:firstLine="0"/>
              <w:jc w:val="center"/>
              <w:rPr>
                <w:rFonts w:ascii="Open Sans" w:hAnsi="Open Sans" w:cs="Open Sans"/>
                <w:sz w:val="16"/>
                <w:szCs w:val="24"/>
                <w:rPrChange w:id="7643" w:author="Nicole Wu" w:date="2024-01-08T11:26:00Z">
                  <w:rPr>
                    <w:sz w:val="16"/>
                    <w:szCs w:val="24"/>
                  </w:rPr>
                </w:rPrChange>
              </w:rPr>
            </w:pPr>
            <w:r w:rsidRPr="00801E49">
              <w:rPr>
                <w:rFonts w:ascii="Open Sans" w:hAnsi="Open Sans" w:cs="Open Sans"/>
                <w:sz w:val="16"/>
                <w:szCs w:val="24"/>
                <w:rPrChange w:id="7644" w:author="Nicole Wu" w:date="2024-01-08T11:26:00Z">
                  <w:rPr>
                    <w:sz w:val="16"/>
                    <w:szCs w:val="24"/>
                  </w:rPr>
                </w:rPrChange>
              </w:rPr>
              <w:t>(0.03)</w:t>
            </w:r>
          </w:p>
        </w:tc>
        <w:tc>
          <w:tcPr>
            <w:tcW w:w="820" w:type="dxa"/>
            <w:tcBorders>
              <w:top w:val="nil"/>
              <w:left w:val="nil"/>
              <w:bottom w:val="nil"/>
              <w:right w:val="nil"/>
            </w:tcBorders>
          </w:tcPr>
          <w:p w14:paraId="54BE6B05" w14:textId="77777777" w:rsidR="00B92327" w:rsidRPr="00801E49" w:rsidRDefault="00332621" w:rsidP="0056565A">
            <w:pPr>
              <w:spacing w:after="0" w:line="259" w:lineRule="auto"/>
              <w:ind w:left="0" w:right="0" w:firstLine="0"/>
              <w:jc w:val="center"/>
              <w:rPr>
                <w:rFonts w:ascii="Open Sans" w:hAnsi="Open Sans" w:cs="Open Sans"/>
                <w:sz w:val="16"/>
                <w:szCs w:val="24"/>
                <w:rPrChange w:id="7645" w:author="Nicole Wu" w:date="2024-01-08T11:26:00Z">
                  <w:rPr>
                    <w:sz w:val="16"/>
                    <w:szCs w:val="24"/>
                  </w:rPr>
                </w:rPrChange>
              </w:rPr>
            </w:pPr>
            <w:r w:rsidRPr="00801E49">
              <w:rPr>
                <w:rFonts w:ascii="Open Sans" w:hAnsi="Open Sans" w:cs="Open Sans"/>
                <w:sz w:val="16"/>
                <w:szCs w:val="24"/>
                <w:rPrChange w:id="7646" w:author="Nicole Wu" w:date="2024-01-08T11:26:00Z">
                  <w:rPr>
                    <w:sz w:val="16"/>
                    <w:szCs w:val="24"/>
                  </w:rPr>
                </w:rPrChange>
              </w:rPr>
              <w:t>(0.35)</w:t>
            </w:r>
          </w:p>
        </w:tc>
        <w:tc>
          <w:tcPr>
            <w:tcW w:w="682" w:type="dxa"/>
            <w:tcBorders>
              <w:top w:val="nil"/>
              <w:left w:val="nil"/>
              <w:bottom w:val="nil"/>
              <w:right w:val="nil"/>
            </w:tcBorders>
          </w:tcPr>
          <w:p w14:paraId="281C7C1B" w14:textId="77777777" w:rsidR="00B92327" w:rsidRPr="00801E49" w:rsidRDefault="00332621" w:rsidP="0056565A">
            <w:pPr>
              <w:spacing w:after="0" w:line="259" w:lineRule="auto"/>
              <w:ind w:left="0" w:right="0" w:firstLine="0"/>
              <w:jc w:val="center"/>
              <w:rPr>
                <w:rFonts w:ascii="Open Sans" w:hAnsi="Open Sans" w:cs="Open Sans"/>
                <w:sz w:val="16"/>
                <w:szCs w:val="24"/>
                <w:rPrChange w:id="7647" w:author="Nicole Wu" w:date="2024-01-08T11:26:00Z">
                  <w:rPr>
                    <w:sz w:val="16"/>
                    <w:szCs w:val="24"/>
                  </w:rPr>
                </w:rPrChange>
              </w:rPr>
            </w:pPr>
            <w:r w:rsidRPr="00801E49">
              <w:rPr>
                <w:rFonts w:ascii="Open Sans" w:hAnsi="Open Sans" w:cs="Open Sans"/>
                <w:sz w:val="16"/>
                <w:szCs w:val="24"/>
                <w:rPrChange w:id="7648" w:author="Nicole Wu" w:date="2024-01-08T11:26:00Z">
                  <w:rPr>
                    <w:sz w:val="16"/>
                    <w:szCs w:val="24"/>
                  </w:rPr>
                </w:rPrChange>
              </w:rPr>
              <w:t>(0.30)</w:t>
            </w:r>
          </w:p>
        </w:tc>
        <w:tc>
          <w:tcPr>
            <w:tcW w:w="516" w:type="dxa"/>
            <w:tcBorders>
              <w:top w:val="nil"/>
              <w:left w:val="nil"/>
              <w:bottom w:val="nil"/>
              <w:right w:val="nil"/>
            </w:tcBorders>
          </w:tcPr>
          <w:p w14:paraId="67D1D0C1" w14:textId="77777777" w:rsidR="00B92327" w:rsidRPr="00801E49" w:rsidRDefault="00332621" w:rsidP="0056565A">
            <w:pPr>
              <w:spacing w:after="0" w:line="259" w:lineRule="auto"/>
              <w:ind w:left="0" w:right="0" w:firstLine="0"/>
              <w:jc w:val="center"/>
              <w:rPr>
                <w:rFonts w:ascii="Open Sans" w:hAnsi="Open Sans" w:cs="Open Sans"/>
                <w:sz w:val="16"/>
                <w:szCs w:val="24"/>
                <w:rPrChange w:id="7649" w:author="Nicole Wu" w:date="2024-01-08T11:26:00Z">
                  <w:rPr>
                    <w:sz w:val="16"/>
                    <w:szCs w:val="24"/>
                  </w:rPr>
                </w:rPrChange>
              </w:rPr>
            </w:pPr>
            <w:r w:rsidRPr="00801E49">
              <w:rPr>
                <w:rFonts w:ascii="Open Sans" w:hAnsi="Open Sans" w:cs="Open Sans"/>
                <w:sz w:val="16"/>
                <w:szCs w:val="24"/>
                <w:rPrChange w:id="7650" w:author="Nicole Wu" w:date="2024-01-08T11:26:00Z">
                  <w:rPr>
                    <w:sz w:val="16"/>
                    <w:szCs w:val="24"/>
                  </w:rPr>
                </w:rPrChange>
              </w:rPr>
              <w:t>(0.24)</w:t>
            </w:r>
          </w:p>
        </w:tc>
        <w:tc>
          <w:tcPr>
            <w:tcW w:w="820" w:type="dxa"/>
            <w:tcBorders>
              <w:top w:val="nil"/>
              <w:left w:val="nil"/>
              <w:bottom w:val="nil"/>
              <w:right w:val="nil"/>
            </w:tcBorders>
          </w:tcPr>
          <w:p w14:paraId="774257BF" w14:textId="77777777" w:rsidR="00B92327" w:rsidRPr="00801E49" w:rsidRDefault="00332621" w:rsidP="0056565A">
            <w:pPr>
              <w:spacing w:after="0" w:line="259" w:lineRule="auto"/>
              <w:ind w:left="0" w:right="0" w:firstLine="0"/>
              <w:jc w:val="center"/>
              <w:rPr>
                <w:rFonts w:ascii="Open Sans" w:hAnsi="Open Sans" w:cs="Open Sans"/>
                <w:sz w:val="16"/>
                <w:szCs w:val="24"/>
                <w:rPrChange w:id="7651" w:author="Nicole Wu" w:date="2024-01-08T11:26:00Z">
                  <w:rPr>
                    <w:sz w:val="16"/>
                    <w:szCs w:val="24"/>
                  </w:rPr>
                </w:rPrChange>
              </w:rPr>
            </w:pPr>
            <w:r w:rsidRPr="00801E49">
              <w:rPr>
                <w:rFonts w:ascii="Open Sans" w:hAnsi="Open Sans" w:cs="Open Sans"/>
                <w:sz w:val="16"/>
                <w:szCs w:val="24"/>
                <w:rPrChange w:id="7652" w:author="Nicole Wu" w:date="2024-01-08T11:26:00Z">
                  <w:rPr>
                    <w:sz w:val="16"/>
                    <w:szCs w:val="24"/>
                  </w:rPr>
                </w:rPrChange>
              </w:rPr>
              <w:t>(0.38)</w:t>
            </w:r>
          </w:p>
        </w:tc>
        <w:tc>
          <w:tcPr>
            <w:tcW w:w="682" w:type="dxa"/>
            <w:tcBorders>
              <w:top w:val="nil"/>
              <w:left w:val="nil"/>
              <w:bottom w:val="nil"/>
              <w:right w:val="nil"/>
            </w:tcBorders>
          </w:tcPr>
          <w:p w14:paraId="472D4035" w14:textId="77777777" w:rsidR="00B92327" w:rsidRPr="00801E49" w:rsidRDefault="00332621" w:rsidP="0056565A">
            <w:pPr>
              <w:spacing w:after="0" w:line="259" w:lineRule="auto"/>
              <w:ind w:left="0" w:right="0" w:firstLine="0"/>
              <w:jc w:val="center"/>
              <w:rPr>
                <w:rFonts w:ascii="Open Sans" w:hAnsi="Open Sans" w:cs="Open Sans"/>
                <w:sz w:val="16"/>
                <w:szCs w:val="24"/>
                <w:rPrChange w:id="7653" w:author="Nicole Wu" w:date="2024-01-08T11:26:00Z">
                  <w:rPr>
                    <w:sz w:val="16"/>
                    <w:szCs w:val="24"/>
                  </w:rPr>
                </w:rPrChange>
              </w:rPr>
            </w:pPr>
            <w:r w:rsidRPr="00801E49">
              <w:rPr>
                <w:rFonts w:ascii="Open Sans" w:hAnsi="Open Sans" w:cs="Open Sans"/>
                <w:sz w:val="16"/>
                <w:szCs w:val="24"/>
                <w:rPrChange w:id="7654" w:author="Nicole Wu" w:date="2024-01-08T11:26:00Z">
                  <w:rPr>
                    <w:sz w:val="16"/>
                    <w:szCs w:val="24"/>
                  </w:rPr>
                </w:rPrChange>
              </w:rPr>
              <w:t>(0.30)</w:t>
            </w:r>
          </w:p>
        </w:tc>
        <w:tc>
          <w:tcPr>
            <w:tcW w:w="752" w:type="dxa"/>
            <w:tcBorders>
              <w:top w:val="nil"/>
              <w:left w:val="nil"/>
              <w:bottom w:val="nil"/>
              <w:right w:val="nil"/>
            </w:tcBorders>
          </w:tcPr>
          <w:p w14:paraId="2E051AFB" w14:textId="77777777" w:rsidR="00B92327" w:rsidRPr="00801E49" w:rsidRDefault="00332621" w:rsidP="0056565A">
            <w:pPr>
              <w:spacing w:after="0" w:line="259" w:lineRule="auto"/>
              <w:ind w:left="0" w:right="0" w:firstLine="0"/>
              <w:jc w:val="center"/>
              <w:rPr>
                <w:rFonts w:ascii="Open Sans" w:hAnsi="Open Sans" w:cs="Open Sans"/>
                <w:sz w:val="16"/>
                <w:szCs w:val="24"/>
                <w:rPrChange w:id="7655" w:author="Nicole Wu" w:date="2024-01-08T11:26:00Z">
                  <w:rPr>
                    <w:sz w:val="16"/>
                    <w:szCs w:val="24"/>
                  </w:rPr>
                </w:rPrChange>
              </w:rPr>
            </w:pPr>
            <w:r w:rsidRPr="00801E49">
              <w:rPr>
                <w:rFonts w:ascii="Open Sans" w:hAnsi="Open Sans" w:cs="Open Sans"/>
                <w:sz w:val="16"/>
                <w:szCs w:val="24"/>
                <w:rPrChange w:id="7656" w:author="Nicole Wu" w:date="2024-01-08T11:26:00Z">
                  <w:rPr>
                    <w:sz w:val="16"/>
                    <w:szCs w:val="24"/>
                  </w:rPr>
                </w:rPrChange>
              </w:rPr>
              <w:t>(0.02)</w:t>
            </w:r>
          </w:p>
        </w:tc>
      </w:tr>
      <w:tr w:rsidR="00B92327" w:rsidRPr="00801E49" w14:paraId="359C878E" w14:textId="77777777" w:rsidTr="00C46F67">
        <w:trPr>
          <w:trHeight w:val="144"/>
        </w:trPr>
        <w:tc>
          <w:tcPr>
            <w:tcW w:w="3208" w:type="dxa"/>
            <w:tcBorders>
              <w:top w:val="nil"/>
              <w:left w:val="nil"/>
              <w:bottom w:val="nil"/>
              <w:right w:val="nil"/>
            </w:tcBorders>
          </w:tcPr>
          <w:p w14:paraId="4232AB8A" w14:textId="77777777" w:rsidR="00B92327" w:rsidRPr="00801E49" w:rsidRDefault="00332621" w:rsidP="0056565A">
            <w:pPr>
              <w:spacing w:after="0" w:line="259" w:lineRule="auto"/>
              <w:ind w:left="0" w:right="0" w:firstLine="0"/>
              <w:jc w:val="left"/>
              <w:rPr>
                <w:rFonts w:ascii="Open Sans" w:hAnsi="Open Sans" w:cs="Open Sans"/>
                <w:sz w:val="16"/>
                <w:szCs w:val="24"/>
                <w:rPrChange w:id="7657" w:author="Nicole Wu" w:date="2024-01-08T11:26:00Z">
                  <w:rPr>
                    <w:sz w:val="16"/>
                    <w:szCs w:val="24"/>
                  </w:rPr>
                </w:rPrChange>
              </w:rPr>
            </w:pPr>
            <w:r w:rsidRPr="00801E49">
              <w:rPr>
                <w:rFonts w:ascii="Open Sans" w:hAnsi="Open Sans" w:cs="Open Sans"/>
                <w:sz w:val="16"/>
                <w:szCs w:val="24"/>
                <w:rPrChange w:id="7658" w:author="Nicole Wu" w:date="2024-01-08T11:26:00Z">
                  <w:rPr>
                    <w:sz w:val="16"/>
                    <w:szCs w:val="24"/>
                  </w:rPr>
                </w:rPrChange>
              </w:rPr>
              <w:t>Household head years of education</w:t>
            </w:r>
          </w:p>
        </w:tc>
        <w:tc>
          <w:tcPr>
            <w:tcW w:w="820" w:type="dxa"/>
            <w:tcBorders>
              <w:top w:val="nil"/>
              <w:left w:val="nil"/>
              <w:bottom w:val="nil"/>
              <w:right w:val="nil"/>
            </w:tcBorders>
          </w:tcPr>
          <w:p w14:paraId="2CEB9E0F" w14:textId="77777777" w:rsidR="00B92327" w:rsidRPr="00801E49" w:rsidRDefault="00332621" w:rsidP="0056565A">
            <w:pPr>
              <w:spacing w:after="0" w:line="259" w:lineRule="auto"/>
              <w:ind w:left="0" w:right="0" w:firstLine="0"/>
              <w:jc w:val="center"/>
              <w:rPr>
                <w:rFonts w:ascii="Open Sans" w:hAnsi="Open Sans" w:cs="Open Sans"/>
                <w:sz w:val="16"/>
                <w:szCs w:val="24"/>
                <w:rPrChange w:id="7659" w:author="Nicole Wu" w:date="2024-01-08T11:26:00Z">
                  <w:rPr>
                    <w:sz w:val="16"/>
                    <w:szCs w:val="24"/>
                  </w:rPr>
                </w:rPrChange>
              </w:rPr>
            </w:pPr>
            <w:r w:rsidRPr="00801E49">
              <w:rPr>
                <w:rFonts w:ascii="Open Sans" w:hAnsi="Open Sans" w:cs="Open Sans"/>
                <w:sz w:val="16"/>
                <w:szCs w:val="24"/>
                <w:rPrChange w:id="7660" w:author="Nicole Wu" w:date="2024-01-08T11:26:00Z">
                  <w:rPr>
                    <w:sz w:val="16"/>
                    <w:szCs w:val="24"/>
                  </w:rPr>
                </w:rPrChange>
              </w:rPr>
              <w:t>7.55</w:t>
            </w:r>
          </w:p>
        </w:tc>
        <w:tc>
          <w:tcPr>
            <w:tcW w:w="682" w:type="dxa"/>
            <w:tcBorders>
              <w:top w:val="nil"/>
              <w:left w:val="nil"/>
              <w:bottom w:val="nil"/>
              <w:right w:val="nil"/>
            </w:tcBorders>
          </w:tcPr>
          <w:p w14:paraId="661B5F84" w14:textId="77777777" w:rsidR="00B92327" w:rsidRPr="00801E49" w:rsidRDefault="00332621" w:rsidP="0056565A">
            <w:pPr>
              <w:spacing w:after="0" w:line="259" w:lineRule="auto"/>
              <w:ind w:left="0" w:right="0" w:firstLine="0"/>
              <w:jc w:val="center"/>
              <w:rPr>
                <w:rFonts w:ascii="Open Sans" w:hAnsi="Open Sans" w:cs="Open Sans"/>
                <w:sz w:val="16"/>
                <w:szCs w:val="24"/>
                <w:rPrChange w:id="7661" w:author="Nicole Wu" w:date="2024-01-08T11:26:00Z">
                  <w:rPr>
                    <w:sz w:val="16"/>
                    <w:szCs w:val="24"/>
                  </w:rPr>
                </w:rPrChange>
              </w:rPr>
            </w:pPr>
            <w:r w:rsidRPr="00801E49">
              <w:rPr>
                <w:rFonts w:ascii="Open Sans" w:hAnsi="Open Sans" w:cs="Open Sans"/>
                <w:sz w:val="16"/>
                <w:szCs w:val="24"/>
                <w:rPrChange w:id="7662" w:author="Nicole Wu" w:date="2024-01-08T11:26:00Z">
                  <w:rPr>
                    <w:sz w:val="16"/>
                    <w:szCs w:val="24"/>
                  </w:rPr>
                </w:rPrChange>
              </w:rPr>
              <w:t>7.00</w:t>
            </w:r>
          </w:p>
        </w:tc>
        <w:tc>
          <w:tcPr>
            <w:tcW w:w="516" w:type="dxa"/>
            <w:tcBorders>
              <w:top w:val="nil"/>
              <w:left w:val="nil"/>
              <w:bottom w:val="nil"/>
              <w:right w:val="nil"/>
            </w:tcBorders>
          </w:tcPr>
          <w:p w14:paraId="432C4264" w14:textId="77777777" w:rsidR="00B92327" w:rsidRPr="00801E49" w:rsidRDefault="00332621" w:rsidP="0056565A">
            <w:pPr>
              <w:spacing w:after="0" w:line="259" w:lineRule="auto"/>
              <w:ind w:left="0" w:right="0" w:firstLine="0"/>
              <w:jc w:val="center"/>
              <w:rPr>
                <w:rFonts w:ascii="Open Sans" w:hAnsi="Open Sans" w:cs="Open Sans"/>
                <w:sz w:val="16"/>
                <w:szCs w:val="24"/>
                <w:rPrChange w:id="7663" w:author="Nicole Wu" w:date="2024-01-08T11:26:00Z">
                  <w:rPr>
                    <w:sz w:val="16"/>
                    <w:szCs w:val="24"/>
                  </w:rPr>
                </w:rPrChange>
              </w:rPr>
            </w:pPr>
            <w:r w:rsidRPr="00801E49">
              <w:rPr>
                <w:rFonts w:ascii="Open Sans" w:hAnsi="Open Sans" w:cs="Open Sans"/>
                <w:sz w:val="16"/>
                <w:szCs w:val="24"/>
                <w:rPrChange w:id="7664" w:author="Nicole Wu" w:date="2024-01-08T11:26:00Z">
                  <w:rPr>
                    <w:sz w:val="16"/>
                    <w:szCs w:val="24"/>
                  </w:rPr>
                </w:rPrChange>
              </w:rPr>
              <w:t>-0.55</w:t>
            </w:r>
          </w:p>
        </w:tc>
        <w:tc>
          <w:tcPr>
            <w:tcW w:w="820" w:type="dxa"/>
            <w:tcBorders>
              <w:top w:val="nil"/>
              <w:left w:val="nil"/>
              <w:bottom w:val="nil"/>
              <w:right w:val="nil"/>
            </w:tcBorders>
          </w:tcPr>
          <w:p w14:paraId="13FBBE56" w14:textId="77777777" w:rsidR="00B92327" w:rsidRPr="00801E49" w:rsidRDefault="00332621" w:rsidP="0056565A">
            <w:pPr>
              <w:spacing w:after="0" w:line="259" w:lineRule="auto"/>
              <w:ind w:left="0" w:right="0" w:firstLine="0"/>
              <w:jc w:val="center"/>
              <w:rPr>
                <w:rFonts w:ascii="Open Sans" w:hAnsi="Open Sans" w:cs="Open Sans"/>
                <w:sz w:val="16"/>
                <w:szCs w:val="24"/>
                <w:rPrChange w:id="7665" w:author="Nicole Wu" w:date="2024-01-08T11:26:00Z">
                  <w:rPr>
                    <w:sz w:val="16"/>
                    <w:szCs w:val="24"/>
                  </w:rPr>
                </w:rPrChange>
              </w:rPr>
            </w:pPr>
            <w:r w:rsidRPr="00801E49">
              <w:rPr>
                <w:rFonts w:ascii="Open Sans" w:hAnsi="Open Sans" w:cs="Open Sans"/>
                <w:sz w:val="16"/>
                <w:szCs w:val="24"/>
                <w:rPrChange w:id="7666" w:author="Nicole Wu" w:date="2024-01-08T11:26:00Z">
                  <w:rPr>
                    <w:sz w:val="16"/>
                    <w:szCs w:val="24"/>
                  </w:rPr>
                </w:rPrChange>
              </w:rPr>
              <w:t>3.41</w:t>
            </w:r>
          </w:p>
        </w:tc>
        <w:tc>
          <w:tcPr>
            <w:tcW w:w="682" w:type="dxa"/>
            <w:tcBorders>
              <w:top w:val="nil"/>
              <w:left w:val="nil"/>
              <w:bottom w:val="nil"/>
              <w:right w:val="nil"/>
            </w:tcBorders>
          </w:tcPr>
          <w:p w14:paraId="3BC1B213" w14:textId="77777777" w:rsidR="00B92327" w:rsidRPr="00801E49" w:rsidRDefault="00332621" w:rsidP="0056565A">
            <w:pPr>
              <w:spacing w:after="0" w:line="259" w:lineRule="auto"/>
              <w:ind w:left="0" w:right="0" w:firstLine="0"/>
              <w:jc w:val="center"/>
              <w:rPr>
                <w:rFonts w:ascii="Open Sans" w:hAnsi="Open Sans" w:cs="Open Sans"/>
                <w:sz w:val="16"/>
                <w:szCs w:val="24"/>
                <w:rPrChange w:id="7667" w:author="Nicole Wu" w:date="2024-01-08T11:26:00Z">
                  <w:rPr>
                    <w:sz w:val="16"/>
                    <w:szCs w:val="24"/>
                  </w:rPr>
                </w:rPrChange>
              </w:rPr>
            </w:pPr>
            <w:r w:rsidRPr="00801E49">
              <w:rPr>
                <w:rFonts w:ascii="Open Sans" w:hAnsi="Open Sans" w:cs="Open Sans"/>
                <w:sz w:val="16"/>
                <w:szCs w:val="24"/>
                <w:rPrChange w:id="7668" w:author="Nicole Wu" w:date="2024-01-08T11:26:00Z">
                  <w:rPr>
                    <w:sz w:val="16"/>
                    <w:szCs w:val="24"/>
                  </w:rPr>
                </w:rPrChange>
              </w:rPr>
              <w:t>3.16</w:t>
            </w:r>
          </w:p>
        </w:tc>
        <w:tc>
          <w:tcPr>
            <w:tcW w:w="516" w:type="dxa"/>
            <w:tcBorders>
              <w:top w:val="nil"/>
              <w:left w:val="nil"/>
              <w:bottom w:val="nil"/>
              <w:right w:val="nil"/>
            </w:tcBorders>
          </w:tcPr>
          <w:p w14:paraId="10D94BA9" w14:textId="77777777" w:rsidR="00B92327" w:rsidRPr="00801E49" w:rsidRDefault="00332621" w:rsidP="0056565A">
            <w:pPr>
              <w:spacing w:after="0" w:line="259" w:lineRule="auto"/>
              <w:ind w:left="0" w:right="0" w:firstLine="0"/>
              <w:jc w:val="center"/>
              <w:rPr>
                <w:rFonts w:ascii="Open Sans" w:hAnsi="Open Sans" w:cs="Open Sans"/>
                <w:sz w:val="16"/>
                <w:szCs w:val="24"/>
                <w:rPrChange w:id="7669" w:author="Nicole Wu" w:date="2024-01-08T11:26:00Z">
                  <w:rPr>
                    <w:sz w:val="16"/>
                    <w:szCs w:val="24"/>
                  </w:rPr>
                </w:rPrChange>
              </w:rPr>
            </w:pPr>
            <w:r w:rsidRPr="00801E49">
              <w:rPr>
                <w:rFonts w:ascii="Open Sans" w:hAnsi="Open Sans" w:cs="Open Sans"/>
                <w:sz w:val="16"/>
                <w:szCs w:val="24"/>
                <w:rPrChange w:id="7670" w:author="Nicole Wu" w:date="2024-01-08T11:26:00Z">
                  <w:rPr>
                    <w:sz w:val="16"/>
                    <w:szCs w:val="24"/>
                  </w:rPr>
                </w:rPrChange>
              </w:rPr>
              <w:t>-0.25</w:t>
            </w:r>
          </w:p>
        </w:tc>
        <w:tc>
          <w:tcPr>
            <w:tcW w:w="820" w:type="dxa"/>
            <w:tcBorders>
              <w:top w:val="nil"/>
              <w:left w:val="nil"/>
              <w:bottom w:val="nil"/>
              <w:right w:val="nil"/>
            </w:tcBorders>
          </w:tcPr>
          <w:p w14:paraId="7B38542E" w14:textId="77777777" w:rsidR="00B92327" w:rsidRPr="00801E49" w:rsidRDefault="00332621" w:rsidP="0056565A">
            <w:pPr>
              <w:spacing w:after="0" w:line="259" w:lineRule="auto"/>
              <w:ind w:left="0" w:right="0" w:firstLine="0"/>
              <w:jc w:val="center"/>
              <w:rPr>
                <w:rFonts w:ascii="Open Sans" w:hAnsi="Open Sans" w:cs="Open Sans"/>
                <w:sz w:val="16"/>
                <w:szCs w:val="24"/>
                <w:rPrChange w:id="7671" w:author="Nicole Wu" w:date="2024-01-08T11:26:00Z">
                  <w:rPr>
                    <w:sz w:val="16"/>
                    <w:szCs w:val="24"/>
                  </w:rPr>
                </w:rPrChange>
              </w:rPr>
            </w:pPr>
            <w:r w:rsidRPr="00801E49">
              <w:rPr>
                <w:rFonts w:ascii="Open Sans" w:hAnsi="Open Sans" w:cs="Open Sans"/>
                <w:sz w:val="16"/>
                <w:szCs w:val="24"/>
                <w:rPrChange w:id="7672" w:author="Nicole Wu" w:date="2024-01-08T11:26:00Z">
                  <w:rPr>
                    <w:sz w:val="16"/>
                    <w:szCs w:val="24"/>
                  </w:rPr>
                </w:rPrChange>
              </w:rPr>
              <w:t>4.66</w:t>
            </w:r>
          </w:p>
        </w:tc>
        <w:tc>
          <w:tcPr>
            <w:tcW w:w="682" w:type="dxa"/>
            <w:tcBorders>
              <w:top w:val="nil"/>
              <w:left w:val="nil"/>
              <w:bottom w:val="nil"/>
              <w:right w:val="nil"/>
            </w:tcBorders>
          </w:tcPr>
          <w:p w14:paraId="3B0254FC" w14:textId="77777777" w:rsidR="00B92327" w:rsidRPr="00801E49" w:rsidRDefault="00332621" w:rsidP="0056565A">
            <w:pPr>
              <w:spacing w:after="0" w:line="259" w:lineRule="auto"/>
              <w:ind w:left="0" w:right="0" w:firstLine="0"/>
              <w:jc w:val="center"/>
              <w:rPr>
                <w:rFonts w:ascii="Open Sans" w:hAnsi="Open Sans" w:cs="Open Sans"/>
                <w:sz w:val="16"/>
                <w:szCs w:val="24"/>
                <w:rPrChange w:id="7673" w:author="Nicole Wu" w:date="2024-01-08T11:26:00Z">
                  <w:rPr>
                    <w:sz w:val="16"/>
                    <w:szCs w:val="24"/>
                  </w:rPr>
                </w:rPrChange>
              </w:rPr>
            </w:pPr>
            <w:r w:rsidRPr="00801E49">
              <w:rPr>
                <w:rFonts w:ascii="Open Sans" w:hAnsi="Open Sans" w:cs="Open Sans"/>
                <w:sz w:val="16"/>
                <w:szCs w:val="24"/>
                <w:rPrChange w:id="7674" w:author="Nicole Wu" w:date="2024-01-08T11:26:00Z">
                  <w:rPr>
                    <w:sz w:val="16"/>
                    <w:szCs w:val="24"/>
                  </w:rPr>
                </w:rPrChange>
              </w:rPr>
              <w:t>4.30</w:t>
            </w:r>
          </w:p>
        </w:tc>
        <w:tc>
          <w:tcPr>
            <w:tcW w:w="752" w:type="dxa"/>
            <w:tcBorders>
              <w:top w:val="nil"/>
              <w:left w:val="nil"/>
              <w:bottom w:val="nil"/>
              <w:right w:val="nil"/>
            </w:tcBorders>
          </w:tcPr>
          <w:p w14:paraId="63830D27" w14:textId="77777777" w:rsidR="00B92327" w:rsidRPr="00801E49" w:rsidRDefault="00332621" w:rsidP="0056565A">
            <w:pPr>
              <w:spacing w:after="0" w:line="259" w:lineRule="auto"/>
              <w:ind w:left="0" w:right="0" w:firstLine="0"/>
              <w:jc w:val="center"/>
              <w:rPr>
                <w:rFonts w:ascii="Open Sans" w:hAnsi="Open Sans" w:cs="Open Sans"/>
                <w:sz w:val="16"/>
                <w:szCs w:val="24"/>
                <w:rPrChange w:id="7675" w:author="Nicole Wu" w:date="2024-01-08T11:26:00Z">
                  <w:rPr>
                    <w:sz w:val="16"/>
                    <w:szCs w:val="24"/>
                  </w:rPr>
                </w:rPrChange>
              </w:rPr>
            </w:pPr>
            <w:r w:rsidRPr="00801E49">
              <w:rPr>
                <w:rFonts w:ascii="Open Sans" w:hAnsi="Open Sans" w:cs="Open Sans"/>
                <w:sz w:val="16"/>
                <w:szCs w:val="24"/>
                <w:rPrChange w:id="7676" w:author="Nicole Wu" w:date="2024-01-08T11:26:00Z">
                  <w:rPr>
                    <w:sz w:val="16"/>
                    <w:szCs w:val="24"/>
                  </w:rPr>
                </w:rPrChange>
              </w:rPr>
              <w:t>-0.37</w:t>
            </w:r>
          </w:p>
        </w:tc>
      </w:tr>
      <w:tr w:rsidR="00B92327" w:rsidRPr="00801E49" w14:paraId="7D7C9684" w14:textId="77777777" w:rsidTr="00C46F67">
        <w:trPr>
          <w:trHeight w:val="144"/>
        </w:trPr>
        <w:tc>
          <w:tcPr>
            <w:tcW w:w="3208" w:type="dxa"/>
            <w:tcBorders>
              <w:top w:val="nil"/>
              <w:left w:val="nil"/>
              <w:bottom w:val="nil"/>
              <w:right w:val="nil"/>
            </w:tcBorders>
          </w:tcPr>
          <w:p w14:paraId="51092C20" w14:textId="77777777" w:rsidR="00B92327" w:rsidRPr="00801E49" w:rsidRDefault="00B92327" w:rsidP="0056565A">
            <w:pPr>
              <w:spacing w:after="0" w:line="259" w:lineRule="auto"/>
              <w:ind w:left="0" w:right="0" w:firstLine="0"/>
              <w:jc w:val="left"/>
              <w:rPr>
                <w:rFonts w:ascii="Open Sans" w:hAnsi="Open Sans" w:cs="Open Sans"/>
                <w:sz w:val="16"/>
                <w:szCs w:val="24"/>
                <w:rPrChange w:id="7677" w:author="Nicole Wu" w:date="2024-01-08T11:26:00Z">
                  <w:rPr>
                    <w:sz w:val="16"/>
                    <w:szCs w:val="24"/>
                  </w:rPr>
                </w:rPrChange>
              </w:rPr>
            </w:pPr>
          </w:p>
        </w:tc>
        <w:tc>
          <w:tcPr>
            <w:tcW w:w="820" w:type="dxa"/>
            <w:tcBorders>
              <w:top w:val="nil"/>
              <w:left w:val="nil"/>
              <w:bottom w:val="nil"/>
              <w:right w:val="nil"/>
            </w:tcBorders>
          </w:tcPr>
          <w:p w14:paraId="67EEA3C9" w14:textId="77777777" w:rsidR="00B92327" w:rsidRPr="00801E49" w:rsidRDefault="00332621" w:rsidP="0056565A">
            <w:pPr>
              <w:spacing w:after="0" w:line="259" w:lineRule="auto"/>
              <w:ind w:left="0" w:right="0" w:firstLine="0"/>
              <w:jc w:val="center"/>
              <w:rPr>
                <w:rFonts w:ascii="Open Sans" w:hAnsi="Open Sans" w:cs="Open Sans"/>
                <w:sz w:val="16"/>
                <w:szCs w:val="24"/>
                <w:rPrChange w:id="7678" w:author="Nicole Wu" w:date="2024-01-08T11:26:00Z">
                  <w:rPr>
                    <w:sz w:val="16"/>
                    <w:szCs w:val="24"/>
                  </w:rPr>
                </w:rPrChange>
              </w:rPr>
            </w:pPr>
            <w:r w:rsidRPr="00801E49">
              <w:rPr>
                <w:rFonts w:ascii="Open Sans" w:hAnsi="Open Sans" w:cs="Open Sans"/>
                <w:sz w:val="16"/>
                <w:szCs w:val="24"/>
                <w:rPrChange w:id="7679" w:author="Nicole Wu" w:date="2024-01-08T11:26:00Z">
                  <w:rPr>
                    <w:sz w:val="16"/>
                    <w:szCs w:val="24"/>
                  </w:rPr>
                </w:rPrChange>
              </w:rPr>
              <w:t>(4.13)</w:t>
            </w:r>
          </w:p>
        </w:tc>
        <w:tc>
          <w:tcPr>
            <w:tcW w:w="682" w:type="dxa"/>
            <w:tcBorders>
              <w:top w:val="nil"/>
              <w:left w:val="nil"/>
              <w:bottom w:val="nil"/>
              <w:right w:val="nil"/>
            </w:tcBorders>
          </w:tcPr>
          <w:p w14:paraId="490E3FE5" w14:textId="77777777" w:rsidR="00B92327" w:rsidRPr="00801E49" w:rsidRDefault="00332621" w:rsidP="0056565A">
            <w:pPr>
              <w:spacing w:after="0" w:line="259" w:lineRule="auto"/>
              <w:ind w:left="0" w:right="0" w:firstLine="0"/>
              <w:jc w:val="center"/>
              <w:rPr>
                <w:rFonts w:ascii="Open Sans" w:hAnsi="Open Sans" w:cs="Open Sans"/>
                <w:sz w:val="16"/>
                <w:szCs w:val="24"/>
                <w:rPrChange w:id="7680" w:author="Nicole Wu" w:date="2024-01-08T11:26:00Z">
                  <w:rPr>
                    <w:sz w:val="16"/>
                    <w:szCs w:val="24"/>
                  </w:rPr>
                </w:rPrChange>
              </w:rPr>
            </w:pPr>
            <w:r w:rsidRPr="00801E49">
              <w:rPr>
                <w:rFonts w:ascii="Open Sans" w:hAnsi="Open Sans" w:cs="Open Sans"/>
                <w:sz w:val="16"/>
                <w:szCs w:val="24"/>
                <w:rPrChange w:id="7681" w:author="Nicole Wu" w:date="2024-01-08T11:26:00Z">
                  <w:rPr>
                    <w:sz w:val="16"/>
                    <w:szCs w:val="24"/>
                  </w:rPr>
                </w:rPrChange>
              </w:rPr>
              <w:t>(3.77)</w:t>
            </w:r>
          </w:p>
        </w:tc>
        <w:tc>
          <w:tcPr>
            <w:tcW w:w="516" w:type="dxa"/>
            <w:tcBorders>
              <w:top w:val="nil"/>
              <w:left w:val="nil"/>
              <w:bottom w:val="nil"/>
              <w:right w:val="nil"/>
            </w:tcBorders>
          </w:tcPr>
          <w:p w14:paraId="42B600EB" w14:textId="77777777" w:rsidR="00B92327" w:rsidRPr="00801E49" w:rsidRDefault="00332621" w:rsidP="0056565A">
            <w:pPr>
              <w:spacing w:after="0" w:line="259" w:lineRule="auto"/>
              <w:ind w:left="0" w:right="0" w:firstLine="0"/>
              <w:jc w:val="center"/>
              <w:rPr>
                <w:rFonts w:ascii="Open Sans" w:hAnsi="Open Sans" w:cs="Open Sans"/>
                <w:sz w:val="16"/>
                <w:szCs w:val="24"/>
                <w:rPrChange w:id="7682" w:author="Nicole Wu" w:date="2024-01-08T11:26:00Z">
                  <w:rPr>
                    <w:sz w:val="16"/>
                    <w:szCs w:val="24"/>
                  </w:rPr>
                </w:rPrChange>
              </w:rPr>
            </w:pPr>
            <w:r w:rsidRPr="00801E49">
              <w:rPr>
                <w:rFonts w:ascii="Open Sans" w:hAnsi="Open Sans" w:cs="Open Sans"/>
                <w:sz w:val="16"/>
                <w:szCs w:val="24"/>
                <w:rPrChange w:id="7683" w:author="Nicole Wu" w:date="2024-01-08T11:26:00Z">
                  <w:rPr>
                    <w:sz w:val="16"/>
                    <w:szCs w:val="24"/>
                  </w:rPr>
                </w:rPrChange>
              </w:rPr>
              <w:t>(0.48)</w:t>
            </w:r>
          </w:p>
        </w:tc>
        <w:tc>
          <w:tcPr>
            <w:tcW w:w="820" w:type="dxa"/>
            <w:tcBorders>
              <w:top w:val="nil"/>
              <w:left w:val="nil"/>
              <w:bottom w:val="nil"/>
              <w:right w:val="nil"/>
            </w:tcBorders>
          </w:tcPr>
          <w:p w14:paraId="5B4E1135" w14:textId="77777777" w:rsidR="00B92327" w:rsidRPr="00801E49" w:rsidRDefault="00332621" w:rsidP="0056565A">
            <w:pPr>
              <w:spacing w:after="0" w:line="259" w:lineRule="auto"/>
              <w:ind w:left="0" w:right="0" w:firstLine="0"/>
              <w:jc w:val="center"/>
              <w:rPr>
                <w:rFonts w:ascii="Open Sans" w:hAnsi="Open Sans" w:cs="Open Sans"/>
                <w:sz w:val="16"/>
                <w:szCs w:val="24"/>
                <w:rPrChange w:id="7684" w:author="Nicole Wu" w:date="2024-01-08T11:26:00Z">
                  <w:rPr>
                    <w:sz w:val="16"/>
                    <w:szCs w:val="24"/>
                  </w:rPr>
                </w:rPrChange>
              </w:rPr>
            </w:pPr>
            <w:r w:rsidRPr="00801E49">
              <w:rPr>
                <w:rFonts w:ascii="Open Sans" w:hAnsi="Open Sans" w:cs="Open Sans"/>
                <w:sz w:val="16"/>
                <w:szCs w:val="24"/>
                <w:rPrChange w:id="7685" w:author="Nicole Wu" w:date="2024-01-08T11:26:00Z">
                  <w:rPr>
                    <w:sz w:val="16"/>
                    <w:szCs w:val="24"/>
                  </w:rPr>
                </w:rPrChange>
              </w:rPr>
              <w:t>(3.25)</w:t>
            </w:r>
          </w:p>
        </w:tc>
        <w:tc>
          <w:tcPr>
            <w:tcW w:w="682" w:type="dxa"/>
            <w:tcBorders>
              <w:top w:val="nil"/>
              <w:left w:val="nil"/>
              <w:bottom w:val="nil"/>
              <w:right w:val="nil"/>
            </w:tcBorders>
          </w:tcPr>
          <w:p w14:paraId="5CF7164A" w14:textId="77777777" w:rsidR="00B92327" w:rsidRPr="00801E49" w:rsidRDefault="00332621" w:rsidP="0056565A">
            <w:pPr>
              <w:spacing w:after="0" w:line="259" w:lineRule="auto"/>
              <w:ind w:left="0" w:right="0" w:firstLine="0"/>
              <w:jc w:val="center"/>
              <w:rPr>
                <w:rFonts w:ascii="Open Sans" w:hAnsi="Open Sans" w:cs="Open Sans"/>
                <w:sz w:val="16"/>
                <w:szCs w:val="24"/>
                <w:rPrChange w:id="7686" w:author="Nicole Wu" w:date="2024-01-08T11:26:00Z">
                  <w:rPr>
                    <w:sz w:val="16"/>
                    <w:szCs w:val="24"/>
                  </w:rPr>
                </w:rPrChange>
              </w:rPr>
            </w:pPr>
            <w:r w:rsidRPr="00801E49">
              <w:rPr>
                <w:rFonts w:ascii="Open Sans" w:hAnsi="Open Sans" w:cs="Open Sans"/>
                <w:sz w:val="16"/>
                <w:szCs w:val="24"/>
                <w:rPrChange w:id="7687" w:author="Nicole Wu" w:date="2024-01-08T11:26:00Z">
                  <w:rPr>
                    <w:sz w:val="16"/>
                    <w:szCs w:val="24"/>
                  </w:rPr>
                </w:rPrChange>
              </w:rPr>
              <w:t>(3.52)</w:t>
            </w:r>
          </w:p>
        </w:tc>
        <w:tc>
          <w:tcPr>
            <w:tcW w:w="516" w:type="dxa"/>
            <w:tcBorders>
              <w:top w:val="nil"/>
              <w:left w:val="nil"/>
              <w:bottom w:val="nil"/>
              <w:right w:val="nil"/>
            </w:tcBorders>
          </w:tcPr>
          <w:p w14:paraId="0E1EEE47" w14:textId="77777777" w:rsidR="00B92327" w:rsidRPr="00801E49" w:rsidRDefault="00332621" w:rsidP="0056565A">
            <w:pPr>
              <w:spacing w:after="0" w:line="259" w:lineRule="auto"/>
              <w:ind w:left="0" w:right="0" w:firstLine="0"/>
              <w:jc w:val="center"/>
              <w:rPr>
                <w:rFonts w:ascii="Open Sans" w:hAnsi="Open Sans" w:cs="Open Sans"/>
                <w:sz w:val="16"/>
                <w:szCs w:val="24"/>
                <w:rPrChange w:id="7688" w:author="Nicole Wu" w:date="2024-01-08T11:26:00Z">
                  <w:rPr>
                    <w:sz w:val="16"/>
                    <w:szCs w:val="24"/>
                  </w:rPr>
                </w:rPrChange>
              </w:rPr>
            </w:pPr>
            <w:r w:rsidRPr="00801E49">
              <w:rPr>
                <w:rFonts w:ascii="Open Sans" w:hAnsi="Open Sans" w:cs="Open Sans"/>
                <w:sz w:val="16"/>
                <w:szCs w:val="24"/>
                <w:rPrChange w:id="7689" w:author="Nicole Wu" w:date="2024-01-08T11:26:00Z">
                  <w:rPr>
                    <w:sz w:val="16"/>
                    <w:szCs w:val="24"/>
                  </w:rPr>
                </w:rPrChange>
              </w:rPr>
              <w:t>(0.59)</w:t>
            </w:r>
          </w:p>
        </w:tc>
        <w:tc>
          <w:tcPr>
            <w:tcW w:w="820" w:type="dxa"/>
            <w:tcBorders>
              <w:top w:val="nil"/>
              <w:left w:val="nil"/>
              <w:bottom w:val="nil"/>
              <w:right w:val="nil"/>
            </w:tcBorders>
          </w:tcPr>
          <w:p w14:paraId="53A7C1A7" w14:textId="77777777" w:rsidR="00B92327" w:rsidRPr="00801E49" w:rsidRDefault="00332621" w:rsidP="0056565A">
            <w:pPr>
              <w:spacing w:after="0" w:line="259" w:lineRule="auto"/>
              <w:ind w:left="0" w:right="0" w:firstLine="0"/>
              <w:jc w:val="center"/>
              <w:rPr>
                <w:rFonts w:ascii="Open Sans" w:hAnsi="Open Sans" w:cs="Open Sans"/>
                <w:sz w:val="16"/>
                <w:szCs w:val="24"/>
                <w:rPrChange w:id="7690" w:author="Nicole Wu" w:date="2024-01-08T11:26:00Z">
                  <w:rPr>
                    <w:sz w:val="16"/>
                    <w:szCs w:val="24"/>
                  </w:rPr>
                </w:rPrChange>
              </w:rPr>
            </w:pPr>
            <w:r w:rsidRPr="00801E49">
              <w:rPr>
                <w:rFonts w:ascii="Open Sans" w:hAnsi="Open Sans" w:cs="Open Sans"/>
                <w:sz w:val="16"/>
                <w:szCs w:val="24"/>
                <w:rPrChange w:id="7691" w:author="Nicole Wu" w:date="2024-01-08T11:26:00Z">
                  <w:rPr>
                    <w:sz w:val="16"/>
                    <w:szCs w:val="24"/>
                  </w:rPr>
                </w:rPrChange>
              </w:rPr>
              <w:t>(4.02)</w:t>
            </w:r>
          </w:p>
        </w:tc>
        <w:tc>
          <w:tcPr>
            <w:tcW w:w="682" w:type="dxa"/>
            <w:tcBorders>
              <w:top w:val="nil"/>
              <w:left w:val="nil"/>
              <w:bottom w:val="nil"/>
              <w:right w:val="nil"/>
            </w:tcBorders>
          </w:tcPr>
          <w:p w14:paraId="65BD15C8" w14:textId="77777777" w:rsidR="00B92327" w:rsidRPr="00801E49" w:rsidRDefault="00332621" w:rsidP="0056565A">
            <w:pPr>
              <w:spacing w:after="0" w:line="259" w:lineRule="auto"/>
              <w:ind w:left="0" w:right="0" w:firstLine="0"/>
              <w:jc w:val="center"/>
              <w:rPr>
                <w:rFonts w:ascii="Open Sans" w:hAnsi="Open Sans" w:cs="Open Sans"/>
                <w:sz w:val="16"/>
                <w:szCs w:val="24"/>
                <w:rPrChange w:id="7692" w:author="Nicole Wu" w:date="2024-01-08T11:26:00Z">
                  <w:rPr>
                    <w:sz w:val="16"/>
                    <w:szCs w:val="24"/>
                  </w:rPr>
                </w:rPrChange>
              </w:rPr>
            </w:pPr>
            <w:r w:rsidRPr="00801E49">
              <w:rPr>
                <w:rFonts w:ascii="Open Sans" w:hAnsi="Open Sans" w:cs="Open Sans"/>
                <w:sz w:val="16"/>
                <w:szCs w:val="24"/>
                <w:rPrChange w:id="7693" w:author="Nicole Wu" w:date="2024-01-08T11:26:00Z">
                  <w:rPr>
                    <w:sz w:val="16"/>
                    <w:szCs w:val="24"/>
                  </w:rPr>
                </w:rPrChange>
              </w:rPr>
              <w:t>(3.98)</w:t>
            </w:r>
          </w:p>
        </w:tc>
        <w:tc>
          <w:tcPr>
            <w:tcW w:w="752" w:type="dxa"/>
            <w:tcBorders>
              <w:top w:val="nil"/>
              <w:left w:val="nil"/>
              <w:bottom w:val="nil"/>
              <w:right w:val="nil"/>
            </w:tcBorders>
          </w:tcPr>
          <w:p w14:paraId="21F98C00" w14:textId="77777777" w:rsidR="00B92327" w:rsidRPr="00801E49" w:rsidRDefault="00332621" w:rsidP="0056565A">
            <w:pPr>
              <w:spacing w:after="0" w:line="259" w:lineRule="auto"/>
              <w:ind w:left="0" w:right="0" w:firstLine="0"/>
              <w:jc w:val="center"/>
              <w:rPr>
                <w:rFonts w:ascii="Open Sans" w:hAnsi="Open Sans" w:cs="Open Sans"/>
                <w:sz w:val="16"/>
                <w:szCs w:val="24"/>
                <w:rPrChange w:id="7694" w:author="Nicole Wu" w:date="2024-01-08T11:26:00Z">
                  <w:rPr>
                    <w:sz w:val="16"/>
                    <w:szCs w:val="24"/>
                  </w:rPr>
                </w:rPrChange>
              </w:rPr>
            </w:pPr>
            <w:r w:rsidRPr="00801E49">
              <w:rPr>
                <w:rFonts w:ascii="Open Sans" w:hAnsi="Open Sans" w:cs="Open Sans"/>
                <w:sz w:val="16"/>
                <w:szCs w:val="24"/>
                <w:rPrChange w:id="7695" w:author="Nicole Wu" w:date="2024-01-08T11:26:00Z">
                  <w:rPr>
                    <w:sz w:val="16"/>
                    <w:szCs w:val="24"/>
                  </w:rPr>
                </w:rPrChange>
              </w:rPr>
              <w:t>(0.40)</w:t>
            </w:r>
          </w:p>
        </w:tc>
      </w:tr>
      <w:tr w:rsidR="00B92327" w:rsidRPr="00801E49" w14:paraId="7E9FC3B2" w14:textId="77777777" w:rsidTr="00C46F67">
        <w:trPr>
          <w:trHeight w:val="144"/>
        </w:trPr>
        <w:tc>
          <w:tcPr>
            <w:tcW w:w="3208" w:type="dxa"/>
            <w:tcBorders>
              <w:top w:val="nil"/>
              <w:left w:val="nil"/>
              <w:bottom w:val="nil"/>
              <w:right w:val="nil"/>
            </w:tcBorders>
          </w:tcPr>
          <w:p w14:paraId="2FA740D6" w14:textId="77777777" w:rsidR="00B92327" w:rsidRPr="00801E49" w:rsidRDefault="00332621" w:rsidP="0056565A">
            <w:pPr>
              <w:spacing w:after="0" w:line="259" w:lineRule="auto"/>
              <w:ind w:left="0" w:right="0" w:firstLine="0"/>
              <w:jc w:val="left"/>
              <w:rPr>
                <w:rFonts w:ascii="Open Sans" w:hAnsi="Open Sans" w:cs="Open Sans"/>
                <w:sz w:val="16"/>
                <w:szCs w:val="24"/>
                <w:rPrChange w:id="7696" w:author="Nicole Wu" w:date="2024-01-08T11:26:00Z">
                  <w:rPr>
                    <w:sz w:val="16"/>
                    <w:szCs w:val="24"/>
                  </w:rPr>
                </w:rPrChange>
              </w:rPr>
            </w:pPr>
            <w:r w:rsidRPr="00801E49">
              <w:rPr>
                <w:rFonts w:ascii="Open Sans" w:hAnsi="Open Sans" w:cs="Open Sans"/>
                <w:sz w:val="16"/>
                <w:szCs w:val="24"/>
                <w:rPrChange w:id="7697" w:author="Nicole Wu" w:date="2024-01-08T11:26:00Z">
                  <w:rPr>
                    <w:sz w:val="16"/>
                    <w:szCs w:val="24"/>
                  </w:rPr>
                </w:rPrChange>
              </w:rPr>
              <w:t>Displaced household</w:t>
            </w:r>
          </w:p>
        </w:tc>
        <w:tc>
          <w:tcPr>
            <w:tcW w:w="820" w:type="dxa"/>
            <w:tcBorders>
              <w:top w:val="nil"/>
              <w:left w:val="nil"/>
              <w:bottom w:val="nil"/>
              <w:right w:val="nil"/>
            </w:tcBorders>
          </w:tcPr>
          <w:p w14:paraId="3E6F2763" w14:textId="77777777" w:rsidR="00B92327" w:rsidRPr="00801E49" w:rsidRDefault="00332621" w:rsidP="0056565A">
            <w:pPr>
              <w:spacing w:after="0" w:line="259" w:lineRule="auto"/>
              <w:ind w:left="0" w:right="0" w:firstLine="0"/>
              <w:jc w:val="center"/>
              <w:rPr>
                <w:rFonts w:ascii="Open Sans" w:hAnsi="Open Sans" w:cs="Open Sans"/>
                <w:sz w:val="16"/>
                <w:szCs w:val="24"/>
                <w:rPrChange w:id="7698" w:author="Nicole Wu" w:date="2024-01-08T11:26:00Z">
                  <w:rPr>
                    <w:sz w:val="16"/>
                    <w:szCs w:val="24"/>
                  </w:rPr>
                </w:rPrChange>
              </w:rPr>
            </w:pPr>
            <w:r w:rsidRPr="00801E49">
              <w:rPr>
                <w:rFonts w:ascii="Open Sans" w:hAnsi="Open Sans" w:cs="Open Sans"/>
                <w:sz w:val="16"/>
                <w:szCs w:val="24"/>
                <w:rPrChange w:id="7699" w:author="Nicole Wu" w:date="2024-01-08T11:26:00Z">
                  <w:rPr>
                    <w:sz w:val="16"/>
                    <w:szCs w:val="24"/>
                  </w:rPr>
                </w:rPrChange>
              </w:rPr>
              <w:t>0.09</w:t>
            </w:r>
          </w:p>
        </w:tc>
        <w:tc>
          <w:tcPr>
            <w:tcW w:w="682" w:type="dxa"/>
            <w:tcBorders>
              <w:top w:val="nil"/>
              <w:left w:val="nil"/>
              <w:bottom w:val="nil"/>
              <w:right w:val="nil"/>
            </w:tcBorders>
          </w:tcPr>
          <w:p w14:paraId="4946CC0B" w14:textId="77777777" w:rsidR="00B92327" w:rsidRPr="00801E49" w:rsidRDefault="00332621" w:rsidP="0056565A">
            <w:pPr>
              <w:spacing w:after="0" w:line="259" w:lineRule="auto"/>
              <w:ind w:left="0" w:right="0" w:firstLine="0"/>
              <w:jc w:val="center"/>
              <w:rPr>
                <w:rFonts w:ascii="Open Sans" w:hAnsi="Open Sans" w:cs="Open Sans"/>
                <w:sz w:val="16"/>
                <w:szCs w:val="24"/>
                <w:rPrChange w:id="7700" w:author="Nicole Wu" w:date="2024-01-08T11:26:00Z">
                  <w:rPr>
                    <w:sz w:val="16"/>
                    <w:szCs w:val="24"/>
                  </w:rPr>
                </w:rPrChange>
              </w:rPr>
            </w:pPr>
            <w:r w:rsidRPr="00801E49">
              <w:rPr>
                <w:rFonts w:ascii="Open Sans" w:hAnsi="Open Sans" w:cs="Open Sans"/>
                <w:sz w:val="16"/>
                <w:szCs w:val="24"/>
                <w:rPrChange w:id="7701" w:author="Nicole Wu" w:date="2024-01-08T11:26:00Z">
                  <w:rPr>
                    <w:sz w:val="16"/>
                    <w:szCs w:val="24"/>
                  </w:rPr>
                </w:rPrChange>
              </w:rPr>
              <w:t>0.27</w:t>
            </w:r>
          </w:p>
        </w:tc>
        <w:tc>
          <w:tcPr>
            <w:tcW w:w="516" w:type="dxa"/>
            <w:tcBorders>
              <w:top w:val="nil"/>
              <w:left w:val="nil"/>
              <w:bottom w:val="nil"/>
              <w:right w:val="nil"/>
            </w:tcBorders>
          </w:tcPr>
          <w:p w14:paraId="3C0E9BFC" w14:textId="77777777" w:rsidR="00B92327" w:rsidRPr="00801E49" w:rsidRDefault="00332621" w:rsidP="0056565A">
            <w:pPr>
              <w:spacing w:after="0" w:line="259" w:lineRule="auto"/>
              <w:ind w:left="0" w:right="0" w:firstLine="0"/>
              <w:jc w:val="center"/>
              <w:rPr>
                <w:rFonts w:ascii="Open Sans" w:hAnsi="Open Sans" w:cs="Open Sans"/>
                <w:sz w:val="16"/>
                <w:szCs w:val="24"/>
                <w:rPrChange w:id="7702" w:author="Nicole Wu" w:date="2024-01-08T11:26:00Z">
                  <w:rPr>
                    <w:sz w:val="16"/>
                    <w:szCs w:val="24"/>
                  </w:rPr>
                </w:rPrChange>
              </w:rPr>
            </w:pPr>
            <w:r w:rsidRPr="00801E49">
              <w:rPr>
                <w:rFonts w:ascii="Open Sans" w:hAnsi="Open Sans" w:cs="Open Sans"/>
                <w:sz w:val="16"/>
                <w:szCs w:val="24"/>
                <w:rPrChange w:id="7703" w:author="Nicole Wu" w:date="2024-01-08T11:26:00Z">
                  <w:rPr>
                    <w:sz w:val="16"/>
                    <w:szCs w:val="24"/>
                  </w:rPr>
                </w:rPrChange>
              </w:rPr>
              <w:t>0.18*</w:t>
            </w:r>
          </w:p>
        </w:tc>
        <w:tc>
          <w:tcPr>
            <w:tcW w:w="820" w:type="dxa"/>
            <w:tcBorders>
              <w:top w:val="nil"/>
              <w:left w:val="nil"/>
              <w:bottom w:val="nil"/>
              <w:right w:val="nil"/>
            </w:tcBorders>
          </w:tcPr>
          <w:p w14:paraId="1782F228" w14:textId="77777777" w:rsidR="00B92327" w:rsidRPr="00801E49" w:rsidRDefault="00332621" w:rsidP="0056565A">
            <w:pPr>
              <w:spacing w:after="0" w:line="259" w:lineRule="auto"/>
              <w:ind w:left="0" w:right="0" w:firstLine="0"/>
              <w:jc w:val="center"/>
              <w:rPr>
                <w:rFonts w:ascii="Open Sans" w:hAnsi="Open Sans" w:cs="Open Sans"/>
                <w:sz w:val="16"/>
                <w:szCs w:val="24"/>
                <w:rPrChange w:id="7704" w:author="Nicole Wu" w:date="2024-01-08T11:26:00Z">
                  <w:rPr>
                    <w:sz w:val="16"/>
                    <w:szCs w:val="24"/>
                  </w:rPr>
                </w:rPrChange>
              </w:rPr>
            </w:pPr>
            <w:r w:rsidRPr="00801E49">
              <w:rPr>
                <w:rFonts w:ascii="Open Sans" w:hAnsi="Open Sans" w:cs="Open Sans"/>
                <w:sz w:val="16"/>
                <w:szCs w:val="24"/>
                <w:rPrChange w:id="7705" w:author="Nicole Wu" w:date="2024-01-08T11:26:00Z">
                  <w:rPr>
                    <w:sz w:val="16"/>
                    <w:szCs w:val="24"/>
                  </w:rPr>
                </w:rPrChange>
              </w:rPr>
              <w:t>0.03</w:t>
            </w:r>
          </w:p>
        </w:tc>
        <w:tc>
          <w:tcPr>
            <w:tcW w:w="682" w:type="dxa"/>
            <w:tcBorders>
              <w:top w:val="nil"/>
              <w:left w:val="nil"/>
              <w:bottom w:val="nil"/>
              <w:right w:val="nil"/>
            </w:tcBorders>
          </w:tcPr>
          <w:p w14:paraId="1590B9AE" w14:textId="77777777" w:rsidR="00B92327" w:rsidRPr="00801E49" w:rsidRDefault="00332621" w:rsidP="0056565A">
            <w:pPr>
              <w:spacing w:after="0" w:line="259" w:lineRule="auto"/>
              <w:ind w:left="0" w:right="0" w:firstLine="0"/>
              <w:jc w:val="center"/>
              <w:rPr>
                <w:rFonts w:ascii="Open Sans" w:hAnsi="Open Sans" w:cs="Open Sans"/>
                <w:sz w:val="16"/>
                <w:szCs w:val="24"/>
                <w:rPrChange w:id="7706" w:author="Nicole Wu" w:date="2024-01-08T11:26:00Z">
                  <w:rPr>
                    <w:sz w:val="16"/>
                    <w:szCs w:val="24"/>
                  </w:rPr>
                </w:rPrChange>
              </w:rPr>
            </w:pPr>
            <w:r w:rsidRPr="00801E49">
              <w:rPr>
                <w:rFonts w:ascii="Open Sans" w:hAnsi="Open Sans" w:cs="Open Sans"/>
                <w:sz w:val="16"/>
                <w:szCs w:val="24"/>
                <w:rPrChange w:id="7707" w:author="Nicole Wu" w:date="2024-01-08T11:26:00Z">
                  <w:rPr>
                    <w:sz w:val="16"/>
                    <w:szCs w:val="24"/>
                  </w:rPr>
                </w:rPrChange>
              </w:rPr>
              <w:t>0.06</w:t>
            </w:r>
          </w:p>
        </w:tc>
        <w:tc>
          <w:tcPr>
            <w:tcW w:w="516" w:type="dxa"/>
            <w:tcBorders>
              <w:top w:val="nil"/>
              <w:left w:val="nil"/>
              <w:bottom w:val="nil"/>
              <w:right w:val="nil"/>
            </w:tcBorders>
          </w:tcPr>
          <w:p w14:paraId="6C30172F" w14:textId="77777777" w:rsidR="00B92327" w:rsidRPr="00801E49" w:rsidRDefault="00332621" w:rsidP="0056565A">
            <w:pPr>
              <w:spacing w:after="0" w:line="259" w:lineRule="auto"/>
              <w:ind w:left="0" w:right="0" w:firstLine="0"/>
              <w:jc w:val="center"/>
              <w:rPr>
                <w:rFonts w:ascii="Open Sans" w:hAnsi="Open Sans" w:cs="Open Sans"/>
                <w:sz w:val="16"/>
                <w:szCs w:val="24"/>
                <w:rPrChange w:id="7708" w:author="Nicole Wu" w:date="2024-01-08T11:26:00Z">
                  <w:rPr>
                    <w:sz w:val="16"/>
                    <w:szCs w:val="24"/>
                  </w:rPr>
                </w:rPrChange>
              </w:rPr>
            </w:pPr>
            <w:r w:rsidRPr="00801E49">
              <w:rPr>
                <w:rFonts w:ascii="Open Sans" w:hAnsi="Open Sans" w:cs="Open Sans"/>
                <w:sz w:val="16"/>
                <w:szCs w:val="24"/>
                <w:rPrChange w:id="7709" w:author="Nicole Wu" w:date="2024-01-08T11:26:00Z">
                  <w:rPr>
                    <w:sz w:val="16"/>
                    <w:szCs w:val="24"/>
                  </w:rPr>
                </w:rPrChange>
              </w:rPr>
              <w:t>0.03</w:t>
            </w:r>
          </w:p>
        </w:tc>
        <w:tc>
          <w:tcPr>
            <w:tcW w:w="820" w:type="dxa"/>
            <w:tcBorders>
              <w:top w:val="nil"/>
              <w:left w:val="nil"/>
              <w:bottom w:val="nil"/>
              <w:right w:val="nil"/>
            </w:tcBorders>
          </w:tcPr>
          <w:p w14:paraId="0BF65126" w14:textId="77777777" w:rsidR="00B92327" w:rsidRPr="00801E49" w:rsidRDefault="00332621" w:rsidP="0056565A">
            <w:pPr>
              <w:spacing w:after="0" w:line="259" w:lineRule="auto"/>
              <w:ind w:left="0" w:right="0" w:firstLine="0"/>
              <w:jc w:val="center"/>
              <w:rPr>
                <w:rFonts w:ascii="Open Sans" w:hAnsi="Open Sans" w:cs="Open Sans"/>
                <w:sz w:val="16"/>
                <w:szCs w:val="24"/>
                <w:rPrChange w:id="7710" w:author="Nicole Wu" w:date="2024-01-08T11:26:00Z">
                  <w:rPr>
                    <w:sz w:val="16"/>
                    <w:szCs w:val="24"/>
                  </w:rPr>
                </w:rPrChange>
              </w:rPr>
            </w:pPr>
            <w:r w:rsidRPr="00801E49">
              <w:rPr>
                <w:rFonts w:ascii="Open Sans" w:hAnsi="Open Sans" w:cs="Open Sans"/>
                <w:sz w:val="16"/>
                <w:szCs w:val="24"/>
                <w:rPrChange w:id="7711" w:author="Nicole Wu" w:date="2024-01-08T11:26:00Z">
                  <w:rPr>
                    <w:sz w:val="16"/>
                    <w:szCs w:val="24"/>
                  </w:rPr>
                </w:rPrChange>
              </w:rPr>
              <w:t>0.05</w:t>
            </w:r>
          </w:p>
        </w:tc>
        <w:tc>
          <w:tcPr>
            <w:tcW w:w="682" w:type="dxa"/>
            <w:tcBorders>
              <w:top w:val="nil"/>
              <w:left w:val="nil"/>
              <w:bottom w:val="nil"/>
              <w:right w:val="nil"/>
            </w:tcBorders>
          </w:tcPr>
          <w:p w14:paraId="0393E803" w14:textId="77777777" w:rsidR="00B92327" w:rsidRPr="00801E49" w:rsidRDefault="00332621" w:rsidP="0056565A">
            <w:pPr>
              <w:spacing w:after="0" w:line="259" w:lineRule="auto"/>
              <w:ind w:left="0" w:right="0" w:firstLine="0"/>
              <w:jc w:val="center"/>
              <w:rPr>
                <w:rFonts w:ascii="Open Sans" w:hAnsi="Open Sans" w:cs="Open Sans"/>
                <w:sz w:val="16"/>
                <w:szCs w:val="24"/>
                <w:rPrChange w:id="7712" w:author="Nicole Wu" w:date="2024-01-08T11:26:00Z">
                  <w:rPr>
                    <w:sz w:val="16"/>
                    <w:szCs w:val="24"/>
                  </w:rPr>
                </w:rPrChange>
              </w:rPr>
            </w:pPr>
            <w:r w:rsidRPr="00801E49">
              <w:rPr>
                <w:rFonts w:ascii="Open Sans" w:hAnsi="Open Sans" w:cs="Open Sans"/>
                <w:sz w:val="16"/>
                <w:szCs w:val="24"/>
                <w:rPrChange w:id="7713" w:author="Nicole Wu" w:date="2024-01-08T11:26:00Z">
                  <w:rPr>
                    <w:sz w:val="16"/>
                    <w:szCs w:val="24"/>
                  </w:rPr>
                </w:rPrChange>
              </w:rPr>
              <w:t>0.12</w:t>
            </w:r>
          </w:p>
        </w:tc>
        <w:tc>
          <w:tcPr>
            <w:tcW w:w="752" w:type="dxa"/>
            <w:tcBorders>
              <w:top w:val="nil"/>
              <w:left w:val="nil"/>
              <w:bottom w:val="nil"/>
              <w:right w:val="nil"/>
            </w:tcBorders>
          </w:tcPr>
          <w:p w14:paraId="5C388052" w14:textId="77777777" w:rsidR="00B92327" w:rsidRPr="00801E49" w:rsidRDefault="00332621" w:rsidP="0056565A">
            <w:pPr>
              <w:spacing w:after="0" w:line="259" w:lineRule="auto"/>
              <w:ind w:left="0" w:right="0" w:firstLine="0"/>
              <w:jc w:val="center"/>
              <w:rPr>
                <w:rFonts w:ascii="Open Sans" w:hAnsi="Open Sans" w:cs="Open Sans"/>
                <w:sz w:val="16"/>
                <w:szCs w:val="24"/>
                <w:rPrChange w:id="7714" w:author="Nicole Wu" w:date="2024-01-08T11:26:00Z">
                  <w:rPr>
                    <w:sz w:val="16"/>
                    <w:szCs w:val="24"/>
                  </w:rPr>
                </w:rPrChange>
              </w:rPr>
            </w:pPr>
            <w:r w:rsidRPr="00801E49">
              <w:rPr>
                <w:rFonts w:ascii="Open Sans" w:hAnsi="Open Sans" w:cs="Open Sans"/>
                <w:sz w:val="16"/>
                <w:szCs w:val="24"/>
                <w:rPrChange w:id="7715" w:author="Nicole Wu" w:date="2024-01-08T11:26:00Z">
                  <w:rPr>
                    <w:sz w:val="16"/>
                    <w:szCs w:val="24"/>
                  </w:rPr>
                </w:rPrChange>
              </w:rPr>
              <w:t>0.08*</w:t>
            </w:r>
          </w:p>
        </w:tc>
      </w:tr>
      <w:tr w:rsidR="00B92327" w:rsidRPr="00801E49" w14:paraId="1CA5A985" w14:textId="77777777" w:rsidTr="00C46F67">
        <w:trPr>
          <w:trHeight w:val="144"/>
        </w:trPr>
        <w:tc>
          <w:tcPr>
            <w:tcW w:w="3208" w:type="dxa"/>
            <w:tcBorders>
              <w:top w:val="nil"/>
              <w:left w:val="nil"/>
              <w:bottom w:val="nil"/>
              <w:right w:val="nil"/>
            </w:tcBorders>
          </w:tcPr>
          <w:p w14:paraId="522371CF" w14:textId="77777777" w:rsidR="00B92327" w:rsidRPr="00801E49" w:rsidRDefault="00B92327" w:rsidP="0056565A">
            <w:pPr>
              <w:spacing w:after="0" w:line="259" w:lineRule="auto"/>
              <w:ind w:left="0" w:right="0" w:firstLine="0"/>
              <w:jc w:val="left"/>
              <w:rPr>
                <w:rFonts w:ascii="Open Sans" w:hAnsi="Open Sans" w:cs="Open Sans"/>
                <w:sz w:val="16"/>
                <w:szCs w:val="24"/>
                <w:rPrChange w:id="7716" w:author="Nicole Wu" w:date="2024-01-08T11:26:00Z">
                  <w:rPr>
                    <w:sz w:val="16"/>
                    <w:szCs w:val="24"/>
                  </w:rPr>
                </w:rPrChange>
              </w:rPr>
            </w:pPr>
          </w:p>
        </w:tc>
        <w:tc>
          <w:tcPr>
            <w:tcW w:w="820" w:type="dxa"/>
            <w:tcBorders>
              <w:top w:val="nil"/>
              <w:left w:val="nil"/>
              <w:bottom w:val="nil"/>
              <w:right w:val="nil"/>
            </w:tcBorders>
          </w:tcPr>
          <w:p w14:paraId="34D1ECA4" w14:textId="77777777" w:rsidR="00B92327" w:rsidRPr="00801E49" w:rsidRDefault="00332621" w:rsidP="0056565A">
            <w:pPr>
              <w:spacing w:after="0" w:line="259" w:lineRule="auto"/>
              <w:ind w:left="0" w:right="0" w:firstLine="0"/>
              <w:jc w:val="center"/>
              <w:rPr>
                <w:rFonts w:ascii="Open Sans" w:hAnsi="Open Sans" w:cs="Open Sans"/>
                <w:sz w:val="16"/>
                <w:szCs w:val="24"/>
                <w:rPrChange w:id="7717" w:author="Nicole Wu" w:date="2024-01-08T11:26:00Z">
                  <w:rPr>
                    <w:sz w:val="16"/>
                    <w:szCs w:val="24"/>
                  </w:rPr>
                </w:rPrChange>
              </w:rPr>
            </w:pPr>
            <w:r w:rsidRPr="00801E49">
              <w:rPr>
                <w:rFonts w:ascii="Open Sans" w:hAnsi="Open Sans" w:cs="Open Sans"/>
                <w:sz w:val="16"/>
                <w:szCs w:val="24"/>
                <w:rPrChange w:id="7718" w:author="Nicole Wu" w:date="2024-01-08T11:26:00Z">
                  <w:rPr>
                    <w:sz w:val="16"/>
                    <w:szCs w:val="24"/>
                  </w:rPr>
                </w:rPrChange>
              </w:rPr>
              <w:t>(0.29)</w:t>
            </w:r>
          </w:p>
        </w:tc>
        <w:tc>
          <w:tcPr>
            <w:tcW w:w="682" w:type="dxa"/>
            <w:tcBorders>
              <w:top w:val="nil"/>
              <w:left w:val="nil"/>
              <w:bottom w:val="nil"/>
              <w:right w:val="nil"/>
            </w:tcBorders>
          </w:tcPr>
          <w:p w14:paraId="74700C44" w14:textId="77777777" w:rsidR="00B92327" w:rsidRPr="00801E49" w:rsidRDefault="00332621" w:rsidP="0056565A">
            <w:pPr>
              <w:spacing w:after="0" w:line="259" w:lineRule="auto"/>
              <w:ind w:left="0" w:right="0" w:firstLine="0"/>
              <w:jc w:val="center"/>
              <w:rPr>
                <w:rFonts w:ascii="Open Sans" w:hAnsi="Open Sans" w:cs="Open Sans"/>
                <w:sz w:val="16"/>
                <w:szCs w:val="24"/>
                <w:rPrChange w:id="7719" w:author="Nicole Wu" w:date="2024-01-08T11:26:00Z">
                  <w:rPr>
                    <w:sz w:val="16"/>
                    <w:szCs w:val="24"/>
                  </w:rPr>
                </w:rPrChange>
              </w:rPr>
            </w:pPr>
            <w:r w:rsidRPr="00801E49">
              <w:rPr>
                <w:rFonts w:ascii="Open Sans" w:hAnsi="Open Sans" w:cs="Open Sans"/>
                <w:sz w:val="16"/>
                <w:szCs w:val="24"/>
                <w:rPrChange w:id="7720" w:author="Nicole Wu" w:date="2024-01-08T11:26:00Z">
                  <w:rPr>
                    <w:sz w:val="16"/>
                    <w:szCs w:val="24"/>
                  </w:rPr>
                </w:rPrChange>
              </w:rPr>
              <w:t>(0.45)</w:t>
            </w:r>
          </w:p>
        </w:tc>
        <w:tc>
          <w:tcPr>
            <w:tcW w:w="516" w:type="dxa"/>
            <w:tcBorders>
              <w:top w:val="nil"/>
              <w:left w:val="nil"/>
              <w:bottom w:val="nil"/>
              <w:right w:val="nil"/>
            </w:tcBorders>
          </w:tcPr>
          <w:p w14:paraId="099391DB" w14:textId="77777777" w:rsidR="00B92327" w:rsidRPr="00801E49" w:rsidRDefault="00332621" w:rsidP="0056565A">
            <w:pPr>
              <w:spacing w:after="0" w:line="259" w:lineRule="auto"/>
              <w:ind w:left="0" w:right="0" w:firstLine="0"/>
              <w:jc w:val="center"/>
              <w:rPr>
                <w:rFonts w:ascii="Open Sans" w:hAnsi="Open Sans" w:cs="Open Sans"/>
                <w:sz w:val="16"/>
                <w:szCs w:val="24"/>
                <w:rPrChange w:id="7721" w:author="Nicole Wu" w:date="2024-01-08T11:26:00Z">
                  <w:rPr>
                    <w:sz w:val="16"/>
                    <w:szCs w:val="24"/>
                  </w:rPr>
                </w:rPrChange>
              </w:rPr>
            </w:pPr>
            <w:r w:rsidRPr="00801E49">
              <w:rPr>
                <w:rFonts w:ascii="Open Sans" w:hAnsi="Open Sans" w:cs="Open Sans"/>
                <w:sz w:val="16"/>
                <w:szCs w:val="24"/>
                <w:rPrChange w:id="7722" w:author="Nicole Wu" w:date="2024-01-08T11:26:00Z">
                  <w:rPr>
                    <w:sz w:val="16"/>
                    <w:szCs w:val="24"/>
                  </w:rPr>
                </w:rPrChange>
              </w:rPr>
              <w:t>(0.05)</w:t>
            </w:r>
          </w:p>
        </w:tc>
        <w:tc>
          <w:tcPr>
            <w:tcW w:w="820" w:type="dxa"/>
            <w:tcBorders>
              <w:top w:val="nil"/>
              <w:left w:val="nil"/>
              <w:bottom w:val="nil"/>
              <w:right w:val="nil"/>
            </w:tcBorders>
          </w:tcPr>
          <w:p w14:paraId="7D4F297D" w14:textId="77777777" w:rsidR="00B92327" w:rsidRPr="00801E49" w:rsidRDefault="00332621" w:rsidP="0056565A">
            <w:pPr>
              <w:spacing w:after="0" w:line="259" w:lineRule="auto"/>
              <w:ind w:left="0" w:right="0" w:firstLine="0"/>
              <w:jc w:val="center"/>
              <w:rPr>
                <w:rFonts w:ascii="Open Sans" w:hAnsi="Open Sans" w:cs="Open Sans"/>
                <w:sz w:val="16"/>
                <w:szCs w:val="24"/>
                <w:rPrChange w:id="7723" w:author="Nicole Wu" w:date="2024-01-08T11:26:00Z">
                  <w:rPr>
                    <w:sz w:val="16"/>
                    <w:szCs w:val="24"/>
                  </w:rPr>
                </w:rPrChange>
              </w:rPr>
            </w:pPr>
            <w:r w:rsidRPr="00801E49">
              <w:rPr>
                <w:rFonts w:ascii="Open Sans" w:hAnsi="Open Sans" w:cs="Open Sans"/>
                <w:sz w:val="16"/>
                <w:szCs w:val="24"/>
                <w:rPrChange w:id="7724" w:author="Nicole Wu" w:date="2024-01-08T11:26:00Z">
                  <w:rPr>
                    <w:sz w:val="16"/>
                    <w:szCs w:val="24"/>
                  </w:rPr>
                </w:rPrChange>
              </w:rPr>
              <w:t>(0.17)</w:t>
            </w:r>
          </w:p>
        </w:tc>
        <w:tc>
          <w:tcPr>
            <w:tcW w:w="682" w:type="dxa"/>
            <w:tcBorders>
              <w:top w:val="nil"/>
              <w:left w:val="nil"/>
              <w:bottom w:val="nil"/>
              <w:right w:val="nil"/>
            </w:tcBorders>
          </w:tcPr>
          <w:p w14:paraId="60F7A3AF" w14:textId="77777777" w:rsidR="00B92327" w:rsidRPr="00801E49" w:rsidRDefault="00332621" w:rsidP="0056565A">
            <w:pPr>
              <w:spacing w:after="0" w:line="259" w:lineRule="auto"/>
              <w:ind w:left="0" w:right="0" w:firstLine="0"/>
              <w:jc w:val="center"/>
              <w:rPr>
                <w:rFonts w:ascii="Open Sans" w:hAnsi="Open Sans" w:cs="Open Sans"/>
                <w:sz w:val="16"/>
                <w:szCs w:val="24"/>
                <w:rPrChange w:id="7725" w:author="Nicole Wu" w:date="2024-01-08T11:26:00Z">
                  <w:rPr>
                    <w:sz w:val="16"/>
                    <w:szCs w:val="24"/>
                  </w:rPr>
                </w:rPrChange>
              </w:rPr>
            </w:pPr>
            <w:r w:rsidRPr="00801E49">
              <w:rPr>
                <w:rFonts w:ascii="Open Sans" w:hAnsi="Open Sans" w:cs="Open Sans"/>
                <w:sz w:val="16"/>
                <w:szCs w:val="24"/>
                <w:rPrChange w:id="7726" w:author="Nicole Wu" w:date="2024-01-08T11:26:00Z">
                  <w:rPr>
                    <w:sz w:val="16"/>
                    <w:szCs w:val="24"/>
                  </w:rPr>
                </w:rPrChange>
              </w:rPr>
              <w:t>(0.25)</w:t>
            </w:r>
          </w:p>
        </w:tc>
        <w:tc>
          <w:tcPr>
            <w:tcW w:w="516" w:type="dxa"/>
            <w:tcBorders>
              <w:top w:val="nil"/>
              <w:left w:val="nil"/>
              <w:bottom w:val="nil"/>
              <w:right w:val="nil"/>
            </w:tcBorders>
          </w:tcPr>
          <w:p w14:paraId="174F5368" w14:textId="77777777" w:rsidR="00B92327" w:rsidRPr="00801E49" w:rsidRDefault="00332621" w:rsidP="0056565A">
            <w:pPr>
              <w:spacing w:after="0" w:line="259" w:lineRule="auto"/>
              <w:ind w:left="0" w:right="0" w:firstLine="0"/>
              <w:jc w:val="center"/>
              <w:rPr>
                <w:rFonts w:ascii="Open Sans" w:hAnsi="Open Sans" w:cs="Open Sans"/>
                <w:sz w:val="16"/>
                <w:szCs w:val="24"/>
                <w:rPrChange w:id="7727" w:author="Nicole Wu" w:date="2024-01-08T11:26:00Z">
                  <w:rPr>
                    <w:sz w:val="16"/>
                    <w:szCs w:val="24"/>
                  </w:rPr>
                </w:rPrChange>
              </w:rPr>
            </w:pPr>
            <w:r w:rsidRPr="00801E49">
              <w:rPr>
                <w:rFonts w:ascii="Open Sans" w:hAnsi="Open Sans" w:cs="Open Sans"/>
                <w:sz w:val="16"/>
                <w:szCs w:val="24"/>
                <w:rPrChange w:id="7728" w:author="Nicole Wu" w:date="2024-01-08T11:26:00Z">
                  <w:rPr>
                    <w:sz w:val="16"/>
                    <w:szCs w:val="24"/>
                  </w:rPr>
                </w:rPrChange>
              </w:rPr>
              <w:t>(0.30)</w:t>
            </w:r>
          </w:p>
        </w:tc>
        <w:tc>
          <w:tcPr>
            <w:tcW w:w="820" w:type="dxa"/>
            <w:tcBorders>
              <w:top w:val="nil"/>
              <w:left w:val="nil"/>
              <w:bottom w:val="nil"/>
              <w:right w:val="nil"/>
            </w:tcBorders>
          </w:tcPr>
          <w:p w14:paraId="593F86A9" w14:textId="77777777" w:rsidR="00B92327" w:rsidRPr="00801E49" w:rsidRDefault="00332621" w:rsidP="0056565A">
            <w:pPr>
              <w:spacing w:after="0" w:line="259" w:lineRule="auto"/>
              <w:ind w:left="0" w:right="0" w:firstLine="0"/>
              <w:jc w:val="center"/>
              <w:rPr>
                <w:rFonts w:ascii="Open Sans" w:hAnsi="Open Sans" w:cs="Open Sans"/>
                <w:sz w:val="16"/>
                <w:szCs w:val="24"/>
                <w:rPrChange w:id="7729" w:author="Nicole Wu" w:date="2024-01-08T11:26:00Z">
                  <w:rPr>
                    <w:sz w:val="16"/>
                    <w:szCs w:val="24"/>
                  </w:rPr>
                </w:rPrChange>
              </w:rPr>
            </w:pPr>
            <w:r w:rsidRPr="00801E49">
              <w:rPr>
                <w:rFonts w:ascii="Open Sans" w:hAnsi="Open Sans" w:cs="Open Sans"/>
                <w:sz w:val="16"/>
                <w:szCs w:val="24"/>
                <w:rPrChange w:id="7730" w:author="Nicole Wu" w:date="2024-01-08T11:26:00Z">
                  <w:rPr>
                    <w:sz w:val="16"/>
                    <w:szCs w:val="24"/>
                  </w:rPr>
                </w:rPrChange>
              </w:rPr>
              <w:t>(0.22)</w:t>
            </w:r>
          </w:p>
        </w:tc>
        <w:tc>
          <w:tcPr>
            <w:tcW w:w="682" w:type="dxa"/>
            <w:tcBorders>
              <w:top w:val="nil"/>
              <w:left w:val="nil"/>
              <w:bottom w:val="nil"/>
              <w:right w:val="nil"/>
            </w:tcBorders>
          </w:tcPr>
          <w:p w14:paraId="751DDEFA" w14:textId="77777777" w:rsidR="00B92327" w:rsidRPr="00801E49" w:rsidRDefault="00332621" w:rsidP="0056565A">
            <w:pPr>
              <w:spacing w:after="0" w:line="259" w:lineRule="auto"/>
              <w:ind w:left="0" w:right="0" w:firstLine="0"/>
              <w:jc w:val="center"/>
              <w:rPr>
                <w:rFonts w:ascii="Open Sans" w:hAnsi="Open Sans" w:cs="Open Sans"/>
                <w:sz w:val="16"/>
                <w:szCs w:val="24"/>
                <w:rPrChange w:id="7731" w:author="Nicole Wu" w:date="2024-01-08T11:26:00Z">
                  <w:rPr>
                    <w:sz w:val="16"/>
                    <w:szCs w:val="24"/>
                  </w:rPr>
                </w:rPrChange>
              </w:rPr>
            </w:pPr>
            <w:r w:rsidRPr="00801E49">
              <w:rPr>
                <w:rFonts w:ascii="Open Sans" w:hAnsi="Open Sans" w:cs="Open Sans"/>
                <w:sz w:val="16"/>
                <w:szCs w:val="24"/>
                <w:rPrChange w:id="7732" w:author="Nicole Wu" w:date="2024-01-08T11:26:00Z">
                  <w:rPr>
                    <w:sz w:val="16"/>
                    <w:szCs w:val="24"/>
                  </w:rPr>
                </w:rPrChange>
              </w:rPr>
              <w:t>(0.33)</w:t>
            </w:r>
          </w:p>
        </w:tc>
        <w:tc>
          <w:tcPr>
            <w:tcW w:w="752" w:type="dxa"/>
            <w:tcBorders>
              <w:top w:val="nil"/>
              <w:left w:val="nil"/>
              <w:bottom w:val="nil"/>
              <w:right w:val="nil"/>
            </w:tcBorders>
          </w:tcPr>
          <w:p w14:paraId="16001801" w14:textId="77777777" w:rsidR="00B92327" w:rsidRPr="00801E49" w:rsidRDefault="00332621" w:rsidP="0056565A">
            <w:pPr>
              <w:spacing w:after="0" w:line="259" w:lineRule="auto"/>
              <w:ind w:left="0" w:right="0" w:firstLine="0"/>
              <w:jc w:val="center"/>
              <w:rPr>
                <w:rFonts w:ascii="Open Sans" w:hAnsi="Open Sans" w:cs="Open Sans"/>
                <w:sz w:val="16"/>
                <w:szCs w:val="24"/>
                <w:rPrChange w:id="7733" w:author="Nicole Wu" w:date="2024-01-08T11:26:00Z">
                  <w:rPr>
                    <w:sz w:val="16"/>
                    <w:szCs w:val="24"/>
                  </w:rPr>
                </w:rPrChange>
              </w:rPr>
            </w:pPr>
            <w:r w:rsidRPr="00801E49">
              <w:rPr>
                <w:rFonts w:ascii="Open Sans" w:hAnsi="Open Sans" w:cs="Open Sans"/>
                <w:sz w:val="16"/>
                <w:szCs w:val="24"/>
                <w:rPrChange w:id="7734" w:author="Nicole Wu" w:date="2024-01-08T11:26:00Z">
                  <w:rPr>
                    <w:sz w:val="16"/>
                    <w:szCs w:val="24"/>
                  </w:rPr>
                </w:rPrChange>
              </w:rPr>
              <w:t>(0.04)</w:t>
            </w:r>
          </w:p>
        </w:tc>
      </w:tr>
      <w:tr w:rsidR="00B92327" w:rsidRPr="00801E49" w14:paraId="47218C6C" w14:textId="77777777" w:rsidTr="00C46F67">
        <w:trPr>
          <w:trHeight w:val="144"/>
        </w:trPr>
        <w:tc>
          <w:tcPr>
            <w:tcW w:w="3208" w:type="dxa"/>
            <w:tcBorders>
              <w:top w:val="nil"/>
              <w:left w:val="nil"/>
              <w:bottom w:val="nil"/>
              <w:right w:val="nil"/>
            </w:tcBorders>
          </w:tcPr>
          <w:p w14:paraId="1A650DEA" w14:textId="77777777" w:rsidR="00B92327" w:rsidRPr="00801E49" w:rsidRDefault="00332621" w:rsidP="0056565A">
            <w:pPr>
              <w:spacing w:after="0" w:line="259" w:lineRule="auto"/>
              <w:ind w:left="0" w:right="0" w:firstLine="0"/>
              <w:jc w:val="left"/>
              <w:rPr>
                <w:rFonts w:ascii="Open Sans" w:hAnsi="Open Sans" w:cs="Open Sans"/>
                <w:sz w:val="16"/>
                <w:szCs w:val="24"/>
                <w:rPrChange w:id="7735" w:author="Nicole Wu" w:date="2024-01-08T11:26:00Z">
                  <w:rPr>
                    <w:sz w:val="16"/>
                    <w:szCs w:val="24"/>
                  </w:rPr>
                </w:rPrChange>
              </w:rPr>
            </w:pPr>
            <w:r w:rsidRPr="00801E49">
              <w:rPr>
                <w:rFonts w:ascii="Open Sans" w:hAnsi="Open Sans" w:cs="Open Sans"/>
                <w:sz w:val="16"/>
                <w:szCs w:val="24"/>
                <w:rPrChange w:id="7736" w:author="Nicole Wu" w:date="2024-01-08T11:26:00Z">
                  <w:rPr>
                    <w:sz w:val="16"/>
                    <w:szCs w:val="24"/>
                  </w:rPr>
                </w:rPrChange>
              </w:rPr>
              <w:t>Household size</w:t>
            </w:r>
          </w:p>
        </w:tc>
        <w:tc>
          <w:tcPr>
            <w:tcW w:w="820" w:type="dxa"/>
            <w:tcBorders>
              <w:top w:val="nil"/>
              <w:left w:val="nil"/>
              <w:bottom w:val="nil"/>
              <w:right w:val="nil"/>
            </w:tcBorders>
          </w:tcPr>
          <w:p w14:paraId="31D37F22" w14:textId="77777777" w:rsidR="00B92327" w:rsidRPr="00801E49" w:rsidRDefault="00332621" w:rsidP="0056565A">
            <w:pPr>
              <w:spacing w:after="0" w:line="259" w:lineRule="auto"/>
              <w:ind w:left="0" w:right="0" w:firstLine="0"/>
              <w:jc w:val="center"/>
              <w:rPr>
                <w:rFonts w:ascii="Open Sans" w:hAnsi="Open Sans" w:cs="Open Sans"/>
                <w:sz w:val="16"/>
                <w:szCs w:val="24"/>
                <w:rPrChange w:id="7737" w:author="Nicole Wu" w:date="2024-01-08T11:26:00Z">
                  <w:rPr>
                    <w:sz w:val="16"/>
                    <w:szCs w:val="24"/>
                  </w:rPr>
                </w:rPrChange>
              </w:rPr>
            </w:pPr>
            <w:r w:rsidRPr="00801E49">
              <w:rPr>
                <w:rFonts w:ascii="Open Sans" w:hAnsi="Open Sans" w:cs="Open Sans"/>
                <w:sz w:val="16"/>
                <w:szCs w:val="24"/>
                <w:rPrChange w:id="7738" w:author="Nicole Wu" w:date="2024-01-08T11:26:00Z">
                  <w:rPr>
                    <w:sz w:val="16"/>
                    <w:szCs w:val="24"/>
                  </w:rPr>
                </w:rPrChange>
              </w:rPr>
              <w:t>7.72</w:t>
            </w:r>
          </w:p>
        </w:tc>
        <w:tc>
          <w:tcPr>
            <w:tcW w:w="682" w:type="dxa"/>
            <w:tcBorders>
              <w:top w:val="nil"/>
              <w:left w:val="nil"/>
              <w:bottom w:val="nil"/>
              <w:right w:val="nil"/>
            </w:tcBorders>
          </w:tcPr>
          <w:p w14:paraId="19C10CE0" w14:textId="77777777" w:rsidR="00B92327" w:rsidRPr="00801E49" w:rsidRDefault="00332621" w:rsidP="0056565A">
            <w:pPr>
              <w:spacing w:after="0" w:line="259" w:lineRule="auto"/>
              <w:ind w:left="0" w:right="0" w:firstLine="0"/>
              <w:jc w:val="center"/>
              <w:rPr>
                <w:rFonts w:ascii="Open Sans" w:hAnsi="Open Sans" w:cs="Open Sans"/>
                <w:sz w:val="16"/>
                <w:szCs w:val="24"/>
                <w:rPrChange w:id="7739" w:author="Nicole Wu" w:date="2024-01-08T11:26:00Z">
                  <w:rPr>
                    <w:sz w:val="16"/>
                    <w:szCs w:val="24"/>
                  </w:rPr>
                </w:rPrChange>
              </w:rPr>
            </w:pPr>
            <w:r w:rsidRPr="00801E49">
              <w:rPr>
                <w:rFonts w:ascii="Open Sans" w:hAnsi="Open Sans" w:cs="Open Sans"/>
                <w:sz w:val="16"/>
                <w:szCs w:val="24"/>
                <w:rPrChange w:id="7740" w:author="Nicole Wu" w:date="2024-01-08T11:26:00Z">
                  <w:rPr>
                    <w:sz w:val="16"/>
                    <w:szCs w:val="24"/>
                  </w:rPr>
                </w:rPrChange>
              </w:rPr>
              <w:t>7.23</w:t>
            </w:r>
          </w:p>
        </w:tc>
        <w:tc>
          <w:tcPr>
            <w:tcW w:w="516" w:type="dxa"/>
            <w:tcBorders>
              <w:top w:val="nil"/>
              <w:left w:val="nil"/>
              <w:bottom w:val="nil"/>
              <w:right w:val="nil"/>
            </w:tcBorders>
          </w:tcPr>
          <w:p w14:paraId="1E17B8D5" w14:textId="77777777" w:rsidR="00B92327" w:rsidRPr="00801E49" w:rsidRDefault="00332621" w:rsidP="0056565A">
            <w:pPr>
              <w:spacing w:after="0" w:line="259" w:lineRule="auto"/>
              <w:ind w:left="0" w:right="0" w:firstLine="0"/>
              <w:jc w:val="center"/>
              <w:rPr>
                <w:rFonts w:ascii="Open Sans" w:hAnsi="Open Sans" w:cs="Open Sans"/>
                <w:sz w:val="16"/>
                <w:szCs w:val="24"/>
                <w:rPrChange w:id="7741" w:author="Nicole Wu" w:date="2024-01-08T11:26:00Z">
                  <w:rPr>
                    <w:sz w:val="16"/>
                    <w:szCs w:val="24"/>
                  </w:rPr>
                </w:rPrChange>
              </w:rPr>
            </w:pPr>
            <w:r w:rsidRPr="00801E49">
              <w:rPr>
                <w:rFonts w:ascii="Open Sans" w:hAnsi="Open Sans" w:cs="Open Sans"/>
                <w:sz w:val="16"/>
                <w:szCs w:val="24"/>
                <w:rPrChange w:id="7742" w:author="Nicole Wu" w:date="2024-01-08T11:26:00Z">
                  <w:rPr>
                    <w:sz w:val="16"/>
                    <w:szCs w:val="24"/>
                  </w:rPr>
                </w:rPrChange>
              </w:rPr>
              <w:t>-0.49</w:t>
            </w:r>
          </w:p>
        </w:tc>
        <w:tc>
          <w:tcPr>
            <w:tcW w:w="820" w:type="dxa"/>
            <w:tcBorders>
              <w:top w:val="nil"/>
              <w:left w:val="nil"/>
              <w:bottom w:val="nil"/>
              <w:right w:val="nil"/>
            </w:tcBorders>
          </w:tcPr>
          <w:p w14:paraId="0F1A737C" w14:textId="77777777" w:rsidR="00B92327" w:rsidRPr="00801E49" w:rsidRDefault="00332621" w:rsidP="0056565A">
            <w:pPr>
              <w:spacing w:after="0" w:line="259" w:lineRule="auto"/>
              <w:ind w:left="0" w:right="0" w:firstLine="0"/>
              <w:jc w:val="center"/>
              <w:rPr>
                <w:rFonts w:ascii="Open Sans" w:hAnsi="Open Sans" w:cs="Open Sans"/>
                <w:sz w:val="16"/>
                <w:szCs w:val="24"/>
                <w:rPrChange w:id="7743" w:author="Nicole Wu" w:date="2024-01-08T11:26:00Z">
                  <w:rPr>
                    <w:sz w:val="16"/>
                    <w:szCs w:val="24"/>
                  </w:rPr>
                </w:rPrChange>
              </w:rPr>
            </w:pPr>
            <w:r w:rsidRPr="00801E49">
              <w:rPr>
                <w:rFonts w:ascii="Open Sans" w:hAnsi="Open Sans" w:cs="Open Sans"/>
                <w:sz w:val="16"/>
                <w:szCs w:val="24"/>
                <w:rPrChange w:id="7744" w:author="Nicole Wu" w:date="2024-01-08T11:26:00Z">
                  <w:rPr>
                    <w:sz w:val="16"/>
                    <w:szCs w:val="24"/>
                  </w:rPr>
                </w:rPrChange>
              </w:rPr>
              <w:t>6.08</w:t>
            </w:r>
          </w:p>
        </w:tc>
        <w:tc>
          <w:tcPr>
            <w:tcW w:w="682" w:type="dxa"/>
            <w:tcBorders>
              <w:top w:val="nil"/>
              <w:left w:val="nil"/>
              <w:bottom w:val="nil"/>
              <w:right w:val="nil"/>
            </w:tcBorders>
          </w:tcPr>
          <w:p w14:paraId="04CD270E" w14:textId="77777777" w:rsidR="00B92327" w:rsidRPr="00801E49" w:rsidRDefault="00332621" w:rsidP="0056565A">
            <w:pPr>
              <w:spacing w:after="0" w:line="259" w:lineRule="auto"/>
              <w:ind w:left="0" w:right="0" w:firstLine="0"/>
              <w:jc w:val="center"/>
              <w:rPr>
                <w:rFonts w:ascii="Open Sans" w:hAnsi="Open Sans" w:cs="Open Sans"/>
                <w:sz w:val="16"/>
                <w:szCs w:val="24"/>
                <w:rPrChange w:id="7745" w:author="Nicole Wu" w:date="2024-01-08T11:26:00Z">
                  <w:rPr>
                    <w:sz w:val="16"/>
                    <w:szCs w:val="24"/>
                  </w:rPr>
                </w:rPrChange>
              </w:rPr>
            </w:pPr>
            <w:r w:rsidRPr="00801E49">
              <w:rPr>
                <w:rFonts w:ascii="Open Sans" w:hAnsi="Open Sans" w:cs="Open Sans"/>
                <w:sz w:val="16"/>
                <w:szCs w:val="24"/>
                <w:rPrChange w:id="7746" w:author="Nicole Wu" w:date="2024-01-08T11:26:00Z">
                  <w:rPr>
                    <w:sz w:val="16"/>
                    <w:szCs w:val="24"/>
                  </w:rPr>
                </w:rPrChange>
              </w:rPr>
              <w:t>6.23</w:t>
            </w:r>
          </w:p>
        </w:tc>
        <w:tc>
          <w:tcPr>
            <w:tcW w:w="516" w:type="dxa"/>
            <w:tcBorders>
              <w:top w:val="nil"/>
              <w:left w:val="nil"/>
              <w:bottom w:val="nil"/>
              <w:right w:val="nil"/>
            </w:tcBorders>
          </w:tcPr>
          <w:p w14:paraId="4D5FF0BE" w14:textId="77777777" w:rsidR="00B92327" w:rsidRPr="00801E49" w:rsidRDefault="00332621" w:rsidP="0056565A">
            <w:pPr>
              <w:spacing w:after="0" w:line="259" w:lineRule="auto"/>
              <w:ind w:left="0" w:right="0" w:firstLine="0"/>
              <w:jc w:val="center"/>
              <w:rPr>
                <w:rFonts w:ascii="Open Sans" w:hAnsi="Open Sans" w:cs="Open Sans"/>
                <w:sz w:val="16"/>
                <w:szCs w:val="24"/>
                <w:rPrChange w:id="7747" w:author="Nicole Wu" w:date="2024-01-08T11:26:00Z">
                  <w:rPr>
                    <w:sz w:val="16"/>
                    <w:szCs w:val="24"/>
                  </w:rPr>
                </w:rPrChange>
              </w:rPr>
            </w:pPr>
            <w:r w:rsidRPr="00801E49">
              <w:rPr>
                <w:rFonts w:ascii="Open Sans" w:hAnsi="Open Sans" w:cs="Open Sans"/>
                <w:sz w:val="16"/>
                <w:szCs w:val="24"/>
                <w:rPrChange w:id="7748" w:author="Nicole Wu" w:date="2024-01-08T11:26:00Z">
                  <w:rPr>
                    <w:sz w:val="16"/>
                    <w:szCs w:val="24"/>
                  </w:rPr>
                </w:rPrChange>
              </w:rPr>
              <w:t>0.15</w:t>
            </w:r>
          </w:p>
        </w:tc>
        <w:tc>
          <w:tcPr>
            <w:tcW w:w="820" w:type="dxa"/>
            <w:tcBorders>
              <w:top w:val="nil"/>
              <w:left w:val="nil"/>
              <w:bottom w:val="nil"/>
              <w:right w:val="nil"/>
            </w:tcBorders>
          </w:tcPr>
          <w:p w14:paraId="74A38CC0" w14:textId="77777777" w:rsidR="00B92327" w:rsidRPr="00801E49" w:rsidRDefault="00332621" w:rsidP="0056565A">
            <w:pPr>
              <w:spacing w:after="0" w:line="259" w:lineRule="auto"/>
              <w:ind w:left="0" w:right="0" w:firstLine="0"/>
              <w:jc w:val="center"/>
              <w:rPr>
                <w:rFonts w:ascii="Open Sans" w:hAnsi="Open Sans" w:cs="Open Sans"/>
                <w:sz w:val="16"/>
                <w:szCs w:val="24"/>
                <w:rPrChange w:id="7749" w:author="Nicole Wu" w:date="2024-01-08T11:26:00Z">
                  <w:rPr>
                    <w:sz w:val="16"/>
                    <w:szCs w:val="24"/>
                  </w:rPr>
                </w:rPrChange>
              </w:rPr>
            </w:pPr>
            <w:r w:rsidRPr="00801E49">
              <w:rPr>
                <w:rFonts w:ascii="Open Sans" w:hAnsi="Open Sans" w:cs="Open Sans"/>
                <w:sz w:val="16"/>
                <w:szCs w:val="24"/>
                <w:rPrChange w:id="7750" w:author="Nicole Wu" w:date="2024-01-08T11:26:00Z">
                  <w:rPr>
                    <w:sz w:val="16"/>
                    <w:szCs w:val="24"/>
                  </w:rPr>
                </w:rPrChange>
              </w:rPr>
              <w:t>6.57</w:t>
            </w:r>
          </w:p>
        </w:tc>
        <w:tc>
          <w:tcPr>
            <w:tcW w:w="682" w:type="dxa"/>
            <w:tcBorders>
              <w:top w:val="nil"/>
              <w:left w:val="nil"/>
              <w:bottom w:val="nil"/>
              <w:right w:val="nil"/>
            </w:tcBorders>
          </w:tcPr>
          <w:p w14:paraId="415B98E3" w14:textId="77777777" w:rsidR="00B92327" w:rsidRPr="00801E49" w:rsidRDefault="00332621" w:rsidP="0056565A">
            <w:pPr>
              <w:spacing w:after="0" w:line="259" w:lineRule="auto"/>
              <w:ind w:left="0" w:right="0" w:firstLine="0"/>
              <w:jc w:val="center"/>
              <w:rPr>
                <w:rFonts w:ascii="Open Sans" w:hAnsi="Open Sans" w:cs="Open Sans"/>
                <w:sz w:val="16"/>
                <w:szCs w:val="24"/>
                <w:rPrChange w:id="7751" w:author="Nicole Wu" w:date="2024-01-08T11:26:00Z">
                  <w:rPr>
                    <w:sz w:val="16"/>
                    <w:szCs w:val="24"/>
                  </w:rPr>
                </w:rPrChange>
              </w:rPr>
            </w:pPr>
            <w:r w:rsidRPr="00801E49">
              <w:rPr>
                <w:rFonts w:ascii="Open Sans" w:hAnsi="Open Sans" w:cs="Open Sans"/>
                <w:sz w:val="16"/>
                <w:szCs w:val="24"/>
                <w:rPrChange w:id="7752" w:author="Nicole Wu" w:date="2024-01-08T11:26:00Z">
                  <w:rPr>
                    <w:sz w:val="16"/>
                    <w:szCs w:val="24"/>
                  </w:rPr>
                </w:rPrChange>
              </w:rPr>
              <w:t>6.52</w:t>
            </w:r>
          </w:p>
        </w:tc>
        <w:tc>
          <w:tcPr>
            <w:tcW w:w="752" w:type="dxa"/>
            <w:tcBorders>
              <w:top w:val="nil"/>
              <w:left w:val="nil"/>
              <w:bottom w:val="nil"/>
              <w:right w:val="nil"/>
            </w:tcBorders>
          </w:tcPr>
          <w:p w14:paraId="72050F1C" w14:textId="77777777" w:rsidR="00B92327" w:rsidRPr="00801E49" w:rsidRDefault="00332621" w:rsidP="0056565A">
            <w:pPr>
              <w:spacing w:after="0" w:line="259" w:lineRule="auto"/>
              <w:ind w:left="0" w:right="0" w:firstLine="0"/>
              <w:jc w:val="center"/>
              <w:rPr>
                <w:rFonts w:ascii="Open Sans" w:hAnsi="Open Sans" w:cs="Open Sans"/>
                <w:sz w:val="16"/>
                <w:szCs w:val="24"/>
                <w:rPrChange w:id="7753" w:author="Nicole Wu" w:date="2024-01-08T11:26:00Z">
                  <w:rPr>
                    <w:sz w:val="16"/>
                    <w:szCs w:val="24"/>
                  </w:rPr>
                </w:rPrChange>
              </w:rPr>
            </w:pPr>
            <w:r w:rsidRPr="00801E49">
              <w:rPr>
                <w:rFonts w:ascii="Open Sans" w:hAnsi="Open Sans" w:cs="Open Sans"/>
                <w:sz w:val="16"/>
                <w:szCs w:val="24"/>
                <w:rPrChange w:id="7754" w:author="Nicole Wu" w:date="2024-01-08T11:26:00Z">
                  <w:rPr>
                    <w:sz w:val="16"/>
                    <w:szCs w:val="24"/>
                  </w:rPr>
                </w:rPrChange>
              </w:rPr>
              <w:t>-0.05</w:t>
            </w:r>
          </w:p>
        </w:tc>
      </w:tr>
      <w:tr w:rsidR="00B92327" w:rsidRPr="00801E49" w14:paraId="6E6BE3C1" w14:textId="77777777" w:rsidTr="00C46F67">
        <w:trPr>
          <w:trHeight w:val="144"/>
        </w:trPr>
        <w:tc>
          <w:tcPr>
            <w:tcW w:w="3208" w:type="dxa"/>
            <w:tcBorders>
              <w:top w:val="nil"/>
              <w:left w:val="nil"/>
              <w:bottom w:val="nil"/>
              <w:right w:val="nil"/>
            </w:tcBorders>
          </w:tcPr>
          <w:p w14:paraId="6D14F0C3" w14:textId="77777777" w:rsidR="00B92327" w:rsidRPr="00801E49" w:rsidRDefault="00B92327" w:rsidP="0056565A">
            <w:pPr>
              <w:spacing w:after="0" w:line="259" w:lineRule="auto"/>
              <w:ind w:left="0" w:right="0" w:firstLine="0"/>
              <w:jc w:val="left"/>
              <w:rPr>
                <w:rFonts w:ascii="Open Sans" w:hAnsi="Open Sans" w:cs="Open Sans"/>
                <w:sz w:val="16"/>
                <w:szCs w:val="24"/>
                <w:rPrChange w:id="7755" w:author="Nicole Wu" w:date="2024-01-08T11:26:00Z">
                  <w:rPr>
                    <w:sz w:val="16"/>
                    <w:szCs w:val="24"/>
                  </w:rPr>
                </w:rPrChange>
              </w:rPr>
            </w:pPr>
          </w:p>
        </w:tc>
        <w:tc>
          <w:tcPr>
            <w:tcW w:w="820" w:type="dxa"/>
            <w:tcBorders>
              <w:top w:val="nil"/>
              <w:left w:val="nil"/>
              <w:bottom w:val="nil"/>
              <w:right w:val="nil"/>
            </w:tcBorders>
          </w:tcPr>
          <w:p w14:paraId="57654766" w14:textId="77777777" w:rsidR="00B92327" w:rsidRPr="00801E49" w:rsidRDefault="00332621" w:rsidP="0056565A">
            <w:pPr>
              <w:spacing w:after="0" w:line="259" w:lineRule="auto"/>
              <w:ind w:left="0" w:right="0" w:firstLine="0"/>
              <w:jc w:val="center"/>
              <w:rPr>
                <w:rFonts w:ascii="Open Sans" w:hAnsi="Open Sans" w:cs="Open Sans"/>
                <w:sz w:val="16"/>
                <w:szCs w:val="24"/>
                <w:rPrChange w:id="7756" w:author="Nicole Wu" w:date="2024-01-08T11:26:00Z">
                  <w:rPr>
                    <w:sz w:val="16"/>
                    <w:szCs w:val="24"/>
                  </w:rPr>
                </w:rPrChange>
              </w:rPr>
            </w:pPr>
            <w:r w:rsidRPr="00801E49">
              <w:rPr>
                <w:rFonts w:ascii="Open Sans" w:hAnsi="Open Sans" w:cs="Open Sans"/>
                <w:sz w:val="16"/>
                <w:szCs w:val="24"/>
                <w:rPrChange w:id="7757" w:author="Nicole Wu" w:date="2024-01-08T11:26:00Z">
                  <w:rPr>
                    <w:sz w:val="16"/>
                    <w:szCs w:val="24"/>
                  </w:rPr>
                </w:rPrChange>
              </w:rPr>
              <w:t>(3.44)</w:t>
            </w:r>
          </w:p>
        </w:tc>
        <w:tc>
          <w:tcPr>
            <w:tcW w:w="682" w:type="dxa"/>
            <w:tcBorders>
              <w:top w:val="nil"/>
              <w:left w:val="nil"/>
              <w:bottom w:val="nil"/>
              <w:right w:val="nil"/>
            </w:tcBorders>
          </w:tcPr>
          <w:p w14:paraId="6370F6E2" w14:textId="77777777" w:rsidR="00B92327" w:rsidRPr="00801E49" w:rsidRDefault="00332621" w:rsidP="0056565A">
            <w:pPr>
              <w:spacing w:after="0" w:line="259" w:lineRule="auto"/>
              <w:ind w:left="0" w:right="0" w:firstLine="0"/>
              <w:jc w:val="center"/>
              <w:rPr>
                <w:rFonts w:ascii="Open Sans" w:hAnsi="Open Sans" w:cs="Open Sans"/>
                <w:sz w:val="16"/>
                <w:szCs w:val="24"/>
                <w:rPrChange w:id="7758" w:author="Nicole Wu" w:date="2024-01-08T11:26:00Z">
                  <w:rPr>
                    <w:sz w:val="16"/>
                    <w:szCs w:val="24"/>
                  </w:rPr>
                </w:rPrChange>
              </w:rPr>
            </w:pPr>
            <w:r w:rsidRPr="00801E49">
              <w:rPr>
                <w:rFonts w:ascii="Open Sans" w:hAnsi="Open Sans" w:cs="Open Sans"/>
                <w:sz w:val="16"/>
                <w:szCs w:val="24"/>
                <w:rPrChange w:id="7759" w:author="Nicole Wu" w:date="2024-01-08T11:26:00Z">
                  <w:rPr>
                    <w:sz w:val="16"/>
                    <w:szCs w:val="24"/>
                  </w:rPr>
                </w:rPrChange>
              </w:rPr>
              <w:t>(4.18)</w:t>
            </w:r>
          </w:p>
        </w:tc>
        <w:tc>
          <w:tcPr>
            <w:tcW w:w="516" w:type="dxa"/>
            <w:tcBorders>
              <w:top w:val="nil"/>
              <w:left w:val="nil"/>
              <w:bottom w:val="nil"/>
              <w:right w:val="nil"/>
            </w:tcBorders>
          </w:tcPr>
          <w:p w14:paraId="7FBC2C57" w14:textId="77777777" w:rsidR="00B92327" w:rsidRPr="00801E49" w:rsidRDefault="00332621" w:rsidP="0056565A">
            <w:pPr>
              <w:spacing w:after="0" w:line="259" w:lineRule="auto"/>
              <w:ind w:left="0" w:right="0" w:firstLine="0"/>
              <w:jc w:val="center"/>
              <w:rPr>
                <w:rFonts w:ascii="Open Sans" w:hAnsi="Open Sans" w:cs="Open Sans"/>
                <w:sz w:val="16"/>
                <w:szCs w:val="24"/>
                <w:rPrChange w:id="7760" w:author="Nicole Wu" w:date="2024-01-08T11:26:00Z">
                  <w:rPr>
                    <w:sz w:val="16"/>
                    <w:szCs w:val="24"/>
                  </w:rPr>
                </w:rPrChange>
              </w:rPr>
            </w:pPr>
            <w:r w:rsidRPr="00801E49">
              <w:rPr>
                <w:rFonts w:ascii="Open Sans" w:hAnsi="Open Sans" w:cs="Open Sans"/>
                <w:sz w:val="16"/>
                <w:szCs w:val="24"/>
                <w:rPrChange w:id="7761" w:author="Nicole Wu" w:date="2024-01-08T11:26:00Z">
                  <w:rPr>
                    <w:sz w:val="16"/>
                    <w:szCs w:val="24"/>
                  </w:rPr>
                </w:rPrChange>
              </w:rPr>
              <w:t>(0.56)</w:t>
            </w:r>
          </w:p>
        </w:tc>
        <w:tc>
          <w:tcPr>
            <w:tcW w:w="820" w:type="dxa"/>
            <w:tcBorders>
              <w:top w:val="nil"/>
              <w:left w:val="nil"/>
              <w:bottom w:val="nil"/>
              <w:right w:val="nil"/>
            </w:tcBorders>
          </w:tcPr>
          <w:p w14:paraId="70FE098D" w14:textId="77777777" w:rsidR="00B92327" w:rsidRPr="00801E49" w:rsidRDefault="00332621" w:rsidP="0056565A">
            <w:pPr>
              <w:spacing w:after="0" w:line="259" w:lineRule="auto"/>
              <w:ind w:left="0" w:right="0" w:firstLine="0"/>
              <w:jc w:val="center"/>
              <w:rPr>
                <w:rFonts w:ascii="Open Sans" w:hAnsi="Open Sans" w:cs="Open Sans"/>
                <w:sz w:val="16"/>
                <w:szCs w:val="24"/>
                <w:rPrChange w:id="7762" w:author="Nicole Wu" w:date="2024-01-08T11:26:00Z">
                  <w:rPr>
                    <w:sz w:val="16"/>
                    <w:szCs w:val="24"/>
                  </w:rPr>
                </w:rPrChange>
              </w:rPr>
            </w:pPr>
            <w:r w:rsidRPr="00801E49">
              <w:rPr>
                <w:rFonts w:ascii="Open Sans" w:hAnsi="Open Sans" w:cs="Open Sans"/>
                <w:sz w:val="16"/>
                <w:szCs w:val="24"/>
                <w:rPrChange w:id="7763" w:author="Nicole Wu" w:date="2024-01-08T11:26:00Z">
                  <w:rPr>
                    <w:sz w:val="16"/>
                    <w:szCs w:val="24"/>
                  </w:rPr>
                </w:rPrChange>
              </w:rPr>
              <w:t>(2.67)</w:t>
            </w:r>
          </w:p>
        </w:tc>
        <w:tc>
          <w:tcPr>
            <w:tcW w:w="682" w:type="dxa"/>
            <w:tcBorders>
              <w:top w:val="nil"/>
              <w:left w:val="nil"/>
              <w:bottom w:val="nil"/>
              <w:right w:val="nil"/>
            </w:tcBorders>
          </w:tcPr>
          <w:p w14:paraId="5CC1617A" w14:textId="77777777" w:rsidR="00B92327" w:rsidRPr="00801E49" w:rsidRDefault="00332621" w:rsidP="0056565A">
            <w:pPr>
              <w:spacing w:after="0" w:line="259" w:lineRule="auto"/>
              <w:ind w:left="0" w:right="0" w:firstLine="0"/>
              <w:jc w:val="center"/>
              <w:rPr>
                <w:rFonts w:ascii="Open Sans" w:hAnsi="Open Sans" w:cs="Open Sans"/>
                <w:sz w:val="16"/>
                <w:szCs w:val="24"/>
                <w:rPrChange w:id="7764" w:author="Nicole Wu" w:date="2024-01-08T11:26:00Z">
                  <w:rPr>
                    <w:sz w:val="16"/>
                    <w:szCs w:val="24"/>
                  </w:rPr>
                </w:rPrChange>
              </w:rPr>
            </w:pPr>
            <w:r w:rsidRPr="00801E49">
              <w:rPr>
                <w:rFonts w:ascii="Open Sans" w:hAnsi="Open Sans" w:cs="Open Sans"/>
                <w:sz w:val="16"/>
                <w:szCs w:val="24"/>
                <w:rPrChange w:id="7765" w:author="Nicole Wu" w:date="2024-01-08T11:26:00Z">
                  <w:rPr>
                    <w:sz w:val="16"/>
                    <w:szCs w:val="24"/>
                  </w:rPr>
                </w:rPrChange>
              </w:rPr>
              <w:t>(2.58)</w:t>
            </w:r>
          </w:p>
        </w:tc>
        <w:tc>
          <w:tcPr>
            <w:tcW w:w="516" w:type="dxa"/>
            <w:tcBorders>
              <w:top w:val="nil"/>
              <w:left w:val="nil"/>
              <w:bottom w:val="nil"/>
              <w:right w:val="nil"/>
            </w:tcBorders>
          </w:tcPr>
          <w:p w14:paraId="01C57DE2" w14:textId="77777777" w:rsidR="00B92327" w:rsidRPr="00801E49" w:rsidRDefault="00332621" w:rsidP="0056565A">
            <w:pPr>
              <w:spacing w:after="0" w:line="259" w:lineRule="auto"/>
              <w:ind w:left="0" w:right="0" w:firstLine="0"/>
              <w:jc w:val="center"/>
              <w:rPr>
                <w:rFonts w:ascii="Open Sans" w:hAnsi="Open Sans" w:cs="Open Sans"/>
                <w:sz w:val="16"/>
                <w:szCs w:val="24"/>
                <w:rPrChange w:id="7766" w:author="Nicole Wu" w:date="2024-01-08T11:26:00Z">
                  <w:rPr>
                    <w:sz w:val="16"/>
                    <w:szCs w:val="24"/>
                  </w:rPr>
                </w:rPrChange>
              </w:rPr>
            </w:pPr>
            <w:r w:rsidRPr="00801E49">
              <w:rPr>
                <w:rFonts w:ascii="Open Sans" w:hAnsi="Open Sans" w:cs="Open Sans"/>
                <w:sz w:val="16"/>
                <w:szCs w:val="24"/>
                <w:rPrChange w:id="7767" w:author="Nicole Wu" w:date="2024-01-08T11:26:00Z">
                  <w:rPr>
                    <w:sz w:val="16"/>
                    <w:szCs w:val="24"/>
                  </w:rPr>
                </w:rPrChange>
              </w:rPr>
              <w:t>(0.66)</w:t>
            </w:r>
          </w:p>
        </w:tc>
        <w:tc>
          <w:tcPr>
            <w:tcW w:w="820" w:type="dxa"/>
            <w:tcBorders>
              <w:top w:val="nil"/>
              <w:left w:val="nil"/>
              <w:bottom w:val="nil"/>
              <w:right w:val="nil"/>
            </w:tcBorders>
          </w:tcPr>
          <w:p w14:paraId="107B048C" w14:textId="77777777" w:rsidR="00B92327" w:rsidRPr="00801E49" w:rsidRDefault="00332621" w:rsidP="0056565A">
            <w:pPr>
              <w:spacing w:after="0" w:line="259" w:lineRule="auto"/>
              <w:ind w:left="0" w:right="0" w:firstLine="0"/>
              <w:jc w:val="center"/>
              <w:rPr>
                <w:rFonts w:ascii="Open Sans" w:hAnsi="Open Sans" w:cs="Open Sans"/>
                <w:sz w:val="16"/>
                <w:szCs w:val="24"/>
                <w:rPrChange w:id="7768" w:author="Nicole Wu" w:date="2024-01-08T11:26:00Z">
                  <w:rPr>
                    <w:sz w:val="16"/>
                    <w:szCs w:val="24"/>
                  </w:rPr>
                </w:rPrChange>
              </w:rPr>
            </w:pPr>
            <w:r w:rsidRPr="00801E49">
              <w:rPr>
                <w:rFonts w:ascii="Open Sans" w:hAnsi="Open Sans" w:cs="Open Sans"/>
                <w:sz w:val="16"/>
                <w:szCs w:val="24"/>
                <w:rPrChange w:id="7769" w:author="Nicole Wu" w:date="2024-01-08T11:26:00Z">
                  <w:rPr>
                    <w:sz w:val="16"/>
                    <w:szCs w:val="24"/>
                  </w:rPr>
                </w:rPrChange>
              </w:rPr>
              <w:t>(3.02)</w:t>
            </w:r>
          </w:p>
        </w:tc>
        <w:tc>
          <w:tcPr>
            <w:tcW w:w="682" w:type="dxa"/>
            <w:tcBorders>
              <w:top w:val="nil"/>
              <w:left w:val="nil"/>
              <w:bottom w:val="nil"/>
              <w:right w:val="nil"/>
            </w:tcBorders>
          </w:tcPr>
          <w:p w14:paraId="5A6A203D" w14:textId="77777777" w:rsidR="00B92327" w:rsidRPr="00801E49" w:rsidRDefault="00332621" w:rsidP="0056565A">
            <w:pPr>
              <w:spacing w:after="0" w:line="259" w:lineRule="auto"/>
              <w:ind w:left="0" w:right="0" w:firstLine="0"/>
              <w:jc w:val="center"/>
              <w:rPr>
                <w:rFonts w:ascii="Open Sans" w:hAnsi="Open Sans" w:cs="Open Sans"/>
                <w:sz w:val="16"/>
                <w:szCs w:val="24"/>
                <w:rPrChange w:id="7770" w:author="Nicole Wu" w:date="2024-01-08T11:26:00Z">
                  <w:rPr>
                    <w:sz w:val="16"/>
                    <w:szCs w:val="24"/>
                  </w:rPr>
                </w:rPrChange>
              </w:rPr>
            </w:pPr>
            <w:r w:rsidRPr="00801E49">
              <w:rPr>
                <w:rFonts w:ascii="Open Sans" w:hAnsi="Open Sans" w:cs="Open Sans"/>
                <w:sz w:val="16"/>
                <w:szCs w:val="24"/>
                <w:rPrChange w:id="7771" w:author="Nicole Wu" w:date="2024-01-08T11:26:00Z">
                  <w:rPr>
                    <w:sz w:val="16"/>
                    <w:szCs w:val="24"/>
                  </w:rPr>
                </w:rPrChange>
              </w:rPr>
              <w:t>(3.15)</w:t>
            </w:r>
          </w:p>
        </w:tc>
        <w:tc>
          <w:tcPr>
            <w:tcW w:w="752" w:type="dxa"/>
            <w:tcBorders>
              <w:top w:val="nil"/>
              <w:left w:val="nil"/>
              <w:bottom w:val="nil"/>
              <w:right w:val="nil"/>
            </w:tcBorders>
          </w:tcPr>
          <w:p w14:paraId="3463A98A" w14:textId="77777777" w:rsidR="00B92327" w:rsidRPr="00801E49" w:rsidRDefault="00332621" w:rsidP="0056565A">
            <w:pPr>
              <w:spacing w:after="0" w:line="259" w:lineRule="auto"/>
              <w:ind w:left="0" w:right="0" w:firstLine="0"/>
              <w:jc w:val="center"/>
              <w:rPr>
                <w:rFonts w:ascii="Open Sans" w:hAnsi="Open Sans" w:cs="Open Sans"/>
                <w:sz w:val="16"/>
                <w:szCs w:val="24"/>
                <w:rPrChange w:id="7772" w:author="Nicole Wu" w:date="2024-01-08T11:26:00Z">
                  <w:rPr>
                    <w:sz w:val="16"/>
                    <w:szCs w:val="24"/>
                  </w:rPr>
                </w:rPrChange>
              </w:rPr>
            </w:pPr>
            <w:r w:rsidRPr="00801E49">
              <w:rPr>
                <w:rFonts w:ascii="Open Sans" w:hAnsi="Open Sans" w:cs="Open Sans"/>
                <w:sz w:val="16"/>
                <w:szCs w:val="24"/>
                <w:rPrChange w:id="7773" w:author="Nicole Wu" w:date="2024-01-08T11:26:00Z">
                  <w:rPr>
                    <w:sz w:val="16"/>
                    <w:szCs w:val="24"/>
                  </w:rPr>
                </w:rPrChange>
              </w:rPr>
              <w:t>(0.88)</w:t>
            </w:r>
          </w:p>
        </w:tc>
      </w:tr>
      <w:tr w:rsidR="00B92327" w:rsidRPr="00801E49" w14:paraId="3963F8CB" w14:textId="77777777" w:rsidTr="00C46F67">
        <w:trPr>
          <w:trHeight w:val="144"/>
        </w:trPr>
        <w:tc>
          <w:tcPr>
            <w:tcW w:w="3208" w:type="dxa"/>
            <w:tcBorders>
              <w:top w:val="nil"/>
              <w:left w:val="nil"/>
              <w:bottom w:val="nil"/>
              <w:right w:val="nil"/>
            </w:tcBorders>
          </w:tcPr>
          <w:p w14:paraId="3C0D4E09" w14:textId="706F8DC9" w:rsidR="00B92327" w:rsidRPr="00801E49" w:rsidRDefault="00332621" w:rsidP="0056565A">
            <w:pPr>
              <w:spacing w:after="0" w:line="259" w:lineRule="auto"/>
              <w:ind w:left="0" w:right="0" w:firstLine="0"/>
              <w:jc w:val="left"/>
              <w:rPr>
                <w:rFonts w:ascii="Open Sans" w:hAnsi="Open Sans" w:cs="Open Sans"/>
                <w:sz w:val="16"/>
                <w:szCs w:val="24"/>
                <w:rPrChange w:id="7774" w:author="Nicole Wu" w:date="2024-01-08T11:26:00Z">
                  <w:rPr>
                    <w:sz w:val="16"/>
                    <w:szCs w:val="24"/>
                  </w:rPr>
                </w:rPrChange>
              </w:rPr>
            </w:pPr>
            <w:r w:rsidRPr="00801E49">
              <w:rPr>
                <w:rFonts w:ascii="Open Sans" w:hAnsi="Open Sans" w:cs="Open Sans"/>
                <w:sz w:val="16"/>
                <w:szCs w:val="24"/>
                <w:rPrChange w:id="7775" w:author="Nicole Wu" w:date="2024-01-08T11:26:00Z">
                  <w:rPr>
                    <w:sz w:val="16"/>
                    <w:szCs w:val="24"/>
                  </w:rPr>
                </w:rPrChange>
              </w:rPr>
              <w:t>Number of household member</w:t>
            </w:r>
            <w:r w:rsidR="00C46F67" w:rsidRPr="00801E49">
              <w:rPr>
                <w:rFonts w:ascii="Open Sans" w:hAnsi="Open Sans" w:cs="Open Sans"/>
                <w:sz w:val="16"/>
                <w:szCs w:val="24"/>
                <w:rPrChange w:id="7776" w:author="Nicole Wu" w:date="2024-01-08T11:26:00Z">
                  <w:rPr>
                    <w:sz w:val="16"/>
                    <w:szCs w:val="24"/>
                  </w:rPr>
                </w:rPrChange>
              </w:rPr>
              <w:t>s</w:t>
            </w:r>
            <w:r w:rsidRPr="00801E49">
              <w:rPr>
                <w:rFonts w:ascii="Open Sans" w:hAnsi="Open Sans" w:cs="Open Sans"/>
                <w:sz w:val="16"/>
                <w:szCs w:val="24"/>
                <w:rPrChange w:id="7777" w:author="Nicole Wu" w:date="2024-01-08T11:26:00Z">
                  <w:rPr>
                    <w:sz w:val="16"/>
                    <w:szCs w:val="24"/>
                  </w:rPr>
                </w:rPrChange>
              </w:rPr>
              <w:t xml:space="preserve"> </w:t>
            </w:r>
            <w:r w:rsidR="00C46F67" w:rsidRPr="00801E49">
              <w:rPr>
                <w:rFonts w:ascii="Open Sans" w:hAnsi="Open Sans" w:cs="Open Sans"/>
                <w:sz w:val="16"/>
                <w:szCs w:val="24"/>
                <w:rPrChange w:id="7778" w:author="Nicole Wu" w:date="2024-01-08T11:26:00Z">
                  <w:rPr>
                    <w:sz w:val="16"/>
                    <w:szCs w:val="24"/>
                  </w:rPr>
                </w:rPrChange>
              </w:rPr>
              <w:t xml:space="preserve">&lt; </w:t>
            </w:r>
            <w:r w:rsidRPr="00801E49">
              <w:rPr>
                <w:rFonts w:ascii="Open Sans" w:hAnsi="Open Sans" w:cs="Open Sans"/>
                <w:sz w:val="16"/>
                <w:szCs w:val="24"/>
                <w:rPrChange w:id="7779" w:author="Nicole Wu" w:date="2024-01-08T11:26:00Z">
                  <w:rPr>
                    <w:sz w:val="16"/>
                    <w:szCs w:val="24"/>
                  </w:rPr>
                </w:rPrChange>
              </w:rPr>
              <w:t>15</w:t>
            </w:r>
            <w:r w:rsidR="00C46F67" w:rsidRPr="00801E49">
              <w:rPr>
                <w:rFonts w:ascii="Open Sans" w:hAnsi="Open Sans" w:cs="Open Sans"/>
                <w:sz w:val="16"/>
                <w:szCs w:val="24"/>
                <w:rPrChange w:id="7780" w:author="Nicole Wu" w:date="2024-01-08T11:26:00Z">
                  <w:rPr>
                    <w:sz w:val="16"/>
                    <w:szCs w:val="24"/>
                  </w:rPr>
                </w:rPrChange>
              </w:rPr>
              <w:t>years</w:t>
            </w:r>
          </w:p>
        </w:tc>
        <w:tc>
          <w:tcPr>
            <w:tcW w:w="820" w:type="dxa"/>
            <w:tcBorders>
              <w:top w:val="nil"/>
              <w:left w:val="nil"/>
              <w:bottom w:val="nil"/>
              <w:right w:val="nil"/>
            </w:tcBorders>
          </w:tcPr>
          <w:p w14:paraId="657790E6" w14:textId="77777777" w:rsidR="00B92327" w:rsidRPr="00801E49" w:rsidRDefault="00332621" w:rsidP="0056565A">
            <w:pPr>
              <w:spacing w:after="0" w:line="259" w:lineRule="auto"/>
              <w:ind w:left="0" w:right="0" w:firstLine="0"/>
              <w:jc w:val="center"/>
              <w:rPr>
                <w:rFonts w:ascii="Open Sans" w:hAnsi="Open Sans" w:cs="Open Sans"/>
                <w:sz w:val="16"/>
                <w:szCs w:val="24"/>
                <w:rPrChange w:id="7781" w:author="Nicole Wu" w:date="2024-01-08T11:26:00Z">
                  <w:rPr>
                    <w:sz w:val="16"/>
                    <w:szCs w:val="24"/>
                  </w:rPr>
                </w:rPrChange>
              </w:rPr>
            </w:pPr>
            <w:r w:rsidRPr="00801E49">
              <w:rPr>
                <w:rFonts w:ascii="Open Sans" w:hAnsi="Open Sans" w:cs="Open Sans"/>
                <w:sz w:val="16"/>
                <w:szCs w:val="24"/>
                <w:rPrChange w:id="7782" w:author="Nicole Wu" w:date="2024-01-08T11:26:00Z">
                  <w:rPr>
                    <w:sz w:val="16"/>
                    <w:szCs w:val="24"/>
                  </w:rPr>
                </w:rPrChange>
              </w:rPr>
              <w:t>4.04</w:t>
            </w:r>
          </w:p>
        </w:tc>
        <w:tc>
          <w:tcPr>
            <w:tcW w:w="682" w:type="dxa"/>
            <w:tcBorders>
              <w:top w:val="nil"/>
              <w:left w:val="nil"/>
              <w:bottom w:val="nil"/>
              <w:right w:val="nil"/>
            </w:tcBorders>
          </w:tcPr>
          <w:p w14:paraId="36FEBB65" w14:textId="77777777" w:rsidR="00B92327" w:rsidRPr="00801E49" w:rsidRDefault="00332621" w:rsidP="0056565A">
            <w:pPr>
              <w:spacing w:after="0" w:line="259" w:lineRule="auto"/>
              <w:ind w:left="0" w:right="0" w:firstLine="0"/>
              <w:jc w:val="center"/>
              <w:rPr>
                <w:rFonts w:ascii="Open Sans" w:hAnsi="Open Sans" w:cs="Open Sans"/>
                <w:sz w:val="16"/>
                <w:szCs w:val="24"/>
                <w:rPrChange w:id="7783" w:author="Nicole Wu" w:date="2024-01-08T11:26:00Z">
                  <w:rPr>
                    <w:sz w:val="16"/>
                    <w:szCs w:val="24"/>
                  </w:rPr>
                </w:rPrChange>
              </w:rPr>
            </w:pPr>
            <w:r w:rsidRPr="00801E49">
              <w:rPr>
                <w:rFonts w:ascii="Open Sans" w:hAnsi="Open Sans" w:cs="Open Sans"/>
                <w:sz w:val="16"/>
                <w:szCs w:val="24"/>
                <w:rPrChange w:id="7784" w:author="Nicole Wu" w:date="2024-01-08T11:26:00Z">
                  <w:rPr>
                    <w:sz w:val="16"/>
                    <w:szCs w:val="24"/>
                  </w:rPr>
                </w:rPrChange>
              </w:rPr>
              <w:t>3.77</w:t>
            </w:r>
          </w:p>
        </w:tc>
        <w:tc>
          <w:tcPr>
            <w:tcW w:w="516" w:type="dxa"/>
            <w:tcBorders>
              <w:top w:val="nil"/>
              <w:left w:val="nil"/>
              <w:bottom w:val="nil"/>
              <w:right w:val="nil"/>
            </w:tcBorders>
          </w:tcPr>
          <w:p w14:paraId="6567E47C" w14:textId="77777777" w:rsidR="00B92327" w:rsidRPr="00801E49" w:rsidRDefault="00332621" w:rsidP="0056565A">
            <w:pPr>
              <w:spacing w:after="0" w:line="259" w:lineRule="auto"/>
              <w:ind w:left="0" w:right="0" w:firstLine="0"/>
              <w:jc w:val="center"/>
              <w:rPr>
                <w:rFonts w:ascii="Open Sans" w:hAnsi="Open Sans" w:cs="Open Sans"/>
                <w:sz w:val="16"/>
                <w:szCs w:val="24"/>
                <w:rPrChange w:id="7785" w:author="Nicole Wu" w:date="2024-01-08T11:26:00Z">
                  <w:rPr>
                    <w:sz w:val="16"/>
                    <w:szCs w:val="24"/>
                  </w:rPr>
                </w:rPrChange>
              </w:rPr>
            </w:pPr>
            <w:r w:rsidRPr="00801E49">
              <w:rPr>
                <w:rFonts w:ascii="Open Sans" w:hAnsi="Open Sans" w:cs="Open Sans"/>
                <w:sz w:val="16"/>
                <w:szCs w:val="24"/>
                <w:rPrChange w:id="7786" w:author="Nicole Wu" w:date="2024-01-08T11:26:00Z">
                  <w:rPr>
                    <w:sz w:val="16"/>
                    <w:szCs w:val="24"/>
                  </w:rPr>
                </w:rPrChange>
              </w:rPr>
              <w:t>-0.27</w:t>
            </w:r>
          </w:p>
        </w:tc>
        <w:tc>
          <w:tcPr>
            <w:tcW w:w="820" w:type="dxa"/>
            <w:tcBorders>
              <w:top w:val="nil"/>
              <w:left w:val="nil"/>
              <w:bottom w:val="nil"/>
              <w:right w:val="nil"/>
            </w:tcBorders>
          </w:tcPr>
          <w:p w14:paraId="5DB55E3C" w14:textId="77777777" w:rsidR="00B92327" w:rsidRPr="00801E49" w:rsidRDefault="00332621" w:rsidP="0056565A">
            <w:pPr>
              <w:spacing w:after="0" w:line="259" w:lineRule="auto"/>
              <w:ind w:left="0" w:right="0" w:firstLine="0"/>
              <w:jc w:val="center"/>
              <w:rPr>
                <w:rFonts w:ascii="Open Sans" w:hAnsi="Open Sans" w:cs="Open Sans"/>
                <w:sz w:val="16"/>
                <w:szCs w:val="24"/>
                <w:rPrChange w:id="7787" w:author="Nicole Wu" w:date="2024-01-08T11:26:00Z">
                  <w:rPr>
                    <w:sz w:val="16"/>
                    <w:szCs w:val="24"/>
                  </w:rPr>
                </w:rPrChange>
              </w:rPr>
            </w:pPr>
            <w:r w:rsidRPr="00801E49">
              <w:rPr>
                <w:rFonts w:ascii="Open Sans" w:hAnsi="Open Sans" w:cs="Open Sans"/>
                <w:sz w:val="16"/>
                <w:szCs w:val="24"/>
                <w:rPrChange w:id="7788" w:author="Nicole Wu" w:date="2024-01-08T11:26:00Z">
                  <w:rPr>
                    <w:sz w:val="16"/>
                    <w:szCs w:val="24"/>
                  </w:rPr>
                </w:rPrChange>
              </w:rPr>
              <w:t>3.23</w:t>
            </w:r>
          </w:p>
        </w:tc>
        <w:tc>
          <w:tcPr>
            <w:tcW w:w="682" w:type="dxa"/>
            <w:tcBorders>
              <w:top w:val="nil"/>
              <w:left w:val="nil"/>
              <w:bottom w:val="nil"/>
              <w:right w:val="nil"/>
            </w:tcBorders>
          </w:tcPr>
          <w:p w14:paraId="11ED00F0" w14:textId="77777777" w:rsidR="00B92327" w:rsidRPr="00801E49" w:rsidRDefault="00332621" w:rsidP="0056565A">
            <w:pPr>
              <w:spacing w:after="0" w:line="259" w:lineRule="auto"/>
              <w:ind w:left="0" w:right="0" w:firstLine="0"/>
              <w:jc w:val="center"/>
              <w:rPr>
                <w:rFonts w:ascii="Open Sans" w:hAnsi="Open Sans" w:cs="Open Sans"/>
                <w:sz w:val="16"/>
                <w:szCs w:val="24"/>
                <w:rPrChange w:id="7789" w:author="Nicole Wu" w:date="2024-01-08T11:26:00Z">
                  <w:rPr>
                    <w:sz w:val="16"/>
                    <w:szCs w:val="24"/>
                  </w:rPr>
                </w:rPrChange>
              </w:rPr>
            </w:pPr>
            <w:r w:rsidRPr="00801E49">
              <w:rPr>
                <w:rFonts w:ascii="Open Sans" w:hAnsi="Open Sans" w:cs="Open Sans"/>
                <w:sz w:val="16"/>
                <w:szCs w:val="24"/>
                <w:rPrChange w:id="7790" w:author="Nicole Wu" w:date="2024-01-08T11:26:00Z">
                  <w:rPr>
                    <w:sz w:val="16"/>
                    <w:szCs w:val="24"/>
                  </w:rPr>
                </w:rPrChange>
              </w:rPr>
              <w:t>2.98</w:t>
            </w:r>
          </w:p>
        </w:tc>
        <w:tc>
          <w:tcPr>
            <w:tcW w:w="516" w:type="dxa"/>
            <w:tcBorders>
              <w:top w:val="nil"/>
              <w:left w:val="nil"/>
              <w:bottom w:val="nil"/>
              <w:right w:val="nil"/>
            </w:tcBorders>
          </w:tcPr>
          <w:p w14:paraId="4C49A232" w14:textId="77777777" w:rsidR="00B92327" w:rsidRPr="00801E49" w:rsidRDefault="00332621" w:rsidP="0056565A">
            <w:pPr>
              <w:spacing w:after="0" w:line="259" w:lineRule="auto"/>
              <w:ind w:left="0" w:right="0" w:firstLine="0"/>
              <w:jc w:val="center"/>
              <w:rPr>
                <w:rFonts w:ascii="Open Sans" w:hAnsi="Open Sans" w:cs="Open Sans"/>
                <w:sz w:val="16"/>
                <w:szCs w:val="24"/>
                <w:rPrChange w:id="7791" w:author="Nicole Wu" w:date="2024-01-08T11:26:00Z">
                  <w:rPr>
                    <w:sz w:val="16"/>
                    <w:szCs w:val="24"/>
                  </w:rPr>
                </w:rPrChange>
              </w:rPr>
            </w:pPr>
            <w:r w:rsidRPr="00801E49">
              <w:rPr>
                <w:rFonts w:ascii="Open Sans" w:hAnsi="Open Sans" w:cs="Open Sans"/>
                <w:sz w:val="16"/>
                <w:szCs w:val="24"/>
                <w:rPrChange w:id="7792" w:author="Nicole Wu" w:date="2024-01-08T11:26:00Z">
                  <w:rPr>
                    <w:sz w:val="16"/>
                    <w:szCs w:val="24"/>
                  </w:rPr>
                </w:rPrChange>
              </w:rPr>
              <w:t>-0.25</w:t>
            </w:r>
          </w:p>
        </w:tc>
        <w:tc>
          <w:tcPr>
            <w:tcW w:w="820" w:type="dxa"/>
            <w:tcBorders>
              <w:top w:val="nil"/>
              <w:left w:val="nil"/>
              <w:bottom w:val="nil"/>
              <w:right w:val="nil"/>
            </w:tcBorders>
          </w:tcPr>
          <w:p w14:paraId="3FE03C0B" w14:textId="77777777" w:rsidR="00B92327" w:rsidRPr="00801E49" w:rsidRDefault="00332621" w:rsidP="0056565A">
            <w:pPr>
              <w:spacing w:after="0" w:line="259" w:lineRule="auto"/>
              <w:ind w:left="0" w:right="0" w:firstLine="0"/>
              <w:jc w:val="center"/>
              <w:rPr>
                <w:rFonts w:ascii="Open Sans" w:hAnsi="Open Sans" w:cs="Open Sans"/>
                <w:sz w:val="16"/>
                <w:szCs w:val="24"/>
                <w:rPrChange w:id="7793" w:author="Nicole Wu" w:date="2024-01-08T11:26:00Z">
                  <w:rPr>
                    <w:sz w:val="16"/>
                    <w:szCs w:val="24"/>
                  </w:rPr>
                </w:rPrChange>
              </w:rPr>
            </w:pPr>
            <w:r w:rsidRPr="00801E49">
              <w:rPr>
                <w:rFonts w:ascii="Open Sans" w:hAnsi="Open Sans" w:cs="Open Sans"/>
                <w:sz w:val="16"/>
                <w:szCs w:val="24"/>
                <w:rPrChange w:id="7794" w:author="Nicole Wu" w:date="2024-01-08T11:26:00Z">
                  <w:rPr>
                    <w:sz w:val="16"/>
                    <w:szCs w:val="24"/>
                  </w:rPr>
                </w:rPrChange>
              </w:rPr>
              <w:t>3.48</w:t>
            </w:r>
          </w:p>
        </w:tc>
        <w:tc>
          <w:tcPr>
            <w:tcW w:w="682" w:type="dxa"/>
            <w:tcBorders>
              <w:top w:val="nil"/>
              <w:left w:val="nil"/>
              <w:bottom w:val="nil"/>
              <w:right w:val="nil"/>
            </w:tcBorders>
          </w:tcPr>
          <w:p w14:paraId="186C50B5" w14:textId="77777777" w:rsidR="00B92327" w:rsidRPr="00801E49" w:rsidRDefault="00332621" w:rsidP="0056565A">
            <w:pPr>
              <w:spacing w:after="0" w:line="259" w:lineRule="auto"/>
              <w:ind w:left="0" w:right="0" w:firstLine="0"/>
              <w:jc w:val="center"/>
              <w:rPr>
                <w:rFonts w:ascii="Open Sans" w:hAnsi="Open Sans" w:cs="Open Sans"/>
                <w:sz w:val="16"/>
                <w:szCs w:val="24"/>
                <w:rPrChange w:id="7795" w:author="Nicole Wu" w:date="2024-01-08T11:26:00Z">
                  <w:rPr>
                    <w:sz w:val="16"/>
                    <w:szCs w:val="24"/>
                  </w:rPr>
                </w:rPrChange>
              </w:rPr>
            </w:pPr>
            <w:r w:rsidRPr="00801E49">
              <w:rPr>
                <w:rFonts w:ascii="Open Sans" w:hAnsi="Open Sans" w:cs="Open Sans"/>
                <w:sz w:val="16"/>
                <w:szCs w:val="24"/>
                <w:rPrChange w:id="7796" w:author="Nicole Wu" w:date="2024-01-08T11:26:00Z">
                  <w:rPr>
                    <w:sz w:val="16"/>
                    <w:szCs w:val="24"/>
                  </w:rPr>
                </w:rPrChange>
              </w:rPr>
              <w:t>3.22</w:t>
            </w:r>
          </w:p>
        </w:tc>
        <w:tc>
          <w:tcPr>
            <w:tcW w:w="752" w:type="dxa"/>
            <w:tcBorders>
              <w:top w:val="nil"/>
              <w:left w:val="nil"/>
              <w:bottom w:val="nil"/>
              <w:right w:val="nil"/>
            </w:tcBorders>
          </w:tcPr>
          <w:p w14:paraId="0E60FA03" w14:textId="77777777" w:rsidR="00B92327" w:rsidRPr="00801E49" w:rsidRDefault="00332621" w:rsidP="0056565A">
            <w:pPr>
              <w:spacing w:after="0" w:line="259" w:lineRule="auto"/>
              <w:ind w:left="0" w:right="0" w:firstLine="0"/>
              <w:jc w:val="center"/>
              <w:rPr>
                <w:rFonts w:ascii="Open Sans" w:hAnsi="Open Sans" w:cs="Open Sans"/>
                <w:sz w:val="16"/>
                <w:szCs w:val="24"/>
                <w:rPrChange w:id="7797" w:author="Nicole Wu" w:date="2024-01-08T11:26:00Z">
                  <w:rPr>
                    <w:sz w:val="16"/>
                    <w:szCs w:val="24"/>
                  </w:rPr>
                </w:rPrChange>
              </w:rPr>
            </w:pPr>
            <w:r w:rsidRPr="00801E49">
              <w:rPr>
                <w:rFonts w:ascii="Open Sans" w:hAnsi="Open Sans" w:cs="Open Sans"/>
                <w:sz w:val="16"/>
                <w:szCs w:val="24"/>
                <w:rPrChange w:id="7798" w:author="Nicole Wu" w:date="2024-01-08T11:26:00Z">
                  <w:rPr>
                    <w:sz w:val="16"/>
                    <w:szCs w:val="24"/>
                  </w:rPr>
                </w:rPrChange>
              </w:rPr>
              <w:t>-0.26</w:t>
            </w:r>
          </w:p>
        </w:tc>
      </w:tr>
      <w:tr w:rsidR="00B92327" w:rsidRPr="00801E49" w14:paraId="28422743" w14:textId="77777777" w:rsidTr="00C46F67">
        <w:trPr>
          <w:trHeight w:val="144"/>
        </w:trPr>
        <w:tc>
          <w:tcPr>
            <w:tcW w:w="3208" w:type="dxa"/>
            <w:tcBorders>
              <w:top w:val="nil"/>
              <w:left w:val="nil"/>
              <w:bottom w:val="nil"/>
              <w:right w:val="nil"/>
            </w:tcBorders>
          </w:tcPr>
          <w:p w14:paraId="4B4C43F6" w14:textId="77777777" w:rsidR="00B92327" w:rsidRPr="00801E49" w:rsidRDefault="00B92327" w:rsidP="0056565A">
            <w:pPr>
              <w:spacing w:after="0" w:line="259" w:lineRule="auto"/>
              <w:ind w:left="0" w:right="0" w:firstLine="0"/>
              <w:jc w:val="left"/>
              <w:rPr>
                <w:rFonts w:ascii="Open Sans" w:hAnsi="Open Sans" w:cs="Open Sans"/>
                <w:sz w:val="16"/>
                <w:szCs w:val="24"/>
                <w:rPrChange w:id="7799" w:author="Nicole Wu" w:date="2024-01-08T11:26:00Z">
                  <w:rPr>
                    <w:sz w:val="16"/>
                    <w:szCs w:val="24"/>
                  </w:rPr>
                </w:rPrChange>
              </w:rPr>
            </w:pPr>
          </w:p>
        </w:tc>
        <w:tc>
          <w:tcPr>
            <w:tcW w:w="820" w:type="dxa"/>
            <w:tcBorders>
              <w:top w:val="nil"/>
              <w:left w:val="nil"/>
              <w:bottom w:val="nil"/>
              <w:right w:val="nil"/>
            </w:tcBorders>
          </w:tcPr>
          <w:p w14:paraId="47D80165" w14:textId="77777777" w:rsidR="00B92327" w:rsidRPr="00801E49" w:rsidRDefault="00332621" w:rsidP="0056565A">
            <w:pPr>
              <w:spacing w:after="0" w:line="259" w:lineRule="auto"/>
              <w:ind w:left="0" w:right="0" w:firstLine="0"/>
              <w:jc w:val="center"/>
              <w:rPr>
                <w:rFonts w:ascii="Open Sans" w:hAnsi="Open Sans" w:cs="Open Sans"/>
                <w:sz w:val="16"/>
                <w:szCs w:val="24"/>
                <w:rPrChange w:id="7800" w:author="Nicole Wu" w:date="2024-01-08T11:26:00Z">
                  <w:rPr>
                    <w:sz w:val="16"/>
                    <w:szCs w:val="24"/>
                  </w:rPr>
                </w:rPrChange>
              </w:rPr>
            </w:pPr>
            <w:r w:rsidRPr="00801E49">
              <w:rPr>
                <w:rFonts w:ascii="Open Sans" w:hAnsi="Open Sans" w:cs="Open Sans"/>
                <w:sz w:val="16"/>
                <w:szCs w:val="24"/>
                <w:rPrChange w:id="7801" w:author="Nicole Wu" w:date="2024-01-08T11:26:00Z">
                  <w:rPr>
                    <w:sz w:val="16"/>
                    <w:szCs w:val="24"/>
                  </w:rPr>
                </w:rPrChange>
              </w:rPr>
              <w:t>(2.27)</w:t>
            </w:r>
          </w:p>
        </w:tc>
        <w:tc>
          <w:tcPr>
            <w:tcW w:w="682" w:type="dxa"/>
            <w:tcBorders>
              <w:top w:val="nil"/>
              <w:left w:val="nil"/>
              <w:bottom w:val="nil"/>
              <w:right w:val="nil"/>
            </w:tcBorders>
          </w:tcPr>
          <w:p w14:paraId="44BA4F0A" w14:textId="77777777" w:rsidR="00B92327" w:rsidRPr="00801E49" w:rsidRDefault="00332621" w:rsidP="0056565A">
            <w:pPr>
              <w:spacing w:after="0" w:line="259" w:lineRule="auto"/>
              <w:ind w:left="0" w:right="0" w:firstLine="0"/>
              <w:jc w:val="center"/>
              <w:rPr>
                <w:rFonts w:ascii="Open Sans" w:hAnsi="Open Sans" w:cs="Open Sans"/>
                <w:sz w:val="16"/>
                <w:szCs w:val="24"/>
                <w:rPrChange w:id="7802" w:author="Nicole Wu" w:date="2024-01-08T11:26:00Z">
                  <w:rPr>
                    <w:sz w:val="16"/>
                    <w:szCs w:val="24"/>
                  </w:rPr>
                </w:rPrChange>
              </w:rPr>
            </w:pPr>
            <w:r w:rsidRPr="00801E49">
              <w:rPr>
                <w:rFonts w:ascii="Open Sans" w:hAnsi="Open Sans" w:cs="Open Sans"/>
                <w:sz w:val="16"/>
                <w:szCs w:val="24"/>
                <w:rPrChange w:id="7803" w:author="Nicole Wu" w:date="2024-01-08T11:26:00Z">
                  <w:rPr>
                    <w:sz w:val="16"/>
                    <w:szCs w:val="24"/>
                  </w:rPr>
                </w:rPrChange>
              </w:rPr>
              <w:t>(2.39)</w:t>
            </w:r>
          </w:p>
        </w:tc>
        <w:tc>
          <w:tcPr>
            <w:tcW w:w="516" w:type="dxa"/>
            <w:tcBorders>
              <w:top w:val="nil"/>
              <w:left w:val="nil"/>
              <w:bottom w:val="nil"/>
              <w:right w:val="nil"/>
            </w:tcBorders>
          </w:tcPr>
          <w:p w14:paraId="3A771A2F" w14:textId="77777777" w:rsidR="00B92327" w:rsidRPr="00801E49" w:rsidRDefault="00332621" w:rsidP="0056565A">
            <w:pPr>
              <w:spacing w:after="0" w:line="259" w:lineRule="auto"/>
              <w:ind w:left="0" w:right="0" w:firstLine="0"/>
              <w:jc w:val="center"/>
              <w:rPr>
                <w:rFonts w:ascii="Open Sans" w:hAnsi="Open Sans" w:cs="Open Sans"/>
                <w:sz w:val="16"/>
                <w:szCs w:val="24"/>
                <w:rPrChange w:id="7804" w:author="Nicole Wu" w:date="2024-01-08T11:26:00Z">
                  <w:rPr>
                    <w:sz w:val="16"/>
                    <w:szCs w:val="24"/>
                  </w:rPr>
                </w:rPrChange>
              </w:rPr>
            </w:pPr>
            <w:r w:rsidRPr="00801E49">
              <w:rPr>
                <w:rFonts w:ascii="Open Sans" w:hAnsi="Open Sans" w:cs="Open Sans"/>
                <w:sz w:val="16"/>
                <w:szCs w:val="24"/>
                <w:rPrChange w:id="7805" w:author="Nicole Wu" w:date="2024-01-08T11:26:00Z">
                  <w:rPr>
                    <w:sz w:val="16"/>
                    <w:szCs w:val="24"/>
                  </w:rPr>
                </w:rPrChange>
              </w:rPr>
              <w:t>(0.57)</w:t>
            </w:r>
          </w:p>
        </w:tc>
        <w:tc>
          <w:tcPr>
            <w:tcW w:w="820" w:type="dxa"/>
            <w:tcBorders>
              <w:top w:val="nil"/>
              <w:left w:val="nil"/>
              <w:bottom w:val="nil"/>
              <w:right w:val="nil"/>
            </w:tcBorders>
          </w:tcPr>
          <w:p w14:paraId="063457F7" w14:textId="77777777" w:rsidR="00B92327" w:rsidRPr="00801E49" w:rsidRDefault="00332621" w:rsidP="0056565A">
            <w:pPr>
              <w:spacing w:after="0" w:line="259" w:lineRule="auto"/>
              <w:ind w:left="0" w:right="0" w:firstLine="0"/>
              <w:jc w:val="center"/>
              <w:rPr>
                <w:rFonts w:ascii="Open Sans" w:hAnsi="Open Sans" w:cs="Open Sans"/>
                <w:sz w:val="16"/>
                <w:szCs w:val="24"/>
                <w:rPrChange w:id="7806" w:author="Nicole Wu" w:date="2024-01-08T11:26:00Z">
                  <w:rPr>
                    <w:sz w:val="16"/>
                    <w:szCs w:val="24"/>
                  </w:rPr>
                </w:rPrChange>
              </w:rPr>
            </w:pPr>
            <w:r w:rsidRPr="00801E49">
              <w:rPr>
                <w:rFonts w:ascii="Open Sans" w:hAnsi="Open Sans" w:cs="Open Sans"/>
                <w:sz w:val="16"/>
                <w:szCs w:val="24"/>
                <w:rPrChange w:id="7807" w:author="Nicole Wu" w:date="2024-01-08T11:26:00Z">
                  <w:rPr>
                    <w:sz w:val="16"/>
                    <w:szCs w:val="24"/>
                  </w:rPr>
                </w:rPrChange>
              </w:rPr>
              <w:t>(1.95)</w:t>
            </w:r>
          </w:p>
        </w:tc>
        <w:tc>
          <w:tcPr>
            <w:tcW w:w="682" w:type="dxa"/>
            <w:tcBorders>
              <w:top w:val="nil"/>
              <w:left w:val="nil"/>
              <w:bottom w:val="nil"/>
              <w:right w:val="nil"/>
            </w:tcBorders>
          </w:tcPr>
          <w:p w14:paraId="211F5EDF" w14:textId="77777777" w:rsidR="00B92327" w:rsidRPr="00801E49" w:rsidRDefault="00332621" w:rsidP="0056565A">
            <w:pPr>
              <w:spacing w:after="0" w:line="259" w:lineRule="auto"/>
              <w:ind w:left="0" w:right="0" w:firstLine="0"/>
              <w:jc w:val="center"/>
              <w:rPr>
                <w:rFonts w:ascii="Open Sans" w:hAnsi="Open Sans" w:cs="Open Sans"/>
                <w:sz w:val="16"/>
                <w:szCs w:val="24"/>
                <w:rPrChange w:id="7808" w:author="Nicole Wu" w:date="2024-01-08T11:26:00Z">
                  <w:rPr>
                    <w:sz w:val="16"/>
                    <w:szCs w:val="24"/>
                  </w:rPr>
                </w:rPrChange>
              </w:rPr>
            </w:pPr>
            <w:r w:rsidRPr="00801E49">
              <w:rPr>
                <w:rFonts w:ascii="Open Sans" w:hAnsi="Open Sans" w:cs="Open Sans"/>
                <w:sz w:val="16"/>
                <w:szCs w:val="24"/>
                <w:rPrChange w:id="7809" w:author="Nicole Wu" w:date="2024-01-08T11:26:00Z">
                  <w:rPr>
                    <w:sz w:val="16"/>
                    <w:szCs w:val="24"/>
                  </w:rPr>
                </w:rPrChange>
              </w:rPr>
              <w:t>(1.49)</w:t>
            </w:r>
          </w:p>
        </w:tc>
        <w:tc>
          <w:tcPr>
            <w:tcW w:w="516" w:type="dxa"/>
            <w:tcBorders>
              <w:top w:val="nil"/>
              <w:left w:val="nil"/>
              <w:bottom w:val="nil"/>
              <w:right w:val="nil"/>
            </w:tcBorders>
          </w:tcPr>
          <w:p w14:paraId="4B875712" w14:textId="77777777" w:rsidR="00B92327" w:rsidRPr="00801E49" w:rsidRDefault="00332621" w:rsidP="0056565A">
            <w:pPr>
              <w:spacing w:after="0" w:line="259" w:lineRule="auto"/>
              <w:ind w:left="0" w:right="0" w:firstLine="0"/>
              <w:jc w:val="center"/>
              <w:rPr>
                <w:rFonts w:ascii="Open Sans" w:hAnsi="Open Sans" w:cs="Open Sans"/>
                <w:sz w:val="16"/>
                <w:szCs w:val="24"/>
                <w:rPrChange w:id="7810" w:author="Nicole Wu" w:date="2024-01-08T11:26:00Z">
                  <w:rPr>
                    <w:sz w:val="16"/>
                    <w:szCs w:val="24"/>
                  </w:rPr>
                </w:rPrChange>
              </w:rPr>
            </w:pPr>
            <w:r w:rsidRPr="00801E49">
              <w:rPr>
                <w:rFonts w:ascii="Open Sans" w:hAnsi="Open Sans" w:cs="Open Sans"/>
                <w:sz w:val="16"/>
                <w:szCs w:val="24"/>
                <w:rPrChange w:id="7811" w:author="Nicole Wu" w:date="2024-01-08T11:26:00Z">
                  <w:rPr>
                    <w:sz w:val="16"/>
                    <w:szCs w:val="24"/>
                  </w:rPr>
                </w:rPrChange>
              </w:rPr>
              <w:t>(0.22)</w:t>
            </w:r>
          </w:p>
        </w:tc>
        <w:tc>
          <w:tcPr>
            <w:tcW w:w="820" w:type="dxa"/>
            <w:tcBorders>
              <w:top w:val="nil"/>
              <w:left w:val="nil"/>
              <w:bottom w:val="nil"/>
              <w:right w:val="nil"/>
            </w:tcBorders>
          </w:tcPr>
          <w:p w14:paraId="22242103" w14:textId="77777777" w:rsidR="00B92327" w:rsidRPr="00801E49" w:rsidRDefault="00332621" w:rsidP="0056565A">
            <w:pPr>
              <w:spacing w:after="0" w:line="259" w:lineRule="auto"/>
              <w:ind w:left="0" w:right="0" w:firstLine="0"/>
              <w:jc w:val="center"/>
              <w:rPr>
                <w:rFonts w:ascii="Open Sans" w:hAnsi="Open Sans" w:cs="Open Sans"/>
                <w:sz w:val="16"/>
                <w:szCs w:val="24"/>
                <w:rPrChange w:id="7812" w:author="Nicole Wu" w:date="2024-01-08T11:26:00Z">
                  <w:rPr>
                    <w:sz w:val="16"/>
                    <w:szCs w:val="24"/>
                  </w:rPr>
                </w:rPrChange>
              </w:rPr>
            </w:pPr>
            <w:r w:rsidRPr="00801E49">
              <w:rPr>
                <w:rFonts w:ascii="Open Sans" w:hAnsi="Open Sans" w:cs="Open Sans"/>
                <w:sz w:val="16"/>
                <w:szCs w:val="24"/>
                <w:rPrChange w:id="7813" w:author="Nicole Wu" w:date="2024-01-08T11:26:00Z">
                  <w:rPr>
                    <w:sz w:val="16"/>
                    <w:szCs w:val="24"/>
                  </w:rPr>
                </w:rPrChange>
              </w:rPr>
              <w:t>(2.08)</w:t>
            </w:r>
          </w:p>
        </w:tc>
        <w:tc>
          <w:tcPr>
            <w:tcW w:w="682" w:type="dxa"/>
            <w:tcBorders>
              <w:top w:val="nil"/>
              <w:left w:val="nil"/>
              <w:bottom w:val="nil"/>
              <w:right w:val="nil"/>
            </w:tcBorders>
          </w:tcPr>
          <w:p w14:paraId="5F1330E7" w14:textId="77777777" w:rsidR="00B92327" w:rsidRPr="00801E49" w:rsidRDefault="00332621" w:rsidP="0056565A">
            <w:pPr>
              <w:spacing w:after="0" w:line="259" w:lineRule="auto"/>
              <w:ind w:left="0" w:right="0" w:firstLine="0"/>
              <w:jc w:val="center"/>
              <w:rPr>
                <w:rFonts w:ascii="Open Sans" w:hAnsi="Open Sans" w:cs="Open Sans"/>
                <w:sz w:val="16"/>
                <w:szCs w:val="24"/>
                <w:rPrChange w:id="7814" w:author="Nicole Wu" w:date="2024-01-08T11:26:00Z">
                  <w:rPr>
                    <w:sz w:val="16"/>
                    <w:szCs w:val="24"/>
                  </w:rPr>
                </w:rPrChange>
              </w:rPr>
            </w:pPr>
            <w:r w:rsidRPr="00801E49">
              <w:rPr>
                <w:rFonts w:ascii="Open Sans" w:hAnsi="Open Sans" w:cs="Open Sans"/>
                <w:sz w:val="16"/>
                <w:szCs w:val="24"/>
                <w:rPrChange w:id="7815" w:author="Nicole Wu" w:date="2024-01-08T11:26:00Z">
                  <w:rPr>
                    <w:sz w:val="16"/>
                    <w:szCs w:val="24"/>
                  </w:rPr>
                </w:rPrChange>
              </w:rPr>
              <w:t>(1.82)</w:t>
            </w:r>
          </w:p>
        </w:tc>
        <w:tc>
          <w:tcPr>
            <w:tcW w:w="752" w:type="dxa"/>
            <w:tcBorders>
              <w:top w:val="nil"/>
              <w:left w:val="nil"/>
              <w:bottom w:val="nil"/>
              <w:right w:val="nil"/>
            </w:tcBorders>
          </w:tcPr>
          <w:p w14:paraId="7E47EC53" w14:textId="77777777" w:rsidR="00B92327" w:rsidRPr="00801E49" w:rsidRDefault="00332621" w:rsidP="0056565A">
            <w:pPr>
              <w:spacing w:after="0" w:line="259" w:lineRule="auto"/>
              <w:ind w:left="0" w:right="0" w:firstLine="0"/>
              <w:jc w:val="center"/>
              <w:rPr>
                <w:rFonts w:ascii="Open Sans" w:hAnsi="Open Sans" w:cs="Open Sans"/>
                <w:sz w:val="16"/>
                <w:szCs w:val="24"/>
                <w:rPrChange w:id="7816" w:author="Nicole Wu" w:date="2024-01-08T11:26:00Z">
                  <w:rPr>
                    <w:sz w:val="16"/>
                    <w:szCs w:val="24"/>
                  </w:rPr>
                </w:rPrChange>
              </w:rPr>
            </w:pPr>
            <w:r w:rsidRPr="00801E49">
              <w:rPr>
                <w:rFonts w:ascii="Open Sans" w:hAnsi="Open Sans" w:cs="Open Sans"/>
                <w:sz w:val="16"/>
                <w:szCs w:val="24"/>
                <w:rPrChange w:id="7817" w:author="Nicole Wu" w:date="2024-01-08T11:26:00Z">
                  <w:rPr>
                    <w:sz w:val="16"/>
                    <w:szCs w:val="24"/>
                  </w:rPr>
                </w:rPrChange>
              </w:rPr>
              <w:t>(0.20)</w:t>
            </w:r>
          </w:p>
        </w:tc>
      </w:tr>
      <w:tr w:rsidR="00B92327" w:rsidRPr="00801E49" w14:paraId="2D2F0CF0" w14:textId="77777777" w:rsidTr="00C46F67">
        <w:trPr>
          <w:trHeight w:val="144"/>
        </w:trPr>
        <w:tc>
          <w:tcPr>
            <w:tcW w:w="3208" w:type="dxa"/>
            <w:tcBorders>
              <w:top w:val="nil"/>
              <w:left w:val="nil"/>
              <w:bottom w:val="nil"/>
              <w:right w:val="nil"/>
            </w:tcBorders>
          </w:tcPr>
          <w:p w14:paraId="0CE8F99A" w14:textId="7C21B044" w:rsidR="00B92327" w:rsidRPr="00801E49" w:rsidRDefault="00332621" w:rsidP="0056565A">
            <w:pPr>
              <w:spacing w:after="0" w:line="259" w:lineRule="auto"/>
              <w:ind w:left="0" w:right="0" w:firstLine="0"/>
              <w:jc w:val="left"/>
              <w:rPr>
                <w:rFonts w:ascii="Open Sans" w:hAnsi="Open Sans" w:cs="Open Sans"/>
                <w:sz w:val="16"/>
                <w:szCs w:val="24"/>
                <w:rPrChange w:id="7818" w:author="Nicole Wu" w:date="2024-01-08T11:26:00Z">
                  <w:rPr>
                    <w:sz w:val="16"/>
                    <w:szCs w:val="24"/>
                  </w:rPr>
                </w:rPrChange>
              </w:rPr>
            </w:pPr>
            <w:r w:rsidRPr="00801E49">
              <w:rPr>
                <w:rFonts w:ascii="Open Sans" w:hAnsi="Open Sans" w:cs="Open Sans"/>
                <w:sz w:val="16"/>
                <w:szCs w:val="24"/>
                <w:rPrChange w:id="7819" w:author="Nicole Wu" w:date="2024-01-08T11:26:00Z">
                  <w:rPr>
                    <w:sz w:val="16"/>
                    <w:szCs w:val="24"/>
                  </w:rPr>
                </w:rPrChange>
              </w:rPr>
              <w:t xml:space="preserve">Number of household member </w:t>
            </w:r>
            <w:r w:rsidR="00C46F67" w:rsidRPr="00801E49">
              <w:rPr>
                <w:rFonts w:ascii="Open Sans" w:hAnsi="Open Sans" w:cs="Open Sans"/>
                <w:sz w:val="16"/>
                <w:szCs w:val="24"/>
                <w:rPrChange w:id="7820" w:author="Nicole Wu" w:date="2024-01-08T11:26:00Z">
                  <w:rPr>
                    <w:sz w:val="16"/>
                    <w:szCs w:val="24"/>
                  </w:rPr>
                </w:rPrChange>
              </w:rPr>
              <w:t>&gt;</w:t>
            </w:r>
            <w:r w:rsidRPr="00801E49">
              <w:rPr>
                <w:rFonts w:ascii="Open Sans" w:hAnsi="Open Sans" w:cs="Open Sans"/>
                <w:sz w:val="16"/>
                <w:szCs w:val="24"/>
                <w:rPrChange w:id="7821" w:author="Nicole Wu" w:date="2024-01-08T11:26:00Z">
                  <w:rPr>
                    <w:sz w:val="16"/>
                    <w:szCs w:val="24"/>
                  </w:rPr>
                </w:rPrChange>
              </w:rPr>
              <w:t xml:space="preserve"> 60</w:t>
            </w:r>
            <w:r w:rsidR="00C46F67" w:rsidRPr="00801E49">
              <w:rPr>
                <w:rFonts w:ascii="Open Sans" w:hAnsi="Open Sans" w:cs="Open Sans"/>
                <w:sz w:val="16"/>
                <w:szCs w:val="24"/>
                <w:rPrChange w:id="7822" w:author="Nicole Wu" w:date="2024-01-08T11:26:00Z">
                  <w:rPr>
                    <w:sz w:val="16"/>
                    <w:szCs w:val="24"/>
                  </w:rPr>
                </w:rPrChange>
              </w:rPr>
              <w:t xml:space="preserve"> years</w:t>
            </w:r>
          </w:p>
        </w:tc>
        <w:tc>
          <w:tcPr>
            <w:tcW w:w="820" w:type="dxa"/>
            <w:tcBorders>
              <w:top w:val="nil"/>
              <w:left w:val="nil"/>
              <w:bottom w:val="nil"/>
              <w:right w:val="nil"/>
            </w:tcBorders>
          </w:tcPr>
          <w:p w14:paraId="60BC4EA1" w14:textId="77777777" w:rsidR="00B92327" w:rsidRPr="00801E49" w:rsidRDefault="00332621" w:rsidP="0056565A">
            <w:pPr>
              <w:spacing w:after="0" w:line="259" w:lineRule="auto"/>
              <w:ind w:left="0" w:right="0" w:firstLine="0"/>
              <w:jc w:val="center"/>
              <w:rPr>
                <w:rFonts w:ascii="Open Sans" w:hAnsi="Open Sans" w:cs="Open Sans"/>
                <w:sz w:val="16"/>
                <w:szCs w:val="24"/>
                <w:rPrChange w:id="7823" w:author="Nicole Wu" w:date="2024-01-08T11:26:00Z">
                  <w:rPr>
                    <w:sz w:val="16"/>
                    <w:szCs w:val="24"/>
                  </w:rPr>
                </w:rPrChange>
              </w:rPr>
            </w:pPr>
            <w:r w:rsidRPr="00801E49">
              <w:rPr>
                <w:rFonts w:ascii="Open Sans" w:hAnsi="Open Sans" w:cs="Open Sans"/>
                <w:sz w:val="16"/>
                <w:szCs w:val="24"/>
                <w:rPrChange w:id="7824" w:author="Nicole Wu" w:date="2024-01-08T11:26:00Z">
                  <w:rPr>
                    <w:sz w:val="16"/>
                    <w:szCs w:val="24"/>
                  </w:rPr>
                </w:rPrChange>
              </w:rPr>
              <w:t>0.21</w:t>
            </w:r>
          </w:p>
        </w:tc>
        <w:tc>
          <w:tcPr>
            <w:tcW w:w="682" w:type="dxa"/>
            <w:tcBorders>
              <w:top w:val="nil"/>
              <w:left w:val="nil"/>
              <w:bottom w:val="nil"/>
              <w:right w:val="nil"/>
            </w:tcBorders>
          </w:tcPr>
          <w:p w14:paraId="33214D7B" w14:textId="77777777" w:rsidR="00B92327" w:rsidRPr="00801E49" w:rsidRDefault="00332621" w:rsidP="0056565A">
            <w:pPr>
              <w:spacing w:after="0" w:line="259" w:lineRule="auto"/>
              <w:ind w:left="0" w:right="0" w:firstLine="0"/>
              <w:jc w:val="center"/>
              <w:rPr>
                <w:rFonts w:ascii="Open Sans" w:hAnsi="Open Sans" w:cs="Open Sans"/>
                <w:sz w:val="16"/>
                <w:szCs w:val="24"/>
                <w:rPrChange w:id="7825" w:author="Nicole Wu" w:date="2024-01-08T11:26:00Z">
                  <w:rPr>
                    <w:sz w:val="16"/>
                    <w:szCs w:val="24"/>
                  </w:rPr>
                </w:rPrChange>
              </w:rPr>
            </w:pPr>
            <w:r w:rsidRPr="00801E49">
              <w:rPr>
                <w:rFonts w:ascii="Open Sans" w:hAnsi="Open Sans" w:cs="Open Sans"/>
                <w:sz w:val="16"/>
                <w:szCs w:val="24"/>
                <w:rPrChange w:id="7826" w:author="Nicole Wu" w:date="2024-01-08T11:26:00Z">
                  <w:rPr>
                    <w:sz w:val="16"/>
                    <w:szCs w:val="24"/>
                  </w:rPr>
                </w:rPrChange>
              </w:rPr>
              <w:t>0.19</w:t>
            </w:r>
          </w:p>
        </w:tc>
        <w:tc>
          <w:tcPr>
            <w:tcW w:w="516" w:type="dxa"/>
            <w:tcBorders>
              <w:top w:val="nil"/>
              <w:left w:val="nil"/>
              <w:bottom w:val="nil"/>
              <w:right w:val="nil"/>
            </w:tcBorders>
          </w:tcPr>
          <w:p w14:paraId="1FA63D1B" w14:textId="77777777" w:rsidR="00B92327" w:rsidRPr="00801E49" w:rsidRDefault="00332621" w:rsidP="0056565A">
            <w:pPr>
              <w:spacing w:after="0" w:line="259" w:lineRule="auto"/>
              <w:ind w:left="0" w:right="0" w:firstLine="0"/>
              <w:jc w:val="center"/>
              <w:rPr>
                <w:rFonts w:ascii="Open Sans" w:hAnsi="Open Sans" w:cs="Open Sans"/>
                <w:sz w:val="16"/>
                <w:szCs w:val="24"/>
                <w:rPrChange w:id="7827" w:author="Nicole Wu" w:date="2024-01-08T11:26:00Z">
                  <w:rPr>
                    <w:sz w:val="16"/>
                    <w:szCs w:val="24"/>
                  </w:rPr>
                </w:rPrChange>
              </w:rPr>
            </w:pPr>
            <w:r w:rsidRPr="00801E49">
              <w:rPr>
                <w:rFonts w:ascii="Open Sans" w:hAnsi="Open Sans" w:cs="Open Sans"/>
                <w:sz w:val="16"/>
                <w:szCs w:val="24"/>
                <w:rPrChange w:id="7828" w:author="Nicole Wu" w:date="2024-01-08T11:26:00Z">
                  <w:rPr>
                    <w:sz w:val="16"/>
                    <w:szCs w:val="24"/>
                  </w:rPr>
                </w:rPrChange>
              </w:rPr>
              <w:t>-0.02</w:t>
            </w:r>
          </w:p>
        </w:tc>
        <w:tc>
          <w:tcPr>
            <w:tcW w:w="820" w:type="dxa"/>
            <w:tcBorders>
              <w:top w:val="nil"/>
              <w:left w:val="nil"/>
              <w:bottom w:val="nil"/>
              <w:right w:val="nil"/>
            </w:tcBorders>
          </w:tcPr>
          <w:p w14:paraId="4782EAFB" w14:textId="77777777" w:rsidR="00B92327" w:rsidRPr="00801E49" w:rsidRDefault="00332621" w:rsidP="0056565A">
            <w:pPr>
              <w:spacing w:after="0" w:line="259" w:lineRule="auto"/>
              <w:ind w:left="0" w:right="0" w:firstLine="0"/>
              <w:jc w:val="center"/>
              <w:rPr>
                <w:rFonts w:ascii="Open Sans" w:hAnsi="Open Sans" w:cs="Open Sans"/>
                <w:sz w:val="16"/>
                <w:szCs w:val="24"/>
                <w:rPrChange w:id="7829" w:author="Nicole Wu" w:date="2024-01-08T11:26:00Z">
                  <w:rPr>
                    <w:sz w:val="16"/>
                    <w:szCs w:val="24"/>
                  </w:rPr>
                </w:rPrChange>
              </w:rPr>
            </w:pPr>
            <w:r w:rsidRPr="00801E49">
              <w:rPr>
                <w:rFonts w:ascii="Open Sans" w:hAnsi="Open Sans" w:cs="Open Sans"/>
                <w:sz w:val="16"/>
                <w:szCs w:val="24"/>
                <w:rPrChange w:id="7830" w:author="Nicole Wu" w:date="2024-01-08T11:26:00Z">
                  <w:rPr>
                    <w:sz w:val="16"/>
                    <w:szCs w:val="24"/>
                  </w:rPr>
                </w:rPrChange>
              </w:rPr>
              <w:t>0.17</w:t>
            </w:r>
          </w:p>
        </w:tc>
        <w:tc>
          <w:tcPr>
            <w:tcW w:w="682" w:type="dxa"/>
            <w:tcBorders>
              <w:top w:val="nil"/>
              <w:left w:val="nil"/>
              <w:bottom w:val="nil"/>
              <w:right w:val="nil"/>
            </w:tcBorders>
          </w:tcPr>
          <w:p w14:paraId="047D858A" w14:textId="77777777" w:rsidR="00B92327" w:rsidRPr="00801E49" w:rsidRDefault="00332621" w:rsidP="0056565A">
            <w:pPr>
              <w:spacing w:after="0" w:line="259" w:lineRule="auto"/>
              <w:ind w:left="0" w:right="0" w:firstLine="0"/>
              <w:jc w:val="center"/>
              <w:rPr>
                <w:rFonts w:ascii="Open Sans" w:hAnsi="Open Sans" w:cs="Open Sans"/>
                <w:sz w:val="16"/>
                <w:szCs w:val="24"/>
                <w:rPrChange w:id="7831" w:author="Nicole Wu" w:date="2024-01-08T11:26:00Z">
                  <w:rPr>
                    <w:sz w:val="16"/>
                    <w:szCs w:val="24"/>
                  </w:rPr>
                </w:rPrChange>
              </w:rPr>
            </w:pPr>
            <w:r w:rsidRPr="00801E49">
              <w:rPr>
                <w:rFonts w:ascii="Open Sans" w:hAnsi="Open Sans" w:cs="Open Sans"/>
                <w:sz w:val="16"/>
                <w:szCs w:val="24"/>
                <w:rPrChange w:id="7832" w:author="Nicole Wu" w:date="2024-01-08T11:26:00Z">
                  <w:rPr>
                    <w:sz w:val="16"/>
                    <w:szCs w:val="24"/>
                  </w:rPr>
                </w:rPrChange>
              </w:rPr>
              <w:t>0.18</w:t>
            </w:r>
          </w:p>
        </w:tc>
        <w:tc>
          <w:tcPr>
            <w:tcW w:w="516" w:type="dxa"/>
            <w:tcBorders>
              <w:top w:val="nil"/>
              <w:left w:val="nil"/>
              <w:bottom w:val="nil"/>
              <w:right w:val="nil"/>
            </w:tcBorders>
          </w:tcPr>
          <w:p w14:paraId="5E78B741" w14:textId="77777777" w:rsidR="00B92327" w:rsidRPr="00801E49" w:rsidRDefault="00332621" w:rsidP="0056565A">
            <w:pPr>
              <w:spacing w:after="0" w:line="259" w:lineRule="auto"/>
              <w:ind w:left="0" w:right="0" w:firstLine="0"/>
              <w:jc w:val="center"/>
              <w:rPr>
                <w:rFonts w:ascii="Open Sans" w:hAnsi="Open Sans" w:cs="Open Sans"/>
                <w:sz w:val="16"/>
                <w:szCs w:val="24"/>
                <w:rPrChange w:id="7833" w:author="Nicole Wu" w:date="2024-01-08T11:26:00Z">
                  <w:rPr>
                    <w:sz w:val="16"/>
                    <w:szCs w:val="24"/>
                  </w:rPr>
                </w:rPrChange>
              </w:rPr>
            </w:pPr>
            <w:r w:rsidRPr="00801E49">
              <w:rPr>
                <w:rFonts w:ascii="Open Sans" w:hAnsi="Open Sans" w:cs="Open Sans"/>
                <w:sz w:val="16"/>
                <w:szCs w:val="24"/>
                <w:rPrChange w:id="7834" w:author="Nicole Wu" w:date="2024-01-08T11:26:00Z">
                  <w:rPr>
                    <w:sz w:val="16"/>
                    <w:szCs w:val="24"/>
                  </w:rPr>
                </w:rPrChange>
              </w:rPr>
              <w:t>0.00</w:t>
            </w:r>
          </w:p>
        </w:tc>
        <w:tc>
          <w:tcPr>
            <w:tcW w:w="820" w:type="dxa"/>
            <w:tcBorders>
              <w:top w:val="nil"/>
              <w:left w:val="nil"/>
              <w:bottom w:val="nil"/>
              <w:right w:val="nil"/>
            </w:tcBorders>
          </w:tcPr>
          <w:p w14:paraId="581B1453" w14:textId="77777777" w:rsidR="00B92327" w:rsidRPr="00801E49" w:rsidRDefault="00332621" w:rsidP="0056565A">
            <w:pPr>
              <w:spacing w:after="0" w:line="259" w:lineRule="auto"/>
              <w:ind w:left="0" w:right="0" w:firstLine="0"/>
              <w:jc w:val="center"/>
              <w:rPr>
                <w:rFonts w:ascii="Open Sans" w:hAnsi="Open Sans" w:cs="Open Sans"/>
                <w:sz w:val="16"/>
                <w:szCs w:val="24"/>
                <w:rPrChange w:id="7835" w:author="Nicole Wu" w:date="2024-01-08T11:26:00Z">
                  <w:rPr>
                    <w:sz w:val="16"/>
                    <w:szCs w:val="24"/>
                  </w:rPr>
                </w:rPrChange>
              </w:rPr>
            </w:pPr>
            <w:r w:rsidRPr="00801E49">
              <w:rPr>
                <w:rFonts w:ascii="Open Sans" w:hAnsi="Open Sans" w:cs="Open Sans"/>
                <w:sz w:val="16"/>
                <w:szCs w:val="24"/>
                <w:rPrChange w:id="7836" w:author="Nicole Wu" w:date="2024-01-08T11:26:00Z">
                  <w:rPr>
                    <w:sz w:val="16"/>
                    <w:szCs w:val="24"/>
                  </w:rPr>
                </w:rPrChange>
              </w:rPr>
              <w:t>0.19</w:t>
            </w:r>
          </w:p>
        </w:tc>
        <w:tc>
          <w:tcPr>
            <w:tcW w:w="682" w:type="dxa"/>
            <w:tcBorders>
              <w:top w:val="nil"/>
              <w:left w:val="nil"/>
              <w:bottom w:val="nil"/>
              <w:right w:val="nil"/>
            </w:tcBorders>
          </w:tcPr>
          <w:p w14:paraId="21E79A95" w14:textId="77777777" w:rsidR="00B92327" w:rsidRPr="00801E49" w:rsidRDefault="00332621" w:rsidP="0056565A">
            <w:pPr>
              <w:spacing w:after="0" w:line="259" w:lineRule="auto"/>
              <w:ind w:left="0" w:right="0" w:firstLine="0"/>
              <w:jc w:val="center"/>
              <w:rPr>
                <w:rFonts w:ascii="Open Sans" w:hAnsi="Open Sans" w:cs="Open Sans"/>
                <w:sz w:val="16"/>
                <w:szCs w:val="24"/>
                <w:rPrChange w:id="7837" w:author="Nicole Wu" w:date="2024-01-08T11:26:00Z">
                  <w:rPr>
                    <w:sz w:val="16"/>
                    <w:szCs w:val="24"/>
                  </w:rPr>
                </w:rPrChange>
              </w:rPr>
            </w:pPr>
            <w:r w:rsidRPr="00801E49">
              <w:rPr>
                <w:rFonts w:ascii="Open Sans" w:hAnsi="Open Sans" w:cs="Open Sans"/>
                <w:sz w:val="16"/>
                <w:szCs w:val="24"/>
                <w:rPrChange w:id="7838" w:author="Nicole Wu" w:date="2024-01-08T11:26:00Z">
                  <w:rPr>
                    <w:sz w:val="16"/>
                    <w:szCs w:val="24"/>
                  </w:rPr>
                </w:rPrChange>
              </w:rPr>
              <w:t>0.18</w:t>
            </w:r>
          </w:p>
        </w:tc>
        <w:tc>
          <w:tcPr>
            <w:tcW w:w="752" w:type="dxa"/>
            <w:tcBorders>
              <w:top w:val="nil"/>
              <w:left w:val="nil"/>
              <w:bottom w:val="nil"/>
              <w:right w:val="nil"/>
            </w:tcBorders>
          </w:tcPr>
          <w:p w14:paraId="4D220538" w14:textId="77777777" w:rsidR="00B92327" w:rsidRPr="00801E49" w:rsidRDefault="00332621" w:rsidP="0056565A">
            <w:pPr>
              <w:spacing w:after="0" w:line="259" w:lineRule="auto"/>
              <w:ind w:left="0" w:right="0" w:firstLine="0"/>
              <w:jc w:val="center"/>
              <w:rPr>
                <w:rFonts w:ascii="Open Sans" w:hAnsi="Open Sans" w:cs="Open Sans"/>
                <w:sz w:val="16"/>
                <w:szCs w:val="24"/>
                <w:rPrChange w:id="7839" w:author="Nicole Wu" w:date="2024-01-08T11:26:00Z">
                  <w:rPr>
                    <w:sz w:val="16"/>
                    <w:szCs w:val="24"/>
                  </w:rPr>
                </w:rPrChange>
              </w:rPr>
            </w:pPr>
            <w:r w:rsidRPr="00801E49">
              <w:rPr>
                <w:rFonts w:ascii="Open Sans" w:hAnsi="Open Sans" w:cs="Open Sans"/>
                <w:sz w:val="16"/>
                <w:szCs w:val="24"/>
                <w:rPrChange w:id="7840" w:author="Nicole Wu" w:date="2024-01-08T11:26:00Z">
                  <w:rPr>
                    <w:sz w:val="16"/>
                    <w:szCs w:val="24"/>
                  </w:rPr>
                </w:rPrChange>
              </w:rPr>
              <w:t>-0.00</w:t>
            </w:r>
          </w:p>
        </w:tc>
      </w:tr>
      <w:tr w:rsidR="00B92327" w:rsidRPr="00801E49" w14:paraId="578AE3DC" w14:textId="77777777" w:rsidTr="00C46F67">
        <w:trPr>
          <w:trHeight w:val="144"/>
        </w:trPr>
        <w:tc>
          <w:tcPr>
            <w:tcW w:w="3208" w:type="dxa"/>
            <w:tcBorders>
              <w:top w:val="nil"/>
              <w:left w:val="nil"/>
              <w:bottom w:val="nil"/>
              <w:right w:val="nil"/>
            </w:tcBorders>
          </w:tcPr>
          <w:p w14:paraId="011013A1" w14:textId="77777777" w:rsidR="00B92327" w:rsidRPr="00801E49" w:rsidRDefault="00B92327" w:rsidP="0056565A">
            <w:pPr>
              <w:spacing w:after="0" w:line="259" w:lineRule="auto"/>
              <w:ind w:left="0" w:right="0" w:firstLine="0"/>
              <w:jc w:val="left"/>
              <w:rPr>
                <w:rFonts w:ascii="Open Sans" w:hAnsi="Open Sans" w:cs="Open Sans"/>
                <w:sz w:val="16"/>
                <w:szCs w:val="24"/>
                <w:rPrChange w:id="7841" w:author="Nicole Wu" w:date="2024-01-08T11:26:00Z">
                  <w:rPr>
                    <w:sz w:val="16"/>
                    <w:szCs w:val="24"/>
                  </w:rPr>
                </w:rPrChange>
              </w:rPr>
            </w:pPr>
          </w:p>
        </w:tc>
        <w:tc>
          <w:tcPr>
            <w:tcW w:w="820" w:type="dxa"/>
            <w:tcBorders>
              <w:top w:val="nil"/>
              <w:left w:val="nil"/>
              <w:bottom w:val="nil"/>
              <w:right w:val="nil"/>
            </w:tcBorders>
          </w:tcPr>
          <w:p w14:paraId="60CDC30E" w14:textId="77777777" w:rsidR="00B92327" w:rsidRPr="00801E49" w:rsidRDefault="00332621" w:rsidP="0056565A">
            <w:pPr>
              <w:spacing w:after="0" w:line="259" w:lineRule="auto"/>
              <w:ind w:left="0" w:right="0" w:firstLine="0"/>
              <w:jc w:val="center"/>
              <w:rPr>
                <w:rFonts w:ascii="Open Sans" w:hAnsi="Open Sans" w:cs="Open Sans"/>
                <w:sz w:val="16"/>
                <w:szCs w:val="24"/>
                <w:rPrChange w:id="7842" w:author="Nicole Wu" w:date="2024-01-08T11:26:00Z">
                  <w:rPr>
                    <w:sz w:val="16"/>
                    <w:szCs w:val="24"/>
                  </w:rPr>
                </w:rPrChange>
              </w:rPr>
            </w:pPr>
            <w:r w:rsidRPr="00801E49">
              <w:rPr>
                <w:rFonts w:ascii="Open Sans" w:hAnsi="Open Sans" w:cs="Open Sans"/>
                <w:sz w:val="16"/>
                <w:szCs w:val="24"/>
                <w:rPrChange w:id="7843" w:author="Nicole Wu" w:date="2024-01-08T11:26:00Z">
                  <w:rPr>
                    <w:sz w:val="16"/>
                    <w:szCs w:val="24"/>
                  </w:rPr>
                </w:rPrChange>
              </w:rPr>
              <w:t>(0.49)</w:t>
            </w:r>
          </w:p>
        </w:tc>
        <w:tc>
          <w:tcPr>
            <w:tcW w:w="682" w:type="dxa"/>
            <w:tcBorders>
              <w:top w:val="nil"/>
              <w:left w:val="nil"/>
              <w:bottom w:val="nil"/>
              <w:right w:val="nil"/>
            </w:tcBorders>
          </w:tcPr>
          <w:p w14:paraId="50C0D970" w14:textId="77777777" w:rsidR="00B92327" w:rsidRPr="00801E49" w:rsidRDefault="00332621" w:rsidP="0056565A">
            <w:pPr>
              <w:spacing w:after="0" w:line="259" w:lineRule="auto"/>
              <w:ind w:left="0" w:right="0" w:firstLine="0"/>
              <w:jc w:val="center"/>
              <w:rPr>
                <w:rFonts w:ascii="Open Sans" w:hAnsi="Open Sans" w:cs="Open Sans"/>
                <w:sz w:val="16"/>
                <w:szCs w:val="24"/>
                <w:rPrChange w:id="7844" w:author="Nicole Wu" w:date="2024-01-08T11:26:00Z">
                  <w:rPr>
                    <w:sz w:val="16"/>
                    <w:szCs w:val="24"/>
                  </w:rPr>
                </w:rPrChange>
              </w:rPr>
            </w:pPr>
            <w:r w:rsidRPr="00801E49">
              <w:rPr>
                <w:rFonts w:ascii="Open Sans" w:hAnsi="Open Sans" w:cs="Open Sans"/>
                <w:sz w:val="16"/>
                <w:szCs w:val="24"/>
                <w:rPrChange w:id="7845" w:author="Nicole Wu" w:date="2024-01-08T11:26:00Z">
                  <w:rPr>
                    <w:sz w:val="16"/>
                    <w:szCs w:val="24"/>
                  </w:rPr>
                </w:rPrChange>
              </w:rPr>
              <w:t>(0.40)</w:t>
            </w:r>
          </w:p>
        </w:tc>
        <w:tc>
          <w:tcPr>
            <w:tcW w:w="516" w:type="dxa"/>
            <w:tcBorders>
              <w:top w:val="nil"/>
              <w:left w:val="nil"/>
              <w:bottom w:val="nil"/>
              <w:right w:val="nil"/>
            </w:tcBorders>
          </w:tcPr>
          <w:p w14:paraId="11626B77" w14:textId="77777777" w:rsidR="00B92327" w:rsidRPr="00801E49" w:rsidRDefault="00332621" w:rsidP="0056565A">
            <w:pPr>
              <w:spacing w:after="0" w:line="259" w:lineRule="auto"/>
              <w:ind w:left="0" w:right="0" w:firstLine="0"/>
              <w:jc w:val="center"/>
              <w:rPr>
                <w:rFonts w:ascii="Open Sans" w:hAnsi="Open Sans" w:cs="Open Sans"/>
                <w:sz w:val="16"/>
                <w:szCs w:val="24"/>
                <w:rPrChange w:id="7846" w:author="Nicole Wu" w:date="2024-01-08T11:26:00Z">
                  <w:rPr>
                    <w:sz w:val="16"/>
                    <w:szCs w:val="24"/>
                  </w:rPr>
                </w:rPrChange>
              </w:rPr>
            </w:pPr>
            <w:r w:rsidRPr="00801E49">
              <w:rPr>
                <w:rFonts w:ascii="Open Sans" w:hAnsi="Open Sans" w:cs="Open Sans"/>
                <w:sz w:val="16"/>
                <w:szCs w:val="24"/>
                <w:rPrChange w:id="7847" w:author="Nicole Wu" w:date="2024-01-08T11:26:00Z">
                  <w:rPr>
                    <w:sz w:val="16"/>
                    <w:szCs w:val="24"/>
                  </w:rPr>
                </w:rPrChange>
              </w:rPr>
              <w:t>(0.82)</w:t>
            </w:r>
          </w:p>
        </w:tc>
        <w:tc>
          <w:tcPr>
            <w:tcW w:w="820" w:type="dxa"/>
            <w:tcBorders>
              <w:top w:val="nil"/>
              <w:left w:val="nil"/>
              <w:bottom w:val="nil"/>
              <w:right w:val="nil"/>
            </w:tcBorders>
          </w:tcPr>
          <w:p w14:paraId="07C17C8A" w14:textId="77777777" w:rsidR="00B92327" w:rsidRPr="00801E49" w:rsidRDefault="00332621" w:rsidP="0056565A">
            <w:pPr>
              <w:spacing w:after="0" w:line="259" w:lineRule="auto"/>
              <w:ind w:left="0" w:right="0" w:firstLine="0"/>
              <w:jc w:val="center"/>
              <w:rPr>
                <w:rFonts w:ascii="Open Sans" w:hAnsi="Open Sans" w:cs="Open Sans"/>
                <w:sz w:val="16"/>
                <w:szCs w:val="24"/>
                <w:rPrChange w:id="7848" w:author="Nicole Wu" w:date="2024-01-08T11:26:00Z">
                  <w:rPr>
                    <w:sz w:val="16"/>
                    <w:szCs w:val="24"/>
                  </w:rPr>
                </w:rPrChange>
              </w:rPr>
            </w:pPr>
            <w:r w:rsidRPr="00801E49">
              <w:rPr>
                <w:rFonts w:ascii="Open Sans" w:hAnsi="Open Sans" w:cs="Open Sans"/>
                <w:sz w:val="16"/>
                <w:szCs w:val="24"/>
                <w:rPrChange w:id="7849" w:author="Nicole Wu" w:date="2024-01-08T11:26:00Z">
                  <w:rPr>
                    <w:sz w:val="16"/>
                    <w:szCs w:val="24"/>
                  </w:rPr>
                </w:rPrChange>
              </w:rPr>
              <w:t>(0.44)</w:t>
            </w:r>
          </w:p>
        </w:tc>
        <w:tc>
          <w:tcPr>
            <w:tcW w:w="682" w:type="dxa"/>
            <w:tcBorders>
              <w:top w:val="nil"/>
              <w:left w:val="nil"/>
              <w:bottom w:val="nil"/>
              <w:right w:val="nil"/>
            </w:tcBorders>
          </w:tcPr>
          <w:p w14:paraId="24D3787A" w14:textId="77777777" w:rsidR="00B92327" w:rsidRPr="00801E49" w:rsidRDefault="00332621" w:rsidP="0056565A">
            <w:pPr>
              <w:spacing w:after="0" w:line="259" w:lineRule="auto"/>
              <w:ind w:left="0" w:right="0" w:firstLine="0"/>
              <w:jc w:val="center"/>
              <w:rPr>
                <w:rFonts w:ascii="Open Sans" w:hAnsi="Open Sans" w:cs="Open Sans"/>
                <w:sz w:val="16"/>
                <w:szCs w:val="24"/>
                <w:rPrChange w:id="7850" w:author="Nicole Wu" w:date="2024-01-08T11:26:00Z">
                  <w:rPr>
                    <w:sz w:val="16"/>
                    <w:szCs w:val="24"/>
                  </w:rPr>
                </w:rPrChange>
              </w:rPr>
            </w:pPr>
            <w:r w:rsidRPr="00801E49">
              <w:rPr>
                <w:rFonts w:ascii="Open Sans" w:hAnsi="Open Sans" w:cs="Open Sans"/>
                <w:sz w:val="16"/>
                <w:szCs w:val="24"/>
                <w:rPrChange w:id="7851" w:author="Nicole Wu" w:date="2024-01-08T11:26:00Z">
                  <w:rPr>
                    <w:sz w:val="16"/>
                    <w:szCs w:val="24"/>
                  </w:rPr>
                </w:rPrChange>
              </w:rPr>
              <w:t>(0.39)</w:t>
            </w:r>
          </w:p>
        </w:tc>
        <w:tc>
          <w:tcPr>
            <w:tcW w:w="516" w:type="dxa"/>
            <w:tcBorders>
              <w:top w:val="nil"/>
              <w:left w:val="nil"/>
              <w:bottom w:val="nil"/>
              <w:right w:val="nil"/>
            </w:tcBorders>
          </w:tcPr>
          <w:p w14:paraId="5FC19897" w14:textId="77777777" w:rsidR="00B92327" w:rsidRPr="00801E49" w:rsidRDefault="00332621" w:rsidP="0056565A">
            <w:pPr>
              <w:spacing w:after="0" w:line="259" w:lineRule="auto"/>
              <w:ind w:left="0" w:right="0" w:firstLine="0"/>
              <w:jc w:val="center"/>
              <w:rPr>
                <w:rFonts w:ascii="Open Sans" w:hAnsi="Open Sans" w:cs="Open Sans"/>
                <w:sz w:val="16"/>
                <w:szCs w:val="24"/>
                <w:rPrChange w:id="7852" w:author="Nicole Wu" w:date="2024-01-08T11:26:00Z">
                  <w:rPr>
                    <w:sz w:val="16"/>
                    <w:szCs w:val="24"/>
                  </w:rPr>
                </w:rPrChange>
              </w:rPr>
            </w:pPr>
            <w:r w:rsidRPr="00801E49">
              <w:rPr>
                <w:rFonts w:ascii="Open Sans" w:hAnsi="Open Sans" w:cs="Open Sans"/>
                <w:sz w:val="16"/>
                <w:szCs w:val="24"/>
                <w:rPrChange w:id="7853" w:author="Nicole Wu" w:date="2024-01-08T11:26:00Z">
                  <w:rPr>
                    <w:sz w:val="16"/>
                    <w:szCs w:val="24"/>
                  </w:rPr>
                </w:rPrChange>
              </w:rPr>
              <w:t>(0.96)</w:t>
            </w:r>
          </w:p>
        </w:tc>
        <w:tc>
          <w:tcPr>
            <w:tcW w:w="820" w:type="dxa"/>
            <w:tcBorders>
              <w:top w:val="nil"/>
              <w:left w:val="nil"/>
              <w:bottom w:val="nil"/>
              <w:right w:val="nil"/>
            </w:tcBorders>
          </w:tcPr>
          <w:p w14:paraId="2107C282" w14:textId="77777777" w:rsidR="00B92327" w:rsidRPr="00801E49" w:rsidRDefault="00332621" w:rsidP="0056565A">
            <w:pPr>
              <w:spacing w:after="0" w:line="259" w:lineRule="auto"/>
              <w:ind w:left="0" w:right="0" w:firstLine="0"/>
              <w:jc w:val="center"/>
              <w:rPr>
                <w:rFonts w:ascii="Open Sans" w:hAnsi="Open Sans" w:cs="Open Sans"/>
                <w:sz w:val="16"/>
                <w:szCs w:val="24"/>
                <w:rPrChange w:id="7854" w:author="Nicole Wu" w:date="2024-01-08T11:26:00Z">
                  <w:rPr>
                    <w:sz w:val="16"/>
                    <w:szCs w:val="24"/>
                  </w:rPr>
                </w:rPrChange>
              </w:rPr>
            </w:pPr>
            <w:r w:rsidRPr="00801E49">
              <w:rPr>
                <w:rFonts w:ascii="Open Sans" w:hAnsi="Open Sans" w:cs="Open Sans"/>
                <w:sz w:val="16"/>
                <w:szCs w:val="24"/>
                <w:rPrChange w:id="7855" w:author="Nicole Wu" w:date="2024-01-08T11:26:00Z">
                  <w:rPr>
                    <w:sz w:val="16"/>
                    <w:szCs w:val="24"/>
                  </w:rPr>
                </w:rPrChange>
              </w:rPr>
              <w:t>(0.46)</w:t>
            </w:r>
          </w:p>
        </w:tc>
        <w:tc>
          <w:tcPr>
            <w:tcW w:w="682" w:type="dxa"/>
            <w:tcBorders>
              <w:top w:val="nil"/>
              <w:left w:val="nil"/>
              <w:bottom w:val="nil"/>
              <w:right w:val="nil"/>
            </w:tcBorders>
          </w:tcPr>
          <w:p w14:paraId="41BDAD0C" w14:textId="77777777" w:rsidR="00B92327" w:rsidRPr="00801E49" w:rsidRDefault="00332621" w:rsidP="0056565A">
            <w:pPr>
              <w:spacing w:after="0" w:line="259" w:lineRule="auto"/>
              <w:ind w:left="0" w:right="0" w:firstLine="0"/>
              <w:jc w:val="center"/>
              <w:rPr>
                <w:rFonts w:ascii="Open Sans" w:hAnsi="Open Sans" w:cs="Open Sans"/>
                <w:sz w:val="16"/>
                <w:szCs w:val="24"/>
                <w:rPrChange w:id="7856" w:author="Nicole Wu" w:date="2024-01-08T11:26:00Z">
                  <w:rPr>
                    <w:sz w:val="16"/>
                    <w:szCs w:val="24"/>
                  </w:rPr>
                </w:rPrChange>
              </w:rPr>
            </w:pPr>
            <w:r w:rsidRPr="00801E49">
              <w:rPr>
                <w:rFonts w:ascii="Open Sans" w:hAnsi="Open Sans" w:cs="Open Sans"/>
                <w:sz w:val="16"/>
                <w:szCs w:val="24"/>
                <w:rPrChange w:id="7857" w:author="Nicole Wu" w:date="2024-01-08T11:26:00Z">
                  <w:rPr>
                    <w:sz w:val="16"/>
                    <w:szCs w:val="24"/>
                  </w:rPr>
                </w:rPrChange>
              </w:rPr>
              <w:t>(0.39)</w:t>
            </w:r>
          </w:p>
        </w:tc>
        <w:tc>
          <w:tcPr>
            <w:tcW w:w="752" w:type="dxa"/>
            <w:tcBorders>
              <w:top w:val="nil"/>
              <w:left w:val="nil"/>
              <w:bottom w:val="nil"/>
              <w:right w:val="nil"/>
            </w:tcBorders>
          </w:tcPr>
          <w:p w14:paraId="24A48B90" w14:textId="77777777" w:rsidR="00B92327" w:rsidRPr="00801E49" w:rsidRDefault="00332621" w:rsidP="0056565A">
            <w:pPr>
              <w:spacing w:after="0" w:line="259" w:lineRule="auto"/>
              <w:ind w:left="0" w:right="0" w:firstLine="0"/>
              <w:jc w:val="center"/>
              <w:rPr>
                <w:rFonts w:ascii="Open Sans" w:hAnsi="Open Sans" w:cs="Open Sans"/>
                <w:sz w:val="16"/>
                <w:szCs w:val="24"/>
                <w:rPrChange w:id="7858" w:author="Nicole Wu" w:date="2024-01-08T11:26:00Z">
                  <w:rPr>
                    <w:sz w:val="16"/>
                    <w:szCs w:val="24"/>
                  </w:rPr>
                </w:rPrChange>
              </w:rPr>
            </w:pPr>
            <w:r w:rsidRPr="00801E49">
              <w:rPr>
                <w:rFonts w:ascii="Open Sans" w:hAnsi="Open Sans" w:cs="Open Sans"/>
                <w:sz w:val="16"/>
                <w:szCs w:val="24"/>
                <w:rPrChange w:id="7859" w:author="Nicole Wu" w:date="2024-01-08T11:26:00Z">
                  <w:rPr>
                    <w:sz w:val="16"/>
                    <w:szCs w:val="24"/>
                  </w:rPr>
                </w:rPrChange>
              </w:rPr>
              <w:t>(0.93)</w:t>
            </w:r>
          </w:p>
        </w:tc>
      </w:tr>
      <w:tr w:rsidR="00B92327" w:rsidRPr="00801E49" w14:paraId="41C30304" w14:textId="77777777" w:rsidTr="00C46F67">
        <w:trPr>
          <w:trHeight w:val="144"/>
        </w:trPr>
        <w:tc>
          <w:tcPr>
            <w:tcW w:w="3208" w:type="dxa"/>
            <w:tcBorders>
              <w:top w:val="nil"/>
              <w:left w:val="nil"/>
              <w:bottom w:val="nil"/>
              <w:right w:val="nil"/>
            </w:tcBorders>
          </w:tcPr>
          <w:p w14:paraId="065452E1" w14:textId="77777777" w:rsidR="00B92327" w:rsidRPr="00801E49" w:rsidRDefault="00332621" w:rsidP="0056565A">
            <w:pPr>
              <w:spacing w:after="0" w:line="259" w:lineRule="auto"/>
              <w:ind w:left="0" w:right="0" w:firstLine="0"/>
              <w:jc w:val="left"/>
              <w:rPr>
                <w:rFonts w:ascii="Open Sans" w:hAnsi="Open Sans" w:cs="Open Sans"/>
                <w:sz w:val="16"/>
                <w:szCs w:val="24"/>
                <w:rPrChange w:id="7860" w:author="Nicole Wu" w:date="2024-01-08T11:26:00Z">
                  <w:rPr>
                    <w:sz w:val="16"/>
                    <w:szCs w:val="24"/>
                  </w:rPr>
                </w:rPrChange>
              </w:rPr>
            </w:pPr>
            <w:r w:rsidRPr="00801E49">
              <w:rPr>
                <w:rFonts w:ascii="Open Sans" w:hAnsi="Open Sans" w:cs="Open Sans"/>
                <w:sz w:val="16"/>
                <w:szCs w:val="24"/>
                <w:rPrChange w:id="7861" w:author="Nicole Wu" w:date="2024-01-08T11:26:00Z">
                  <w:rPr>
                    <w:sz w:val="16"/>
                    <w:szCs w:val="24"/>
                  </w:rPr>
                </w:rPrChange>
              </w:rPr>
              <w:t>Has household member with disability/chronic disease</w:t>
            </w:r>
          </w:p>
        </w:tc>
        <w:tc>
          <w:tcPr>
            <w:tcW w:w="820" w:type="dxa"/>
            <w:tcBorders>
              <w:top w:val="nil"/>
              <w:left w:val="nil"/>
              <w:bottom w:val="nil"/>
              <w:right w:val="nil"/>
            </w:tcBorders>
          </w:tcPr>
          <w:p w14:paraId="6BFC410D" w14:textId="77777777" w:rsidR="00B92327" w:rsidRPr="00801E49" w:rsidRDefault="00332621" w:rsidP="0056565A">
            <w:pPr>
              <w:spacing w:after="0" w:line="259" w:lineRule="auto"/>
              <w:ind w:left="0" w:right="0" w:firstLine="0"/>
              <w:jc w:val="center"/>
              <w:rPr>
                <w:rFonts w:ascii="Open Sans" w:hAnsi="Open Sans" w:cs="Open Sans"/>
                <w:sz w:val="16"/>
                <w:szCs w:val="24"/>
                <w:rPrChange w:id="7862" w:author="Nicole Wu" w:date="2024-01-08T11:26:00Z">
                  <w:rPr>
                    <w:sz w:val="16"/>
                    <w:szCs w:val="24"/>
                  </w:rPr>
                </w:rPrChange>
              </w:rPr>
            </w:pPr>
            <w:r w:rsidRPr="00801E49">
              <w:rPr>
                <w:rFonts w:ascii="Open Sans" w:hAnsi="Open Sans" w:cs="Open Sans"/>
                <w:sz w:val="16"/>
                <w:szCs w:val="24"/>
                <w:rPrChange w:id="7863" w:author="Nicole Wu" w:date="2024-01-08T11:26:00Z">
                  <w:rPr>
                    <w:sz w:val="16"/>
                    <w:szCs w:val="24"/>
                  </w:rPr>
                </w:rPrChange>
              </w:rPr>
              <w:t>0.30</w:t>
            </w:r>
          </w:p>
        </w:tc>
        <w:tc>
          <w:tcPr>
            <w:tcW w:w="682" w:type="dxa"/>
            <w:tcBorders>
              <w:top w:val="nil"/>
              <w:left w:val="nil"/>
              <w:bottom w:val="nil"/>
              <w:right w:val="nil"/>
            </w:tcBorders>
          </w:tcPr>
          <w:p w14:paraId="47587C38" w14:textId="77777777" w:rsidR="00B92327" w:rsidRPr="00801E49" w:rsidRDefault="00332621" w:rsidP="0056565A">
            <w:pPr>
              <w:spacing w:after="0" w:line="259" w:lineRule="auto"/>
              <w:ind w:left="0" w:right="0" w:firstLine="0"/>
              <w:jc w:val="center"/>
              <w:rPr>
                <w:rFonts w:ascii="Open Sans" w:hAnsi="Open Sans" w:cs="Open Sans"/>
                <w:sz w:val="16"/>
                <w:szCs w:val="24"/>
                <w:rPrChange w:id="7864" w:author="Nicole Wu" w:date="2024-01-08T11:26:00Z">
                  <w:rPr>
                    <w:sz w:val="16"/>
                    <w:szCs w:val="24"/>
                  </w:rPr>
                </w:rPrChange>
              </w:rPr>
            </w:pPr>
            <w:r w:rsidRPr="00801E49">
              <w:rPr>
                <w:rFonts w:ascii="Open Sans" w:hAnsi="Open Sans" w:cs="Open Sans"/>
                <w:sz w:val="16"/>
                <w:szCs w:val="24"/>
                <w:rPrChange w:id="7865" w:author="Nicole Wu" w:date="2024-01-08T11:26:00Z">
                  <w:rPr>
                    <w:sz w:val="16"/>
                    <w:szCs w:val="24"/>
                  </w:rPr>
                </w:rPrChange>
              </w:rPr>
              <w:t>0.27</w:t>
            </w:r>
          </w:p>
        </w:tc>
        <w:tc>
          <w:tcPr>
            <w:tcW w:w="516" w:type="dxa"/>
            <w:tcBorders>
              <w:top w:val="nil"/>
              <w:left w:val="nil"/>
              <w:bottom w:val="nil"/>
              <w:right w:val="nil"/>
            </w:tcBorders>
          </w:tcPr>
          <w:p w14:paraId="28A24AC9" w14:textId="77777777" w:rsidR="00B92327" w:rsidRPr="00801E49" w:rsidRDefault="00332621" w:rsidP="0056565A">
            <w:pPr>
              <w:spacing w:after="0" w:line="259" w:lineRule="auto"/>
              <w:ind w:left="0" w:right="0" w:firstLine="0"/>
              <w:jc w:val="center"/>
              <w:rPr>
                <w:rFonts w:ascii="Open Sans" w:hAnsi="Open Sans" w:cs="Open Sans"/>
                <w:sz w:val="16"/>
                <w:szCs w:val="24"/>
                <w:rPrChange w:id="7866" w:author="Nicole Wu" w:date="2024-01-08T11:26:00Z">
                  <w:rPr>
                    <w:sz w:val="16"/>
                    <w:szCs w:val="24"/>
                  </w:rPr>
                </w:rPrChange>
              </w:rPr>
            </w:pPr>
            <w:r w:rsidRPr="00801E49">
              <w:rPr>
                <w:rFonts w:ascii="Open Sans" w:hAnsi="Open Sans" w:cs="Open Sans"/>
                <w:sz w:val="16"/>
                <w:szCs w:val="24"/>
                <w:rPrChange w:id="7867" w:author="Nicole Wu" w:date="2024-01-08T11:26:00Z">
                  <w:rPr>
                    <w:sz w:val="16"/>
                    <w:szCs w:val="24"/>
                  </w:rPr>
                </w:rPrChange>
              </w:rPr>
              <w:t>-0.03</w:t>
            </w:r>
          </w:p>
        </w:tc>
        <w:tc>
          <w:tcPr>
            <w:tcW w:w="820" w:type="dxa"/>
            <w:tcBorders>
              <w:top w:val="nil"/>
              <w:left w:val="nil"/>
              <w:bottom w:val="nil"/>
              <w:right w:val="nil"/>
            </w:tcBorders>
          </w:tcPr>
          <w:p w14:paraId="751BBDB5" w14:textId="77777777" w:rsidR="00B92327" w:rsidRPr="00801E49" w:rsidRDefault="00332621" w:rsidP="0056565A">
            <w:pPr>
              <w:spacing w:after="0" w:line="259" w:lineRule="auto"/>
              <w:ind w:left="0" w:right="0" w:firstLine="0"/>
              <w:jc w:val="center"/>
              <w:rPr>
                <w:rFonts w:ascii="Open Sans" w:hAnsi="Open Sans" w:cs="Open Sans"/>
                <w:sz w:val="16"/>
                <w:szCs w:val="24"/>
                <w:rPrChange w:id="7868" w:author="Nicole Wu" w:date="2024-01-08T11:26:00Z">
                  <w:rPr>
                    <w:sz w:val="16"/>
                    <w:szCs w:val="24"/>
                  </w:rPr>
                </w:rPrChange>
              </w:rPr>
            </w:pPr>
            <w:r w:rsidRPr="00801E49">
              <w:rPr>
                <w:rFonts w:ascii="Open Sans" w:hAnsi="Open Sans" w:cs="Open Sans"/>
                <w:sz w:val="16"/>
                <w:szCs w:val="24"/>
                <w:rPrChange w:id="7869" w:author="Nicole Wu" w:date="2024-01-08T11:26:00Z">
                  <w:rPr>
                    <w:sz w:val="16"/>
                    <w:szCs w:val="24"/>
                  </w:rPr>
                </w:rPrChange>
              </w:rPr>
              <w:t>0.15</w:t>
            </w:r>
          </w:p>
        </w:tc>
        <w:tc>
          <w:tcPr>
            <w:tcW w:w="682" w:type="dxa"/>
            <w:tcBorders>
              <w:top w:val="nil"/>
              <w:left w:val="nil"/>
              <w:bottom w:val="nil"/>
              <w:right w:val="nil"/>
            </w:tcBorders>
          </w:tcPr>
          <w:p w14:paraId="4449CDE7" w14:textId="77777777" w:rsidR="00B92327" w:rsidRPr="00801E49" w:rsidRDefault="00332621" w:rsidP="0056565A">
            <w:pPr>
              <w:spacing w:after="0" w:line="259" w:lineRule="auto"/>
              <w:ind w:left="0" w:right="0" w:firstLine="0"/>
              <w:jc w:val="center"/>
              <w:rPr>
                <w:rFonts w:ascii="Open Sans" w:hAnsi="Open Sans" w:cs="Open Sans"/>
                <w:sz w:val="16"/>
                <w:szCs w:val="24"/>
                <w:rPrChange w:id="7870" w:author="Nicole Wu" w:date="2024-01-08T11:26:00Z">
                  <w:rPr>
                    <w:sz w:val="16"/>
                    <w:szCs w:val="24"/>
                  </w:rPr>
                </w:rPrChange>
              </w:rPr>
            </w:pPr>
            <w:r w:rsidRPr="00801E49">
              <w:rPr>
                <w:rFonts w:ascii="Open Sans" w:hAnsi="Open Sans" w:cs="Open Sans"/>
                <w:sz w:val="16"/>
                <w:szCs w:val="24"/>
                <w:rPrChange w:id="7871" w:author="Nicole Wu" w:date="2024-01-08T11:26:00Z">
                  <w:rPr>
                    <w:sz w:val="16"/>
                    <w:szCs w:val="24"/>
                  </w:rPr>
                </w:rPrChange>
              </w:rPr>
              <w:t>0.19</w:t>
            </w:r>
          </w:p>
        </w:tc>
        <w:tc>
          <w:tcPr>
            <w:tcW w:w="516" w:type="dxa"/>
            <w:tcBorders>
              <w:top w:val="nil"/>
              <w:left w:val="nil"/>
              <w:bottom w:val="nil"/>
              <w:right w:val="nil"/>
            </w:tcBorders>
          </w:tcPr>
          <w:p w14:paraId="5E6CE837" w14:textId="77777777" w:rsidR="00B92327" w:rsidRPr="00801E49" w:rsidRDefault="00332621" w:rsidP="0056565A">
            <w:pPr>
              <w:spacing w:after="0" w:line="259" w:lineRule="auto"/>
              <w:ind w:left="0" w:right="0" w:firstLine="0"/>
              <w:jc w:val="center"/>
              <w:rPr>
                <w:rFonts w:ascii="Open Sans" w:hAnsi="Open Sans" w:cs="Open Sans"/>
                <w:sz w:val="16"/>
                <w:szCs w:val="24"/>
                <w:rPrChange w:id="7872" w:author="Nicole Wu" w:date="2024-01-08T11:26:00Z">
                  <w:rPr>
                    <w:sz w:val="16"/>
                    <w:szCs w:val="24"/>
                  </w:rPr>
                </w:rPrChange>
              </w:rPr>
            </w:pPr>
            <w:r w:rsidRPr="00801E49">
              <w:rPr>
                <w:rFonts w:ascii="Open Sans" w:hAnsi="Open Sans" w:cs="Open Sans"/>
                <w:sz w:val="16"/>
                <w:szCs w:val="24"/>
                <w:rPrChange w:id="7873" w:author="Nicole Wu" w:date="2024-01-08T11:26:00Z">
                  <w:rPr>
                    <w:sz w:val="16"/>
                    <w:szCs w:val="24"/>
                  </w:rPr>
                </w:rPrChange>
              </w:rPr>
              <w:t>0.05</w:t>
            </w:r>
          </w:p>
        </w:tc>
        <w:tc>
          <w:tcPr>
            <w:tcW w:w="820" w:type="dxa"/>
            <w:tcBorders>
              <w:top w:val="nil"/>
              <w:left w:val="nil"/>
              <w:bottom w:val="nil"/>
              <w:right w:val="nil"/>
            </w:tcBorders>
          </w:tcPr>
          <w:p w14:paraId="131562E5" w14:textId="77777777" w:rsidR="00B92327" w:rsidRPr="00801E49" w:rsidRDefault="00332621" w:rsidP="0056565A">
            <w:pPr>
              <w:spacing w:after="0" w:line="259" w:lineRule="auto"/>
              <w:ind w:left="0" w:right="0" w:firstLine="0"/>
              <w:jc w:val="center"/>
              <w:rPr>
                <w:rFonts w:ascii="Open Sans" w:hAnsi="Open Sans" w:cs="Open Sans"/>
                <w:sz w:val="16"/>
                <w:szCs w:val="24"/>
                <w:rPrChange w:id="7874" w:author="Nicole Wu" w:date="2024-01-08T11:26:00Z">
                  <w:rPr>
                    <w:sz w:val="16"/>
                    <w:szCs w:val="24"/>
                  </w:rPr>
                </w:rPrChange>
              </w:rPr>
            </w:pPr>
            <w:r w:rsidRPr="00801E49">
              <w:rPr>
                <w:rFonts w:ascii="Open Sans" w:hAnsi="Open Sans" w:cs="Open Sans"/>
                <w:sz w:val="16"/>
                <w:szCs w:val="24"/>
                <w:rPrChange w:id="7875" w:author="Nicole Wu" w:date="2024-01-08T11:26:00Z">
                  <w:rPr>
                    <w:sz w:val="16"/>
                    <w:szCs w:val="24"/>
                  </w:rPr>
                </w:rPrChange>
              </w:rPr>
              <w:t>0.19</w:t>
            </w:r>
          </w:p>
        </w:tc>
        <w:tc>
          <w:tcPr>
            <w:tcW w:w="682" w:type="dxa"/>
            <w:tcBorders>
              <w:top w:val="nil"/>
              <w:left w:val="nil"/>
              <w:bottom w:val="nil"/>
              <w:right w:val="nil"/>
            </w:tcBorders>
          </w:tcPr>
          <w:p w14:paraId="367FA7A9" w14:textId="77777777" w:rsidR="00B92327" w:rsidRPr="00801E49" w:rsidRDefault="00332621" w:rsidP="0056565A">
            <w:pPr>
              <w:spacing w:after="0" w:line="259" w:lineRule="auto"/>
              <w:ind w:left="0" w:right="0" w:firstLine="0"/>
              <w:jc w:val="center"/>
              <w:rPr>
                <w:rFonts w:ascii="Open Sans" w:hAnsi="Open Sans" w:cs="Open Sans"/>
                <w:sz w:val="16"/>
                <w:szCs w:val="24"/>
                <w:rPrChange w:id="7876" w:author="Nicole Wu" w:date="2024-01-08T11:26:00Z">
                  <w:rPr>
                    <w:sz w:val="16"/>
                    <w:szCs w:val="24"/>
                  </w:rPr>
                </w:rPrChange>
              </w:rPr>
            </w:pPr>
            <w:r w:rsidRPr="00801E49">
              <w:rPr>
                <w:rFonts w:ascii="Open Sans" w:hAnsi="Open Sans" w:cs="Open Sans"/>
                <w:sz w:val="16"/>
                <w:szCs w:val="24"/>
                <w:rPrChange w:id="7877" w:author="Nicole Wu" w:date="2024-01-08T11:26:00Z">
                  <w:rPr>
                    <w:sz w:val="16"/>
                    <w:szCs w:val="24"/>
                  </w:rPr>
                </w:rPrChange>
              </w:rPr>
              <w:t>0.22</w:t>
            </w:r>
          </w:p>
        </w:tc>
        <w:tc>
          <w:tcPr>
            <w:tcW w:w="752" w:type="dxa"/>
            <w:tcBorders>
              <w:top w:val="nil"/>
              <w:left w:val="nil"/>
              <w:bottom w:val="nil"/>
              <w:right w:val="nil"/>
            </w:tcBorders>
          </w:tcPr>
          <w:p w14:paraId="5A4FC846" w14:textId="77777777" w:rsidR="00B92327" w:rsidRPr="00801E49" w:rsidRDefault="00332621" w:rsidP="0056565A">
            <w:pPr>
              <w:spacing w:after="0" w:line="259" w:lineRule="auto"/>
              <w:ind w:left="0" w:right="0" w:firstLine="0"/>
              <w:jc w:val="center"/>
              <w:rPr>
                <w:rFonts w:ascii="Open Sans" w:hAnsi="Open Sans" w:cs="Open Sans"/>
                <w:sz w:val="16"/>
                <w:szCs w:val="24"/>
                <w:rPrChange w:id="7878" w:author="Nicole Wu" w:date="2024-01-08T11:26:00Z">
                  <w:rPr>
                    <w:sz w:val="16"/>
                    <w:szCs w:val="24"/>
                  </w:rPr>
                </w:rPrChange>
              </w:rPr>
            </w:pPr>
            <w:r w:rsidRPr="00801E49">
              <w:rPr>
                <w:rFonts w:ascii="Open Sans" w:hAnsi="Open Sans" w:cs="Open Sans"/>
                <w:sz w:val="16"/>
                <w:szCs w:val="24"/>
                <w:rPrChange w:id="7879" w:author="Nicole Wu" w:date="2024-01-08T11:26:00Z">
                  <w:rPr>
                    <w:sz w:val="16"/>
                    <w:szCs w:val="24"/>
                  </w:rPr>
                </w:rPrChange>
              </w:rPr>
              <w:t>0.02</w:t>
            </w:r>
          </w:p>
        </w:tc>
      </w:tr>
      <w:tr w:rsidR="00B92327" w:rsidRPr="00801E49" w14:paraId="0147AEDC" w14:textId="77777777" w:rsidTr="00C46F67">
        <w:trPr>
          <w:trHeight w:val="144"/>
        </w:trPr>
        <w:tc>
          <w:tcPr>
            <w:tcW w:w="3208" w:type="dxa"/>
            <w:tcBorders>
              <w:top w:val="nil"/>
              <w:left w:val="nil"/>
              <w:bottom w:val="nil"/>
              <w:right w:val="nil"/>
            </w:tcBorders>
          </w:tcPr>
          <w:p w14:paraId="71578545" w14:textId="77777777" w:rsidR="00B92327" w:rsidRPr="00801E49" w:rsidRDefault="00B92327" w:rsidP="0056565A">
            <w:pPr>
              <w:spacing w:after="0" w:line="259" w:lineRule="auto"/>
              <w:ind w:left="0" w:right="0" w:firstLine="0"/>
              <w:jc w:val="left"/>
              <w:rPr>
                <w:rFonts w:ascii="Open Sans" w:hAnsi="Open Sans" w:cs="Open Sans"/>
                <w:sz w:val="16"/>
                <w:szCs w:val="24"/>
                <w:rPrChange w:id="7880" w:author="Nicole Wu" w:date="2024-01-08T11:26:00Z">
                  <w:rPr>
                    <w:sz w:val="16"/>
                    <w:szCs w:val="24"/>
                  </w:rPr>
                </w:rPrChange>
              </w:rPr>
            </w:pPr>
          </w:p>
        </w:tc>
        <w:tc>
          <w:tcPr>
            <w:tcW w:w="820" w:type="dxa"/>
            <w:tcBorders>
              <w:top w:val="nil"/>
              <w:left w:val="nil"/>
              <w:bottom w:val="nil"/>
              <w:right w:val="nil"/>
            </w:tcBorders>
          </w:tcPr>
          <w:p w14:paraId="45A09995" w14:textId="77777777" w:rsidR="00B92327" w:rsidRPr="00801E49" w:rsidRDefault="00332621" w:rsidP="0056565A">
            <w:pPr>
              <w:spacing w:after="0" w:line="259" w:lineRule="auto"/>
              <w:ind w:left="0" w:right="0" w:firstLine="0"/>
              <w:jc w:val="center"/>
              <w:rPr>
                <w:rFonts w:ascii="Open Sans" w:hAnsi="Open Sans" w:cs="Open Sans"/>
                <w:sz w:val="16"/>
                <w:szCs w:val="24"/>
                <w:rPrChange w:id="7881" w:author="Nicole Wu" w:date="2024-01-08T11:26:00Z">
                  <w:rPr>
                    <w:sz w:val="16"/>
                    <w:szCs w:val="24"/>
                  </w:rPr>
                </w:rPrChange>
              </w:rPr>
            </w:pPr>
            <w:r w:rsidRPr="00801E49">
              <w:rPr>
                <w:rFonts w:ascii="Open Sans" w:hAnsi="Open Sans" w:cs="Open Sans"/>
                <w:sz w:val="16"/>
                <w:szCs w:val="24"/>
                <w:rPrChange w:id="7882" w:author="Nicole Wu" w:date="2024-01-08T11:26:00Z">
                  <w:rPr>
                    <w:sz w:val="16"/>
                    <w:szCs w:val="24"/>
                  </w:rPr>
                </w:rPrChange>
              </w:rPr>
              <w:t>(0.46)</w:t>
            </w:r>
          </w:p>
        </w:tc>
        <w:tc>
          <w:tcPr>
            <w:tcW w:w="682" w:type="dxa"/>
            <w:tcBorders>
              <w:top w:val="nil"/>
              <w:left w:val="nil"/>
              <w:bottom w:val="nil"/>
              <w:right w:val="nil"/>
            </w:tcBorders>
          </w:tcPr>
          <w:p w14:paraId="3D30CA29" w14:textId="77777777" w:rsidR="00B92327" w:rsidRPr="00801E49" w:rsidRDefault="00332621" w:rsidP="0056565A">
            <w:pPr>
              <w:spacing w:after="0" w:line="259" w:lineRule="auto"/>
              <w:ind w:left="0" w:right="0" w:firstLine="0"/>
              <w:jc w:val="center"/>
              <w:rPr>
                <w:rFonts w:ascii="Open Sans" w:hAnsi="Open Sans" w:cs="Open Sans"/>
                <w:sz w:val="16"/>
                <w:szCs w:val="24"/>
                <w:rPrChange w:id="7883" w:author="Nicole Wu" w:date="2024-01-08T11:26:00Z">
                  <w:rPr>
                    <w:sz w:val="16"/>
                    <w:szCs w:val="24"/>
                  </w:rPr>
                </w:rPrChange>
              </w:rPr>
            </w:pPr>
            <w:r w:rsidRPr="00801E49">
              <w:rPr>
                <w:rFonts w:ascii="Open Sans" w:hAnsi="Open Sans" w:cs="Open Sans"/>
                <w:sz w:val="16"/>
                <w:szCs w:val="24"/>
                <w:rPrChange w:id="7884" w:author="Nicole Wu" w:date="2024-01-08T11:26:00Z">
                  <w:rPr>
                    <w:sz w:val="16"/>
                    <w:szCs w:val="24"/>
                  </w:rPr>
                </w:rPrChange>
              </w:rPr>
              <w:t>(0.45)</w:t>
            </w:r>
          </w:p>
        </w:tc>
        <w:tc>
          <w:tcPr>
            <w:tcW w:w="516" w:type="dxa"/>
            <w:tcBorders>
              <w:top w:val="nil"/>
              <w:left w:val="nil"/>
              <w:bottom w:val="nil"/>
              <w:right w:val="nil"/>
            </w:tcBorders>
          </w:tcPr>
          <w:p w14:paraId="13C8695A" w14:textId="77777777" w:rsidR="00B92327" w:rsidRPr="00801E49" w:rsidRDefault="00332621" w:rsidP="0056565A">
            <w:pPr>
              <w:spacing w:after="0" w:line="259" w:lineRule="auto"/>
              <w:ind w:left="0" w:right="0" w:firstLine="0"/>
              <w:jc w:val="center"/>
              <w:rPr>
                <w:rFonts w:ascii="Open Sans" w:hAnsi="Open Sans" w:cs="Open Sans"/>
                <w:sz w:val="16"/>
                <w:szCs w:val="24"/>
                <w:rPrChange w:id="7885" w:author="Nicole Wu" w:date="2024-01-08T11:26:00Z">
                  <w:rPr>
                    <w:sz w:val="16"/>
                    <w:szCs w:val="24"/>
                  </w:rPr>
                </w:rPrChange>
              </w:rPr>
            </w:pPr>
            <w:r w:rsidRPr="00801E49">
              <w:rPr>
                <w:rFonts w:ascii="Open Sans" w:hAnsi="Open Sans" w:cs="Open Sans"/>
                <w:sz w:val="16"/>
                <w:szCs w:val="24"/>
                <w:rPrChange w:id="7886" w:author="Nicole Wu" w:date="2024-01-08T11:26:00Z">
                  <w:rPr>
                    <w:sz w:val="16"/>
                    <w:szCs w:val="24"/>
                  </w:rPr>
                </w:rPrChange>
              </w:rPr>
              <w:t>(0.77)</w:t>
            </w:r>
          </w:p>
        </w:tc>
        <w:tc>
          <w:tcPr>
            <w:tcW w:w="820" w:type="dxa"/>
            <w:tcBorders>
              <w:top w:val="nil"/>
              <w:left w:val="nil"/>
              <w:bottom w:val="nil"/>
              <w:right w:val="nil"/>
            </w:tcBorders>
          </w:tcPr>
          <w:p w14:paraId="0A7E6F1A" w14:textId="77777777" w:rsidR="00B92327" w:rsidRPr="00801E49" w:rsidRDefault="00332621" w:rsidP="0056565A">
            <w:pPr>
              <w:spacing w:after="0" w:line="259" w:lineRule="auto"/>
              <w:ind w:left="0" w:right="0" w:firstLine="0"/>
              <w:jc w:val="center"/>
              <w:rPr>
                <w:rFonts w:ascii="Open Sans" w:hAnsi="Open Sans" w:cs="Open Sans"/>
                <w:sz w:val="16"/>
                <w:szCs w:val="24"/>
                <w:rPrChange w:id="7887" w:author="Nicole Wu" w:date="2024-01-08T11:26:00Z">
                  <w:rPr>
                    <w:sz w:val="16"/>
                    <w:szCs w:val="24"/>
                  </w:rPr>
                </w:rPrChange>
              </w:rPr>
            </w:pPr>
            <w:r w:rsidRPr="00801E49">
              <w:rPr>
                <w:rFonts w:ascii="Open Sans" w:hAnsi="Open Sans" w:cs="Open Sans"/>
                <w:sz w:val="16"/>
                <w:szCs w:val="24"/>
                <w:rPrChange w:id="7888" w:author="Nicole Wu" w:date="2024-01-08T11:26:00Z">
                  <w:rPr>
                    <w:sz w:val="16"/>
                    <w:szCs w:val="24"/>
                  </w:rPr>
                </w:rPrChange>
              </w:rPr>
              <w:t>(0.35)</w:t>
            </w:r>
          </w:p>
        </w:tc>
        <w:tc>
          <w:tcPr>
            <w:tcW w:w="682" w:type="dxa"/>
            <w:tcBorders>
              <w:top w:val="nil"/>
              <w:left w:val="nil"/>
              <w:bottom w:val="nil"/>
              <w:right w:val="nil"/>
            </w:tcBorders>
          </w:tcPr>
          <w:p w14:paraId="2F78DDE9" w14:textId="77777777" w:rsidR="00B92327" w:rsidRPr="00801E49" w:rsidRDefault="00332621" w:rsidP="0056565A">
            <w:pPr>
              <w:spacing w:after="0" w:line="259" w:lineRule="auto"/>
              <w:ind w:left="0" w:right="0" w:firstLine="0"/>
              <w:jc w:val="center"/>
              <w:rPr>
                <w:rFonts w:ascii="Open Sans" w:hAnsi="Open Sans" w:cs="Open Sans"/>
                <w:sz w:val="16"/>
                <w:szCs w:val="24"/>
                <w:rPrChange w:id="7889" w:author="Nicole Wu" w:date="2024-01-08T11:26:00Z">
                  <w:rPr>
                    <w:sz w:val="16"/>
                    <w:szCs w:val="24"/>
                  </w:rPr>
                </w:rPrChange>
              </w:rPr>
            </w:pPr>
            <w:r w:rsidRPr="00801E49">
              <w:rPr>
                <w:rFonts w:ascii="Open Sans" w:hAnsi="Open Sans" w:cs="Open Sans"/>
                <w:sz w:val="16"/>
                <w:szCs w:val="24"/>
                <w:rPrChange w:id="7890" w:author="Nicole Wu" w:date="2024-01-08T11:26:00Z">
                  <w:rPr>
                    <w:sz w:val="16"/>
                    <w:szCs w:val="24"/>
                  </w:rPr>
                </w:rPrChange>
              </w:rPr>
              <w:t>(0.40)</w:t>
            </w:r>
          </w:p>
        </w:tc>
        <w:tc>
          <w:tcPr>
            <w:tcW w:w="516" w:type="dxa"/>
            <w:tcBorders>
              <w:top w:val="nil"/>
              <w:left w:val="nil"/>
              <w:bottom w:val="nil"/>
              <w:right w:val="nil"/>
            </w:tcBorders>
          </w:tcPr>
          <w:p w14:paraId="4AE60697" w14:textId="77777777" w:rsidR="00B92327" w:rsidRPr="00801E49" w:rsidRDefault="00332621" w:rsidP="0056565A">
            <w:pPr>
              <w:spacing w:after="0" w:line="259" w:lineRule="auto"/>
              <w:ind w:left="0" w:right="0" w:firstLine="0"/>
              <w:jc w:val="center"/>
              <w:rPr>
                <w:rFonts w:ascii="Open Sans" w:hAnsi="Open Sans" w:cs="Open Sans"/>
                <w:sz w:val="16"/>
                <w:szCs w:val="24"/>
                <w:rPrChange w:id="7891" w:author="Nicole Wu" w:date="2024-01-08T11:26:00Z">
                  <w:rPr>
                    <w:sz w:val="16"/>
                    <w:szCs w:val="24"/>
                  </w:rPr>
                </w:rPrChange>
              </w:rPr>
            </w:pPr>
            <w:r w:rsidRPr="00801E49">
              <w:rPr>
                <w:rFonts w:ascii="Open Sans" w:hAnsi="Open Sans" w:cs="Open Sans"/>
                <w:sz w:val="16"/>
                <w:szCs w:val="24"/>
                <w:rPrChange w:id="7892" w:author="Nicole Wu" w:date="2024-01-08T11:26:00Z">
                  <w:rPr>
                    <w:sz w:val="16"/>
                    <w:szCs w:val="24"/>
                  </w:rPr>
                </w:rPrChange>
              </w:rPr>
              <w:t>(0.37)</w:t>
            </w:r>
          </w:p>
        </w:tc>
        <w:tc>
          <w:tcPr>
            <w:tcW w:w="820" w:type="dxa"/>
            <w:tcBorders>
              <w:top w:val="nil"/>
              <w:left w:val="nil"/>
              <w:bottom w:val="nil"/>
              <w:right w:val="nil"/>
            </w:tcBorders>
          </w:tcPr>
          <w:p w14:paraId="7597AB9D" w14:textId="77777777" w:rsidR="00B92327" w:rsidRPr="00801E49" w:rsidRDefault="00332621" w:rsidP="0056565A">
            <w:pPr>
              <w:spacing w:after="0" w:line="259" w:lineRule="auto"/>
              <w:ind w:left="0" w:right="0" w:firstLine="0"/>
              <w:jc w:val="center"/>
              <w:rPr>
                <w:rFonts w:ascii="Open Sans" w:hAnsi="Open Sans" w:cs="Open Sans"/>
                <w:sz w:val="16"/>
                <w:szCs w:val="24"/>
                <w:rPrChange w:id="7893" w:author="Nicole Wu" w:date="2024-01-08T11:26:00Z">
                  <w:rPr>
                    <w:sz w:val="16"/>
                    <w:szCs w:val="24"/>
                  </w:rPr>
                </w:rPrChange>
              </w:rPr>
            </w:pPr>
            <w:r w:rsidRPr="00801E49">
              <w:rPr>
                <w:rFonts w:ascii="Open Sans" w:hAnsi="Open Sans" w:cs="Open Sans"/>
                <w:sz w:val="16"/>
                <w:szCs w:val="24"/>
                <w:rPrChange w:id="7894" w:author="Nicole Wu" w:date="2024-01-08T11:26:00Z">
                  <w:rPr>
                    <w:sz w:val="16"/>
                    <w:szCs w:val="24"/>
                  </w:rPr>
                </w:rPrChange>
              </w:rPr>
              <w:t>(0.39)</w:t>
            </w:r>
          </w:p>
        </w:tc>
        <w:tc>
          <w:tcPr>
            <w:tcW w:w="682" w:type="dxa"/>
            <w:tcBorders>
              <w:top w:val="nil"/>
              <w:left w:val="nil"/>
              <w:bottom w:val="nil"/>
              <w:right w:val="nil"/>
            </w:tcBorders>
          </w:tcPr>
          <w:p w14:paraId="569FA14B" w14:textId="77777777" w:rsidR="00B92327" w:rsidRPr="00801E49" w:rsidRDefault="00332621" w:rsidP="0056565A">
            <w:pPr>
              <w:spacing w:after="0" w:line="259" w:lineRule="auto"/>
              <w:ind w:left="0" w:right="0" w:firstLine="0"/>
              <w:jc w:val="center"/>
              <w:rPr>
                <w:rFonts w:ascii="Open Sans" w:hAnsi="Open Sans" w:cs="Open Sans"/>
                <w:sz w:val="16"/>
                <w:szCs w:val="24"/>
                <w:rPrChange w:id="7895" w:author="Nicole Wu" w:date="2024-01-08T11:26:00Z">
                  <w:rPr>
                    <w:sz w:val="16"/>
                    <w:szCs w:val="24"/>
                  </w:rPr>
                </w:rPrChange>
              </w:rPr>
            </w:pPr>
            <w:r w:rsidRPr="00801E49">
              <w:rPr>
                <w:rFonts w:ascii="Open Sans" w:hAnsi="Open Sans" w:cs="Open Sans"/>
                <w:sz w:val="16"/>
                <w:szCs w:val="24"/>
                <w:rPrChange w:id="7896" w:author="Nicole Wu" w:date="2024-01-08T11:26:00Z">
                  <w:rPr>
                    <w:sz w:val="16"/>
                    <w:szCs w:val="24"/>
                  </w:rPr>
                </w:rPrChange>
              </w:rPr>
              <w:t>(0.41)</w:t>
            </w:r>
          </w:p>
        </w:tc>
        <w:tc>
          <w:tcPr>
            <w:tcW w:w="752" w:type="dxa"/>
            <w:tcBorders>
              <w:top w:val="nil"/>
              <w:left w:val="nil"/>
              <w:bottom w:val="nil"/>
              <w:right w:val="nil"/>
            </w:tcBorders>
          </w:tcPr>
          <w:p w14:paraId="44FB8C71" w14:textId="77777777" w:rsidR="00B92327" w:rsidRPr="00801E49" w:rsidRDefault="00332621" w:rsidP="0056565A">
            <w:pPr>
              <w:spacing w:after="0" w:line="259" w:lineRule="auto"/>
              <w:ind w:left="0" w:right="0" w:firstLine="0"/>
              <w:jc w:val="center"/>
              <w:rPr>
                <w:rFonts w:ascii="Open Sans" w:hAnsi="Open Sans" w:cs="Open Sans"/>
                <w:sz w:val="16"/>
                <w:szCs w:val="24"/>
                <w:rPrChange w:id="7897" w:author="Nicole Wu" w:date="2024-01-08T11:26:00Z">
                  <w:rPr>
                    <w:sz w:val="16"/>
                    <w:szCs w:val="24"/>
                  </w:rPr>
                </w:rPrChange>
              </w:rPr>
            </w:pPr>
            <w:r w:rsidRPr="00801E49">
              <w:rPr>
                <w:rFonts w:ascii="Open Sans" w:hAnsi="Open Sans" w:cs="Open Sans"/>
                <w:sz w:val="16"/>
                <w:szCs w:val="24"/>
                <w:rPrChange w:id="7898" w:author="Nicole Wu" w:date="2024-01-08T11:26:00Z">
                  <w:rPr>
                    <w:sz w:val="16"/>
                    <w:szCs w:val="24"/>
                  </w:rPr>
                </w:rPrChange>
              </w:rPr>
              <w:t>(0.60)</w:t>
            </w:r>
          </w:p>
        </w:tc>
      </w:tr>
      <w:tr w:rsidR="00B92327" w:rsidRPr="00801E49" w14:paraId="7BAC40D2" w14:textId="77777777" w:rsidTr="00C46F67">
        <w:trPr>
          <w:trHeight w:val="144"/>
        </w:trPr>
        <w:tc>
          <w:tcPr>
            <w:tcW w:w="3208" w:type="dxa"/>
            <w:tcBorders>
              <w:top w:val="nil"/>
              <w:left w:val="nil"/>
              <w:bottom w:val="nil"/>
              <w:right w:val="nil"/>
            </w:tcBorders>
          </w:tcPr>
          <w:p w14:paraId="360BDF4D" w14:textId="77777777" w:rsidR="00B92327" w:rsidRPr="00801E49" w:rsidRDefault="00332621" w:rsidP="0056565A">
            <w:pPr>
              <w:spacing w:after="0" w:line="259" w:lineRule="auto"/>
              <w:ind w:left="0" w:right="0" w:firstLine="0"/>
              <w:jc w:val="left"/>
              <w:rPr>
                <w:rFonts w:ascii="Open Sans" w:hAnsi="Open Sans" w:cs="Open Sans"/>
                <w:sz w:val="16"/>
                <w:szCs w:val="24"/>
                <w:rPrChange w:id="7899" w:author="Nicole Wu" w:date="2024-01-08T11:26:00Z">
                  <w:rPr>
                    <w:sz w:val="16"/>
                    <w:szCs w:val="24"/>
                  </w:rPr>
                </w:rPrChange>
              </w:rPr>
            </w:pPr>
            <w:r w:rsidRPr="00801E49">
              <w:rPr>
                <w:rFonts w:ascii="Open Sans" w:hAnsi="Open Sans" w:cs="Open Sans"/>
                <w:sz w:val="16"/>
                <w:szCs w:val="24"/>
                <w:rPrChange w:id="7900" w:author="Nicole Wu" w:date="2024-01-08T11:26:00Z">
                  <w:rPr>
                    <w:sz w:val="16"/>
                    <w:szCs w:val="24"/>
                  </w:rPr>
                </w:rPrChange>
              </w:rPr>
              <w:t>Number of rooms</w:t>
            </w:r>
          </w:p>
        </w:tc>
        <w:tc>
          <w:tcPr>
            <w:tcW w:w="820" w:type="dxa"/>
            <w:tcBorders>
              <w:top w:val="nil"/>
              <w:left w:val="nil"/>
              <w:bottom w:val="nil"/>
              <w:right w:val="nil"/>
            </w:tcBorders>
          </w:tcPr>
          <w:p w14:paraId="00825B5A" w14:textId="77777777" w:rsidR="00B92327" w:rsidRPr="00801E49" w:rsidRDefault="00332621" w:rsidP="0056565A">
            <w:pPr>
              <w:spacing w:after="0" w:line="259" w:lineRule="auto"/>
              <w:ind w:left="0" w:right="0" w:firstLine="0"/>
              <w:jc w:val="center"/>
              <w:rPr>
                <w:rFonts w:ascii="Open Sans" w:hAnsi="Open Sans" w:cs="Open Sans"/>
                <w:sz w:val="16"/>
                <w:szCs w:val="24"/>
                <w:rPrChange w:id="7901" w:author="Nicole Wu" w:date="2024-01-08T11:26:00Z">
                  <w:rPr>
                    <w:sz w:val="16"/>
                    <w:szCs w:val="24"/>
                  </w:rPr>
                </w:rPrChange>
              </w:rPr>
            </w:pPr>
            <w:r w:rsidRPr="00801E49">
              <w:rPr>
                <w:rFonts w:ascii="Open Sans" w:hAnsi="Open Sans" w:cs="Open Sans"/>
                <w:sz w:val="16"/>
                <w:szCs w:val="24"/>
                <w:rPrChange w:id="7902" w:author="Nicole Wu" w:date="2024-01-08T11:26:00Z">
                  <w:rPr>
                    <w:sz w:val="16"/>
                    <w:szCs w:val="24"/>
                  </w:rPr>
                </w:rPrChange>
              </w:rPr>
              <w:t>2.89</w:t>
            </w:r>
          </w:p>
        </w:tc>
        <w:tc>
          <w:tcPr>
            <w:tcW w:w="682" w:type="dxa"/>
            <w:tcBorders>
              <w:top w:val="nil"/>
              <w:left w:val="nil"/>
              <w:bottom w:val="nil"/>
              <w:right w:val="nil"/>
            </w:tcBorders>
          </w:tcPr>
          <w:p w14:paraId="23F74A7D" w14:textId="77777777" w:rsidR="00B92327" w:rsidRPr="00801E49" w:rsidRDefault="00332621" w:rsidP="0056565A">
            <w:pPr>
              <w:spacing w:after="0" w:line="259" w:lineRule="auto"/>
              <w:ind w:left="0" w:right="0" w:firstLine="0"/>
              <w:jc w:val="center"/>
              <w:rPr>
                <w:rFonts w:ascii="Open Sans" w:hAnsi="Open Sans" w:cs="Open Sans"/>
                <w:sz w:val="16"/>
                <w:szCs w:val="24"/>
                <w:rPrChange w:id="7903" w:author="Nicole Wu" w:date="2024-01-08T11:26:00Z">
                  <w:rPr>
                    <w:sz w:val="16"/>
                    <w:szCs w:val="24"/>
                  </w:rPr>
                </w:rPrChange>
              </w:rPr>
            </w:pPr>
            <w:r w:rsidRPr="00801E49">
              <w:rPr>
                <w:rFonts w:ascii="Open Sans" w:hAnsi="Open Sans" w:cs="Open Sans"/>
                <w:sz w:val="16"/>
                <w:szCs w:val="24"/>
                <w:rPrChange w:id="7904" w:author="Nicole Wu" w:date="2024-01-08T11:26:00Z">
                  <w:rPr>
                    <w:sz w:val="16"/>
                    <w:szCs w:val="24"/>
                  </w:rPr>
                </w:rPrChange>
              </w:rPr>
              <w:t>2.27</w:t>
            </w:r>
          </w:p>
        </w:tc>
        <w:tc>
          <w:tcPr>
            <w:tcW w:w="516" w:type="dxa"/>
            <w:tcBorders>
              <w:top w:val="nil"/>
              <w:left w:val="nil"/>
              <w:bottom w:val="nil"/>
              <w:right w:val="nil"/>
            </w:tcBorders>
          </w:tcPr>
          <w:p w14:paraId="60F15921" w14:textId="77777777" w:rsidR="00B92327" w:rsidRPr="00801E49" w:rsidRDefault="00332621" w:rsidP="0056565A">
            <w:pPr>
              <w:spacing w:after="0" w:line="259" w:lineRule="auto"/>
              <w:ind w:left="0" w:right="0" w:firstLine="0"/>
              <w:jc w:val="center"/>
              <w:rPr>
                <w:rFonts w:ascii="Open Sans" w:hAnsi="Open Sans" w:cs="Open Sans"/>
                <w:sz w:val="16"/>
                <w:szCs w:val="24"/>
                <w:rPrChange w:id="7905" w:author="Nicole Wu" w:date="2024-01-08T11:26:00Z">
                  <w:rPr>
                    <w:sz w:val="16"/>
                    <w:szCs w:val="24"/>
                  </w:rPr>
                </w:rPrChange>
              </w:rPr>
            </w:pPr>
            <w:r w:rsidRPr="00801E49">
              <w:rPr>
                <w:rFonts w:ascii="Open Sans" w:hAnsi="Open Sans" w:cs="Open Sans"/>
                <w:sz w:val="16"/>
                <w:szCs w:val="24"/>
                <w:rPrChange w:id="7906" w:author="Nicole Wu" w:date="2024-01-08T11:26:00Z">
                  <w:rPr>
                    <w:sz w:val="16"/>
                    <w:szCs w:val="24"/>
                  </w:rPr>
                </w:rPrChange>
              </w:rPr>
              <w:t>-0.62*</w:t>
            </w:r>
          </w:p>
        </w:tc>
        <w:tc>
          <w:tcPr>
            <w:tcW w:w="820" w:type="dxa"/>
            <w:tcBorders>
              <w:top w:val="nil"/>
              <w:left w:val="nil"/>
              <w:bottom w:val="nil"/>
              <w:right w:val="nil"/>
            </w:tcBorders>
          </w:tcPr>
          <w:p w14:paraId="25F5236A" w14:textId="77777777" w:rsidR="00B92327" w:rsidRPr="00801E49" w:rsidRDefault="00332621" w:rsidP="0056565A">
            <w:pPr>
              <w:spacing w:after="0" w:line="259" w:lineRule="auto"/>
              <w:ind w:left="0" w:right="0" w:firstLine="0"/>
              <w:jc w:val="center"/>
              <w:rPr>
                <w:rFonts w:ascii="Open Sans" w:hAnsi="Open Sans" w:cs="Open Sans"/>
                <w:sz w:val="16"/>
                <w:szCs w:val="24"/>
                <w:rPrChange w:id="7907" w:author="Nicole Wu" w:date="2024-01-08T11:26:00Z">
                  <w:rPr>
                    <w:sz w:val="16"/>
                    <w:szCs w:val="24"/>
                  </w:rPr>
                </w:rPrChange>
              </w:rPr>
            </w:pPr>
            <w:r w:rsidRPr="00801E49">
              <w:rPr>
                <w:rFonts w:ascii="Open Sans" w:hAnsi="Open Sans" w:cs="Open Sans"/>
                <w:sz w:val="16"/>
                <w:szCs w:val="24"/>
                <w:rPrChange w:id="7908" w:author="Nicole Wu" w:date="2024-01-08T11:26:00Z">
                  <w:rPr>
                    <w:sz w:val="16"/>
                    <w:szCs w:val="24"/>
                  </w:rPr>
                </w:rPrChange>
              </w:rPr>
              <w:t>1.99</w:t>
            </w:r>
          </w:p>
        </w:tc>
        <w:tc>
          <w:tcPr>
            <w:tcW w:w="682" w:type="dxa"/>
            <w:tcBorders>
              <w:top w:val="nil"/>
              <w:left w:val="nil"/>
              <w:bottom w:val="nil"/>
              <w:right w:val="nil"/>
            </w:tcBorders>
          </w:tcPr>
          <w:p w14:paraId="485C6230" w14:textId="77777777" w:rsidR="00B92327" w:rsidRPr="00801E49" w:rsidRDefault="00332621" w:rsidP="0056565A">
            <w:pPr>
              <w:spacing w:after="0" w:line="259" w:lineRule="auto"/>
              <w:ind w:left="0" w:right="0" w:firstLine="0"/>
              <w:jc w:val="center"/>
              <w:rPr>
                <w:rFonts w:ascii="Open Sans" w:hAnsi="Open Sans" w:cs="Open Sans"/>
                <w:sz w:val="16"/>
                <w:szCs w:val="24"/>
                <w:rPrChange w:id="7909" w:author="Nicole Wu" w:date="2024-01-08T11:26:00Z">
                  <w:rPr>
                    <w:sz w:val="16"/>
                    <w:szCs w:val="24"/>
                  </w:rPr>
                </w:rPrChange>
              </w:rPr>
            </w:pPr>
            <w:r w:rsidRPr="00801E49">
              <w:rPr>
                <w:rFonts w:ascii="Open Sans" w:hAnsi="Open Sans" w:cs="Open Sans"/>
                <w:sz w:val="16"/>
                <w:szCs w:val="24"/>
                <w:rPrChange w:id="7910" w:author="Nicole Wu" w:date="2024-01-08T11:26:00Z">
                  <w:rPr>
                    <w:sz w:val="16"/>
                    <w:szCs w:val="24"/>
                  </w:rPr>
                </w:rPrChange>
              </w:rPr>
              <w:t>1.66</w:t>
            </w:r>
          </w:p>
        </w:tc>
        <w:tc>
          <w:tcPr>
            <w:tcW w:w="516" w:type="dxa"/>
            <w:tcBorders>
              <w:top w:val="nil"/>
              <w:left w:val="nil"/>
              <w:bottom w:val="nil"/>
              <w:right w:val="nil"/>
            </w:tcBorders>
          </w:tcPr>
          <w:p w14:paraId="1B2FAC9F" w14:textId="77777777" w:rsidR="00B92327" w:rsidRPr="00801E49" w:rsidRDefault="00332621" w:rsidP="0056565A">
            <w:pPr>
              <w:spacing w:after="0" w:line="259" w:lineRule="auto"/>
              <w:ind w:left="0" w:right="0" w:firstLine="0"/>
              <w:jc w:val="center"/>
              <w:rPr>
                <w:rFonts w:ascii="Open Sans" w:hAnsi="Open Sans" w:cs="Open Sans"/>
                <w:sz w:val="16"/>
                <w:szCs w:val="24"/>
                <w:rPrChange w:id="7911" w:author="Nicole Wu" w:date="2024-01-08T11:26:00Z">
                  <w:rPr>
                    <w:sz w:val="16"/>
                    <w:szCs w:val="24"/>
                  </w:rPr>
                </w:rPrChange>
              </w:rPr>
            </w:pPr>
            <w:r w:rsidRPr="00801E49">
              <w:rPr>
                <w:rFonts w:ascii="Open Sans" w:hAnsi="Open Sans" w:cs="Open Sans"/>
                <w:sz w:val="16"/>
                <w:szCs w:val="24"/>
                <w:rPrChange w:id="7912" w:author="Nicole Wu" w:date="2024-01-08T11:26:00Z">
                  <w:rPr>
                    <w:sz w:val="16"/>
                    <w:szCs w:val="24"/>
                  </w:rPr>
                </w:rPrChange>
              </w:rPr>
              <w:t>-0.33*</w:t>
            </w:r>
          </w:p>
        </w:tc>
        <w:tc>
          <w:tcPr>
            <w:tcW w:w="820" w:type="dxa"/>
            <w:tcBorders>
              <w:top w:val="nil"/>
              <w:left w:val="nil"/>
              <w:bottom w:val="nil"/>
              <w:right w:val="nil"/>
            </w:tcBorders>
          </w:tcPr>
          <w:p w14:paraId="0EFE19CB" w14:textId="77777777" w:rsidR="00B92327" w:rsidRPr="00801E49" w:rsidRDefault="00332621" w:rsidP="0056565A">
            <w:pPr>
              <w:spacing w:after="0" w:line="259" w:lineRule="auto"/>
              <w:ind w:left="0" w:right="0" w:firstLine="0"/>
              <w:jc w:val="center"/>
              <w:rPr>
                <w:rFonts w:ascii="Open Sans" w:hAnsi="Open Sans" w:cs="Open Sans"/>
                <w:sz w:val="16"/>
                <w:szCs w:val="24"/>
                <w:rPrChange w:id="7913" w:author="Nicole Wu" w:date="2024-01-08T11:26:00Z">
                  <w:rPr>
                    <w:sz w:val="16"/>
                    <w:szCs w:val="24"/>
                  </w:rPr>
                </w:rPrChange>
              </w:rPr>
            </w:pPr>
            <w:r w:rsidRPr="00801E49">
              <w:rPr>
                <w:rFonts w:ascii="Open Sans" w:hAnsi="Open Sans" w:cs="Open Sans"/>
                <w:sz w:val="16"/>
                <w:szCs w:val="24"/>
                <w:rPrChange w:id="7914" w:author="Nicole Wu" w:date="2024-01-08T11:26:00Z">
                  <w:rPr>
                    <w:sz w:val="16"/>
                    <w:szCs w:val="24"/>
                  </w:rPr>
                </w:rPrChange>
              </w:rPr>
              <w:t>2.26</w:t>
            </w:r>
          </w:p>
        </w:tc>
        <w:tc>
          <w:tcPr>
            <w:tcW w:w="682" w:type="dxa"/>
            <w:tcBorders>
              <w:top w:val="nil"/>
              <w:left w:val="nil"/>
              <w:bottom w:val="nil"/>
              <w:right w:val="nil"/>
            </w:tcBorders>
          </w:tcPr>
          <w:p w14:paraId="453045E8" w14:textId="77777777" w:rsidR="00B92327" w:rsidRPr="00801E49" w:rsidRDefault="00332621" w:rsidP="0056565A">
            <w:pPr>
              <w:spacing w:after="0" w:line="259" w:lineRule="auto"/>
              <w:ind w:left="0" w:right="0" w:firstLine="0"/>
              <w:jc w:val="center"/>
              <w:rPr>
                <w:rFonts w:ascii="Open Sans" w:hAnsi="Open Sans" w:cs="Open Sans"/>
                <w:sz w:val="16"/>
                <w:szCs w:val="24"/>
                <w:rPrChange w:id="7915" w:author="Nicole Wu" w:date="2024-01-08T11:26:00Z">
                  <w:rPr>
                    <w:sz w:val="16"/>
                    <w:szCs w:val="24"/>
                  </w:rPr>
                </w:rPrChange>
              </w:rPr>
            </w:pPr>
            <w:r w:rsidRPr="00801E49">
              <w:rPr>
                <w:rFonts w:ascii="Open Sans" w:hAnsi="Open Sans" w:cs="Open Sans"/>
                <w:sz w:val="16"/>
                <w:szCs w:val="24"/>
                <w:rPrChange w:id="7916" w:author="Nicole Wu" w:date="2024-01-08T11:26:00Z">
                  <w:rPr>
                    <w:sz w:val="16"/>
                    <w:szCs w:val="24"/>
                  </w:rPr>
                </w:rPrChange>
              </w:rPr>
              <w:t>1.84</w:t>
            </w:r>
          </w:p>
        </w:tc>
        <w:tc>
          <w:tcPr>
            <w:tcW w:w="752" w:type="dxa"/>
            <w:tcBorders>
              <w:top w:val="nil"/>
              <w:left w:val="nil"/>
              <w:bottom w:val="nil"/>
              <w:right w:val="nil"/>
            </w:tcBorders>
          </w:tcPr>
          <w:p w14:paraId="67F6A1DB" w14:textId="77777777" w:rsidR="00B92327" w:rsidRPr="00801E49" w:rsidRDefault="00332621" w:rsidP="0056565A">
            <w:pPr>
              <w:spacing w:after="0" w:line="259" w:lineRule="auto"/>
              <w:ind w:left="0" w:right="0" w:firstLine="0"/>
              <w:jc w:val="center"/>
              <w:rPr>
                <w:rFonts w:ascii="Open Sans" w:hAnsi="Open Sans" w:cs="Open Sans"/>
                <w:sz w:val="16"/>
                <w:szCs w:val="24"/>
                <w:rPrChange w:id="7917" w:author="Nicole Wu" w:date="2024-01-08T11:26:00Z">
                  <w:rPr>
                    <w:sz w:val="16"/>
                    <w:szCs w:val="24"/>
                  </w:rPr>
                </w:rPrChange>
              </w:rPr>
            </w:pPr>
            <w:r w:rsidRPr="00801E49">
              <w:rPr>
                <w:rFonts w:ascii="Open Sans" w:hAnsi="Open Sans" w:cs="Open Sans"/>
                <w:sz w:val="16"/>
                <w:szCs w:val="24"/>
                <w:rPrChange w:id="7918" w:author="Nicole Wu" w:date="2024-01-08T11:26:00Z">
                  <w:rPr>
                    <w:sz w:val="16"/>
                    <w:szCs w:val="24"/>
                  </w:rPr>
                </w:rPrChange>
              </w:rPr>
              <w:t>-0.42***</w:t>
            </w:r>
          </w:p>
        </w:tc>
      </w:tr>
      <w:tr w:rsidR="00B92327" w:rsidRPr="00801E49" w14:paraId="60E8E985" w14:textId="77777777" w:rsidTr="00C46F67">
        <w:trPr>
          <w:trHeight w:val="144"/>
        </w:trPr>
        <w:tc>
          <w:tcPr>
            <w:tcW w:w="3208" w:type="dxa"/>
            <w:tcBorders>
              <w:top w:val="nil"/>
              <w:left w:val="nil"/>
              <w:bottom w:val="nil"/>
              <w:right w:val="nil"/>
            </w:tcBorders>
          </w:tcPr>
          <w:p w14:paraId="1A3FB892" w14:textId="77777777" w:rsidR="00B92327" w:rsidRPr="00801E49" w:rsidRDefault="00B92327" w:rsidP="0056565A">
            <w:pPr>
              <w:spacing w:after="0" w:line="259" w:lineRule="auto"/>
              <w:ind w:left="0" w:right="0" w:firstLine="0"/>
              <w:jc w:val="left"/>
              <w:rPr>
                <w:rFonts w:ascii="Open Sans" w:hAnsi="Open Sans" w:cs="Open Sans"/>
                <w:sz w:val="16"/>
                <w:szCs w:val="24"/>
                <w:rPrChange w:id="7919" w:author="Nicole Wu" w:date="2024-01-08T11:26:00Z">
                  <w:rPr>
                    <w:sz w:val="16"/>
                    <w:szCs w:val="24"/>
                  </w:rPr>
                </w:rPrChange>
              </w:rPr>
            </w:pPr>
          </w:p>
        </w:tc>
        <w:tc>
          <w:tcPr>
            <w:tcW w:w="820" w:type="dxa"/>
            <w:tcBorders>
              <w:top w:val="nil"/>
              <w:left w:val="nil"/>
              <w:bottom w:val="nil"/>
              <w:right w:val="nil"/>
            </w:tcBorders>
          </w:tcPr>
          <w:p w14:paraId="19986B52" w14:textId="77777777" w:rsidR="00B92327" w:rsidRPr="00801E49" w:rsidRDefault="00332621" w:rsidP="0056565A">
            <w:pPr>
              <w:spacing w:after="0" w:line="259" w:lineRule="auto"/>
              <w:ind w:left="0" w:right="0" w:firstLine="0"/>
              <w:jc w:val="center"/>
              <w:rPr>
                <w:rFonts w:ascii="Open Sans" w:hAnsi="Open Sans" w:cs="Open Sans"/>
                <w:sz w:val="16"/>
                <w:szCs w:val="24"/>
                <w:rPrChange w:id="7920" w:author="Nicole Wu" w:date="2024-01-08T11:26:00Z">
                  <w:rPr>
                    <w:sz w:val="16"/>
                    <w:szCs w:val="24"/>
                  </w:rPr>
                </w:rPrChange>
              </w:rPr>
            </w:pPr>
            <w:r w:rsidRPr="00801E49">
              <w:rPr>
                <w:rFonts w:ascii="Open Sans" w:hAnsi="Open Sans" w:cs="Open Sans"/>
                <w:sz w:val="16"/>
                <w:szCs w:val="24"/>
                <w:rPrChange w:id="7921" w:author="Nicole Wu" w:date="2024-01-08T11:26:00Z">
                  <w:rPr>
                    <w:sz w:val="16"/>
                    <w:szCs w:val="24"/>
                  </w:rPr>
                </w:rPrChange>
              </w:rPr>
              <w:t>(1.24)</w:t>
            </w:r>
          </w:p>
        </w:tc>
        <w:tc>
          <w:tcPr>
            <w:tcW w:w="682" w:type="dxa"/>
            <w:tcBorders>
              <w:top w:val="nil"/>
              <w:left w:val="nil"/>
              <w:bottom w:val="nil"/>
              <w:right w:val="nil"/>
            </w:tcBorders>
          </w:tcPr>
          <w:p w14:paraId="0759D7B3" w14:textId="77777777" w:rsidR="00B92327" w:rsidRPr="00801E49" w:rsidRDefault="00332621" w:rsidP="0056565A">
            <w:pPr>
              <w:spacing w:after="0" w:line="259" w:lineRule="auto"/>
              <w:ind w:left="0" w:right="0" w:firstLine="0"/>
              <w:jc w:val="center"/>
              <w:rPr>
                <w:rFonts w:ascii="Open Sans" w:hAnsi="Open Sans" w:cs="Open Sans"/>
                <w:sz w:val="16"/>
                <w:szCs w:val="24"/>
                <w:rPrChange w:id="7922" w:author="Nicole Wu" w:date="2024-01-08T11:26:00Z">
                  <w:rPr>
                    <w:sz w:val="16"/>
                    <w:szCs w:val="24"/>
                  </w:rPr>
                </w:rPrChange>
              </w:rPr>
            </w:pPr>
            <w:r w:rsidRPr="00801E49">
              <w:rPr>
                <w:rFonts w:ascii="Open Sans" w:hAnsi="Open Sans" w:cs="Open Sans"/>
                <w:sz w:val="16"/>
                <w:szCs w:val="24"/>
                <w:rPrChange w:id="7923" w:author="Nicole Wu" w:date="2024-01-08T11:26:00Z">
                  <w:rPr>
                    <w:sz w:val="16"/>
                    <w:szCs w:val="24"/>
                  </w:rPr>
                </w:rPrChange>
              </w:rPr>
              <w:t>(1.22)</w:t>
            </w:r>
          </w:p>
        </w:tc>
        <w:tc>
          <w:tcPr>
            <w:tcW w:w="516" w:type="dxa"/>
            <w:tcBorders>
              <w:top w:val="nil"/>
              <w:left w:val="nil"/>
              <w:bottom w:val="nil"/>
              <w:right w:val="nil"/>
            </w:tcBorders>
          </w:tcPr>
          <w:p w14:paraId="1CB49644" w14:textId="77777777" w:rsidR="00B92327" w:rsidRPr="00801E49" w:rsidRDefault="00332621" w:rsidP="0056565A">
            <w:pPr>
              <w:spacing w:after="0" w:line="259" w:lineRule="auto"/>
              <w:ind w:left="0" w:right="0" w:firstLine="0"/>
              <w:jc w:val="center"/>
              <w:rPr>
                <w:rFonts w:ascii="Open Sans" w:hAnsi="Open Sans" w:cs="Open Sans"/>
                <w:sz w:val="16"/>
                <w:szCs w:val="24"/>
                <w:rPrChange w:id="7924" w:author="Nicole Wu" w:date="2024-01-08T11:26:00Z">
                  <w:rPr>
                    <w:sz w:val="16"/>
                    <w:szCs w:val="24"/>
                  </w:rPr>
                </w:rPrChange>
              </w:rPr>
            </w:pPr>
            <w:r w:rsidRPr="00801E49">
              <w:rPr>
                <w:rFonts w:ascii="Open Sans" w:hAnsi="Open Sans" w:cs="Open Sans"/>
                <w:sz w:val="16"/>
                <w:szCs w:val="24"/>
                <w:rPrChange w:id="7925" w:author="Nicole Wu" w:date="2024-01-08T11:26:00Z">
                  <w:rPr>
                    <w:sz w:val="16"/>
                    <w:szCs w:val="24"/>
                  </w:rPr>
                </w:rPrChange>
              </w:rPr>
              <w:t>(0.01)</w:t>
            </w:r>
          </w:p>
        </w:tc>
        <w:tc>
          <w:tcPr>
            <w:tcW w:w="820" w:type="dxa"/>
            <w:tcBorders>
              <w:top w:val="nil"/>
              <w:left w:val="nil"/>
              <w:bottom w:val="nil"/>
              <w:right w:val="nil"/>
            </w:tcBorders>
          </w:tcPr>
          <w:p w14:paraId="56F576EF" w14:textId="77777777" w:rsidR="00B92327" w:rsidRPr="00801E49" w:rsidRDefault="00332621" w:rsidP="0056565A">
            <w:pPr>
              <w:spacing w:after="0" w:line="259" w:lineRule="auto"/>
              <w:ind w:left="0" w:right="0" w:firstLine="0"/>
              <w:jc w:val="center"/>
              <w:rPr>
                <w:rFonts w:ascii="Open Sans" w:hAnsi="Open Sans" w:cs="Open Sans"/>
                <w:sz w:val="16"/>
                <w:szCs w:val="24"/>
                <w:rPrChange w:id="7926" w:author="Nicole Wu" w:date="2024-01-08T11:26:00Z">
                  <w:rPr>
                    <w:sz w:val="16"/>
                    <w:szCs w:val="24"/>
                  </w:rPr>
                </w:rPrChange>
              </w:rPr>
            </w:pPr>
            <w:r w:rsidRPr="00801E49">
              <w:rPr>
                <w:rFonts w:ascii="Open Sans" w:hAnsi="Open Sans" w:cs="Open Sans"/>
                <w:sz w:val="16"/>
                <w:szCs w:val="24"/>
                <w:rPrChange w:id="7927" w:author="Nicole Wu" w:date="2024-01-08T11:26:00Z">
                  <w:rPr>
                    <w:sz w:val="16"/>
                    <w:szCs w:val="24"/>
                  </w:rPr>
                </w:rPrChange>
              </w:rPr>
              <w:t>(1.08)</w:t>
            </w:r>
          </w:p>
        </w:tc>
        <w:tc>
          <w:tcPr>
            <w:tcW w:w="682" w:type="dxa"/>
            <w:tcBorders>
              <w:top w:val="nil"/>
              <w:left w:val="nil"/>
              <w:bottom w:val="nil"/>
              <w:right w:val="nil"/>
            </w:tcBorders>
          </w:tcPr>
          <w:p w14:paraId="21E08C90" w14:textId="77777777" w:rsidR="00B92327" w:rsidRPr="00801E49" w:rsidRDefault="00332621" w:rsidP="0056565A">
            <w:pPr>
              <w:spacing w:after="0" w:line="259" w:lineRule="auto"/>
              <w:ind w:left="0" w:right="0" w:firstLine="0"/>
              <w:jc w:val="center"/>
              <w:rPr>
                <w:rFonts w:ascii="Open Sans" w:hAnsi="Open Sans" w:cs="Open Sans"/>
                <w:sz w:val="16"/>
                <w:szCs w:val="24"/>
                <w:rPrChange w:id="7928" w:author="Nicole Wu" w:date="2024-01-08T11:26:00Z">
                  <w:rPr>
                    <w:sz w:val="16"/>
                    <w:szCs w:val="24"/>
                  </w:rPr>
                </w:rPrChange>
              </w:rPr>
            </w:pPr>
            <w:r w:rsidRPr="00801E49">
              <w:rPr>
                <w:rFonts w:ascii="Open Sans" w:hAnsi="Open Sans" w:cs="Open Sans"/>
                <w:sz w:val="16"/>
                <w:szCs w:val="24"/>
                <w:rPrChange w:id="7929" w:author="Nicole Wu" w:date="2024-01-08T11:26:00Z">
                  <w:rPr>
                    <w:sz w:val="16"/>
                    <w:szCs w:val="24"/>
                  </w:rPr>
                </w:rPrChange>
              </w:rPr>
              <w:t>(1.05)</w:t>
            </w:r>
          </w:p>
        </w:tc>
        <w:tc>
          <w:tcPr>
            <w:tcW w:w="516" w:type="dxa"/>
            <w:tcBorders>
              <w:top w:val="nil"/>
              <w:left w:val="nil"/>
              <w:bottom w:val="nil"/>
              <w:right w:val="nil"/>
            </w:tcBorders>
          </w:tcPr>
          <w:p w14:paraId="3E7D2CB5" w14:textId="77777777" w:rsidR="00B92327" w:rsidRPr="00801E49" w:rsidRDefault="00332621" w:rsidP="0056565A">
            <w:pPr>
              <w:spacing w:after="0" w:line="259" w:lineRule="auto"/>
              <w:ind w:left="0" w:right="0" w:firstLine="0"/>
              <w:jc w:val="center"/>
              <w:rPr>
                <w:rFonts w:ascii="Open Sans" w:hAnsi="Open Sans" w:cs="Open Sans"/>
                <w:sz w:val="16"/>
                <w:szCs w:val="24"/>
                <w:rPrChange w:id="7930" w:author="Nicole Wu" w:date="2024-01-08T11:26:00Z">
                  <w:rPr>
                    <w:sz w:val="16"/>
                    <w:szCs w:val="24"/>
                  </w:rPr>
                </w:rPrChange>
              </w:rPr>
            </w:pPr>
            <w:r w:rsidRPr="00801E49">
              <w:rPr>
                <w:rFonts w:ascii="Open Sans" w:hAnsi="Open Sans" w:cs="Open Sans"/>
                <w:sz w:val="16"/>
                <w:szCs w:val="24"/>
                <w:rPrChange w:id="7931" w:author="Nicole Wu" w:date="2024-01-08T11:26:00Z">
                  <w:rPr>
                    <w:sz w:val="16"/>
                    <w:szCs w:val="24"/>
                  </w:rPr>
                </w:rPrChange>
              </w:rPr>
              <w:t>(0.02)</w:t>
            </w:r>
          </w:p>
        </w:tc>
        <w:tc>
          <w:tcPr>
            <w:tcW w:w="820" w:type="dxa"/>
            <w:tcBorders>
              <w:top w:val="nil"/>
              <w:left w:val="nil"/>
              <w:bottom w:val="nil"/>
              <w:right w:val="nil"/>
            </w:tcBorders>
          </w:tcPr>
          <w:p w14:paraId="6328DEAA" w14:textId="77777777" w:rsidR="00B92327" w:rsidRPr="00801E49" w:rsidRDefault="00332621" w:rsidP="0056565A">
            <w:pPr>
              <w:spacing w:after="0" w:line="259" w:lineRule="auto"/>
              <w:ind w:left="0" w:right="0" w:firstLine="0"/>
              <w:jc w:val="center"/>
              <w:rPr>
                <w:rFonts w:ascii="Open Sans" w:hAnsi="Open Sans" w:cs="Open Sans"/>
                <w:sz w:val="16"/>
                <w:szCs w:val="24"/>
                <w:rPrChange w:id="7932" w:author="Nicole Wu" w:date="2024-01-08T11:26:00Z">
                  <w:rPr>
                    <w:sz w:val="16"/>
                    <w:szCs w:val="24"/>
                  </w:rPr>
                </w:rPrChange>
              </w:rPr>
            </w:pPr>
            <w:r w:rsidRPr="00801E49">
              <w:rPr>
                <w:rFonts w:ascii="Open Sans" w:hAnsi="Open Sans" w:cs="Open Sans"/>
                <w:sz w:val="16"/>
                <w:szCs w:val="24"/>
                <w:rPrChange w:id="7933" w:author="Nicole Wu" w:date="2024-01-08T11:26:00Z">
                  <w:rPr>
                    <w:sz w:val="16"/>
                    <w:szCs w:val="24"/>
                  </w:rPr>
                </w:rPrChange>
              </w:rPr>
              <w:t>(1.20)</w:t>
            </w:r>
          </w:p>
        </w:tc>
        <w:tc>
          <w:tcPr>
            <w:tcW w:w="682" w:type="dxa"/>
            <w:tcBorders>
              <w:top w:val="nil"/>
              <w:left w:val="nil"/>
              <w:bottom w:val="nil"/>
              <w:right w:val="nil"/>
            </w:tcBorders>
          </w:tcPr>
          <w:p w14:paraId="31F30177" w14:textId="77777777" w:rsidR="00B92327" w:rsidRPr="00801E49" w:rsidRDefault="00332621" w:rsidP="0056565A">
            <w:pPr>
              <w:spacing w:after="0" w:line="259" w:lineRule="auto"/>
              <w:ind w:left="0" w:right="0" w:firstLine="0"/>
              <w:jc w:val="center"/>
              <w:rPr>
                <w:rFonts w:ascii="Open Sans" w:hAnsi="Open Sans" w:cs="Open Sans"/>
                <w:sz w:val="16"/>
                <w:szCs w:val="24"/>
                <w:rPrChange w:id="7934" w:author="Nicole Wu" w:date="2024-01-08T11:26:00Z">
                  <w:rPr>
                    <w:sz w:val="16"/>
                    <w:szCs w:val="24"/>
                  </w:rPr>
                </w:rPrChange>
              </w:rPr>
            </w:pPr>
            <w:r w:rsidRPr="00801E49">
              <w:rPr>
                <w:rFonts w:ascii="Open Sans" w:hAnsi="Open Sans" w:cs="Open Sans"/>
                <w:sz w:val="16"/>
                <w:szCs w:val="24"/>
                <w:rPrChange w:id="7935" w:author="Nicole Wu" w:date="2024-01-08T11:26:00Z">
                  <w:rPr>
                    <w:sz w:val="16"/>
                    <w:szCs w:val="24"/>
                  </w:rPr>
                </w:rPrChange>
              </w:rPr>
              <w:t>(1.13)</w:t>
            </w:r>
          </w:p>
        </w:tc>
        <w:tc>
          <w:tcPr>
            <w:tcW w:w="752" w:type="dxa"/>
            <w:tcBorders>
              <w:top w:val="nil"/>
              <w:left w:val="nil"/>
              <w:bottom w:val="nil"/>
              <w:right w:val="nil"/>
            </w:tcBorders>
          </w:tcPr>
          <w:p w14:paraId="528C06AD" w14:textId="77777777" w:rsidR="00B92327" w:rsidRPr="00801E49" w:rsidRDefault="00332621" w:rsidP="0056565A">
            <w:pPr>
              <w:spacing w:after="0" w:line="259" w:lineRule="auto"/>
              <w:ind w:left="0" w:right="0" w:firstLine="0"/>
              <w:jc w:val="center"/>
              <w:rPr>
                <w:rFonts w:ascii="Open Sans" w:hAnsi="Open Sans" w:cs="Open Sans"/>
                <w:sz w:val="16"/>
                <w:szCs w:val="24"/>
                <w:rPrChange w:id="7936" w:author="Nicole Wu" w:date="2024-01-08T11:26:00Z">
                  <w:rPr>
                    <w:sz w:val="16"/>
                    <w:szCs w:val="24"/>
                  </w:rPr>
                </w:rPrChange>
              </w:rPr>
            </w:pPr>
            <w:r w:rsidRPr="00801E49">
              <w:rPr>
                <w:rFonts w:ascii="Open Sans" w:hAnsi="Open Sans" w:cs="Open Sans"/>
                <w:sz w:val="16"/>
                <w:szCs w:val="24"/>
                <w:rPrChange w:id="7937" w:author="Nicole Wu" w:date="2024-01-08T11:26:00Z">
                  <w:rPr>
                    <w:sz w:val="16"/>
                    <w:szCs w:val="24"/>
                  </w:rPr>
                </w:rPrChange>
              </w:rPr>
              <w:t>(0.00)</w:t>
            </w:r>
          </w:p>
        </w:tc>
      </w:tr>
      <w:tr w:rsidR="00B92327" w:rsidRPr="00801E49" w14:paraId="716EAC83" w14:textId="77777777" w:rsidTr="00C46F67">
        <w:trPr>
          <w:trHeight w:val="144"/>
        </w:trPr>
        <w:tc>
          <w:tcPr>
            <w:tcW w:w="3208" w:type="dxa"/>
            <w:tcBorders>
              <w:top w:val="nil"/>
              <w:left w:val="nil"/>
              <w:bottom w:val="nil"/>
              <w:right w:val="nil"/>
            </w:tcBorders>
          </w:tcPr>
          <w:p w14:paraId="625388E1" w14:textId="77777777" w:rsidR="00B92327" w:rsidRPr="00801E49" w:rsidRDefault="00332621" w:rsidP="0056565A">
            <w:pPr>
              <w:spacing w:after="0" w:line="259" w:lineRule="auto"/>
              <w:ind w:left="0" w:right="0" w:firstLine="0"/>
              <w:jc w:val="left"/>
              <w:rPr>
                <w:rFonts w:ascii="Open Sans" w:hAnsi="Open Sans" w:cs="Open Sans"/>
                <w:sz w:val="16"/>
                <w:szCs w:val="24"/>
                <w:rPrChange w:id="7938" w:author="Nicole Wu" w:date="2024-01-08T11:26:00Z">
                  <w:rPr>
                    <w:sz w:val="16"/>
                    <w:szCs w:val="24"/>
                  </w:rPr>
                </w:rPrChange>
              </w:rPr>
            </w:pPr>
            <w:r w:rsidRPr="00801E49">
              <w:rPr>
                <w:rFonts w:ascii="Open Sans" w:hAnsi="Open Sans" w:cs="Open Sans"/>
                <w:sz w:val="16"/>
                <w:szCs w:val="24"/>
                <w:rPrChange w:id="7939" w:author="Nicole Wu" w:date="2024-01-08T11:26:00Z">
                  <w:rPr>
                    <w:sz w:val="16"/>
                    <w:szCs w:val="24"/>
                  </w:rPr>
                </w:rPrChange>
              </w:rPr>
              <w:t>Household Crowding Index</w:t>
            </w:r>
          </w:p>
        </w:tc>
        <w:tc>
          <w:tcPr>
            <w:tcW w:w="820" w:type="dxa"/>
            <w:tcBorders>
              <w:top w:val="nil"/>
              <w:left w:val="nil"/>
              <w:bottom w:val="nil"/>
              <w:right w:val="nil"/>
            </w:tcBorders>
          </w:tcPr>
          <w:p w14:paraId="39B6F95A" w14:textId="77777777" w:rsidR="00B92327" w:rsidRPr="00801E49" w:rsidRDefault="00332621" w:rsidP="0056565A">
            <w:pPr>
              <w:spacing w:after="0" w:line="259" w:lineRule="auto"/>
              <w:ind w:left="0" w:right="0" w:firstLine="0"/>
              <w:jc w:val="center"/>
              <w:rPr>
                <w:rFonts w:ascii="Open Sans" w:hAnsi="Open Sans" w:cs="Open Sans"/>
                <w:sz w:val="16"/>
                <w:szCs w:val="24"/>
                <w:rPrChange w:id="7940" w:author="Nicole Wu" w:date="2024-01-08T11:26:00Z">
                  <w:rPr>
                    <w:sz w:val="16"/>
                    <w:szCs w:val="24"/>
                  </w:rPr>
                </w:rPrChange>
              </w:rPr>
            </w:pPr>
            <w:r w:rsidRPr="00801E49">
              <w:rPr>
                <w:rFonts w:ascii="Open Sans" w:hAnsi="Open Sans" w:cs="Open Sans"/>
                <w:sz w:val="16"/>
                <w:szCs w:val="24"/>
                <w:rPrChange w:id="7941" w:author="Nicole Wu" w:date="2024-01-08T11:26:00Z">
                  <w:rPr>
                    <w:sz w:val="16"/>
                    <w:szCs w:val="24"/>
                  </w:rPr>
                </w:rPrChange>
              </w:rPr>
              <w:t>3.02</w:t>
            </w:r>
          </w:p>
        </w:tc>
        <w:tc>
          <w:tcPr>
            <w:tcW w:w="682" w:type="dxa"/>
            <w:tcBorders>
              <w:top w:val="nil"/>
              <w:left w:val="nil"/>
              <w:bottom w:val="nil"/>
              <w:right w:val="nil"/>
            </w:tcBorders>
          </w:tcPr>
          <w:p w14:paraId="3B88D4D3" w14:textId="77777777" w:rsidR="00B92327" w:rsidRPr="00801E49" w:rsidRDefault="00332621" w:rsidP="0056565A">
            <w:pPr>
              <w:spacing w:after="0" w:line="259" w:lineRule="auto"/>
              <w:ind w:left="0" w:right="0" w:firstLine="0"/>
              <w:jc w:val="center"/>
              <w:rPr>
                <w:rFonts w:ascii="Open Sans" w:hAnsi="Open Sans" w:cs="Open Sans"/>
                <w:sz w:val="16"/>
                <w:szCs w:val="24"/>
                <w:rPrChange w:id="7942" w:author="Nicole Wu" w:date="2024-01-08T11:26:00Z">
                  <w:rPr>
                    <w:sz w:val="16"/>
                    <w:szCs w:val="24"/>
                  </w:rPr>
                </w:rPrChange>
              </w:rPr>
            </w:pPr>
            <w:r w:rsidRPr="00801E49">
              <w:rPr>
                <w:rFonts w:ascii="Open Sans" w:hAnsi="Open Sans" w:cs="Open Sans"/>
                <w:sz w:val="16"/>
                <w:szCs w:val="24"/>
                <w:rPrChange w:id="7943" w:author="Nicole Wu" w:date="2024-01-08T11:26:00Z">
                  <w:rPr>
                    <w:sz w:val="16"/>
                    <w:szCs w:val="24"/>
                  </w:rPr>
                </w:rPrChange>
              </w:rPr>
              <w:t>3.77</w:t>
            </w:r>
          </w:p>
        </w:tc>
        <w:tc>
          <w:tcPr>
            <w:tcW w:w="516" w:type="dxa"/>
            <w:tcBorders>
              <w:top w:val="nil"/>
              <w:left w:val="nil"/>
              <w:bottom w:val="nil"/>
              <w:right w:val="nil"/>
            </w:tcBorders>
          </w:tcPr>
          <w:p w14:paraId="0B598869" w14:textId="77777777" w:rsidR="00B92327" w:rsidRPr="00801E49" w:rsidRDefault="00332621" w:rsidP="0056565A">
            <w:pPr>
              <w:spacing w:after="0" w:line="259" w:lineRule="auto"/>
              <w:ind w:left="0" w:right="0" w:firstLine="0"/>
              <w:jc w:val="center"/>
              <w:rPr>
                <w:rFonts w:ascii="Open Sans" w:hAnsi="Open Sans" w:cs="Open Sans"/>
                <w:sz w:val="16"/>
                <w:szCs w:val="24"/>
                <w:rPrChange w:id="7944" w:author="Nicole Wu" w:date="2024-01-08T11:26:00Z">
                  <w:rPr>
                    <w:sz w:val="16"/>
                    <w:szCs w:val="24"/>
                  </w:rPr>
                </w:rPrChange>
              </w:rPr>
            </w:pPr>
            <w:r w:rsidRPr="00801E49">
              <w:rPr>
                <w:rFonts w:ascii="Open Sans" w:hAnsi="Open Sans" w:cs="Open Sans"/>
                <w:sz w:val="16"/>
                <w:szCs w:val="24"/>
                <w:rPrChange w:id="7945" w:author="Nicole Wu" w:date="2024-01-08T11:26:00Z">
                  <w:rPr>
                    <w:sz w:val="16"/>
                    <w:szCs w:val="24"/>
                  </w:rPr>
                </w:rPrChange>
              </w:rPr>
              <w:t>0.74</w:t>
            </w:r>
          </w:p>
        </w:tc>
        <w:tc>
          <w:tcPr>
            <w:tcW w:w="820" w:type="dxa"/>
            <w:tcBorders>
              <w:top w:val="nil"/>
              <w:left w:val="nil"/>
              <w:bottom w:val="nil"/>
              <w:right w:val="nil"/>
            </w:tcBorders>
          </w:tcPr>
          <w:p w14:paraId="04D2CAE3" w14:textId="77777777" w:rsidR="00B92327" w:rsidRPr="00801E49" w:rsidRDefault="00332621" w:rsidP="0056565A">
            <w:pPr>
              <w:spacing w:after="0" w:line="259" w:lineRule="auto"/>
              <w:ind w:left="0" w:right="0" w:firstLine="0"/>
              <w:jc w:val="center"/>
              <w:rPr>
                <w:rFonts w:ascii="Open Sans" w:hAnsi="Open Sans" w:cs="Open Sans"/>
                <w:sz w:val="16"/>
                <w:szCs w:val="24"/>
                <w:rPrChange w:id="7946" w:author="Nicole Wu" w:date="2024-01-08T11:26:00Z">
                  <w:rPr>
                    <w:sz w:val="16"/>
                    <w:szCs w:val="24"/>
                  </w:rPr>
                </w:rPrChange>
              </w:rPr>
            </w:pPr>
            <w:r w:rsidRPr="00801E49">
              <w:rPr>
                <w:rFonts w:ascii="Open Sans" w:hAnsi="Open Sans" w:cs="Open Sans"/>
                <w:sz w:val="16"/>
                <w:szCs w:val="24"/>
                <w:rPrChange w:id="7947" w:author="Nicole Wu" w:date="2024-01-08T11:26:00Z">
                  <w:rPr>
                    <w:sz w:val="16"/>
                    <w:szCs w:val="24"/>
                  </w:rPr>
                </w:rPrChange>
              </w:rPr>
              <w:t>3.93</w:t>
            </w:r>
          </w:p>
        </w:tc>
        <w:tc>
          <w:tcPr>
            <w:tcW w:w="682" w:type="dxa"/>
            <w:tcBorders>
              <w:top w:val="nil"/>
              <w:left w:val="nil"/>
              <w:bottom w:val="nil"/>
              <w:right w:val="nil"/>
            </w:tcBorders>
          </w:tcPr>
          <w:p w14:paraId="25BE166C" w14:textId="77777777" w:rsidR="00B92327" w:rsidRPr="00801E49" w:rsidRDefault="00332621" w:rsidP="0056565A">
            <w:pPr>
              <w:spacing w:after="0" w:line="259" w:lineRule="auto"/>
              <w:ind w:left="0" w:right="0" w:firstLine="0"/>
              <w:jc w:val="center"/>
              <w:rPr>
                <w:rFonts w:ascii="Open Sans" w:hAnsi="Open Sans" w:cs="Open Sans"/>
                <w:sz w:val="16"/>
                <w:szCs w:val="24"/>
                <w:rPrChange w:id="7948" w:author="Nicole Wu" w:date="2024-01-08T11:26:00Z">
                  <w:rPr>
                    <w:sz w:val="16"/>
                    <w:szCs w:val="24"/>
                  </w:rPr>
                </w:rPrChange>
              </w:rPr>
            </w:pPr>
            <w:r w:rsidRPr="00801E49">
              <w:rPr>
                <w:rFonts w:ascii="Open Sans" w:hAnsi="Open Sans" w:cs="Open Sans"/>
                <w:sz w:val="16"/>
                <w:szCs w:val="24"/>
                <w:rPrChange w:id="7949" w:author="Nicole Wu" w:date="2024-01-08T11:26:00Z">
                  <w:rPr>
                    <w:sz w:val="16"/>
                    <w:szCs w:val="24"/>
                  </w:rPr>
                </w:rPrChange>
              </w:rPr>
              <w:t>4.97</w:t>
            </w:r>
          </w:p>
        </w:tc>
        <w:tc>
          <w:tcPr>
            <w:tcW w:w="516" w:type="dxa"/>
            <w:tcBorders>
              <w:top w:val="nil"/>
              <w:left w:val="nil"/>
              <w:bottom w:val="nil"/>
              <w:right w:val="nil"/>
            </w:tcBorders>
          </w:tcPr>
          <w:p w14:paraId="086EEA4E" w14:textId="77777777" w:rsidR="00B92327" w:rsidRPr="00801E49" w:rsidRDefault="00332621" w:rsidP="0056565A">
            <w:pPr>
              <w:spacing w:after="0" w:line="259" w:lineRule="auto"/>
              <w:ind w:left="0" w:right="0" w:firstLine="0"/>
              <w:jc w:val="center"/>
              <w:rPr>
                <w:rFonts w:ascii="Open Sans" w:hAnsi="Open Sans" w:cs="Open Sans"/>
                <w:sz w:val="16"/>
                <w:szCs w:val="24"/>
                <w:rPrChange w:id="7950" w:author="Nicole Wu" w:date="2024-01-08T11:26:00Z">
                  <w:rPr>
                    <w:sz w:val="16"/>
                    <w:szCs w:val="24"/>
                  </w:rPr>
                </w:rPrChange>
              </w:rPr>
            </w:pPr>
            <w:r w:rsidRPr="00801E49">
              <w:rPr>
                <w:rFonts w:ascii="Open Sans" w:hAnsi="Open Sans" w:cs="Open Sans"/>
                <w:sz w:val="16"/>
                <w:szCs w:val="24"/>
                <w:rPrChange w:id="7951" w:author="Nicole Wu" w:date="2024-01-08T11:26:00Z">
                  <w:rPr>
                    <w:sz w:val="16"/>
                    <w:szCs w:val="24"/>
                  </w:rPr>
                </w:rPrChange>
              </w:rPr>
              <w:t>1.04*</w:t>
            </w:r>
          </w:p>
        </w:tc>
        <w:tc>
          <w:tcPr>
            <w:tcW w:w="820" w:type="dxa"/>
            <w:tcBorders>
              <w:top w:val="nil"/>
              <w:left w:val="nil"/>
              <w:bottom w:val="nil"/>
              <w:right w:val="nil"/>
            </w:tcBorders>
          </w:tcPr>
          <w:p w14:paraId="221F673D" w14:textId="77777777" w:rsidR="00B92327" w:rsidRPr="00801E49" w:rsidRDefault="00332621" w:rsidP="0056565A">
            <w:pPr>
              <w:spacing w:after="0" w:line="259" w:lineRule="auto"/>
              <w:ind w:left="0" w:right="0" w:firstLine="0"/>
              <w:jc w:val="center"/>
              <w:rPr>
                <w:rFonts w:ascii="Open Sans" w:hAnsi="Open Sans" w:cs="Open Sans"/>
                <w:sz w:val="16"/>
                <w:szCs w:val="24"/>
                <w:rPrChange w:id="7952" w:author="Nicole Wu" w:date="2024-01-08T11:26:00Z">
                  <w:rPr>
                    <w:sz w:val="16"/>
                    <w:szCs w:val="24"/>
                  </w:rPr>
                </w:rPrChange>
              </w:rPr>
            </w:pPr>
            <w:r w:rsidRPr="00801E49">
              <w:rPr>
                <w:rFonts w:ascii="Open Sans" w:hAnsi="Open Sans" w:cs="Open Sans"/>
                <w:sz w:val="16"/>
                <w:szCs w:val="24"/>
                <w:rPrChange w:id="7953" w:author="Nicole Wu" w:date="2024-01-08T11:26:00Z">
                  <w:rPr>
                    <w:sz w:val="16"/>
                    <w:szCs w:val="24"/>
                  </w:rPr>
                </w:rPrChange>
              </w:rPr>
              <w:t>3.66</w:t>
            </w:r>
          </w:p>
        </w:tc>
        <w:tc>
          <w:tcPr>
            <w:tcW w:w="682" w:type="dxa"/>
            <w:tcBorders>
              <w:top w:val="nil"/>
              <w:left w:val="nil"/>
              <w:bottom w:val="nil"/>
              <w:right w:val="nil"/>
            </w:tcBorders>
          </w:tcPr>
          <w:p w14:paraId="29C84BC7" w14:textId="77777777" w:rsidR="00B92327" w:rsidRPr="00801E49" w:rsidRDefault="00332621" w:rsidP="0056565A">
            <w:pPr>
              <w:spacing w:after="0" w:line="259" w:lineRule="auto"/>
              <w:ind w:left="0" w:right="0" w:firstLine="0"/>
              <w:jc w:val="center"/>
              <w:rPr>
                <w:rFonts w:ascii="Open Sans" w:hAnsi="Open Sans" w:cs="Open Sans"/>
                <w:sz w:val="16"/>
                <w:szCs w:val="24"/>
                <w:rPrChange w:id="7954" w:author="Nicole Wu" w:date="2024-01-08T11:26:00Z">
                  <w:rPr>
                    <w:sz w:val="16"/>
                    <w:szCs w:val="24"/>
                  </w:rPr>
                </w:rPrChange>
              </w:rPr>
            </w:pPr>
            <w:r w:rsidRPr="00801E49">
              <w:rPr>
                <w:rFonts w:ascii="Open Sans" w:hAnsi="Open Sans" w:cs="Open Sans"/>
                <w:sz w:val="16"/>
                <w:szCs w:val="24"/>
                <w:rPrChange w:id="7955" w:author="Nicole Wu" w:date="2024-01-08T11:26:00Z">
                  <w:rPr>
                    <w:sz w:val="16"/>
                    <w:szCs w:val="24"/>
                  </w:rPr>
                </w:rPrChange>
              </w:rPr>
              <w:t>4.62</w:t>
            </w:r>
          </w:p>
        </w:tc>
        <w:tc>
          <w:tcPr>
            <w:tcW w:w="752" w:type="dxa"/>
            <w:tcBorders>
              <w:top w:val="nil"/>
              <w:left w:val="nil"/>
              <w:bottom w:val="nil"/>
              <w:right w:val="nil"/>
            </w:tcBorders>
          </w:tcPr>
          <w:p w14:paraId="040FE91D" w14:textId="77777777" w:rsidR="00B92327" w:rsidRPr="00801E49" w:rsidRDefault="00332621" w:rsidP="0056565A">
            <w:pPr>
              <w:spacing w:after="0" w:line="259" w:lineRule="auto"/>
              <w:ind w:left="0" w:right="0" w:firstLine="0"/>
              <w:jc w:val="center"/>
              <w:rPr>
                <w:rFonts w:ascii="Open Sans" w:hAnsi="Open Sans" w:cs="Open Sans"/>
                <w:sz w:val="16"/>
                <w:szCs w:val="24"/>
                <w:rPrChange w:id="7956" w:author="Nicole Wu" w:date="2024-01-08T11:26:00Z">
                  <w:rPr>
                    <w:sz w:val="16"/>
                    <w:szCs w:val="24"/>
                  </w:rPr>
                </w:rPrChange>
              </w:rPr>
            </w:pPr>
            <w:r w:rsidRPr="00801E49">
              <w:rPr>
                <w:rFonts w:ascii="Open Sans" w:hAnsi="Open Sans" w:cs="Open Sans"/>
                <w:sz w:val="16"/>
                <w:szCs w:val="24"/>
                <w:rPrChange w:id="7957" w:author="Nicole Wu" w:date="2024-01-08T11:26:00Z">
                  <w:rPr>
                    <w:sz w:val="16"/>
                    <w:szCs w:val="24"/>
                  </w:rPr>
                </w:rPrChange>
              </w:rPr>
              <w:t>0.96**</w:t>
            </w:r>
          </w:p>
        </w:tc>
      </w:tr>
      <w:tr w:rsidR="00B92327" w:rsidRPr="00801E49" w14:paraId="7A6CFBB2" w14:textId="77777777" w:rsidTr="00C46F67">
        <w:trPr>
          <w:trHeight w:val="144"/>
        </w:trPr>
        <w:tc>
          <w:tcPr>
            <w:tcW w:w="3208" w:type="dxa"/>
            <w:tcBorders>
              <w:top w:val="nil"/>
              <w:left w:val="nil"/>
              <w:bottom w:val="nil"/>
              <w:right w:val="nil"/>
            </w:tcBorders>
          </w:tcPr>
          <w:p w14:paraId="3DDD1986" w14:textId="77777777" w:rsidR="00B92327" w:rsidRPr="00801E49" w:rsidRDefault="00B92327" w:rsidP="0056565A">
            <w:pPr>
              <w:spacing w:after="0" w:line="259" w:lineRule="auto"/>
              <w:ind w:left="0" w:right="0" w:firstLine="0"/>
              <w:jc w:val="left"/>
              <w:rPr>
                <w:rFonts w:ascii="Open Sans" w:hAnsi="Open Sans" w:cs="Open Sans"/>
                <w:sz w:val="16"/>
                <w:szCs w:val="24"/>
                <w:rPrChange w:id="7958" w:author="Nicole Wu" w:date="2024-01-08T11:26:00Z">
                  <w:rPr>
                    <w:sz w:val="16"/>
                    <w:szCs w:val="24"/>
                  </w:rPr>
                </w:rPrChange>
              </w:rPr>
            </w:pPr>
          </w:p>
        </w:tc>
        <w:tc>
          <w:tcPr>
            <w:tcW w:w="820" w:type="dxa"/>
            <w:tcBorders>
              <w:top w:val="nil"/>
              <w:left w:val="nil"/>
              <w:bottom w:val="nil"/>
              <w:right w:val="nil"/>
            </w:tcBorders>
          </w:tcPr>
          <w:p w14:paraId="6628EDF0" w14:textId="77777777" w:rsidR="00B92327" w:rsidRPr="00801E49" w:rsidRDefault="00332621" w:rsidP="0056565A">
            <w:pPr>
              <w:spacing w:after="0" w:line="259" w:lineRule="auto"/>
              <w:ind w:left="0" w:right="0" w:firstLine="0"/>
              <w:jc w:val="center"/>
              <w:rPr>
                <w:rFonts w:ascii="Open Sans" w:hAnsi="Open Sans" w:cs="Open Sans"/>
                <w:sz w:val="16"/>
                <w:szCs w:val="24"/>
                <w:rPrChange w:id="7959" w:author="Nicole Wu" w:date="2024-01-08T11:26:00Z">
                  <w:rPr>
                    <w:sz w:val="16"/>
                    <w:szCs w:val="24"/>
                  </w:rPr>
                </w:rPrChange>
              </w:rPr>
            </w:pPr>
            <w:r w:rsidRPr="00801E49">
              <w:rPr>
                <w:rFonts w:ascii="Open Sans" w:hAnsi="Open Sans" w:cs="Open Sans"/>
                <w:sz w:val="16"/>
                <w:szCs w:val="24"/>
                <w:rPrChange w:id="7960" w:author="Nicole Wu" w:date="2024-01-08T11:26:00Z">
                  <w:rPr>
                    <w:sz w:val="16"/>
                    <w:szCs w:val="24"/>
                  </w:rPr>
                </w:rPrChange>
              </w:rPr>
              <w:t>(1.70)</w:t>
            </w:r>
          </w:p>
        </w:tc>
        <w:tc>
          <w:tcPr>
            <w:tcW w:w="682" w:type="dxa"/>
            <w:tcBorders>
              <w:top w:val="nil"/>
              <w:left w:val="nil"/>
              <w:bottom w:val="nil"/>
              <w:right w:val="nil"/>
            </w:tcBorders>
          </w:tcPr>
          <w:p w14:paraId="4B3CFC3C" w14:textId="77777777" w:rsidR="00B92327" w:rsidRPr="00801E49" w:rsidRDefault="00332621" w:rsidP="0056565A">
            <w:pPr>
              <w:spacing w:after="0" w:line="259" w:lineRule="auto"/>
              <w:ind w:left="0" w:right="0" w:firstLine="0"/>
              <w:jc w:val="center"/>
              <w:rPr>
                <w:rFonts w:ascii="Open Sans" w:hAnsi="Open Sans" w:cs="Open Sans"/>
                <w:sz w:val="16"/>
                <w:szCs w:val="24"/>
                <w:rPrChange w:id="7961" w:author="Nicole Wu" w:date="2024-01-08T11:26:00Z">
                  <w:rPr>
                    <w:sz w:val="16"/>
                    <w:szCs w:val="24"/>
                  </w:rPr>
                </w:rPrChange>
              </w:rPr>
            </w:pPr>
            <w:r w:rsidRPr="00801E49">
              <w:rPr>
                <w:rFonts w:ascii="Open Sans" w:hAnsi="Open Sans" w:cs="Open Sans"/>
                <w:sz w:val="16"/>
                <w:szCs w:val="24"/>
                <w:rPrChange w:id="7962" w:author="Nicole Wu" w:date="2024-01-08T11:26:00Z">
                  <w:rPr>
                    <w:sz w:val="16"/>
                    <w:szCs w:val="24"/>
                  </w:rPr>
                </w:rPrChange>
              </w:rPr>
              <w:t>(2.62)</w:t>
            </w:r>
          </w:p>
        </w:tc>
        <w:tc>
          <w:tcPr>
            <w:tcW w:w="516" w:type="dxa"/>
            <w:tcBorders>
              <w:top w:val="nil"/>
              <w:left w:val="nil"/>
              <w:bottom w:val="nil"/>
              <w:right w:val="nil"/>
            </w:tcBorders>
          </w:tcPr>
          <w:p w14:paraId="7DA560C9" w14:textId="77777777" w:rsidR="00B92327" w:rsidRPr="00801E49" w:rsidRDefault="00332621" w:rsidP="0056565A">
            <w:pPr>
              <w:spacing w:after="0" w:line="259" w:lineRule="auto"/>
              <w:ind w:left="0" w:right="0" w:firstLine="0"/>
              <w:jc w:val="center"/>
              <w:rPr>
                <w:rFonts w:ascii="Open Sans" w:hAnsi="Open Sans" w:cs="Open Sans"/>
                <w:sz w:val="16"/>
                <w:szCs w:val="24"/>
                <w:rPrChange w:id="7963" w:author="Nicole Wu" w:date="2024-01-08T11:26:00Z">
                  <w:rPr>
                    <w:sz w:val="16"/>
                    <w:szCs w:val="24"/>
                  </w:rPr>
                </w:rPrChange>
              </w:rPr>
            </w:pPr>
            <w:r w:rsidRPr="00801E49">
              <w:rPr>
                <w:rFonts w:ascii="Open Sans" w:hAnsi="Open Sans" w:cs="Open Sans"/>
                <w:sz w:val="16"/>
                <w:szCs w:val="24"/>
                <w:rPrChange w:id="7964" w:author="Nicole Wu" w:date="2024-01-08T11:26:00Z">
                  <w:rPr>
                    <w:sz w:val="16"/>
                    <w:szCs w:val="24"/>
                  </w:rPr>
                </w:rPrChange>
              </w:rPr>
              <w:t>(0.15)</w:t>
            </w:r>
          </w:p>
        </w:tc>
        <w:tc>
          <w:tcPr>
            <w:tcW w:w="820" w:type="dxa"/>
            <w:tcBorders>
              <w:top w:val="nil"/>
              <w:left w:val="nil"/>
              <w:bottom w:val="nil"/>
              <w:right w:val="nil"/>
            </w:tcBorders>
          </w:tcPr>
          <w:p w14:paraId="4C7EFACD" w14:textId="77777777" w:rsidR="00B92327" w:rsidRPr="00801E49" w:rsidRDefault="00332621" w:rsidP="0056565A">
            <w:pPr>
              <w:spacing w:after="0" w:line="259" w:lineRule="auto"/>
              <w:ind w:left="0" w:right="0" w:firstLine="0"/>
              <w:jc w:val="center"/>
              <w:rPr>
                <w:rFonts w:ascii="Open Sans" w:hAnsi="Open Sans" w:cs="Open Sans"/>
                <w:sz w:val="16"/>
                <w:szCs w:val="24"/>
                <w:rPrChange w:id="7965" w:author="Nicole Wu" w:date="2024-01-08T11:26:00Z">
                  <w:rPr>
                    <w:sz w:val="16"/>
                    <w:szCs w:val="24"/>
                  </w:rPr>
                </w:rPrChange>
              </w:rPr>
            </w:pPr>
            <w:r w:rsidRPr="00801E49">
              <w:rPr>
                <w:rFonts w:ascii="Open Sans" w:hAnsi="Open Sans" w:cs="Open Sans"/>
                <w:sz w:val="16"/>
                <w:szCs w:val="24"/>
                <w:rPrChange w:id="7966" w:author="Nicole Wu" w:date="2024-01-08T11:26:00Z">
                  <w:rPr>
                    <w:sz w:val="16"/>
                    <w:szCs w:val="24"/>
                  </w:rPr>
                </w:rPrChange>
              </w:rPr>
              <w:t>(2.87)</w:t>
            </w:r>
          </w:p>
        </w:tc>
        <w:tc>
          <w:tcPr>
            <w:tcW w:w="682" w:type="dxa"/>
            <w:tcBorders>
              <w:top w:val="nil"/>
              <w:left w:val="nil"/>
              <w:bottom w:val="nil"/>
              <w:right w:val="nil"/>
            </w:tcBorders>
          </w:tcPr>
          <w:p w14:paraId="3E686702" w14:textId="77777777" w:rsidR="00B92327" w:rsidRPr="00801E49" w:rsidRDefault="00332621" w:rsidP="0056565A">
            <w:pPr>
              <w:spacing w:after="0" w:line="259" w:lineRule="auto"/>
              <w:ind w:left="0" w:right="0" w:firstLine="0"/>
              <w:jc w:val="center"/>
              <w:rPr>
                <w:rFonts w:ascii="Open Sans" w:hAnsi="Open Sans" w:cs="Open Sans"/>
                <w:sz w:val="16"/>
                <w:szCs w:val="24"/>
                <w:rPrChange w:id="7967" w:author="Nicole Wu" w:date="2024-01-08T11:26:00Z">
                  <w:rPr>
                    <w:sz w:val="16"/>
                    <w:szCs w:val="24"/>
                  </w:rPr>
                </w:rPrChange>
              </w:rPr>
            </w:pPr>
            <w:r w:rsidRPr="00801E49">
              <w:rPr>
                <w:rFonts w:ascii="Open Sans" w:hAnsi="Open Sans" w:cs="Open Sans"/>
                <w:sz w:val="16"/>
                <w:szCs w:val="24"/>
                <w:rPrChange w:id="7968" w:author="Nicole Wu" w:date="2024-01-08T11:26:00Z">
                  <w:rPr>
                    <w:sz w:val="16"/>
                    <w:szCs w:val="24"/>
                  </w:rPr>
                </w:rPrChange>
              </w:rPr>
              <w:t>(3.50)</w:t>
            </w:r>
          </w:p>
        </w:tc>
        <w:tc>
          <w:tcPr>
            <w:tcW w:w="516" w:type="dxa"/>
            <w:tcBorders>
              <w:top w:val="nil"/>
              <w:left w:val="nil"/>
              <w:bottom w:val="nil"/>
              <w:right w:val="nil"/>
            </w:tcBorders>
          </w:tcPr>
          <w:p w14:paraId="46449E14" w14:textId="77777777" w:rsidR="00B92327" w:rsidRPr="00801E49" w:rsidRDefault="00332621" w:rsidP="0056565A">
            <w:pPr>
              <w:spacing w:after="0" w:line="259" w:lineRule="auto"/>
              <w:ind w:left="0" w:right="0" w:firstLine="0"/>
              <w:jc w:val="center"/>
              <w:rPr>
                <w:rFonts w:ascii="Open Sans" w:hAnsi="Open Sans" w:cs="Open Sans"/>
                <w:sz w:val="16"/>
                <w:szCs w:val="24"/>
                <w:rPrChange w:id="7969" w:author="Nicole Wu" w:date="2024-01-08T11:26:00Z">
                  <w:rPr>
                    <w:sz w:val="16"/>
                    <w:szCs w:val="24"/>
                  </w:rPr>
                </w:rPrChange>
              </w:rPr>
            </w:pPr>
            <w:r w:rsidRPr="00801E49">
              <w:rPr>
                <w:rFonts w:ascii="Open Sans" w:hAnsi="Open Sans" w:cs="Open Sans"/>
                <w:sz w:val="16"/>
                <w:szCs w:val="24"/>
                <w:rPrChange w:id="7970" w:author="Nicole Wu" w:date="2024-01-08T11:26:00Z">
                  <w:rPr>
                    <w:sz w:val="16"/>
                    <w:szCs w:val="24"/>
                  </w:rPr>
                </w:rPrChange>
              </w:rPr>
              <w:t>(0.02)</w:t>
            </w:r>
          </w:p>
        </w:tc>
        <w:tc>
          <w:tcPr>
            <w:tcW w:w="820" w:type="dxa"/>
            <w:tcBorders>
              <w:top w:val="nil"/>
              <w:left w:val="nil"/>
              <w:bottom w:val="nil"/>
              <w:right w:val="nil"/>
            </w:tcBorders>
          </w:tcPr>
          <w:p w14:paraId="517143C0" w14:textId="77777777" w:rsidR="00B92327" w:rsidRPr="00801E49" w:rsidRDefault="00332621" w:rsidP="0056565A">
            <w:pPr>
              <w:spacing w:after="0" w:line="259" w:lineRule="auto"/>
              <w:ind w:left="0" w:right="0" w:firstLine="0"/>
              <w:jc w:val="center"/>
              <w:rPr>
                <w:rFonts w:ascii="Open Sans" w:hAnsi="Open Sans" w:cs="Open Sans"/>
                <w:sz w:val="16"/>
                <w:szCs w:val="24"/>
                <w:rPrChange w:id="7971" w:author="Nicole Wu" w:date="2024-01-08T11:26:00Z">
                  <w:rPr>
                    <w:sz w:val="16"/>
                    <w:szCs w:val="24"/>
                  </w:rPr>
                </w:rPrChange>
              </w:rPr>
            </w:pPr>
            <w:r w:rsidRPr="00801E49">
              <w:rPr>
                <w:rFonts w:ascii="Open Sans" w:hAnsi="Open Sans" w:cs="Open Sans"/>
                <w:sz w:val="16"/>
                <w:szCs w:val="24"/>
                <w:rPrChange w:id="7972" w:author="Nicole Wu" w:date="2024-01-08T11:26:00Z">
                  <w:rPr>
                    <w:sz w:val="16"/>
                    <w:szCs w:val="24"/>
                  </w:rPr>
                </w:rPrChange>
              </w:rPr>
              <w:t>(2.61)</w:t>
            </w:r>
          </w:p>
        </w:tc>
        <w:tc>
          <w:tcPr>
            <w:tcW w:w="682" w:type="dxa"/>
            <w:tcBorders>
              <w:top w:val="nil"/>
              <w:left w:val="nil"/>
              <w:bottom w:val="nil"/>
              <w:right w:val="nil"/>
            </w:tcBorders>
          </w:tcPr>
          <w:p w14:paraId="0140F877" w14:textId="77777777" w:rsidR="00B92327" w:rsidRPr="00801E49" w:rsidRDefault="00332621" w:rsidP="0056565A">
            <w:pPr>
              <w:spacing w:after="0" w:line="259" w:lineRule="auto"/>
              <w:ind w:left="0" w:right="0" w:firstLine="0"/>
              <w:jc w:val="center"/>
              <w:rPr>
                <w:rFonts w:ascii="Open Sans" w:hAnsi="Open Sans" w:cs="Open Sans"/>
                <w:sz w:val="16"/>
                <w:szCs w:val="24"/>
                <w:rPrChange w:id="7973" w:author="Nicole Wu" w:date="2024-01-08T11:26:00Z">
                  <w:rPr>
                    <w:sz w:val="16"/>
                    <w:szCs w:val="24"/>
                  </w:rPr>
                </w:rPrChange>
              </w:rPr>
            </w:pPr>
            <w:r w:rsidRPr="00801E49">
              <w:rPr>
                <w:rFonts w:ascii="Open Sans" w:hAnsi="Open Sans" w:cs="Open Sans"/>
                <w:sz w:val="16"/>
                <w:szCs w:val="24"/>
                <w:rPrChange w:id="7974" w:author="Nicole Wu" w:date="2024-01-08T11:26:00Z">
                  <w:rPr>
                    <w:sz w:val="16"/>
                    <w:szCs w:val="24"/>
                  </w:rPr>
                </w:rPrChange>
              </w:rPr>
              <w:t>(3.30)</w:t>
            </w:r>
          </w:p>
        </w:tc>
        <w:tc>
          <w:tcPr>
            <w:tcW w:w="752" w:type="dxa"/>
            <w:tcBorders>
              <w:top w:val="nil"/>
              <w:left w:val="nil"/>
              <w:bottom w:val="nil"/>
              <w:right w:val="nil"/>
            </w:tcBorders>
          </w:tcPr>
          <w:p w14:paraId="3488AD4C" w14:textId="77777777" w:rsidR="00B92327" w:rsidRPr="00801E49" w:rsidRDefault="00332621" w:rsidP="0056565A">
            <w:pPr>
              <w:spacing w:after="0" w:line="259" w:lineRule="auto"/>
              <w:ind w:left="0" w:right="0" w:firstLine="0"/>
              <w:jc w:val="center"/>
              <w:rPr>
                <w:rFonts w:ascii="Open Sans" w:hAnsi="Open Sans" w:cs="Open Sans"/>
                <w:sz w:val="16"/>
                <w:szCs w:val="24"/>
                <w:rPrChange w:id="7975" w:author="Nicole Wu" w:date="2024-01-08T11:26:00Z">
                  <w:rPr>
                    <w:sz w:val="16"/>
                    <w:szCs w:val="24"/>
                  </w:rPr>
                </w:rPrChange>
              </w:rPr>
            </w:pPr>
            <w:r w:rsidRPr="00801E49">
              <w:rPr>
                <w:rFonts w:ascii="Open Sans" w:hAnsi="Open Sans" w:cs="Open Sans"/>
                <w:sz w:val="16"/>
                <w:szCs w:val="24"/>
                <w:rPrChange w:id="7976" w:author="Nicole Wu" w:date="2024-01-08T11:26:00Z">
                  <w:rPr>
                    <w:sz w:val="16"/>
                    <w:szCs w:val="24"/>
                  </w:rPr>
                </w:rPrChange>
              </w:rPr>
              <w:t>(0.01)</w:t>
            </w:r>
          </w:p>
        </w:tc>
      </w:tr>
      <w:tr w:rsidR="00B92327" w:rsidRPr="00801E49" w14:paraId="5C9055F0" w14:textId="77777777" w:rsidTr="00C46F67">
        <w:trPr>
          <w:trHeight w:val="144"/>
        </w:trPr>
        <w:tc>
          <w:tcPr>
            <w:tcW w:w="3208" w:type="dxa"/>
            <w:tcBorders>
              <w:top w:val="nil"/>
              <w:left w:val="nil"/>
              <w:bottom w:val="nil"/>
              <w:right w:val="nil"/>
            </w:tcBorders>
          </w:tcPr>
          <w:p w14:paraId="4200E51F" w14:textId="77777777" w:rsidR="00B92327" w:rsidRPr="00801E49" w:rsidRDefault="00332621" w:rsidP="0056565A">
            <w:pPr>
              <w:spacing w:after="0" w:line="259" w:lineRule="auto"/>
              <w:ind w:left="0" w:right="0" w:firstLine="0"/>
              <w:jc w:val="left"/>
              <w:rPr>
                <w:rFonts w:ascii="Open Sans" w:hAnsi="Open Sans" w:cs="Open Sans"/>
                <w:sz w:val="16"/>
                <w:szCs w:val="24"/>
                <w:rPrChange w:id="7977" w:author="Nicole Wu" w:date="2024-01-08T11:26:00Z">
                  <w:rPr>
                    <w:sz w:val="16"/>
                    <w:szCs w:val="24"/>
                  </w:rPr>
                </w:rPrChange>
              </w:rPr>
            </w:pPr>
            <w:r w:rsidRPr="00801E49">
              <w:rPr>
                <w:rFonts w:ascii="Open Sans" w:hAnsi="Open Sans" w:cs="Open Sans"/>
                <w:sz w:val="16"/>
                <w:szCs w:val="24"/>
                <w:rPrChange w:id="7978" w:author="Nicole Wu" w:date="2024-01-08T11:26:00Z">
                  <w:rPr>
                    <w:sz w:val="16"/>
                    <w:szCs w:val="24"/>
                  </w:rPr>
                </w:rPrChange>
              </w:rPr>
              <w:t>Household has impoverished roof</w:t>
            </w:r>
          </w:p>
        </w:tc>
        <w:tc>
          <w:tcPr>
            <w:tcW w:w="820" w:type="dxa"/>
            <w:tcBorders>
              <w:top w:val="nil"/>
              <w:left w:val="nil"/>
              <w:bottom w:val="nil"/>
              <w:right w:val="nil"/>
            </w:tcBorders>
          </w:tcPr>
          <w:p w14:paraId="3762A576" w14:textId="77777777" w:rsidR="00B92327" w:rsidRPr="00801E49" w:rsidRDefault="00332621" w:rsidP="0056565A">
            <w:pPr>
              <w:spacing w:after="0" w:line="259" w:lineRule="auto"/>
              <w:ind w:left="0" w:right="0" w:firstLine="0"/>
              <w:jc w:val="center"/>
              <w:rPr>
                <w:rFonts w:ascii="Open Sans" w:hAnsi="Open Sans" w:cs="Open Sans"/>
                <w:sz w:val="16"/>
                <w:szCs w:val="24"/>
                <w:rPrChange w:id="7979" w:author="Nicole Wu" w:date="2024-01-08T11:26:00Z">
                  <w:rPr>
                    <w:sz w:val="16"/>
                    <w:szCs w:val="24"/>
                  </w:rPr>
                </w:rPrChange>
              </w:rPr>
            </w:pPr>
            <w:r w:rsidRPr="00801E49">
              <w:rPr>
                <w:rFonts w:ascii="Open Sans" w:hAnsi="Open Sans" w:cs="Open Sans"/>
                <w:sz w:val="16"/>
                <w:szCs w:val="24"/>
                <w:rPrChange w:id="7980" w:author="Nicole Wu" w:date="2024-01-08T11:26:00Z">
                  <w:rPr>
                    <w:sz w:val="16"/>
                    <w:szCs w:val="24"/>
                  </w:rPr>
                </w:rPrChange>
              </w:rPr>
              <w:t>0.68</w:t>
            </w:r>
          </w:p>
        </w:tc>
        <w:tc>
          <w:tcPr>
            <w:tcW w:w="682" w:type="dxa"/>
            <w:tcBorders>
              <w:top w:val="nil"/>
              <w:left w:val="nil"/>
              <w:bottom w:val="nil"/>
              <w:right w:val="nil"/>
            </w:tcBorders>
          </w:tcPr>
          <w:p w14:paraId="5E72797B" w14:textId="77777777" w:rsidR="00B92327" w:rsidRPr="00801E49" w:rsidRDefault="00332621" w:rsidP="0056565A">
            <w:pPr>
              <w:spacing w:after="0" w:line="259" w:lineRule="auto"/>
              <w:ind w:left="0" w:right="0" w:firstLine="0"/>
              <w:jc w:val="center"/>
              <w:rPr>
                <w:rFonts w:ascii="Open Sans" w:hAnsi="Open Sans" w:cs="Open Sans"/>
                <w:sz w:val="16"/>
                <w:szCs w:val="24"/>
                <w:rPrChange w:id="7981" w:author="Nicole Wu" w:date="2024-01-08T11:26:00Z">
                  <w:rPr>
                    <w:sz w:val="16"/>
                    <w:szCs w:val="24"/>
                  </w:rPr>
                </w:rPrChange>
              </w:rPr>
            </w:pPr>
            <w:r w:rsidRPr="00801E49">
              <w:rPr>
                <w:rFonts w:ascii="Open Sans" w:hAnsi="Open Sans" w:cs="Open Sans"/>
                <w:sz w:val="16"/>
                <w:szCs w:val="24"/>
                <w:rPrChange w:id="7982" w:author="Nicole Wu" w:date="2024-01-08T11:26:00Z">
                  <w:rPr>
                    <w:sz w:val="16"/>
                    <w:szCs w:val="24"/>
                  </w:rPr>
                </w:rPrChange>
              </w:rPr>
              <w:t>0.54</w:t>
            </w:r>
          </w:p>
        </w:tc>
        <w:tc>
          <w:tcPr>
            <w:tcW w:w="516" w:type="dxa"/>
            <w:tcBorders>
              <w:top w:val="nil"/>
              <w:left w:val="nil"/>
              <w:bottom w:val="nil"/>
              <w:right w:val="nil"/>
            </w:tcBorders>
          </w:tcPr>
          <w:p w14:paraId="68AB46D0" w14:textId="77777777" w:rsidR="00B92327" w:rsidRPr="00801E49" w:rsidRDefault="00332621" w:rsidP="0056565A">
            <w:pPr>
              <w:spacing w:after="0" w:line="259" w:lineRule="auto"/>
              <w:ind w:left="0" w:right="0" w:firstLine="0"/>
              <w:jc w:val="center"/>
              <w:rPr>
                <w:rFonts w:ascii="Open Sans" w:hAnsi="Open Sans" w:cs="Open Sans"/>
                <w:sz w:val="16"/>
                <w:szCs w:val="24"/>
                <w:rPrChange w:id="7983" w:author="Nicole Wu" w:date="2024-01-08T11:26:00Z">
                  <w:rPr>
                    <w:sz w:val="16"/>
                    <w:szCs w:val="24"/>
                  </w:rPr>
                </w:rPrChange>
              </w:rPr>
            </w:pPr>
            <w:r w:rsidRPr="00801E49">
              <w:rPr>
                <w:rFonts w:ascii="Open Sans" w:hAnsi="Open Sans" w:cs="Open Sans"/>
                <w:sz w:val="16"/>
                <w:szCs w:val="24"/>
                <w:rPrChange w:id="7984" w:author="Nicole Wu" w:date="2024-01-08T11:26:00Z">
                  <w:rPr>
                    <w:sz w:val="16"/>
                    <w:szCs w:val="24"/>
                  </w:rPr>
                </w:rPrChange>
              </w:rPr>
              <w:t>-0.14</w:t>
            </w:r>
          </w:p>
        </w:tc>
        <w:tc>
          <w:tcPr>
            <w:tcW w:w="820" w:type="dxa"/>
            <w:tcBorders>
              <w:top w:val="nil"/>
              <w:left w:val="nil"/>
              <w:bottom w:val="nil"/>
              <w:right w:val="nil"/>
            </w:tcBorders>
          </w:tcPr>
          <w:p w14:paraId="0DC87F52" w14:textId="77777777" w:rsidR="00B92327" w:rsidRPr="00801E49" w:rsidRDefault="00332621" w:rsidP="0056565A">
            <w:pPr>
              <w:spacing w:after="0" w:line="259" w:lineRule="auto"/>
              <w:ind w:left="0" w:right="0" w:firstLine="0"/>
              <w:jc w:val="center"/>
              <w:rPr>
                <w:rFonts w:ascii="Open Sans" w:hAnsi="Open Sans" w:cs="Open Sans"/>
                <w:sz w:val="16"/>
                <w:szCs w:val="24"/>
                <w:rPrChange w:id="7985" w:author="Nicole Wu" w:date="2024-01-08T11:26:00Z">
                  <w:rPr>
                    <w:sz w:val="16"/>
                    <w:szCs w:val="24"/>
                  </w:rPr>
                </w:rPrChange>
              </w:rPr>
            </w:pPr>
            <w:r w:rsidRPr="00801E49">
              <w:rPr>
                <w:rFonts w:ascii="Open Sans" w:hAnsi="Open Sans" w:cs="Open Sans"/>
                <w:sz w:val="16"/>
                <w:szCs w:val="24"/>
                <w:rPrChange w:id="7986" w:author="Nicole Wu" w:date="2024-01-08T11:26:00Z">
                  <w:rPr>
                    <w:sz w:val="16"/>
                    <w:szCs w:val="24"/>
                  </w:rPr>
                </w:rPrChange>
              </w:rPr>
              <w:t>0.85</w:t>
            </w:r>
          </w:p>
        </w:tc>
        <w:tc>
          <w:tcPr>
            <w:tcW w:w="682" w:type="dxa"/>
            <w:tcBorders>
              <w:top w:val="nil"/>
              <w:left w:val="nil"/>
              <w:bottom w:val="nil"/>
              <w:right w:val="nil"/>
            </w:tcBorders>
          </w:tcPr>
          <w:p w14:paraId="5FC91386" w14:textId="77777777" w:rsidR="00B92327" w:rsidRPr="00801E49" w:rsidRDefault="00332621" w:rsidP="0056565A">
            <w:pPr>
              <w:spacing w:after="0" w:line="259" w:lineRule="auto"/>
              <w:ind w:left="0" w:right="0" w:firstLine="0"/>
              <w:jc w:val="center"/>
              <w:rPr>
                <w:rFonts w:ascii="Open Sans" w:hAnsi="Open Sans" w:cs="Open Sans"/>
                <w:sz w:val="16"/>
                <w:szCs w:val="24"/>
                <w:rPrChange w:id="7987" w:author="Nicole Wu" w:date="2024-01-08T11:26:00Z">
                  <w:rPr>
                    <w:sz w:val="16"/>
                    <w:szCs w:val="24"/>
                  </w:rPr>
                </w:rPrChange>
              </w:rPr>
            </w:pPr>
            <w:r w:rsidRPr="00801E49">
              <w:rPr>
                <w:rFonts w:ascii="Open Sans" w:hAnsi="Open Sans" w:cs="Open Sans"/>
                <w:sz w:val="16"/>
                <w:szCs w:val="24"/>
                <w:rPrChange w:id="7988" w:author="Nicole Wu" w:date="2024-01-08T11:26:00Z">
                  <w:rPr>
                    <w:sz w:val="16"/>
                    <w:szCs w:val="24"/>
                  </w:rPr>
                </w:rPrChange>
              </w:rPr>
              <w:t>0.84</w:t>
            </w:r>
          </w:p>
        </w:tc>
        <w:tc>
          <w:tcPr>
            <w:tcW w:w="516" w:type="dxa"/>
            <w:tcBorders>
              <w:top w:val="nil"/>
              <w:left w:val="nil"/>
              <w:bottom w:val="nil"/>
              <w:right w:val="nil"/>
            </w:tcBorders>
          </w:tcPr>
          <w:p w14:paraId="3FFEF85C" w14:textId="77777777" w:rsidR="00B92327" w:rsidRPr="00801E49" w:rsidRDefault="00332621" w:rsidP="0056565A">
            <w:pPr>
              <w:spacing w:after="0" w:line="259" w:lineRule="auto"/>
              <w:ind w:left="0" w:right="0" w:firstLine="0"/>
              <w:jc w:val="center"/>
              <w:rPr>
                <w:rFonts w:ascii="Open Sans" w:hAnsi="Open Sans" w:cs="Open Sans"/>
                <w:sz w:val="16"/>
                <w:szCs w:val="24"/>
                <w:rPrChange w:id="7989" w:author="Nicole Wu" w:date="2024-01-08T11:26:00Z">
                  <w:rPr>
                    <w:sz w:val="16"/>
                    <w:szCs w:val="24"/>
                  </w:rPr>
                </w:rPrChange>
              </w:rPr>
            </w:pPr>
            <w:r w:rsidRPr="00801E49">
              <w:rPr>
                <w:rFonts w:ascii="Open Sans" w:hAnsi="Open Sans" w:cs="Open Sans"/>
                <w:sz w:val="16"/>
                <w:szCs w:val="24"/>
                <w:rPrChange w:id="7990" w:author="Nicole Wu" w:date="2024-01-08T11:26:00Z">
                  <w:rPr>
                    <w:sz w:val="16"/>
                    <w:szCs w:val="24"/>
                  </w:rPr>
                </w:rPrChange>
              </w:rPr>
              <w:t>-0.01</w:t>
            </w:r>
          </w:p>
        </w:tc>
        <w:tc>
          <w:tcPr>
            <w:tcW w:w="820" w:type="dxa"/>
            <w:tcBorders>
              <w:top w:val="nil"/>
              <w:left w:val="nil"/>
              <w:bottom w:val="nil"/>
              <w:right w:val="nil"/>
            </w:tcBorders>
          </w:tcPr>
          <w:p w14:paraId="338AC4DA" w14:textId="77777777" w:rsidR="00B92327" w:rsidRPr="00801E49" w:rsidRDefault="00332621" w:rsidP="0056565A">
            <w:pPr>
              <w:spacing w:after="0" w:line="259" w:lineRule="auto"/>
              <w:ind w:left="0" w:right="0" w:firstLine="0"/>
              <w:jc w:val="center"/>
              <w:rPr>
                <w:rFonts w:ascii="Open Sans" w:hAnsi="Open Sans" w:cs="Open Sans"/>
                <w:sz w:val="16"/>
                <w:szCs w:val="24"/>
                <w:rPrChange w:id="7991" w:author="Nicole Wu" w:date="2024-01-08T11:26:00Z">
                  <w:rPr>
                    <w:sz w:val="16"/>
                    <w:szCs w:val="24"/>
                  </w:rPr>
                </w:rPrChange>
              </w:rPr>
            </w:pPr>
            <w:r w:rsidRPr="00801E49">
              <w:rPr>
                <w:rFonts w:ascii="Open Sans" w:hAnsi="Open Sans" w:cs="Open Sans"/>
                <w:sz w:val="16"/>
                <w:szCs w:val="24"/>
                <w:rPrChange w:id="7992" w:author="Nicole Wu" w:date="2024-01-08T11:26:00Z">
                  <w:rPr>
                    <w:sz w:val="16"/>
                    <w:szCs w:val="24"/>
                  </w:rPr>
                </w:rPrChange>
              </w:rPr>
              <w:t>0.80</w:t>
            </w:r>
          </w:p>
        </w:tc>
        <w:tc>
          <w:tcPr>
            <w:tcW w:w="682" w:type="dxa"/>
            <w:tcBorders>
              <w:top w:val="nil"/>
              <w:left w:val="nil"/>
              <w:bottom w:val="nil"/>
              <w:right w:val="nil"/>
            </w:tcBorders>
          </w:tcPr>
          <w:p w14:paraId="6DAEBA75" w14:textId="77777777" w:rsidR="00B92327" w:rsidRPr="00801E49" w:rsidRDefault="00332621" w:rsidP="0056565A">
            <w:pPr>
              <w:spacing w:after="0" w:line="259" w:lineRule="auto"/>
              <w:ind w:left="0" w:right="0" w:firstLine="0"/>
              <w:jc w:val="center"/>
              <w:rPr>
                <w:rFonts w:ascii="Open Sans" w:hAnsi="Open Sans" w:cs="Open Sans"/>
                <w:sz w:val="16"/>
                <w:szCs w:val="24"/>
                <w:rPrChange w:id="7993" w:author="Nicole Wu" w:date="2024-01-08T11:26:00Z">
                  <w:rPr>
                    <w:sz w:val="16"/>
                    <w:szCs w:val="24"/>
                  </w:rPr>
                </w:rPrChange>
              </w:rPr>
            </w:pPr>
            <w:r w:rsidRPr="00801E49">
              <w:rPr>
                <w:rFonts w:ascii="Open Sans" w:hAnsi="Open Sans" w:cs="Open Sans"/>
                <w:sz w:val="16"/>
                <w:szCs w:val="24"/>
                <w:rPrChange w:id="7994" w:author="Nicole Wu" w:date="2024-01-08T11:26:00Z">
                  <w:rPr>
                    <w:sz w:val="16"/>
                    <w:szCs w:val="24"/>
                  </w:rPr>
                </w:rPrChange>
              </w:rPr>
              <w:t>0.75</w:t>
            </w:r>
          </w:p>
        </w:tc>
        <w:tc>
          <w:tcPr>
            <w:tcW w:w="752" w:type="dxa"/>
            <w:tcBorders>
              <w:top w:val="nil"/>
              <w:left w:val="nil"/>
              <w:bottom w:val="nil"/>
              <w:right w:val="nil"/>
            </w:tcBorders>
          </w:tcPr>
          <w:p w14:paraId="6333FD7B" w14:textId="77777777" w:rsidR="00B92327" w:rsidRPr="00801E49" w:rsidRDefault="00332621" w:rsidP="0056565A">
            <w:pPr>
              <w:spacing w:after="0" w:line="259" w:lineRule="auto"/>
              <w:ind w:left="0" w:right="0" w:firstLine="0"/>
              <w:jc w:val="center"/>
              <w:rPr>
                <w:rFonts w:ascii="Open Sans" w:hAnsi="Open Sans" w:cs="Open Sans"/>
                <w:sz w:val="16"/>
                <w:szCs w:val="24"/>
                <w:rPrChange w:id="7995" w:author="Nicole Wu" w:date="2024-01-08T11:26:00Z">
                  <w:rPr>
                    <w:sz w:val="16"/>
                    <w:szCs w:val="24"/>
                  </w:rPr>
                </w:rPrChange>
              </w:rPr>
            </w:pPr>
            <w:r w:rsidRPr="00801E49">
              <w:rPr>
                <w:rFonts w:ascii="Open Sans" w:hAnsi="Open Sans" w:cs="Open Sans"/>
                <w:sz w:val="16"/>
                <w:szCs w:val="24"/>
                <w:rPrChange w:id="7996" w:author="Nicole Wu" w:date="2024-01-08T11:26:00Z">
                  <w:rPr>
                    <w:sz w:val="16"/>
                    <w:szCs w:val="24"/>
                  </w:rPr>
                </w:rPrChange>
              </w:rPr>
              <w:t>-0.05</w:t>
            </w:r>
          </w:p>
        </w:tc>
      </w:tr>
      <w:tr w:rsidR="00B92327" w:rsidRPr="00801E49" w14:paraId="30B4796A" w14:textId="77777777" w:rsidTr="00C46F67">
        <w:trPr>
          <w:trHeight w:val="144"/>
        </w:trPr>
        <w:tc>
          <w:tcPr>
            <w:tcW w:w="3208" w:type="dxa"/>
            <w:tcBorders>
              <w:top w:val="nil"/>
              <w:left w:val="nil"/>
              <w:bottom w:val="nil"/>
              <w:right w:val="nil"/>
            </w:tcBorders>
          </w:tcPr>
          <w:p w14:paraId="283DB480" w14:textId="77777777" w:rsidR="00B92327" w:rsidRPr="00801E49" w:rsidRDefault="00B92327" w:rsidP="0056565A">
            <w:pPr>
              <w:spacing w:after="0" w:line="259" w:lineRule="auto"/>
              <w:ind w:left="0" w:right="0" w:firstLine="0"/>
              <w:jc w:val="left"/>
              <w:rPr>
                <w:rFonts w:ascii="Open Sans" w:hAnsi="Open Sans" w:cs="Open Sans"/>
                <w:sz w:val="16"/>
                <w:szCs w:val="24"/>
                <w:rPrChange w:id="7997" w:author="Nicole Wu" w:date="2024-01-08T11:26:00Z">
                  <w:rPr>
                    <w:sz w:val="16"/>
                    <w:szCs w:val="24"/>
                  </w:rPr>
                </w:rPrChange>
              </w:rPr>
            </w:pPr>
          </w:p>
        </w:tc>
        <w:tc>
          <w:tcPr>
            <w:tcW w:w="820" w:type="dxa"/>
            <w:tcBorders>
              <w:top w:val="nil"/>
              <w:left w:val="nil"/>
              <w:bottom w:val="nil"/>
              <w:right w:val="nil"/>
            </w:tcBorders>
          </w:tcPr>
          <w:p w14:paraId="624263F2" w14:textId="77777777" w:rsidR="00B92327" w:rsidRPr="00801E49" w:rsidRDefault="00332621" w:rsidP="0056565A">
            <w:pPr>
              <w:spacing w:after="0" w:line="259" w:lineRule="auto"/>
              <w:ind w:left="0" w:right="0" w:firstLine="0"/>
              <w:jc w:val="center"/>
              <w:rPr>
                <w:rFonts w:ascii="Open Sans" w:hAnsi="Open Sans" w:cs="Open Sans"/>
                <w:sz w:val="16"/>
                <w:szCs w:val="24"/>
                <w:rPrChange w:id="7998" w:author="Nicole Wu" w:date="2024-01-08T11:26:00Z">
                  <w:rPr>
                    <w:sz w:val="16"/>
                    <w:szCs w:val="24"/>
                  </w:rPr>
                </w:rPrChange>
              </w:rPr>
            </w:pPr>
            <w:r w:rsidRPr="00801E49">
              <w:rPr>
                <w:rFonts w:ascii="Open Sans" w:hAnsi="Open Sans" w:cs="Open Sans"/>
                <w:sz w:val="16"/>
                <w:szCs w:val="24"/>
                <w:rPrChange w:id="7999" w:author="Nicole Wu" w:date="2024-01-08T11:26:00Z">
                  <w:rPr>
                    <w:sz w:val="16"/>
                    <w:szCs w:val="24"/>
                  </w:rPr>
                </w:rPrChange>
              </w:rPr>
              <w:t>(0.47)</w:t>
            </w:r>
          </w:p>
        </w:tc>
        <w:tc>
          <w:tcPr>
            <w:tcW w:w="682" w:type="dxa"/>
            <w:tcBorders>
              <w:top w:val="nil"/>
              <w:left w:val="nil"/>
              <w:bottom w:val="nil"/>
              <w:right w:val="nil"/>
            </w:tcBorders>
          </w:tcPr>
          <w:p w14:paraId="280125C3" w14:textId="77777777" w:rsidR="00B92327" w:rsidRPr="00801E49" w:rsidRDefault="00332621" w:rsidP="0056565A">
            <w:pPr>
              <w:spacing w:after="0" w:line="259" w:lineRule="auto"/>
              <w:ind w:left="0" w:right="0" w:firstLine="0"/>
              <w:jc w:val="center"/>
              <w:rPr>
                <w:rFonts w:ascii="Open Sans" w:hAnsi="Open Sans" w:cs="Open Sans"/>
                <w:sz w:val="16"/>
                <w:szCs w:val="24"/>
                <w:rPrChange w:id="8000" w:author="Nicole Wu" w:date="2024-01-08T11:26:00Z">
                  <w:rPr>
                    <w:sz w:val="16"/>
                    <w:szCs w:val="24"/>
                  </w:rPr>
                </w:rPrChange>
              </w:rPr>
            </w:pPr>
            <w:r w:rsidRPr="00801E49">
              <w:rPr>
                <w:rFonts w:ascii="Open Sans" w:hAnsi="Open Sans" w:cs="Open Sans"/>
                <w:sz w:val="16"/>
                <w:szCs w:val="24"/>
                <w:rPrChange w:id="8001" w:author="Nicole Wu" w:date="2024-01-08T11:26:00Z">
                  <w:rPr>
                    <w:sz w:val="16"/>
                    <w:szCs w:val="24"/>
                  </w:rPr>
                </w:rPrChange>
              </w:rPr>
              <w:t>(0.51)</w:t>
            </w:r>
          </w:p>
        </w:tc>
        <w:tc>
          <w:tcPr>
            <w:tcW w:w="516" w:type="dxa"/>
            <w:tcBorders>
              <w:top w:val="nil"/>
              <w:left w:val="nil"/>
              <w:bottom w:val="nil"/>
              <w:right w:val="nil"/>
            </w:tcBorders>
          </w:tcPr>
          <w:p w14:paraId="4F12846D" w14:textId="77777777" w:rsidR="00B92327" w:rsidRPr="00801E49" w:rsidRDefault="00332621" w:rsidP="0056565A">
            <w:pPr>
              <w:spacing w:after="0" w:line="259" w:lineRule="auto"/>
              <w:ind w:left="0" w:right="0" w:firstLine="0"/>
              <w:jc w:val="center"/>
              <w:rPr>
                <w:rFonts w:ascii="Open Sans" w:hAnsi="Open Sans" w:cs="Open Sans"/>
                <w:sz w:val="16"/>
                <w:szCs w:val="24"/>
                <w:rPrChange w:id="8002" w:author="Nicole Wu" w:date="2024-01-08T11:26:00Z">
                  <w:rPr>
                    <w:sz w:val="16"/>
                    <w:szCs w:val="24"/>
                  </w:rPr>
                </w:rPrChange>
              </w:rPr>
            </w:pPr>
            <w:r w:rsidRPr="00801E49">
              <w:rPr>
                <w:rFonts w:ascii="Open Sans" w:hAnsi="Open Sans" w:cs="Open Sans"/>
                <w:sz w:val="16"/>
                <w:szCs w:val="24"/>
                <w:rPrChange w:id="8003" w:author="Nicole Wu" w:date="2024-01-08T11:26:00Z">
                  <w:rPr>
                    <w:sz w:val="16"/>
                    <w:szCs w:val="24"/>
                  </w:rPr>
                </w:rPrChange>
              </w:rPr>
              <w:t>(0.17)</w:t>
            </w:r>
          </w:p>
        </w:tc>
        <w:tc>
          <w:tcPr>
            <w:tcW w:w="820" w:type="dxa"/>
            <w:tcBorders>
              <w:top w:val="nil"/>
              <w:left w:val="nil"/>
              <w:bottom w:val="nil"/>
              <w:right w:val="nil"/>
            </w:tcBorders>
          </w:tcPr>
          <w:p w14:paraId="146F3A98" w14:textId="77777777" w:rsidR="00B92327" w:rsidRPr="00801E49" w:rsidRDefault="00332621" w:rsidP="0056565A">
            <w:pPr>
              <w:spacing w:after="0" w:line="259" w:lineRule="auto"/>
              <w:ind w:left="0" w:right="0" w:firstLine="0"/>
              <w:jc w:val="center"/>
              <w:rPr>
                <w:rFonts w:ascii="Open Sans" w:hAnsi="Open Sans" w:cs="Open Sans"/>
                <w:sz w:val="16"/>
                <w:szCs w:val="24"/>
                <w:rPrChange w:id="8004" w:author="Nicole Wu" w:date="2024-01-08T11:26:00Z">
                  <w:rPr>
                    <w:sz w:val="16"/>
                    <w:szCs w:val="24"/>
                  </w:rPr>
                </w:rPrChange>
              </w:rPr>
            </w:pPr>
            <w:r w:rsidRPr="00801E49">
              <w:rPr>
                <w:rFonts w:ascii="Open Sans" w:hAnsi="Open Sans" w:cs="Open Sans"/>
                <w:sz w:val="16"/>
                <w:szCs w:val="24"/>
                <w:rPrChange w:id="8005" w:author="Nicole Wu" w:date="2024-01-08T11:26:00Z">
                  <w:rPr>
                    <w:sz w:val="16"/>
                    <w:szCs w:val="24"/>
                  </w:rPr>
                </w:rPrChange>
              </w:rPr>
              <w:t>(0.36)</w:t>
            </w:r>
          </w:p>
        </w:tc>
        <w:tc>
          <w:tcPr>
            <w:tcW w:w="682" w:type="dxa"/>
            <w:tcBorders>
              <w:top w:val="nil"/>
              <w:left w:val="nil"/>
              <w:bottom w:val="nil"/>
              <w:right w:val="nil"/>
            </w:tcBorders>
          </w:tcPr>
          <w:p w14:paraId="0A278967" w14:textId="77777777" w:rsidR="00B92327" w:rsidRPr="00801E49" w:rsidRDefault="00332621" w:rsidP="0056565A">
            <w:pPr>
              <w:spacing w:after="0" w:line="259" w:lineRule="auto"/>
              <w:ind w:left="0" w:right="0" w:firstLine="0"/>
              <w:jc w:val="center"/>
              <w:rPr>
                <w:rFonts w:ascii="Open Sans" w:hAnsi="Open Sans" w:cs="Open Sans"/>
                <w:sz w:val="16"/>
                <w:szCs w:val="24"/>
                <w:rPrChange w:id="8006" w:author="Nicole Wu" w:date="2024-01-08T11:26:00Z">
                  <w:rPr>
                    <w:sz w:val="16"/>
                    <w:szCs w:val="24"/>
                  </w:rPr>
                </w:rPrChange>
              </w:rPr>
            </w:pPr>
            <w:r w:rsidRPr="00801E49">
              <w:rPr>
                <w:rFonts w:ascii="Open Sans" w:hAnsi="Open Sans" w:cs="Open Sans"/>
                <w:sz w:val="16"/>
                <w:szCs w:val="24"/>
                <w:rPrChange w:id="8007" w:author="Nicole Wu" w:date="2024-01-08T11:26:00Z">
                  <w:rPr>
                    <w:sz w:val="16"/>
                    <w:szCs w:val="24"/>
                  </w:rPr>
                </w:rPrChange>
              </w:rPr>
              <w:t>(0.37)</w:t>
            </w:r>
          </w:p>
        </w:tc>
        <w:tc>
          <w:tcPr>
            <w:tcW w:w="516" w:type="dxa"/>
            <w:tcBorders>
              <w:top w:val="nil"/>
              <w:left w:val="nil"/>
              <w:bottom w:val="nil"/>
              <w:right w:val="nil"/>
            </w:tcBorders>
          </w:tcPr>
          <w:p w14:paraId="29CEE007" w14:textId="77777777" w:rsidR="00B92327" w:rsidRPr="00801E49" w:rsidRDefault="00332621" w:rsidP="0056565A">
            <w:pPr>
              <w:spacing w:after="0" w:line="259" w:lineRule="auto"/>
              <w:ind w:left="0" w:right="0" w:firstLine="0"/>
              <w:jc w:val="center"/>
              <w:rPr>
                <w:rFonts w:ascii="Open Sans" w:hAnsi="Open Sans" w:cs="Open Sans"/>
                <w:sz w:val="16"/>
                <w:szCs w:val="24"/>
                <w:rPrChange w:id="8008" w:author="Nicole Wu" w:date="2024-01-08T11:26:00Z">
                  <w:rPr>
                    <w:sz w:val="16"/>
                    <w:szCs w:val="24"/>
                  </w:rPr>
                </w:rPrChange>
              </w:rPr>
            </w:pPr>
            <w:r w:rsidRPr="00801E49">
              <w:rPr>
                <w:rFonts w:ascii="Open Sans" w:hAnsi="Open Sans" w:cs="Open Sans"/>
                <w:sz w:val="16"/>
                <w:szCs w:val="24"/>
                <w:rPrChange w:id="8009" w:author="Nicole Wu" w:date="2024-01-08T11:26:00Z">
                  <w:rPr>
                    <w:sz w:val="16"/>
                    <w:szCs w:val="24"/>
                  </w:rPr>
                </w:rPrChange>
              </w:rPr>
              <w:t>(0.86)</w:t>
            </w:r>
          </w:p>
        </w:tc>
        <w:tc>
          <w:tcPr>
            <w:tcW w:w="820" w:type="dxa"/>
            <w:tcBorders>
              <w:top w:val="nil"/>
              <w:left w:val="nil"/>
              <w:bottom w:val="nil"/>
              <w:right w:val="nil"/>
            </w:tcBorders>
          </w:tcPr>
          <w:p w14:paraId="00753B72" w14:textId="77777777" w:rsidR="00B92327" w:rsidRPr="00801E49" w:rsidRDefault="00332621" w:rsidP="0056565A">
            <w:pPr>
              <w:spacing w:after="0" w:line="259" w:lineRule="auto"/>
              <w:ind w:left="0" w:right="0" w:firstLine="0"/>
              <w:jc w:val="center"/>
              <w:rPr>
                <w:rFonts w:ascii="Open Sans" w:hAnsi="Open Sans" w:cs="Open Sans"/>
                <w:sz w:val="16"/>
                <w:szCs w:val="24"/>
                <w:rPrChange w:id="8010" w:author="Nicole Wu" w:date="2024-01-08T11:26:00Z">
                  <w:rPr>
                    <w:sz w:val="16"/>
                    <w:szCs w:val="24"/>
                  </w:rPr>
                </w:rPrChange>
              </w:rPr>
            </w:pPr>
            <w:r w:rsidRPr="00801E49">
              <w:rPr>
                <w:rFonts w:ascii="Open Sans" w:hAnsi="Open Sans" w:cs="Open Sans"/>
                <w:sz w:val="16"/>
                <w:szCs w:val="24"/>
                <w:rPrChange w:id="8011" w:author="Nicole Wu" w:date="2024-01-08T11:26:00Z">
                  <w:rPr>
                    <w:sz w:val="16"/>
                    <w:szCs w:val="24"/>
                  </w:rPr>
                </w:rPrChange>
              </w:rPr>
              <w:t>(0.40)</w:t>
            </w:r>
          </w:p>
        </w:tc>
        <w:tc>
          <w:tcPr>
            <w:tcW w:w="682" w:type="dxa"/>
            <w:tcBorders>
              <w:top w:val="nil"/>
              <w:left w:val="nil"/>
              <w:bottom w:val="nil"/>
              <w:right w:val="nil"/>
            </w:tcBorders>
          </w:tcPr>
          <w:p w14:paraId="2C764228" w14:textId="77777777" w:rsidR="00B92327" w:rsidRPr="00801E49" w:rsidRDefault="00332621" w:rsidP="0056565A">
            <w:pPr>
              <w:spacing w:after="0" w:line="259" w:lineRule="auto"/>
              <w:ind w:left="0" w:right="0" w:firstLine="0"/>
              <w:jc w:val="center"/>
              <w:rPr>
                <w:rFonts w:ascii="Open Sans" w:hAnsi="Open Sans" w:cs="Open Sans"/>
                <w:sz w:val="16"/>
                <w:szCs w:val="24"/>
                <w:rPrChange w:id="8012" w:author="Nicole Wu" w:date="2024-01-08T11:26:00Z">
                  <w:rPr>
                    <w:sz w:val="16"/>
                    <w:szCs w:val="24"/>
                  </w:rPr>
                </w:rPrChange>
              </w:rPr>
            </w:pPr>
            <w:r w:rsidRPr="00801E49">
              <w:rPr>
                <w:rFonts w:ascii="Open Sans" w:hAnsi="Open Sans" w:cs="Open Sans"/>
                <w:sz w:val="16"/>
                <w:szCs w:val="24"/>
                <w:rPrChange w:id="8013" w:author="Nicole Wu" w:date="2024-01-08T11:26:00Z">
                  <w:rPr>
                    <w:sz w:val="16"/>
                    <w:szCs w:val="24"/>
                  </w:rPr>
                </w:rPrChange>
              </w:rPr>
              <w:t>(0.44)</w:t>
            </w:r>
          </w:p>
        </w:tc>
        <w:tc>
          <w:tcPr>
            <w:tcW w:w="752" w:type="dxa"/>
            <w:tcBorders>
              <w:top w:val="nil"/>
              <w:left w:val="nil"/>
              <w:bottom w:val="nil"/>
              <w:right w:val="nil"/>
            </w:tcBorders>
          </w:tcPr>
          <w:p w14:paraId="4FD4C5C8" w14:textId="77777777" w:rsidR="00B92327" w:rsidRPr="00801E49" w:rsidRDefault="00332621" w:rsidP="0056565A">
            <w:pPr>
              <w:spacing w:after="0" w:line="259" w:lineRule="auto"/>
              <w:ind w:left="0" w:right="0" w:firstLine="0"/>
              <w:jc w:val="center"/>
              <w:rPr>
                <w:rFonts w:ascii="Open Sans" w:hAnsi="Open Sans" w:cs="Open Sans"/>
                <w:sz w:val="16"/>
                <w:szCs w:val="24"/>
                <w:rPrChange w:id="8014" w:author="Nicole Wu" w:date="2024-01-08T11:26:00Z">
                  <w:rPr>
                    <w:sz w:val="16"/>
                    <w:szCs w:val="24"/>
                  </w:rPr>
                </w:rPrChange>
              </w:rPr>
            </w:pPr>
            <w:r w:rsidRPr="00801E49">
              <w:rPr>
                <w:rFonts w:ascii="Open Sans" w:hAnsi="Open Sans" w:cs="Open Sans"/>
                <w:sz w:val="16"/>
                <w:szCs w:val="24"/>
                <w:rPrChange w:id="8015" w:author="Nicole Wu" w:date="2024-01-08T11:26:00Z">
                  <w:rPr>
                    <w:sz w:val="16"/>
                    <w:szCs w:val="24"/>
                  </w:rPr>
                </w:rPrChange>
              </w:rPr>
              <w:t>(0.34)</w:t>
            </w:r>
          </w:p>
        </w:tc>
      </w:tr>
      <w:tr w:rsidR="00B92327" w:rsidRPr="00801E49" w14:paraId="3C4CD6C1" w14:textId="77777777" w:rsidTr="00C46F67">
        <w:trPr>
          <w:trHeight w:val="144"/>
        </w:trPr>
        <w:tc>
          <w:tcPr>
            <w:tcW w:w="3208" w:type="dxa"/>
            <w:tcBorders>
              <w:top w:val="nil"/>
              <w:left w:val="nil"/>
              <w:bottom w:val="nil"/>
              <w:right w:val="nil"/>
            </w:tcBorders>
          </w:tcPr>
          <w:p w14:paraId="16A29AF2" w14:textId="77777777" w:rsidR="00B92327" w:rsidRPr="00801E49" w:rsidRDefault="00332621" w:rsidP="0056565A">
            <w:pPr>
              <w:spacing w:after="0" w:line="259" w:lineRule="auto"/>
              <w:ind w:left="0" w:right="0" w:firstLine="0"/>
              <w:jc w:val="left"/>
              <w:rPr>
                <w:rFonts w:ascii="Open Sans" w:hAnsi="Open Sans" w:cs="Open Sans"/>
                <w:sz w:val="16"/>
                <w:szCs w:val="24"/>
                <w:rPrChange w:id="8016" w:author="Nicole Wu" w:date="2024-01-08T11:26:00Z">
                  <w:rPr>
                    <w:sz w:val="16"/>
                    <w:szCs w:val="24"/>
                  </w:rPr>
                </w:rPrChange>
              </w:rPr>
            </w:pPr>
            <w:r w:rsidRPr="00801E49">
              <w:rPr>
                <w:rFonts w:ascii="Open Sans" w:hAnsi="Open Sans" w:cs="Open Sans"/>
                <w:sz w:val="16"/>
                <w:szCs w:val="24"/>
                <w:rPrChange w:id="8017" w:author="Nicole Wu" w:date="2024-01-08T11:26:00Z">
                  <w:rPr>
                    <w:sz w:val="16"/>
                    <w:szCs w:val="24"/>
                  </w:rPr>
                </w:rPrChange>
              </w:rPr>
              <w:t>Household has impoverished floor</w:t>
            </w:r>
          </w:p>
        </w:tc>
        <w:tc>
          <w:tcPr>
            <w:tcW w:w="820" w:type="dxa"/>
            <w:tcBorders>
              <w:top w:val="nil"/>
              <w:left w:val="nil"/>
              <w:bottom w:val="nil"/>
              <w:right w:val="nil"/>
            </w:tcBorders>
          </w:tcPr>
          <w:p w14:paraId="771EFBAB" w14:textId="77777777" w:rsidR="00B92327" w:rsidRPr="00801E49" w:rsidRDefault="00332621" w:rsidP="0056565A">
            <w:pPr>
              <w:spacing w:after="0" w:line="259" w:lineRule="auto"/>
              <w:ind w:left="0" w:right="0" w:firstLine="0"/>
              <w:jc w:val="center"/>
              <w:rPr>
                <w:rFonts w:ascii="Open Sans" w:hAnsi="Open Sans" w:cs="Open Sans"/>
                <w:sz w:val="16"/>
                <w:szCs w:val="24"/>
                <w:rPrChange w:id="8018" w:author="Nicole Wu" w:date="2024-01-08T11:26:00Z">
                  <w:rPr>
                    <w:sz w:val="16"/>
                    <w:szCs w:val="24"/>
                  </w:rPr>
                </w:rPrChange>
              </w:rPr>
            </w:pPr>
            <w:r w:rsidRPr="00801E49">
              <w:rPr>
                <w:rFonts w:ascii="Open Sans" w:hAnsi="Open Sans" w:cs="Open Sans"/>
                <w:sz w:val="16"/>
                <w:szCs w:val="24"/>
                <w:rPrChange w:id="8019" w:author="Nicole Wu" w:date="2024-01-08T11:26:00Z">
                  <w:rPr>
                    <w:sz w:val="16"/>
                    <w:szCs w:val="24"/>
                  </w:rPr>
                </w:rPrChange>
              </w:rPr>
              <w:t>0.90</w:t>
            </w:r>
          </w:p>
        </w:tc>
        <w:tc>
          <w:tcPr>
            <w:tcW w:w="682" w:type="dxa"/>
            <w:tcBorders>
              <w:top w:val="nil"/>
              <w:left w:val="nil"/>
              <w:bottom w:val="nil"/>
              <w:right w:val="nil"/>
            </w:tcBorders>
          </w:tcPr>
          <w:p w14:paraId="7AA9D371" w14:textId="77777777" w:rsidR="00B92327" w:rsidRPr="00801E49" w:rsidRDefault="00332621" w:rsidP="0056565A">
            <w:pPr>
              <w:spacing w:after="0" w:line="259" w:lineRule="auto"/>
              <w:ind w:left="0" w:right="0" w:firstLine="0"/>
              <w:jc w:val="center"/>
              <w:rPr>
                <w:rFonts w:ascii="Open Sans" w:hAnsi="Open Sans" w:cs="Open Sans"/>
                <w:sz w:val="16"/>
                <w:szCs w:val="24"/>
                <w:rPrChange w:id="8020" w:author="Nicole Wu" w:date="2024-01-08T11:26:00Z">
                  <w:rPr>
                    <w:sz w:val="16"/>
                    <w:szCs w:val="24"/>
                  </w:rPr>
                </w:rPrChange>
              </w:rPr>
            </w:pPr>
            <w:r w:rsidRPr="00801E49">
              <w:rPr>
                <w:rFonts w:ascii="Open Sans" w:hAnsi="Open Sans" w:cs="Open Sans"/>
                <w:sz w:val="16"/>
                <w:szCs w:val="24"/>
                <w:rPrChange w:id="8021" w:author="Nicole Wu" w:date="2024-01-08T11:26:00Z">
                  <w:rPr>
                    <w:sz w:val="16"/>
                    <w:szCs w:val="24"/>
                  </w:rPr>
                </w:rPrChange>
              </w:rPr>
              <w:t>0.77</w:t>
            </w:r>
          </w:p>
        </w:tc>
        <w:tc>
          <w:tcPr>
            <w:tcW w:w="516" w:type="dxa"/>
            <w:tcBorders>
              <w:top w:val="nil"/>
              <w:left w:val="nil"/>
              <w:bottom w:val="nil"/>
              <w:right w:val="nil"/>
            </w:tcBorders>
          </w:tcPr>
          <w:p w14:paraId="60218DDC" w14:textId="77777777" w:rsidR="00B92327" w:rsidRPr="00801E49" w:rsidRDefault="00332621" w:rsidP="0056565A">
            <w:pPr>
              <w:spacing w:after="0" w:line="259" w:lineRule="auto"/>
              <w:ind w:left="0" w:right="0" w:firstLine="0"/>
              <w:jc w:val="center"/>
              <w:rPr>
                <w:rFonts w:ascii="Open Sans" w:hAnsi="Open Sans" w:cs="Open Sans"/>
                <w:sz w:val="16"/>
                <w:szCs w:val="24"/>
                <w:rPrChange w:id="8022" w:author="Nicole Wu" w:date="2024-01-08T11:26:00Z">
                  <w:rPr>
                    <w:sz w:val="16"/>
                    <w:szCs w:val="24"/>
                  </w:rPr>
                </w:rPrChange>
              </w:rPr>
            </w:pPr>
            <w:r w:rsidRPr="00801E49">
              <w:rPr>
                <w:rFonts w:ascii="Open Sans" w:hAnsi="Open Sans" w:cs="Open Sans"/>
                <w:sz w:val="16"/>
                <w:szCs w:val="24"/>
                <w:rPrChange w:id="8023" w:author="Nicole Wu" w:date="2024-01-08T11:26:00Z">
                  <w:rPr>
                    <w:sz w:val="16"/>
                    <w:szCs w:val="24"/>
                  </w:rPr>
                </w:rPrChange>
              </w:rPr>
              <w:t>-0.13</w:t>
            </w:r>
          </w:p>
        </w:tc>
        <w:tc>
          <w:tcPr>
            <w:tcW w:w="820" w:type="dxa"/>
            <w:tcBorders>
              <w:top w:val="nil"/>
              <w:left w:val="nil"/>
              <w:bottom w:val="nil"/>
              <w:right w:val="nil"/>
            </w:tcBorders>
          </w:tcPr>
          <w:p w14:paraId="024C1BD9" w14:textId="77777777" w:rsidR="00B92327" w:rsidRPr="00801E49" w:rsidRDefault="00332621" w:rsidP="0056565A">
            <w:pPr>
              <w:spacing w:after="0" w:line="259" w:lineRule="auto"/>
              <w:ind w:left="0" w:right="0" w:firstLine="0"/>
              <w:jc w:val="center"/>
              <w:rPr>
                <w:rFonts w:ascii="Open Sans" w:hAnsi="Open Sans" w:cs="Open Sans"/>
                <w:sz w:val="16"/>
                <w:szCs w:val="24"/>
                <w:rPrChange w:id="8024" w:author="Nicole Wu" w:date="2024-01-08T11:26:00Z">
                  <w:rPr>
                    <w:sz w:val="16"/>
                    <w:szCs w:val="24"/>
                  </w:rPr>
                </w:rPrChange>
              </w:rPr>
            </w:pPr>
            <w:r w:rsidRPr="00801E49">
              <w:rPr>
                <w:rFonts w:ascii="Open Sans" w:hAnsi="Open Sans" w:cs="Open Sans"/>
                <w:sz w:val="16"/>
                <w:szCs w:val="24"/>
                <w:rPrChange w:id="8025" w:author="Nicole Wu" w:date="2024-01-08T11:26:00Z">
                  <w:rPr>
                    <w:sz w:val="16"/>
                    <w:szCs w:val="24"/>
                  </w:rPr>
                </w:rPrChange>
              </w:rPr>
              <w:t>0.96</w:t>
            </w:r>
          </w:p>
        </w:tc>
        <w:tc>
          <w:tcPr>
            <w:tcW w:w="682" w:type="dxa"/>
            <w:tcBorders>
              <w:top w:val="nil"/>
              <w:left w:val="nil"/>
              <w:bottom w:val="nil"/>
              <w:right w:val="nil"/>
            </w:tcBorders>
          </w:tcPr>
          <w:p w14:paraId="3CD50F07" w14:textId="77777777" w:rsidR="00B92327" w:rsidRPr="00801E49" w:rsidRDefault="00332621" w:rsidP="0056565A">
            <w:pPr>
              <w:spacing w:after="0" w:line="259" w:lineRule="auto"/>
              <w:ind w:left="0" w:right="0" w:firstLine="0"/>
              <w:jc w:val="center"/>
              <w:rPr>
                <w:rFonts w:ascii="Open Sans" w:hAnsi="Open Sans" w:cs="Open Sans"/>
                <w:sz w:val="16"/>
                <w:szCs w:val="24"/>
                <w:rPrChange w:id="8026" w:author="Nicole Wu" w:date="2024-01-08T11:26:00Z">
                  <w:rPr>
                    <w:sz w:val="16"/>
                    <w:szCs w:val="24"/>
                  </w:rPr>
                </w:rPrChange>
              </w:rPr>
            </w:pPr>
            <w:r w:rsidRPr="00801E49">
              <w:rPr>
                <w:rFonts w:ascii="Open Sans" w:hAnsi="Open Sans" w:cs="Open Sans"/>
                <w:sz w:val="16"/>
                <w:szCs w:val="24"/>
                <w:rPrChange w:id="8027" w:author="Nicole Wu" w:date="2024-01-08T11:26:00Z">
                  <w:rPr>
                    <w:sz w:val="16"/>
                    <w:szCs w:val="24"/>
                  </w:rPr>
                </w:rPrChange>
              </w:rPr>
              <w:t>0.95</w:t>
            </w:r>
          </w:p>
        </w:tc>
        <w:tc>
          <w:tcPr>
            <w:tcW w:w="516" w:type="dxa"/>
            <w:tcBorders>
              <w:top w:val="nil"/>
              <w:left w:val="nil"/>
              <w:bottom w:val="nil"/>
              <w:right w:val="nil"/>
            </w:tcBorders>
          </w:tcPr>
          <w:p w14:paraId="54AE460D" w14:textId="77777777" w:rsidR="00B92327" w:rsidRPr="00801E49" w:rsidRDefault="00332621" w:rsidP="0056565A">
            <w:pPr>
              <w:spacing w:after="0" w:line="259" w:lineRule="auto"/>
              <w:ind w:left="0" w:right="0" w:firstLine="0"/>
              <w:jc w:val="center"/>
              <w:rPr>
                <w:rFonts w:ascii="Open Sans" w:hAnsi="Open Sans" w:cs="Open Sans"/>
                <w:sz w:val="16"/>
                <w:szCs w:val="24"/>
                <w:rPrChange w:id="8028" w:author="Nicole Wu" w:date="2024-01-08T11:26:00Z">
                  <w:rPr>
                    <w:sz w:val="16"/>
                    <w:szCs w:val="24"/>
                  </w:rPr>
                </w:rPrChange>
              </w:rPr>
            </w:pPr>
            <w:r w:rsidRPr="00801E49">
              <w:rPr>
                <w:rFonts w:ascii="Open Sans" w:hAnsi="Open Sans" w:cs="Open Sans"/>
                <w:sz w:val="16"/>
                <w:szCs w:val="24"/>
                <w:rPrChange w:id="8029" w:author="Nicole Wu" w:date="2024-01-08T11:26:00Z">
                  <w:rPr>
                    <w:sz w:val="16"/>
                    <w:szCs w:val="24"/>
                  </w:rPr>
                </w:rPrChange>
              </w:rPr>
              <w:t>-0.01</w:t>
            </w:r>
          </w:p>
        </w:tc>
        <w:tc>
          <w:tcPr>
            <w:tcW w:w="820" w:type="dxa"/>
            <w:tcBorders>
              <w:top w:val="nil"/>
              <w:left w:val="nil"/>
              <w:bottom w:val="nil"/>
              <w:right w:val="nil"/>
            </w:tcBorders>
          </w:tcPr>
          <w:p w14:paraId="3CC24EA5" w14:textId="77777777" w:rsidR="00B92327" w:rsidRPr="00801E49" w:rsidRDefault="00332621" w:rsidP="0056565A">
            <w:pPr>
              <w:spacing w:after="0" w:line="259" w:lineRule="auto"/>
              <w:ind w:left="0" w:right="0" w:firstLine="0"/>
              <w:jc w:val="center"/>
              <w:rPr>
                <w:rFonts w:ascii="Open Sans" w:hAnsi="Open Sans" w:cs="Open Sans"/>
                <w:sz w:val="16"/>
                <w:szCs w:val="24"/>
                <w:rPrChange w:id="8030" w:author="Nicole Wu" w:date="2024-01-08T11:26:00Z">
                  <w:rPr>
                    <w:sz w:val="16"/>
                    <w:szCs w:val="24"/>
                  </w:rPr>
                </w:rPrChange>
              </w:rPr>
            </w:pPr>
            <w:r w:rsidRPr="00801E49">
              <w:rPr>
                <w:rFonts w:ascii="Open Sans" w:hAnsi="Open Sans" w:cs="Open Sans"/>
                <w:sz w:val="16"/>
                <w:szCs w:val="24"/>
                <w:rPrChange w:id="8031" w:author="Nicole Wu" w:date="2024-01-08T11:26:00Z">
                  <w:rPr>
                    <w:sz w:val="16"/>
                    <w:szCs w:val="24"/>
                  </w:rPr>
                </w:rPrChange>
              </w:rPr>
              <w:t>0.94</w:t>
            </w:r>
          </w:p>
        </w:tc>
        <w:tc>
          <w:tcPr>
            <w:tcW w:w="682" w:type="dxa"/>
            <w:tcBorders>
              <w:top w:val="nil"/>
              <w:left w:val="nil"/>
              <w:bottom w:val="nil"/>
              <w:right w:val="nil"/>
            </w:tcBorders>
          </w:tcPr>
          <w:p w14:paraId="054FD554" w14:textId="77777777" w:rsidR="00B92327" w:rsidRPr="00801E49" w:rsidRDefault="00332621" w:rsidP="0056565A">
            <w:pPr>
              <w:spacing w:after="0" w:line="259" w:lineRule="auto"/>
              <w:ind w:left="0" w:right="0" w:firstLine="0"/>
              <w:jc w:val="center"/>
              <w:rPr>
                <w:rFonts w:ascii="Open Sans" w:hAnsi="Open Sans" w:cs="Open Sans"/>
                <w:sz w:val="16"/>
                <w:szCs w:val="24"/>
                <w:rPrChange w:id="8032" w:author="Nicole Wu" w:date="2024-01-08T11:26:00Z">
                  <w:rPr>
                    <w:sz w:val="16"/>
                    <w:szCs w:val="24"/>
                  </w:rPr>
                </w:rPrChange>
              </w:rPr>
            </w:pPr>
            <w:r w:rsidRPr="00801E49">
              <w:rPr>
                <w:rFonts w:ascii="Open Sans" w:hAnsi="Open Sans" w:cs="Open Sans"/>
                <w:sz w:val="16"/>
                <w:szCs w:val="24"/>
                <w:rPrChange w:id="8033" w:author="Nicole Wu" w:date="2024-01-08T11:26:00Z">
                  <w:rPr>
                    <w:sz w:val="16"/>
                    <w:szCs w:val="24"/>
                  </w:rPr>
                </w:rPrChange>
              </w:rPr>
              <w:t>0.90</w:t>
            </w:r>
          </w:p>
        </w:tc>
        <w:tc>
          <w:tcPr>
            <w:tcW w:w="752" w:type="dxa"/>
            <w:tcBorders>
              <w:top w:val="nil"/>
              <w:left w:val="nil"/>
              <w:bottom w:val="nil"/>
              <w:right w:val="nil"/>
            </w:tcBorders>
          </w:tcPr>
          <w:p w14:paraId="62B7B2A2" w14:textId="77777777" w:rsidR="00B92327" w:rsidRPr="00801E49" w:rsidRDefault="00332621" w:rsidP="0056565A">
            <w:pPr>
              <w:spacing w:after="0" w:line="259" w:lineRule="auto"/>
              <w:ind w:left="0" w:right="0" w:firstLine="0"/>
              <w:jc w:val="center"/>
              <w:rPr>
                <w:rFonts w:ascii="Open Sans" w:hAnsi="Open Sans" w:cs="Open Sans"/>
                <w:sz w:val="16"/>
                <w:szCs w:val="24"/>
                <w:rPrChange w:id="8034" w:author="Nicole Wu" w:date="2024-01-08T11:26:00Z">
                  <w:rPr>
                    <w:sz w:val="16"/>
                    <w:szCs w:val="24"/>
                  </w:rPr>
                </w:rPrChange>
              </w:rPr>
            </w:pPr>
            <w:r w:rsidRPr="00801E49">
              <w:rPr>
                <w:rFonts w:ascii="Open Sans" w:hAnsi="Open Sans" w:cs="Open Sans"/>
                <w:sz w:val="16"/>
                <w:szCs w:val="24"/>
                <w:rPrChange w:id="8035" w:author="Nicole Wu" w:date="2024-01-08T11:26:00Z">
                  <w:rPr>
                    <w:sz w:val="16"/>
                    <w:szCs w:val="24"/>
                  </w:rPr>
                </w:rPrChange>
              </w:rPr>
              <w:t>-0.05</w:t>
            </w:r>
          </w:p>
        </w:tc>
      </w:tr>
      <w:tr w:rsidR="00B92327" w:rsidRPr="00801E49" w14:paraId="2044C1DE" w14:textId="77777777" w:rsidTr="00C46F67">
        <w:trPr>
          <w:trHeight w:val="148"/>
        </w:trPr>
        <w:tc>
          <w:tcPr>
            <w:tcW w:w="3208" w:type="dxa"/>
            <w:tcBorders>
              <w:top w:val="nil"/>
              <w:left w:val="nil"/>
              <w:bottom w:val="single" w:sz="2" w:space="0" w:color="000000"/>
              <w:right w:val="nil"/>
            </w:tcBorders>
          </w:tcPr>
          <w:p w14:paraId="6AD78526" w14:textId="77777777" w:rsidR="00B92327" w:rsidRPr="00801E49" w:rsidRDefault="00B92327" w:rsidP="0056565A">
            <w:pPr>
              <w:spacing w:after="0" w:line="259" w:lineRule="auto"/>
              <w:ind w:left="0" w:right="0" w:firstLine="0"/>
              <w:jc w:val="left"/>
              <w:rPr>
                <w:rFonts w:ascii="Open Sans" w:hAnsi="Open Sans" w:cs="Open Sans"/>
                <w:sz w:val="16"/>
                <w:szCs w:val="24"/>
                <w:rPrChange w:id="8036" w:author="Nicole Wu" w:date="2024-01-08T11:26:00Z">
                  <w:rPr>
                    <w:sz w:val="16"/>
                    <w:szCs w:val="24"/>
                  </w:rPr>
                </w:rPrChange>
              </w:rPr>
            </w:pPr>
          </w:p>
        </w:tc>
        <w:tc>
          <w:tcPr>
            <w:tcW w:w="820" w:type="dxa"/>
            <w:tcBorders>
              <w:top w:val="nil"/>
              <w:left w:val="nil"/>
              <w:bottom w:val="single" w:sz="2" w:space="0" w:color="000000"/>
              <w:right w:val="nil"/>
            </w:tcBorders>
          </w:tcPr>
          <w:p w14:paraId="691BF73E" w14:textId="77777777" w:rsidR="00B92327" w:rsidRPr="00801E49" w:rsidRDefault="00332621" w:rsidP="0056565A">
            <w:pPr>
              <w:spacing w:after="0" w:line="259" w:lineRule="auto"/>
              <w:ind w:left="0" w:right="0" w:firstLine="0"/>
              <w:jc w:val="center"/>
              <w:rPr>
                <w:rFonts w:ascii="Open Sans" w:hAnsi="Open Sans" w:cs="Open Sans"/>
                <w:sz w:val="16"/>
                <w:szCs w:val="24"/>
                <w:rPrChange w:id="8037" w:author="Nicole Wu" w:date="2024-01-08T11:26:00Z">
                  <w:rPr>
                    <w:sz w:val="16"/>
                    <w:szCs w:val="24"/>
                  </w:rPr>
                </w:rPrChange>
              </w:rPr>
            </w:pPr>
            <w:r w:rsidRPr="00801E49">
              <w:rPr>
                <w:rFonts w:ascii="Open Sans" w:hAnsi="Open Sans" w:cs="Open Sans"/>
                <w:sz w:val="16"/>
                <w:szCs w:val="24"/>
                <w:rPrChange w:id="8038" w:author="Nicole Wu" w:date="2024-01-08T11:26:00Z">
                  <w:rPr>
                    <w:sz w:val="16"/>
                    <w:szCs w:val="24"/>
                  </w:rPr>
                </w:rPrChange>
              </w:rPr>
              <w:t>(0.30)</w:t>
            </w:r>
          </w:p>
        </w:tc>
        <w:tc>
          <w:tcPr>
            <w:tcW w:w="682" w:type="dxa"/>
            <w:tcBorders>
              <w:top w:val="nil"/>
              <w:left w:val="nil"/>
              <w:bottom w:val="single" w:sz="2" w:space="0" w:color="000000"/>
              <w:right w:val="nil"/>
            </w:tcBorders>
          </w:tcPr>
          <w:p w14:paraId="70E8E9DA" w14:textId="77777777" w:rsidR="00B92327" w:rsidRPr="00801E49" w:rsidRDefault="00332621" w:rsidP="0056565A">
            <w:pPr>
              <w:spacing w:after="0" w:line="259" w:lineRule="auto"/>
              <w:ind w:left="0" w:right="0" w:firstLine="0"/>
              <w:jc w:val="center"/>
              <w:rPr>
                <w:rFonts w:ascii="Open Sans" w:hAnsi="Open Sans" w:cs="Open Sans"/>
                <w:sz w:val="16"/>
                <w:szCs w:val="24"/>
                <w:rPrChange w:id="8039" w:author="Nicole Wu" w:date="2024-01-08T11:26:00Z">
                  <w:rPr>
                    <w:sz w:val="16"/>
                    <w:szCs w:val="24"/>
                  </w:rPr>
                </w:rPrChange>
              </w:rPr>
            </w:pPr>
            <w:r w:rsidRPr="00801E49">
              <w:rPr>
                <w:rFonts w:ascii="Open Sans" w:hAnsi="Open Sans" w:cs="Open Sans"/>
                <w:sz w:val="16"/>
                <w:szCs w:val="24"/>
                <w:rPrChange w:id="8040" w:author="Nicole Wu" w:date="2024-01-08T11:26:00Z">
                  <w:rPr>
                    <w:sz w:val="16"/>
                    <w:szCs w:val="24"/>
                  </w:rPr>
                </w:rPrChange>
              </w:rPr>
              <w:t>(0.43)</w:t>
            </w:r>
          </w:p>
        </w:tc>
        <w:tc>
          <w:tcPr>
            <w:tcW w:w="516" w:type="dxa"/>
            <w:tcBorders>
              <w:top w:val="nil"/>
              <w:left w:val="nil"/>
              <w:bottom w:val="single" w:sz="2" w:space="0" w:color="000000"/>
              <w:right w:val="nil"/>
            </w:tcBorders>
          </w:tcPr>
          <w:p w14:paraId="3260325A" w14:textId="77777777" w:rsidR="00B92327" w:rsidRPr="00801E49" w:rsidRDefault="00332621" w:rsidP="0056565A">
            <w:pPr>
              <w:spacing w:after="0" w:line="259" w:lineRule="auto"/>
              <w:ind w:left="0" w:right="0" w:firstLine="0"/>
              <w:jc w:val="center"/>
              <w:rPr>
                <w:rFonts w:ascii="Open Sans" w:hAnsi="Open Sans" w:cs="Open Sans"/>
                <w:sz w:val="16"/>
                <w:szCs w:val="24"/>
                <w:rPrChange w:id="8041" w:author="Nicole Wu" w:date="2024-01-08T11:26:00Z">
                  <w:rPr>
                    <w:sz w:val="16"/>
                    <w:szCs w:val="24"/>
                  </w:rPr>
                </w:rPrChange>
              </w:rPr>
            </w:pPr>
            <w:r w:rsidRPr="00801E49">
              <w:rPr>
                <w:rFonts w:ascii="Open Sans" w:hAnsi="Open Sans" w:cs="Open Sans"/>
                <w:sz w:val="16"/>
                <w:szCs w:val="24"/>
                <w:rPrChange w:id="8042" w:author="Nicole Wu" w:date="2024-01-08T11:26:00Z">
                  <w:rPr>
                    <w:sz w:val="16"/>
                    <w:szCs w:val="24"/>
                  </w:rPr>
                </w:rPrChange>
              </w:rPr>
              <w:t>(0.13)</w:t>
            </w:r>
          </w:p>
        </w:tc>
        <w:tc>
          <w:tcPr>
            <w:tcW w:w="820" w:type="dxa"/>
            <w:tcBorders>
              <w:top w:val="nil"/>
              <w:left w:val="nil"/>
              <w:bottom w:val="single" w:sz="2" w:space="0" w:color="000000"/>
              <w:right w:val="nil"/>
            </w:tcBorders>
          </w:tcPr>
          <w:p w14:paraId="2F787EBD" w14:textId="77777777" w:rsidR="00B92327" w:rsidRPr="00801E49" w:rsidRDefault="00332621" w:rsidP="0056565A">
            <w:pPr>
              <w:spacing w:after="0" w:line="259" w:lineRule="auto"/>
              <w:ind w:left="0" w:right="0" w:firstLine="0"/>
              <w:jc w:val="center"/>
              <w:rPr>
                <w:rFonts w:ascii="Open Sans" w:hAnsi="Open Sans" w:cs="Open Sans"/>
                <w:sz w:val="16"/>
                <w:szCs w:val="24"/>
                <w:rPrChange w:id="8043" w:author="Nicole Wu" w:date="2024-01-08T11:26:00Z">
                  <w:rPr>
                    <w:sz w:val="16"/>
                    <w:szCs w:val="24"/>
                  </w:rPr>
                </w:rPrChange>
              </w:rPr>
            </w:pPr>
            <w:r w:rsidRPr="00801E49">
              <w:rPr>
                <w:rFonts w:ascii="Open Sans" w:hAnsi="Open Sans" w:cs="Open Sans"/>
                <w:sz w:val="16"/>
                <w:szCs w:val="24"/>
                <w:rPrChange w:id="8044" w:author="Nicole Wu" w:date="2024-01-08T11:26:00Z">
                  <w:rPr>
                    <w:sz w:val="16"/>
                    <w:szCs w:val="24"/>
                  </w:rPr>
                </w:rPrChange>
              </w:rPr>
              <w:t>(0.19)</w:t>
            </w:r>
          </w:p>
        </w:tc>
        <w:tc>
          <w:tcPr>
            <w:tcW w:w="682" w:type="dxa"/>
            <w:tcBorders>
              <w:top w:val="nil"/>
              <w:left w:val="nil"/>
              <w:bottom w:val="single" w:sz="2" w:space="0" w:color="000000"/>
              <w:right w:val="nil"/>
            </w:tcBorders>
          </w:tcPr>
          <w:p w14:paraId="3CA2DC8C" w14:textId="77777777" w:rsidR="00B92327" w:rsidRPr="00801E49" w:rsidRDefault="00332621" w:rsidP="0056565A">
            <w:pPr>
              <w:spacing w:after="0" w:line="259" w:lineRule="auto"/>
              <w:ind w:left="0" w:right="0" w:firstLine="0"/>
              <w:jc w:val="center"/>
              <w:rPr>
                <w:rFonts w:ascii="Open Sans" w:hAnsi="Open Sans" w:cs="Open Sans"/>
                <w:sz w:val="16"/>
                <w:szCs w:val="24"/>
                <w:rPrChange w:id="8045" w:author="Nicole Wu" w:date="2024-01-08T11:26:00Z">
                  <w:rPr>
                    <w:sz w:val="16"/>
                    <w:szCs w:val="24"/>
                  </w:rPr>
                </w:rPrChange>
              </w:rPr>
            </w:pPr>
            <w:r w:rsidRPr="00801E49">
              <w:rPr>
                <w:rFonts w:ascii="Open Sans" w:hAnsi="Open Sans" w:cs="Open Sans"/>
                <w:sz w:val="16"/>
                <w:szCs w:val="24"/>
                <w:rPrChange w:id="8046" w:author="Nicole Wu" w:date="2024-01-08T11:26:00Z">
                  <w:rPr>
                    <w:sz w:val="16"/>
                    <w:szCs w:val="24"/>
                  </w:rPr>
                </w:rPrChange>
              </w:rPr>
              <w:t>(0.22)</w:t>
            </w:r>
          </w:p>
        </w:tc>
        <w:tc>
          <w:tcPr>
            <w:tcW w:w="516" w:type="dxa"/>
            <w:tcBorders>
              <w:top w:val="nil"/>
              <w:left w:val="nil"/>
              <w:bottom w:val="single" w:sz="2" w:space="0" w:color="000000"/>
              <w:right w:val="nil"/>
            </w:tcBorders>
          </w:tcPr>
          <w:p w14:paraId="4EF3B010" w14:textId="77777777" w:rsidR="00B92327" w:rsidRPr="00801E49" w:rsidRDefault="00332621" w:rsidP="0056565A">
            <w:pPr>
              <w:spacing w:after="0" w:line="259" w:lineRule="auto"/>
              <w:ind w:left="0" w:right="0" w:firstLine="0"/>
              <w:jc w:val="center"/>
              <w:rPr>
                <w:rFonts w:ascii="Open Sans" w:hAnsi="Open Sans" w:cs="Open Sans"/>
                <w:sz w:val="16"/>
                <w:szCs w:val="24"/>
                <w:rPrChange w:id="8047" w:author="Nicole Wu" w:date="2024-01-08T11:26:00Z">
                  <w:rPr>
                    <w:sz w:val="16"/>
                    <w:szCs w:val="24"/>
                  </w:rPr>
                </w:rPrChange>
              </w:rPr>
            </w:pPr>
            <w:r w:rsidRPr="00801E49">
              <w:rPr>
                <w:rFonts w:ascii="Open Sans" w:hAnsi="Open Sans" w:cs="Open Sans"/>
                <w:sz w:val="16"/>
                <w:szCs w:val="24"/>
                <w:rPrChange w:id="8048" w:author="Nicole Wu" w:date="2024-01-08T11:26:00Z">
                  <w:rPr>
                    <w:sz w:val="16"/>
                    <w:szCs w:val="24"/>
                  </w:rPr>
                </w:rPrChange>
              </w:rPr>
              <w:t>(0.69)</w:t>
            </w:r>
          </w:p>
        </w:tc>
        <w:tc>
          <w:tcPr>
            <w:tcW w:w="820" w:type="dxa"/>
            <w:tcBorders>
              <w:top w:val="nil"/>
              <w:left w:val="nil"/>
              <w:bottom w:val="single" w:sz="2" w:space="0" w:color="000000"/>
              <w:right w:val="nil"/>
            </w:tcBorders>
          </w:tcPr>
          <w:p w14:paraId="75B64168" w14:textId="77777777" w:rsidR="00B92327" w:rsidRPr="00801E49" w:rsidRDefault="00332621" w:rsidP="0056565A">
            <w:pPr>
              <w:spacing w:after="0" w:line="259" w:lineRule="auto"/>
              <w:ind w:left="0" w:right="0" w:firstLine="0"/>
              <w:jc w:val="center"/>
              <w:rPr>
                <w:rFonts w:ascii="Open Sans" w:hAnsi="Open Sans" w:cs="Open Sans"/>
                <w:sz w:val="16"/>
                <w:szCs w:val="24"/>
                <w:rPrChange w:id="8049" w:author="Nicole Wu" w:date="2024-01-08T11:26:00Z">
                  <w:rPr>
                    <w:sz w:val="16"/>
                    <w:szCs w:val="24"/>
                  </w:rPr>
                </w:rPrChange>
              </w:rPr>
            </w:pPr>
            <w:r w:rsidRPr="00801E49">
              <w:rPr>
                <w:rFonts w:ascii="Open Sans" w:hAnsi="Open Sans" w:cs="Open Sans"/>
                <w:sz w:val="16"/>
                <w:szCs w:val="24"/>
                <w:rPrChange w:id="8050" w:author="Nicole Wu" w:date="2024-01-08T11:26:00Z">
                  <w:rPr>
                    <w:sz w:val="16"/>
                    <w:szCs w:val="24"/>
                  </w:rPr>
                </w:rPrChange>
              </w:rPr>
              <w:t>(0.23)</w:t>
            </w:r>
          </w:p>
        </w:tc>
        <w:tc>
          <w:tcPr>
            <w:tcW w:w="682" w:type="dxa"/>
            <w:tcBorders>
              <w:top w:val="nil"/>
              <w:left w:val="nil"/>
              <w:bottom w:val="single" w:sz="2" w:space="0" w:color="000000"/>
              <w:right w:val="nil"/>
            </w:tcBorders>
          </w:tcPr>
          <w:p w14:paraId="6BF82CB0" w14:textId="77777777" w:rsidR="00B92327" w:rsidRPr="00801E49" w:rsidRDefault="00332621" w:rsidP="0056565A">
            <w:pPr>
              <w:spacing w:after="0" w:line="259" w:lineRule="auto"/>
              <w:ind w:left="0" w:right="0" w:firstLine="0"/>
              <w:jc w:val="center"/>
              <w:rPr>
                <w:rFonts w:ascii="Open Sans" w:hAnsi="Open Sans" w:cs="Open Sans"/>
                <w:sz w:val="16"/>
                <w:szCs w:val="24"/>
                <w:rPrChange w:id="8051" w:author="Nicole Wu" w:date="2024-01-08T11:26:00Z">
                  <w:rPr>
                    <w:sz w:val="16"/>
                    <w:szCs w:val="24"/>
                  </w:rPr>
                </w:rPrChange>
              </w:rPr>
            </w:pPr>
            <w:r w:rsidRPr="00801E49">
              <w:rPr>
                <w:rFonts w:ascii="Open Sans" w:hAnsi="Open Sans" w:cs="Open Sans"/>
                <w:sz w:val="16"/>
                <w:szCs w:val="24"/>
                <w:rPrChange w:id="8052" w:author="Nicole Wu" w:date="2024-01-08T11:26:00Z">
                  <w:rPr>
                    <w:sz w:val="16"/>
                    <w:szCs w:val="24"/>
                  </w:rPr>
                </w:rPrChange>
              </w:rPr>
              <w:t>(0.30)</w:t>
            </w:r>
          </w:p>
        </w:tc>
        <w:tc>
          <w:tcPr>
            <w:tcW w:w="752" w:type="dxa"/>
            <w:tcBorders>
              <w:top w:val="nil"/>
              <w:left w:val="nil"/>
              <w:bottom w:val="single" w:sz="2" w:space="0" w:color="000000"/>
              <w:right w:val="nil"/>
            </w:tcBorders>
          </w:tcPr>
          <w:p w14:paraId="2AD74A29" w14:textId="77777777" w:rsidR="00B92327" w:rsidRPr="00801E49" w:rsidRDefault="00332621" w:rsidP="0056565A">
            <w:pPr>
              <w:spacing w:after="0" w:line="259" w:lineRule="auto"/>
              <w:ind w:left="0" w:right="0" w:firstLine="0"/>
              <w:jc w:val="center"/>
              <w:rPr>
                <w:rFonts w:ascii="Open Sans" w:hAnsi="Open Sans" w:cs="Open Sans"/>
                <w:sz w:val="16"/>
                <w:szCs w:val="24"/>
                <w:rPrChange w:id="8053" w:author="Nicole Wu" w:date="2024-01-08T11:26:00Z">
                  <w:rPr>
                    <w:sz w:val="16"/>
                    <w:szCs w:val="24"/>
                  </w:rPr>
                </w:rPrChange>
              </w:rPr>
            </w:pPr>
            <w:r w:rsidRPr="00801E49">
              <w:rPr>
                <w:rFonts w:ascii="Open Sans" w:hAnsi="Open Sans" w:cs="Open Sans"/>
                <w:sz w:val="16"/>
                <w:szCs w:val="24"/>
                <w:rPrChange w:id="8054" w:author="Nicole Wu" w:date="2024-01-08T11:26:00Z">
                  <w:rPr>
                    <w:sz w:val="16"/>
                    <w:szCs w:val="24"/>
                  </w:rPr>
                </w:rPrChange>
              </w:rPr>
              <w:t>(0.17)</w:t>
            </w:r>
          </w:p>
        </w:tc>
      </w:tr>
      <w:tr w:rsidR="00B92327" w:rsidRPr="00801E49" w14:paraId="5D62B3DD" w14:textId="77777777" w:rsidTr="00C46F67">
        <w:trPr>
          <w:trHeight w:val="169"/>
        </w:trPr>
        <w:tc>
          <w:tcPr>
            <w:tcW w:w="3208" w:type="dxa"/>
            <w:tcBorders>
              <w:top w:val="single" w:sz="2" w:space="0" w:color="000000"/>
              <w:left w:val="nil"/>
              <w:bottom w:val="double" w:sz="2" w:space="0" w:color="000000"/>
              <w:right w:val="nil"/>
            </w:tcBorders>
          </w:tcPr>
          <w:p w14:paraId="08CE1341" w14:textId="77777777" w:rsidR="00B92327" w:rsidRPr="00801E49" w:rsidRDefault="00332621" w:rsidP="0056565A">
            <w:pPr>
              <w:spacing w:after="0" w:line="259" w:lineRule="auto"/>
              <w:ind w:left="0" w:right="0" w:firstLine="0"/>
              <w:jc w:val="left"/>
              <w:rPr>
                <w:rFonts w:ascii="Open Sans" w:hAnsi="Open Sans" w:cs="Open Sans"/>
                <w:b/>
                <w:sz w:val="16"/>
                <w:szCs w:val="24"/>
                <w:rPrChange w:id="8055" w:author="Nicole Wu" w:date="2024-01-08T11:26:00Z">
                  <w:rPr>
                    <w:b/>
                    <w:bCs/>
                    <w:sz w:val="16"/>
                    <w:szCs w:val="24"/>
                  </w:rPr>
                </w:rPrChange>
              </w:rPr>
            </w:pPr>
            <w:r w:rsidRPr="00801E49">
              <w:rPr>
                <w:rFonts w:ascii="Open Sans" w:hAnsi="Open Sans" w:cs="Open Sans"/>
                <w:b/>
                <w:sz w:val="16"/>
                <w:szCs w:val="24"/>
                <w:rPrChange w:id="8056" w:author="Nicole Wu" w:date="2024-01-08T11:26:00Z">
                  <w:rPr>
                    <w:b/>
                    <w:bCs/>
                    <w:sz w:val="16"/>
                    <w:szCs w:val="24"/>
                  </w:rPr>
                </w:rPrChange>
              </w:rPr>
              <w:t>Observations</w:t>
            </w:r>
          </w:p>
        </w:tc>
        <w:tc>
          <w:tcPr>
            <w:tcW w:w="820" w:type="dxa"/>
            <w:tcBorders>
              <w:top w:val="single" w:sz="2" w:space="0" w:color="000000"/>
              <w:left w:val="nil"/>
              <w:bottom w:val="double" w:sz="2" w:space="0" w:color="000000"/>
              <w:right w:val="nil"/>
            </w:tcBorders>
          </w:tcPr>
          <w:p w14:paraId="64C56187"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57" w:author="Nicole Wu" w:date="2024-01-08T11:26:00Z">
                  <w:rPr>
                    <w:b/>
                    <w:bCs/>
                    <w:sz w:val="16"/>
                    <w:szCs w:val="24"/>
                  </w:rPr>
                </w:rPrChange>
              </w:rPr>
            </w:pPr>
            <w:r w:rsidRPr="00801E49">
              <w:rPr>
                <w:rFonts w:ascii="Open Sans" w:hAnsi="Open Sans" w:cs="Open Sans"/>
                <w:b/>
                <w:sz w:val="16"/>
                <w:szCs w:val="24"/>
                <w:rPrChange w:id="8058" w:author="Nicole Wu" w:date="2024-01-08T11:26:00Z">
                  <w:rPr>
                    <w:b/>
                    <w:bCs/>
                    <w:sz w:val="16"/>
                    <w:szCs w:val="24"/>
                  </w:rPr>
                </w:rPrChange>
              </w:rPr>
              <w:t>294</w:t>
            </w:r>
          </w:p>
        </w:tc>
        <w:tc>
          <w:tcPr>
            <w:tcW w:w="682" w:type="dxa"/>
            <w:tcBorders>
              <w:top w:val="single" w:sz="2" w:space="0" w:color="000000"/>
              <w:left w:val="nil"/>
              <w:bottom w:val="double" w:sz="2" w:space="0" w:color="000000"/>
              <w:right w:val="nil"/>
            </w:tcBorders>
          </w:tcPr>
          <w:p w14:paraId="033B6BBC"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59" w:author="Nicole Wu" w:date="2024-01-08T11:26:00Z">
                  <w:rPr>
                    <w:b/>
                    <w:bCs/>
                    <w:sz w:val="16"/>
                    <w:szCs w:val="24"/>
                  </w:rPr>
                </w:rPrChange>
              </w:rPr>
            </w:pPr>
            <w:r w:rsidRPr="00801E49">
              <w:rPr>
                <w:rFonts w:ascii="Open Sans" w:hAnsi="Open Sans" w:cs="Open Sans"/>
                <w:b/>
                <w:sz w:val="16"/>
                <w:szCs w:val="24"/>
                <w:rPrChange w:id="8060" w:author="Nicole Wu" w:date="2024-01-08T11:26:00Z">
                  <w:rPr>
                    <w:b/>
                    <w:bCs/>
                    <w:sz w:val="16"/>
                    <w:szCs w:val="24"/>
                  </w:rPr>
                </w:rPrChange>
              </w:rPr>
              <w:t>26</w:t>
            </w:r>
          </w:p>
        </w:tc>
        <w:tc>
          <w:tcPr>
            <w:tcW w:w="516" w:type="dxa"/>
            <w:tcBorders>
              <w:top w:val="single" w:sz="2" w:space="0" w:color="000000"/>
              <w:left w:val="nil"/>
              <w:bottom w:val="double" w:sz="2" w:space="0" w:color="000000"/>
              <w:right w:val="nil"/>
            </w:tcBorders>
          </w:tcPr>
          <w:p w14:paraId="19A0D029"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61" w:author="Nicole Wu" w:date="2024-01-08T11:26:00Z">
                  <w:rPr>
                    <w:b/>
                    <w:bCs/>
                    <w:sz w:val="16"/>
                    <w:szCs w:val="24"/>
                  </w:rPr>
                </w:rPrChange>
              </w:rPr>
            </w:pPr>
            <w:r w:rsidRPr="00801E49">
              <w:rPr>
                <w:rFonts w:ascii="Open Sans" w:hAnsi="Open Sans" w:cs="Open Sans"/>
                <w:b/>
                <w:sz w:val="16"/>
                <w:szCs w:val="24"/>
                <w:rPrChange w:id="8062" w:author="Nicole Wu" w:date="2024-01-08T11:26:00Z">
                  <w:rPr>
                    <w:b/>
                    <w:bCs/>
                    <w:sz w:val="16"/>
                    <w:szCs w:val="24"/>
                  </w:rPr>
                </w:rPrChange>
              </w:rPr>
              <w:t>320</w:t>
            </w:r>
          </w:p>
        </w:tc>
        <w:tc>
          <w:tcPr>
            <w:tcW w:w="820" w:type="dxa"/>
            <w:tcBorders>
              <w:top w:val="single" w:sz="2" w:space="0" w:color="000000"/>
              <w:left w:val="nil"/>
              <w:bottom w:val="double" w:sz="2" w:space="0" w:color="000000"/>
              <w:right w:val="nil"/>
            </w:tcBorders>
          </w:tcPr>
          <w:p w14:paraId="495E659A"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63" w:author="Nicole Wu" w:date="2024-01-08T11:26:00Z">
                  <w:rPr>
                    <w:b/>
                    <w:bCs/>
                    <w:sz w:val="16"/>
                    <w:szCs w:val="24"/>
                  </w:rPr>
                </w:rPrChange>
              </w:rPr>
            </w:pPr>
            <w:r w:rsidRPr="00801E49">
              <w:rPr>
                <w:rFonts w:ascii="Open Sans" w:hAnsi="Open Sans" w:cs="Open Sans"/>
                <w:b/>
                <w:sz w:val="16"/>
                <w:szCs w:val="24"/>
                <w:rPrChange w:id="8064" w:author="Nicole Wu" w:date="2024-01-08T11:26:00Z">
                  <w:rPr>
                    <w:b/>
                    <w:bCs/>
                    <w:sz w:val="16"/>
                    <w:szCs w:val="24"/>
                  </w:rPr>
                </w:rPrChange>
              </w:rPr>
              <w:t>675</w:t>
            </w:r>
          </w:p>
        </w:tc>
        <w:tc>
          <w:tcPr>
            <w:tcW w:w="682" w:type="dxa"/>
            <w:tcBorders>
              <w:top w:val="single" w:sz="2" w:space="0" w:color="000000"/>
              <w:left w:val="nil"/>
              <w:bottom w:val="double" w:sz="2" w:space="0" w:color="000000"/>
              <w:right w:val="nil"/>
            </w:tcBorders>
          </w:tcPr>
          <w:p w14:paraId="456C91F9"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65" w:author="Nicole Wu" w:date="2024-01-08T11:26:00Z">
                  <w:rPr>
                    <w:b/>
                    <w:bCs/>
                    <w:sz w:val="16"/>
                    <w:szCs w:val="24"/>
                  </w:rPr>
                </w:rPrChange>
              </w:rPr>
            </w:pPr>
            <w:r w:rsidRPr="00801E49">
              <w:rPr>
                <w:rFonts w:ascii="Open Sans" w:hAnsi="Open Sans" w:cs="Open Sans"/>
                <w:b/>
                <w:sz w:val="16"/>
                <w:szCs w:val="24"/>
                <w:rPrChange w:id="8066" w:author="Nicole Wu" w:date="2024-01-08T11:26:00Z">
                  <w:rPr>
                    <w:b/>
                    <w:bCs/>
                    <w:sz w:val="16"/>
                    <w:szCs w:val="24"/>
                  </w:rPr>
                </w:rPrChange>
              </w:rPr>
              <w:t>62</w:t>
            </w:r>
          </w:p>
        </w:tc>
        <w:tc>
          <w:tcPr>
            <w:tcW w:w="516" w:type="dxa"/>
            <w:tcBorders>
              <w:top w:val="single" w:sz="2" w:space="0" w:color="000000"/>
              <w:left w:val="nil"/>
              <w:bottom w:val="double" w:sz="2" w:space="0" w:color="000000"/>
              <w:right w:val="nil"/>
            </w:tcBorders>
          </w:tcPr>
          <w:p w14:paraId="7128CCCE"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67" w:author="Nicole Wu" w:date="2024-01-08T11:26:00Z">
                  <w:rPr>
                    <w:b/>
                    <w:bCs/>
                    <w:sz w:val="16"/>
                    <w:szCs w:val="24"/>
                  </w:rPr>
                </w:rPrChange>
              </w:rPr>
            </w:pPr>
            <w:r w:rsidRPr="00801E49">
              <w:rPr>
                <w:rFonts w:ascii="Open Sans" w:hAnsi="Open Sans" w:cs="Open Sans"/>
                <w:b/>
                <w:sz w:val="16"/>
                <w:szCs w:val="24"/>
                <w:rPrChange w:id="8068" w:author="Nicole Wu" w:date="2024-01-08T11:26:00Z">
                  <w:rPr>
                    <w:b/>
                    <w:bCs/>
                    <w:sz w:val="16"/>
                    <w:szCs w:val="24"/>
                  </w:rPr>
                </w:rPrChange>
              </w:rPr>
              <w:t>737</w:t>
            </w:r>
          </w:p>
        </w:tc>
        <w:tc>
          <w:tcPr>
            <w:tcW w:w="820" w:type="dxa"/>
            <w:tcBorders>
              <w:top w:val="single" w:sz="2" w:space="0" w:color="000000"/>
              <w:left w:val="nil"/>
              <w:bottom w:val="double" w:sz="2" w:space="0" w:color="000000"/>
              <w:right w:val="nil"/>
            </w:tcBorders>
          </w:tcPr>
          <w:p w14:paraId="4545E263"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69" w:author="Nicole Wu" w:date="2024-01-08T11:26:00Z">
                  <w:rPr>
                    <w:b/>
                    <w:bCs/>
                    <w:sz w:val="16"/>
                    <w:szCs w:val="24"/>
                  </w:rPr>
                </w:rPrChange>
              </w:rPr>
            </w:pPr>
            <w:r w:rsidRPr="00801E49">
              <w:rPr>
                <w:rFonts w:ascii="Open Sans" w:hAnsi="Open Sans" w:cs="Open Sans"/>
                <w:b/>
                <w:sz w:val="16"/>
                <w:szCs w:val="24"/>
                <w:rPrChange w:id="8070" w:author="Nicole Wu" w:date="2024-01-08T11:26:00Z">
                  <w:rPr>
                    <w:b/>
                    <w:bCs/>
                    <w:sz w:val="16"/>
                    <w:szCs w:val="24"/>
                  </w:rPr>
                </w:rPrChange>
              </w:rPr>
              <w:t>969</w:t>
            </w:r>
          </w:p>
        </w:tc>
        <w:tc>
          <w:tcPr>
            <w:tcW w:w="682" w:type="dxa"/>
            <w:tcBorders>
              <w:top w:val="single" w:sz="2" w:space="0" w:color="000000"/>
              <w:left w:val="nil"/>
              <w:bottom w:val="double" w:sz="2" w:space="0" w:color="000000"/>
              <w:right w:val="nil"/>
            </w:tcBorders>
          </w:tcPr>
          <w:p w14:paraId="250ACB01"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71" w:author="Nicole Wu" w:date="2024-01-08T11:26:00Z">
                  <w:rPr>
                    <w:b/>
                    <w:bCs/>
                    <w:sz w:val="16"/>
                    <w:szCs w:val="24"/>
                  </w:rPr>
                </w:rPrChange>
              </w:rPr>
            </w:pPr>
            <w:r w:rsidRPr="00801E49">
              <w:rPr>
                <w:rFonts w:ascii="Open Sans" w:hAnsi="Open Sans" w:cs="Open Sans"/>
                <w:b/>
                <w:sz w:val="16"/>
                <w:szCs w:val="24"/>
                <w:rPrChange w:id="8072" w:author="Nicole Wu" w:date="2024-01-08T11:26:00Z">
                  <w:rPr>
                    <w:b/>
                    <w:bCs/>
                    <w:sz w:val="16"/>
                    <w:szCs w:val="24"/>
                  </w:rPr>
                </w:rPrChange>
              </w:rPr>
              <w:t>88</w:t>
            </w:r>
          </w:p>
        </w:tc>
        <w:tc>
          <w:tcPr>
            <w:tcW w:w="752" w:type="dxa"/>
            <w:tcBorders>
              <w:top w:val="single" w:sz="2" w:space="0" w:color="000000"/>
              <w:left w:val="nil"/>
              <w:bottom w:val="double" w:sz="2" w:space="0" w:color="000000"/>
              <w:right w:val="nil"/>
            </w:tcBorders>
          </w:tcPr>
          <w:p w14:paraId="2A1AB371" w14:textId="77777777" w:rsidR="00B92327" w:rsidRPr="00801E49" w:rsidRDefault="00332621" w:rsidP="0056565A">
            <w:pPr>
              <w:spacing w:after="0" w:line="259" w:lineRule="auto"/>
              <w:ind w:left="0" w:right="0" w:firstLine="0"/>
              <w:jc w:val="center"/>
              <w:rPr>
                <w:rFonts w:ascii="Open Sans" w:hAnsi="Open Sans" w:cs="Open Sans"/>
                <w:b/>
                <w:sz w:val="16"/>
                <w:szCs w:val="24"/>
                <w:rPrChange w:id="8073" w:author="Nicole Wu" w:date="2024-01-08T11:26:00Z">
                  <w:rPr>
                    <w:b/>
                    <w:bCs/>
                    <w:sz w:val="16"/>
                    <w:szCs w:val="24"/>
                  </w:rPr>
                </w:rPrChange>
              </w:rPr>
            </w:pPr>
            <w:r w:rsidRPr="00801E49">
              <w:rPr>
                <w:rFonts w:ascii="Open Sans" w:hAnsi="Open Sans" w:cs="Open Sans"/>
                <w:b/>
                <w:sz w:val="16"/>
                <w:szCs w:val="24"/>
                <w:rPrChange w:id="8074" w:author="Nicole Wu" w:date="2024-01-08T11:26:00Z">
                  <w:rPr>
                    <w:b/>
                    <w:bCs/>
                    <w:sz w:val="16"/>
                    <w:szCs w:val="24"/>
                  </w:rPr>
                </w:rPrChange>
              </w:rPr>
              <w:t>1,057</w:t>
            </w:r>
          </w:p>
        </w:tc>
      </w:tr>
    </w:tbl>
    <w:p w14:paraId="2E9B1FDF" w14:textId="77777777" w:rsidR="00B92327" w:rsidRPr="00801E49" w:rsidRDefault="00332621" w:rsidP="0056565A">
      <w:pPr>
        <w:spacing w:after="0" w:line="259" w:lineRule="auto"/>
        <w:ind w:left="0" w:right="0" w:firstLine="0"/>
        <w:jc w:val="left"/>
        <w:rPr>
          <w:rFonts w:ascii="Open Sans" w:hAnsi="Open Sans" w:cs="Open Sans"/>
          <w:sz w:val="16"/>
          <w:szCs w:val="24"/>
          <w:rPrChange w:id="8075" w:author="Nicole Wu" w:date="2024-01-08T11:26:00Z">
            <w:rPr>
              <w:sz w:val="16"/>
              <w:szCs w:val="24"/>
            </w:rPr>
          </w:rPrChange>
        </w:rPr>
      </w:pPr>
      <w:r w:rsidRPr="00801E49">
        <w:rPr>
          <w:rFonts w:ascii="Open Sans" w:hAnsi="Open Sans" w:cs="Open Sans"/>
          <w:sz w:val="16"/>
          <w:szCs w:val="24"/>
          <w:rPrChange w:id="8076" w:author="Nicole Wu" w:date="2024-01-08T11:26:00Z">
            <w:rPr>
              <w:sz w:val="16"/>
              <w:szCs w:val="24"/>
            </w:rPr>
          </w:rPrChange>
        </w:rPr>
        <w:t>Note: Robust standard errors in parentheses; * p&lt;0.05, ** p&lt;0.01, *** p&lt;0.001.</w:t>
      </w:r>
      <w:r w:rsidRPr="00801E49">
        <w:rPr>
          <w:rFonts w:ascii="Open Sans" w:hAnsi="Open Sans" w:cs="Open Sans"/>
          <w:sz w:val="16"/>
          <w:szCs w:val="24"/>
          <w:rPrChange w:id="8077" w:author="Nicole Wu" w:date="2024-01-08T11:26:00Z">
            <w:rPr>
              <w:sz w:val="16"/>
              <w:szCs w:val="24"/>
            </w:rPr>
          </w:rPrChange>
        </w:rPr>
        <w:br w:type="page"/>
      </w:r>
    </w:p>
    <w:p w14:paraId="102267C9" w14:textId="77777777" w:rsidR="00B92327" w:rsidRPr="00801E49" w:rsidRDefault="00332621">
      <w:pPr>
        <w:pStyle w:val="Heading2"/>
        <w:spacing w:after="101"/>
        <w:ind w:left="598" w:hanging="613"/>
        <w:rPr>
          <w:rFonts w:ascii="Open Sans" w:hAnsi="Open Sans" w:cs="Open Sans"/>
          <w:rPrChange w:id="8078" w:author="Nicole Wu" w:date="2024-01-08T11:26:00Z">
            <w:rPr/>
          </w:rPrChange>
        </w:rPr>
      </w:pPr>
      <w:bookmarkStart w:id="8079" w:name="_Toc135994"/>
      <w:r w:rsidRPr="00801E49">
        <w:rPr>
          <w:rFonts w:ascii="Open Sans" w:hAnsi="Open Sans" w:cs="Open Sans"/>
          <w:rPrChange w:id="8080" w:author="Nicole Wu" w:date="2024-01-08T11:26:00Z">
            <w:rPr/>
          </w:rPrChange>
        </w:rPr>
        <w:t>Remote Attrition</w:t>
      </w:r>
      <w:bookmarkEnd w:id="8079"/>
    </w:p>
    <w:p w14:paraId="12F43F39" w14:textId="77777777" w:rsidR="00B92327" w:rsidRPr="00801E49" w:rsidRDefault="00332621">
      <w:pPr>
        <w:spacing w:after="0" w:line="259" w:lineRule="auto"/>
        <w:jc w:val="center"/>
        <w:rPr>
          <w:rFonts w:ascii="Open Sans" w:hAnsi="Open Sans" w:cs="Open Sans"/>
          <w:rPrChange w:id="8081" w:author="Nicole Wu" w:date="2024-01-08T11:26:00Z">
            <w:rPr/>
          </w:rPrChange>
        </w:rPr>
      </w:pPr>
      <w:r w:rsidRPr="00801E49">
        <w:rPr>
          <w:rFonts w:ascii="Open Sans" w:hAnsi="Open Sans" w:cs="Open Sans"/>
          <w:sz w:val="17"/>
          <w:rPrChange w:id="8082" w:author="Nicole Wu" w:date="2024-01-08T11:26:00Z">
            <w:rPr>
              <w:sz w:val="17"/>
            </w:rPr>
          </w:rPrChange>
        </w:rPr>
        <w:t>Table 19: Balance Table for Randomized Questionnaire Length Assignment in Remote Survey: Completed vs. Attrition</w:t>
      </w:r>
    </w:p>
    <w:tbl>
      <w:tblPr>
        <w:tblW w:w="9498" w:type="dxa"/>
        <w:tblCellMar>
          <w:top w:w="18" w:type="dxa"/>
          <w:right w:w="90" w:type="dxa"/>
        </w:tblCellMar>
        <w:tblLook w:val="04A0" w:firstRow="1" w:lastRow="0" w:firstColumn="1" w:lastColumn="0" w:noHBand="0" w:noVBand="1"/>
      </w:tblPr>
      <w:tblGrid>
        <w:gridCol w:w="1937"/>
        <w:gridCol w:w="1022"/>
        <w:gridCol w:w="847"/>
        <w:gridCol w:w="658"/>
        <w:gridCol w:w="1022"/>
        <w:gridCol w:w="847"/>
        <w:gridCol w:w="588"/>
        <w:gridCol w:w="1022"/>
        <w:gridCol w:w="847"/>
        <w:gridCol w:w="708"/>
      </w:tblGrid>
      <w:tr w:rsidR="009E169A" w:rsidRPr="00801E49" w14:paraId="66A0DF0D" w14:textId="77777777" w:rsidTr="009E169A">
        <w:trPr>
          <w:trHeight w:val="163"/>
        </w:trPr>
        <w:tc>
          <w:tcPr>
            <w:tcW w:w="3038" w:type="dxa"/>
            <w:tcBorders>
              <w:top w:val="double" w:sz="2" w:space="0" w:color="000000"/>
              <w:left w:val="nil"/>
              <w:bottom w:val="nil"/>
              <w:right w:val="nil"/>
            </w:tcBorders>
          </w:tcPr>
          <w:p w14:paraId="3F2A1FD6" w14:textId="77777777" w:rsidR="009E169A" w:rsidRPr="00801E49" w:rsidRDefault="009E169A" w:rsidP="00C46F67">
            <w:pPr>
              <w:spacing w:after="0" w:line="259" w:lineRule="auto"/>
              <w:ind w:left="0" w:right="0" w:firstLine="0"/>
              <w:jc w:val="left"/>
              <w:rPr>
                <w:rFonts w:ascii="Open Sans" w:hAnsi="Open Sans" w:cs="Open Sans"/>
                <w:b/>
                <w:sz w:val="16"/>
                <w:szCs w:val="24"/>
                <w:rPrChange w:id="8083" w:author="Nicole Wu" w:date="2024-01-08T11:26:00Z">
                  <w:rPr>
                    <w:b/>
                    <w:bCs/>
                    <w:sz w:val="16"/>
                    <w:szCs w:val="24"/>
                  </w:rPr>
                </w:rPrChange>
              </w:rPr>
            </w:pPr>
          </w:p>
        </w:tc>
        <w:tc>
          <w:tcPr>
            <w:tcW w:w="2224" w:type="dxa"/>
            <w:gridSpan w:val="3"/>
            <w:tcBorders>
              <w:top w:val="double" w:sz="2" w:space="0" w:color="000000"/>
              <w:left w:val="nil"/>
              <w:bottom w:val="nil"/>
              <w:right w:val="nil"/>
            </w:tcBorders>
          </w:tcPr>
          <w:p w14:paraId="7485DBBE" w14:textId="3B85803E" w:rsidR="009E169A" w:rsidRPr="00801E49" w:rsidRDefault="009E169A" w:rsidP="009E169A">
            <w:pPr>
              <w:spacing w:after="0" w:line="259" w:lineRule="auto"/>
              <w:ind w:left="0" w:right="0" w:firstLine="0"/>
              <w:jc w:val="center"/>
              <w:rPr>
                <w:rFonts w:ascii="Open Sans" w:hAnsi="Open Sans" w:cs="Open Sans"/>
                <w:b/>
                <w:sz w:val="16"/>
                <w:szCs w:val="24"/>
                <w:rPrChange w:id="8084" w:author="Nicole Wu" w:date="2024-01-08T11:26:00Z">
                  <w:rPr>
                    <w:b/>
                    <w:bCs/>
                    <w:sz w:val="16"/>
                    <w:szCs w:val="24"/>
                  </w:rPr>
                </w:rPrChange>
              </w:rPr>
            </w:pPr>
            <w:r w:rsidRPr="00801E49">
              <w:rPr>
                <w:rFonts w:ascii="Open Sans" w:hAnsi="Open Sans" w:cs="Open Sans"/>
                <w:b/>
                <w:sz w:val="16"/>
                <w:szCs w:val="24"/>
                <w:rPrChange w:id="8085" w:author="Nicole Wu" w:date="2024-01-08T11:26:00Z">
                  <w:rPr>
                    <w:b/>
                    <w:bCs/>
                    <w:sz w:val="16"/>
                    <w:szCs w:val="24"/>
                  </w:rPr>
                </w:rPrChange>
              </w:rPr>
              <w:t>Own Phone</w:t>
            </w:r>
          </w:p>
        </w:tc>
        <w:tc>
          <w:tcPr>
            <w:tcW w:w="2000" w:type="dxa"/>
            <w:gridSpan w:val="3"/>
            <w:tcBorders>
              <w:top w:val="double" w:sz="2" w:space="0" w:color="000000"/>
              <w:left w:val="nil"/>
              <w:bottom w:val="nil"/>
              <w:right w:val="nil"/>
            </w:tcBorders>
          </w:tcPr>
          <w:p w14:paraId="53242A93" w14:textId="08585CC2" w:rsidR="009E169A" w:rsidRPr="00801E49" w:rsidRDefault="009E169A" w:rsidP="009E169A">
            <w:pPr>
              <w:spacing w:after="0" w:line="259" w:lineRule="auto"/>
              <w:ind w:left="0" w:right="0" w:firstLine="0"/>
              <w:jc w:val="center"/>
              <w:rPr>
                <w:rFonts w:ascii="Open Sans" w:hAnsi="Open Sans" w:cs="Open Sans"/>
                <w:b/>
                <w:sz w:val="16"/>
                <w:szCs w:val="24"/>
                <w:rPrChange w:id="8086" w:author="Nicole Wu" w:date="2024-01-08T11:26:00Z">
                  <w:rPr>
                    <w:b/>
                    <w:bCs/>
                    <w:sz w:val="16"/>
                    <w:szCs w:val="24"/>
                  </w:rPr>
                </w:rPrChange>
              </w:rPr>
            </w:pPr>
            <w:r w:rsidRPr="00801E49">
              <w:rPr>
                <w:rFonts w:ascii="Open Sans" w:hAnsi="Open Sans" w:cs="Open Sans"/>
                <w:b/>
                <w:sz w:val="16"/>
                <w:szCs w:val="24"/>
                <w:rPrChange w:id="8087" w:author="Nicole Wu" w:date="2024-01-08T11:26:00Z">
                  <w:rPr>
                    <w:b/>
                    <w:bCs/>
                    <w:sz w:val="16"/>
                    <w:szCs w:val="24"/>
                  </w:rPr>
                </w:rPrChange>
              </w:rPr>
              <w:t>No Phone</w:t>
            </w:r>
          </w:p>
        </w:tc>
        <w:tc>
          <w:tcPr>
            <w:tcW w:w="2236" w:type="dxa"/>
            <w:gridSpan w:val="3"/>
            <w:tcBorders>
              <w:top w:val="double" w:sz="2" w:space="0" w:color="000000"/>
              <w:left w:val="nil"/>
              <w:bottom w:val="nil"/>
              <w:right w:val="nil"/>
            </w:tcBorders>
          </w:tcPr>
          <w:p w14:paraId="7868C6D5" w14:textId="7D5FC7C2" w:rsidR="009E169A" w:rsidRPr="00801E49" w:rsidRDefault="009E169A" w:rsidP="009E169A">
            <w:pPr>
              <w:spacing w:after="0" w:line="259" w:lineRule="auto"/>
              <w:ind w:left="0" w:right="0" w:firstLine="0"/>
              <w:jc w:val="center"/>
              <w:rPr>
                <w:rFonts w:ascii="Open Sans" w:hAnsi="Open Sans" w:cs="Open Sans"/>
                <w:b/>
                <w:sz w:val="16"/>
                <w:szCs w:val="24"/>
                <w:rPrChange w:id="8088" w:author="Nicole Wu" w:date="2024-01-08T11:26:00Z">
                  <w:rPr>
                    <w:b/>
                    <w:bCs/>
                    <w:sz w:val="16"/>
                    <w:szCs w:val="24"/>
                  </w:rPr>
                </w:rPrChange>
              </w:rPr>
            </w:pPr>
            <w:r w:rsidRPr="00801E49">
              <w:rPr>
                <w:rFonts w:ascii="Open Sans" w:hAnsi="Open Sans" w:cs="Open Sans"/>
                <w:b/>
                <w:sz w:val="16"/>
                <w:szCs w:val="24"/>
                <w:rPrChange w:id="8089" w:author="Nicole Wu" w:date="2024-01-08T11:26:00Z">
                  <w:rPr>
                    <w:b/>
                    <w:bCs/>
                    <w:sz w:val="16"/>
                    <w:szCs w:val="24"/>
                  </w:rPr>
                </w:rPrChange>
              </w:rPr>
              <w:t>Total Remote</w:t>
            </w:r>
          </w:p>
        </w:tc>
      </w:tr>
      <w:tr w:rsidR="00B92327" w:rsidRPr="00801E49" w14:paraId="10BC21D9" w14:textId="77777777" w:rsidTr="009E169A">
        <w:trPr>
          <w:trHeight w:val="148"/>
        </w:trPr>
        <w:tc>
          <w:tcPr>
            <w:tcW w:w="3038" w:type="dxa"/>
            <w:tcBorders>
              <w:top w:val="nil"/>
              <w:left w:val="nil"/>
              <w:bottom w:val="single" w:sz="2" w:space="0" w:color="000000"/>
              <w:right w:val="nil"/>
            </w:tcBorders>
          </w:tcPr>
          <w:p w14:paraId="4499D15C" w14:textId="77777777" w:rsidR="00B92327" w:rsidRPr="00801E49" w:rsidRDefault="00332621" w:rsidP="00C46F67">
            <w:pPr>
              <w:spacing w:after="0" w:line="259" w:lineRule="auto"/>
              <w:ind w:left="0" w:right="0" w:firstLine="0"/>
              <w:jc w:val="left"/>
              <w:rPr>
                <w:rFonts w:ascii="Open Sans" w:hAnsi="Open Sans" w:cs="Open Sans"/>
                <w:b/>
                <w:sz w:val="16"/>
                <w:szCs w:val="24"/>
                <w:rPrChange w:id="8090" w:author="Nicole Wu" w:date="2024-01-08T11:26:00Z">
                  <w:rPr>
                    <w:b/>
                    <w:bCs/>
                    <w:sz w:val="16"/>
                    <w:szCs w:val="24"/>
                  </w:rPr>
                </w:rPrChange>
              </w:rPr>
            </w:pPr>
            <w:r w:rsidRPr="00801E49">
              <w:rPr>
                <w:rFonts w:ascii="Open Sans" w:hAnsi="Open Sans" w:cs="Open Sans"/>
                <w:b/>
                <w:sz w:val="16"/>
                <w:szCs w:val="24"/>
                <w:rPrChange w:id="8091" w:author="Nicole Wu" w:date="2024-01-08T11:26:00Z">
                  <w:rPr>
                    <w:b/>
                    <w:bCs/>
                    <w:sz w:val="16"/>
                    <w:szCs w:val="24"/>
                  </w:rPr>
                </w:rPrChange>
              </w:rPr>
              <w:t>Variable</w:t>
            </w:r>
          </w:p>
        </w:tc>
        <w:tc>
          <w:tcPr>
            <w:tcW w:w="819" w:type="dxa"/>
            <w:tcBorders>
              <w:top w:val="nil"/>
              <w:left w:val="nil"/>
              <w:bottom w:val="single" w:sz="2" w:space="0" w:color="000000"/>
              <w:right w:val="nil"/>
            </w:tcBorders>
          </w:tcPr>
          <w:p w14:paraId="5C0195E1"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092" w:author="Nicole Wu" w:date="2024-01-08T11:26:00Z">
                  <w:rPr>
                    <w:b/>
                    <w:bCs/>
                    <w:sz w:val="16"/>
                    <w:szCs w:val="24"/>
                  </w:rPr>
                </w:rPrChange>
              </w:rPr>
            </w:pPr>
            <w:r w:rsidRPr="00801E49">
              <w:rPr>
                <w:rFonts w:ascii="Open Sans" w:hAnsi="Open Sans" w:cs="Open Sans"/>
                <w:b/>
                <w:sz w:val="16"/>
                <w:szCs w:val="24"/>
                <w:rPrChange w:id="8093" w:author="Nicole Wu" w:date="2024-01-08T11:26:00Z">
                  <w:rPr>
                    <w:b/>
                    <w:bCs/>
                    <w:sz w:val="16"/>
                    <w:szCs w:val="24"/>
                  </w:rPr>
                </w:rPrChange>
              </w:rPr>
              <w:t>Completed</w:t>
            </w:r>
          </w:p>
        </w:tc>
        <w:tc>
          <w:tcPr>
            <w:tcW w:w="679" w:type="dxa"/>
            <w:tcBorders>
              <w:top w:val="nil"/>
              <w:left w:val="nil"/>
              <w:bottom w:val="single" w:sz="2" w:space="0" w:color="000000"/>
              <w:right w:val="nil"/>
            </w:tcBorders>
          </w:tcPr>
          <w:p w14:paraId="43DFC250"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094" w:author="Nicole Wu" w:date="2024-01-08T11:26:00Z">
                  <w:rPr>
                    <w:b/>
                    <w:bCs/>
                    <w:sz w:val="16"/>
                    <w:szCs w:val="24"/>
                  </w:rPr>
                </w:rPrChange>
              </w:rPr>
            </w:pPr>
            <w:r w:rsidRPr="00801E49">
              <w:rPr>
                <w:rFonts w:ascii="Open Sans" w:hAnsi="Open Sans" w:cs="Open Sans"/>
                <w:b/>
                <w:sz w:val="16"/>
                <w:szCs w:val="24"/>
                <w:rPrChange w:id="8095" w:author="Nicole Wu" w:date="2024-01-08T11:26:00Z">
                  <w:rPr>
                    <w:b/>
                    <w:bCs/>
                    <w:sz w:val="16"/>
                    <w:szCs w:val="24"/>
                  </w:rPr>
                </w:rPrChange>
              </w:rPr>
              <w:t>Attrition</w:t>
            </w:r>
          </w:p>
        </w:tc>
        <w:tc>
          <w:tcPr>
            <w:tcW w:w="726" w:type="dxa"/>
            <w:tcBorders>
              <w:top w:val="nil"/>
              <w:left w:val="nil"/>
              <w:bottom w:val="single" w:sz="2" w:space="0" w:color="000000"/>
              <w:right w:val="nil"/>
            </w:tcBorders>
          </w:tcPr>
          <w:p w14:paraId="7A2E4E47"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096" w:author="Nicole Wu" w:date="2024-01-08T11:26:00Z">
                  <w:rPr>
                    <w:b/>
                    <w:bCs/>
                    <w:sz w:val="16"/>
                    <w:szCs w:val="24"/>
                  </w:rPr>
                </w:rPrChange>
              </w:rPr>
            </w:pPr>
            <w:r w:rsidRPr="00801E49">
              <w:rPr>
                <w:rFonts w:ascii="Open Sans" w:hAnsi="Open Sans" w:cs="Open Sans"/>
                <w:b/>
                <w:sz w:val="16"/>
                <w:szCs w:val="24"/>
                <w:rPrChange w:id="8097" w:author="Nicole Wu" w:date="2024-01-08T11:26:00Z">
                  <w:rPr>
                    <w:b/>
                    <w:bCs/>
                    <w:sz w:val="16"/>
                    <w:szCs w:val="24"/>
                  </w:rPr>
                </w:rPrChange>
              </w:rPr>
              <w:t>Diff</w:t>
            </w:r>
          </w:p>
        </w:tc>
        <w:tc>
          <w:tcPr>
            <w:tcW w:w="819" w:type="dxa"/>
            <w:tcBorders>
              <w:top w:val="nil"/>
              <w:left w:val="nil"/>
              <w:bottom w:val="single" w:sz="2" w:space="0" w:color="000000"/>
              <w:right w:val="nil"/>
            </w:tcBorders>
          </w:tcPr>
          <w:p w14:paraId="5D7DE41D"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098" w:author="Nicole Wu" w:date="2024-01-08T11:26:00Z">
                  <w:rPr>
                    <w:b/>
                    <w:bCs/>
                    <w:sz w:val="16"/>
                    <w:szCs w:val="24"/>
                  </w:rPr>
                </w:rPrChange>
              </w:rPr>
            </w:pPr>
            <w:r w:rsidRPr="00801E49">
              <w:rPr>
                <w:rFonts w:ascii="Open Sans" w:hAnsi="Open Sans" w:cs="Open Sans"/>
                <w:b/>
                <w:sz w:val="16"/>
                <w:szCs w:val="24"/>
                <w:rPrChange w:id="8099" w:author="Nicole Wu" w:date="2024-01-08T11:26:00Z">
                  <w:rPr>
                    <w:b/>
                    <w:bCs/>
                    <w:sz w:val="16"/>
                    <w:szCs w:val="24"/>
                  </w:rPr>
                </w:rPrChange>
              </w:rPr>
              <w:t>Completed</w:t>
            </w:r>
          </w:p>
        </w:tc>
        <w:tc>
          <w:tcPr>
            <w:tcW w:w="677" w:type="dxa"/>
            <w:tcBorders>
              <w:top w:val="nil"/>
              <w:left w:val="nil"/>
              <w:bottom w:val="single" w:sz="2" w:space="0" w:color="000000"/>
              <w:right w:val="nil"/>
            </w:tcBorders>
          </w:tcPr>
          <w:p w14:paraId="41A52326"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100" w:author="Nicole Wu" w:date="2024-01-08T11:26:00Z">
                  <w:rPr>
                    <w:b/>
                    <w:bCs/>
                    <w:sz w:val="16"/>
                    <w:szCs w:val="24"/>
                  </w:rPr>
                </w:rPrChange>
              </w:rPr>
            </w:pPr>
            <w:r w:rsidRPr="00801E49">
              <w:rPr>
                <w:rFonts w:ascii="Open Sans" w:hAnsi="Open Sans" w:cs="Open Sans"/>
                <w:b/>
                <w:sz w:val="16"/>
                <w:szCs w:val="24"/>
                <w:rPrChange w:id="8101" w:author="Nicole Wu" w:date="2024-01-08T11:26:00Z">
                  <w:rPr>
                    <w:b/>
                    <w:bCs/>
                    <w:sz w:val="16"/>
                    <w:szCs w:val="24"/>
                  </w:rPr>
                </w:rPrChange>
              </w:rPr>
              <w:t>Attrition</w:t>
            </w:r>
          </w:p>
        </w:tc>
        <w:tc>
          <w:tcPr>
            <w:tcW w:w="504" w:type="dxa"/>
            <w:tcBorders>
              <w:top w:val="nil"/>
              <w:left w:val="nil"/>
              <w:bottom w:val="single" w:sz="2" w:space="0" w:color="000000"/>
              <w:right w:val="nil"/>
            </w:tcBorders>
          </w:tcPr>
          <w:p w14:paraId="774230E2"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102" w:author="Nicole Wu" w:date="2024-01-08T11:26:00Z">
                  <w:rPr>
                    <w:b/>
                    <w:bCs/>
                    <w:sz w:val="16"/>
                    <w:szCs w:val="24"/>
                  </w:rPr>
                </w:rPrChange>
              </w:rPr>
            </w:pPr>
            <w:r w:rsidRPr="00801E49">
              <w:rPr>
                <w:rFonts w:ascii="Open Sans" w:hAnsi="Open Sans" w:cs="Open Sans"/>
                <w:b/>
                <w:sz w:val="16"/>
                <w:szCs w:val="24"/>
                <w:rPrChange w:id="8103" w:author="Nicole Wu" w:date="2024-01-08T11:26:00Z">
                  <w:rPr>
                    <w:b/>
                    <w:bCs/>
                    <w:sz w:val="16"/>
                    <w:szCs w:val="24"/>
                  </w:rPr>
                </w:rPrChange>
              </w:rPr>
              <w:t>Diff</w:t>
            </w:r>
          </w:p>
        </w:tc>
        <w:tc>
          <w:tcPr>
            <w:tcW w:w="819" w:type="dxa"/>
            <w:tcBorders>
              <w:top w:val="nil"/>
              <w:left w:val="nil"/>
              <w:bottom w:val="single" w:sz="2" w:space="0" w:color="000000"/>
              <w:right w:val="nil"/>
            </w:tcBorders>
          </w:tcPr>
          <w:p w14:paraId="415A4444"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104" w:author="Nicole Wu" w:date="2024-01-08T11:26:00Z">
                  <w:rPr>
                    <w:b/>
                    <w:bCs/>
                    <w:sz w:val="16"/>
                    <w:szCs w:val="24"/>
                  </w:rPr>
                </w:rPrChange>
              </w:rPr>
            </w:pPr>
            <w:r w:rsidRPr="00801E49">
              <w:rPr>
                <w:rFonts w:ascii="Open Sans" w:hAnsi="Open Sans" w:cs="Open Sans"/>
                <w:b/>
                <w:sz w:val="16"/>
                <w:szCs w:val="24"/>
                <w:rPrChange w:id="8105" w:author="Nicole Wu" w:date="2024-01-08T11:26:00Z">
                  <w:rPr>
                    <w:b/>
                    <w:bCs/>
                    <w:sz w:val="16"/>
                    <w:szCs w:val="24"/>
                  </w:rPr>
                </w:rPrChange>
              </w:rPr>
              <w:t>Completed</w:t>
            </w:r>
          </w:p>
        </w:tc>
        <w:tc>
          <w:tcPr>
            <w:tcW w:w="677" w:type="dxa"/>
            <w:tcBorders>
              <w:top w:val="nil"/>
              <w:left w:val="nil"/>
              <w:bottom w:val="single" w:sz="2" w:space="0" w:color="000000"/>
              <w:right w:val="nil"/>
            </w:tcBorders>
          </w:tcPr>
          <w:p w14:paraId="3EF9A96A"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106" w:author="Nicole Wu" w:date="2024-01-08T11:26:00Z">
                  <w:rPr>
                    <w:b/>
                    <w:bCs/>
                    <w:sz w:val="16"/>
                    <w:szCs w:val="24"/>
                  </w:rPr>
                </w:rPrChange>
              </w:rPr>
            </w:pPr>
            <w:r w:rsidRPr="00801E49">
              <w:rPr>
                <w:rFonts w:ascii="Open Sans" w:hAnsi="Open Sans" w:cs="Open Sans"/>
                <w:b/>
                <w:sz w:val="16"/>
                <w:szCs w:val="24"/>
                <w:rPrChange w:id="8107" w:author="Nicole Wu" w:date="2024-01-08T11:26:00Z">
                  <w:rPr>
                    <w:b/>
                    <w:bCs/>
                    <w:sz w:val="16"/>
                    <w:szCs w:val="24"/>
                  </w:rPr>
                </w:rPrChange>
              </w:rPr>
              <w:t>Attrition</w:t>
            </w:r>
          </w:p>
        </w:tc>
        <w:tc>
          <w:tcPr>
            <w:tcW w:w="740" w:type="dxa"/>
            <w:tcBorders>
              <w:top w:val="nil"/>
              <w:left w:val="nil"/>
              <w:bottom w:val="single" w:sz="2" w:space="0" w:color="000000"/>
              <w:right w:val="nil"/>
            </w:tcBorders>
          </w:tcPr>
          <w:p w14:paraId="0AE510A4" w14:textId="77777777" w:rsidR="00B92327" w:rsidRPr="00801E49" w:rsidRDefault="00332621" w:rsidP="009E169A">
            <w:pPr>
              <w:spacing w:after="0" w:line="259" w:lineRule="auto"/>
              <w:ind w:left="0" w:right="0" w:firstLine="0"/>
              <w:jc w:val="center"/>
              <w:rPr>
                <w:rFonts w:ascii="Open Sans" w:hAnsi="Open Sans" w:cs="Open Sans"/>
                <w:b/>
                <w:sz w:val="16"/>
                <w:szCs w:val="24"/>
                <w:rPrChange w:id="8108" w:author="Nicole Wu" w:date="2024-01-08T11:26:00Z">
                  <w:rPr>
                    <w:b/>
                    <w:bCs/>
                    <w:sz w:val="16"/>
                    <w:szCs w:val="24"/>
                  </w:rPr>
                </w:rPrChange>
              </w:rPr>
            </w:pPr>
            <w:r w:rsidRPr="00801E49">
              <w:rPr>
                <w:rFonts w:ascii="Open Sans" w:hAnsi="Open Sans" w:cs="Open Sans"/>
                <w:b/>
                <w:sz w:val="16"/>
                <w:szCs w:val="24"/>
                <w:rPrChange w:id="8109" w:author="Nicole Wu" w:date="2024-01-08T11:26:00Z">
                  <w:rPr>
                    <w:b/>
                    <w:bCs/>
                    <w:sz w:val="16"/>
                    <w:szCs w:val="24"/>
                  </w:rPr>
                </w:rPrChange>
              </w:rPr>
              <w:t>Diff</w:t>
            </w:r>
          </w:p>
        </w:tc>
      </w:tr>
      <w:tr w:rsidR="00B92327" w:rsidRPr="00801E49" w14:paraId="013A37A3" w14:textId="77777777" w:rsidTr="009E169A">
        <w:trPr>
          <w:trHeight w:val="145"/>
        </w:trPr>
        <w:tc>
          <w:tcPr>
            <w:tcW w:w="3038" w:type="dxa"/>
            <w:tcBorders>
              <w:top w:val="single" w:sz="2" w:space="0" w:color="000000"/>
              <w:left w:val="nil"/>
              <w:bottom w:val="nil"/>
              <w:right w:val="nil"/>
            </w:tcBorders>
          </w:tcPr>
          <w:p w14:paraId="1C6B3323" w14:textId="77777777" w:rsidR="00B92327" w:rsidRPr="00801E49" w:rsidRDefault="00332621" w:rsidP="00C46F67">
            <w:pPr>
              <w:spacing w:after="0" w:line="259" w:lineRule="auto"/>
              <w:ind w:left="0" w:right="0" w:firstLine="0"/>
              <w:jc w:val="left"/>
              <w:rPr>
                <w:rFonts w:ascii="Open Sans" w:hAnsi="Open Sans" w:cs="Open Sans"/>
                <w:sz w:val="16"/>
                <w:szCs w:val="24"/>
                <w:rPrChange w:id="8110" w:author="Nicole Wu" w:date="2024-01-08T11:26:00Z">
                  <w:rPr>
                    <w:sz w:val="16"/>
                    <w:szCs w:val="24"/>
                  </w:rPr>
                </w:rPrChange>
              </w:rPr>
            </w:pPr>
            <w:r w:rsidRPr="00801E49">
              <w:rPr>
                <w:rFonts w:ascii="Open Sans" w:hAnsi="Open Sans" w:cs="Open Sans"/>
                <w:sz w:val="16"/>
                <w:szCs w:val="24"/>
                <w:rPrChange w:id="8111" w:author="Nicole Wu" w:date="2024-01-08T11:26:00Z">
                  <w:rPr>
                    <w:sz w:val="16"/>
                    <w:szCs w:val="24"/>
                  </w:rPr>
                </w:rPrChange>
              </w:rPr>
              <w:t>List respondent age</w:t>
            </w:r>
          </w:p>
        </w:tc>
        <w:tc>
          <w:tcPr>
            <w:tcW w:w="819" w:type="dxa"/>
            <w:tcBorders>
              <w:top w:val="single" w:sz="2" w:space="0" w:color="000000"/>
              <w:left w:val="nil"/>
              <w:bottom w:val="nil"/>
              <w:right w:val="nil"/>
            </w:tcBorders>
          </w:tcPr>
          <w:p w14:paraId="57958D1F" w14:textId="77777777" w:rsidR="00B92327" w:rsidRPr="00801E49" w:rsidRDefault="00332621" w:rsidP="009E169A">
            <w:pPr>
              <w:spacing w:after="0" w:line="259" w:lineRule="auto"/>
              <w:ind w:left="0" w:right="0" w:firstLine="0"/>
              <w:jc w:val="center"/>
              <w:rPr>
                <w:rFonts w:ascii="Open Sans" w:hAnsi="Open Sans" w:cs="Open Sans"/>
                <w:sz w:val="16"/>
                <w:szCs w:val="24"/>
                <w:rPrChange w:id="8112" w:author="Nicole Wu" w:date="2024-01-08T11:26:00Z">
                  <w:rPr>
                    <w:sz w:val="16"/>
                    <w:szCs w:val="24"/>
                  </w:rPr>
                </w:rPrChange>
              </w:rPr>
            </w:pPr>
            <w:r w:rsidRPr="00801E49">
              <w:rPr>
                <w:rFonts w:ascii="Open Sans" w:hAnsi="Open Sans" w:cs="Open Sans"/>
                <w:sz w:val="16"/>
                <w:szCs w:val="24"/>
                <w:rPrChange w:id="8113" w:author="Nicole Wu" w:date="2024-01-08T11:26:00Z">
                  <w:rPr>
                    <w:sz w:val="16"/>
                    <w:szCs w:val="24"/>
                  </w:rPr>
                </w:rPrChange>
              </w:rPr>
              <w:t>39.03</w:t>
            </w:r>
          </w:p>
        </w:tc>
        <w:tc>
          <w:tcPr>
            <w:tcW w:w="679" w:type="dxa"/>
            <w:tcBorders>
              <w:top w:val="single" w:sz="2" w:space="0" w:color="000000"/>
              <w:left w:val="nil"/>
              <w:bottom w:val="nil"/>
              <w:right w:val="nil"/>
            </w:tcBorders>
          </w:tcPr>
          <w:p w14:paraId="1F53BC13" w14:textId="77777777" w:rsidR="00B92327" w:rsidRPr="00801E49" w:rsidRDefault="00332621" w:rsidP="009E169A">
            <w:pPr>
              <w:spacing w:after="0" w:line="259" w:lineRule="auto"/>
              <w:ind w:left="0" w:right="0" w:firstLine="0"/>
              <w:jc w:val="center"/>
              <w:rPr>
                <w:rFonts w:ascii="Open Sans" w:hAnsi="Open Sans" w:cs="Open Sans"/>
                <w:sz w:val="16"/>
                <w:szCs w:val="24"/>
                <w:rPrChange w:id="8114" w:author="Nicole Wu" w:date="2024-01-08T11:26:00Z">
                  <w:rPr>
                    <w:sz w:val="16"/>
                    <w:szCs w:val="24"/>
                  </w:rPr>
                </w:rPrChange>
              </w:rPr>
            </w:pPr>
            <w:r w:rsidRPr="00801E49">
              <w:rPr>
                <w:rFonts w:ascii="Open Sans" w:hAnsi="Open Sans" w:cs="Open Sans"/>
                <w:sz w:val="16"/>
                <w:szCs w:val="24"/>
                <w:rPrChange w:id="8115" w:author="Nicole Wu" w:date="2024-01-08T11:26:00Z">
                  <w:rPr>
                    <w:sz w:val="16"/>
                    <w:szCs w:val="24"/>
                  </w:rPr>
                </w:rPrChange>
              </w:rPr>
              <w:t>36.09</w:t>
            </w:r>
          </w:p>
        </w:tc>
        <w:tc>
          <w:tcPr>
            <w:tcW w:w="726" w:type="dxa"/>
            <w:tcBorders>
              <w:top w:val="single" w:sz="2" w:space="0" w:color="000000"/>
              <w:left w:val="nil"/>
              <w:bottom w:val="nil"/>
              <w:right w:val="nil"/>
            </w:tcBorders>
          </w:tcPr>
          <w:p w14:paraId="6A62E843" w14:textId="77777777" w:rsidR="00B92327" w:rsidRPr="00801E49" w:rsidRDefault="00332621" w:rsidP="009E169A">
            <w:pPr>
              <w:spacing w:after="0" w:line="259" w:lineRule="auto"/>
              <w:ind w:left="0" w:right="0" w:firstLine="0"/>
              <w:jc w:val="center"/>
              <w:rPr>
                <w:rFonts w:ascii="Open Sans" w:hAnsi="Open Sans" w:cs="Open Sans"/>
                <w:sz w:val="16"/>
                <w:szCs w:val="24"/>
                <w:rPrChange w:id="8116" w:author="Nicole Wu" w:date="2024-01-08T11:26:00Z">
                  <w:rPr>
                    <w:sz w:val="16"/>
                    <w:szCs w:val="24"/>
                  </w:rPr>
                </w:rPrChange>
              </w:rPr>
            </w:pPr>
            <w:r w:rsidRPr="00801E49">
              <w:rPr>
                <w:rFonts w:ascii="Open Sans" w:hAnsi="Open Sans" w:cs="Open Sans"/>
                <w:sz w:val="16"/>
                <w:szCs w:val="24"/>
                <w:rPrChange w:id="8117" w:author="Nicole Wu" w:date="2024-01-08T11:26:00Z">
                  <w:rPr>
                    <w:sz w:val="16"/>
                    <w:szCs w:val="24"/>
                  </w:rPr>
                </w:rPrChange>
              </w:rPr>
              <w:t>-2.95*</w:t>
            </w:r>
          </w:p>
        </w:tc>
        <w:tc>
          <w:tcPr>
            <w:tcW w:w="819" w:type="dxa"/>
            <w:tcBorders>
              <w:top w:val="single" w:sz="2" w:space="0" w:color="000000"/>
              <w:left w:val="nil"/>
              <w:bottom w:val="nil"/>
              <w:right w:val="nil"/>
            </w:tcBorders>
          </w:tcPr>
          <w:p w14:paraId="6F75377E" w14:textId="77777777" w:rsidR="00B92327" w:rsidRPr="00801E49" w:rsidRDefault="00332621" w:rsidP="009E169A">
            <w:pPr>
              <w:spacing w:after="0" w:line="259" w:lineRule="auto"/>
              <w:ind w:left="0" w:right="0" w:firstLine="0"/>
              <w:jc w:val="center"/>
              <w:rPr>
                <w:rFonts w:ascii="Open Sans" w:hAnsi="Open Sans" w:cs="Open Sans"/>
                <w:sz w:val="16"/>
                <w:szCs w:val="24"/>
                <w:rPrChange w:id="8118" w:author="Nicole Wu" w:date="2024-01-08T11:26:00Z">
                  <w:rPr>
                    <w:sz w:val="16"/>
                    <w:szCs w:val="24"/>
                  </w:rPr>
                </w:rPrChange>
              </w:rPr>
            </w:pPr>
            <w:r w:rsidRPr="00801E49">
              <w:rPr>
                <w:rFonts w:ascii="Open Sans" w:hAnsi="Open Sans" w:cs="Open Sans"/>
                <w:sz w:val="16"/>
                <w:szCs w:val="24"/>
                <w:rPrChange w:id="8119" w:author="Nicole Wu" w:date="2024-01-08T11:26:00Z">
                  <w:rPr>
                    <w:sz w:val="16"/>
                    <w:szCs w:val="24"/>
                  </w:rPr>
                </w:rPrChange>
              </w:rPr>
              <w:t>39.76</w:t>
            </w:r>
          </w:p>
        </w:tc>
        <w:tc>
          <w:tcPr>
            <w:tcW w:w="677" w:type="dxa"/>
            <w:tcBorders>
              <w:top w:val="single" w:sz="2" w:space="0" w:color="000000"/>
              <w:left w:val="nil"/>
              <w:bottom w:val="nil"/>
              <w:right w:val="nil"/>
            </w:tcBorders>
          </w:tcPr>
          <w:p w14:paraId="7EDEBEDA" w14:textId="77777777" w:rsidR="00B92327" w:rsidRPr="00801E49" w:rsidRDefault="00332621" w:rsidP="009E169A">
            <w:pPr>
              <w:spacing w:after="0" w:line="259" w:lineRule="auto"/>
              <w:ind w:left="0" w:right="0" w:firstLine="0"/>
              <w:jc w:val="center"/>
              <w:rPr>
                <w:rFonts w:ascii="Open Sans" w:hAnsi="Open Sans" w:cs="Open Sans"/>
                <w:sz w:val="16"/>
                <w:szCs w:val="24"/>
                <w:rPrChange w:id="8120" w:author="Nicole Wu" w:date="2024-01-08T11:26:00Z">
                  <w:rPr>
                    <w:sz w:val="16"/>
                    <w:szCs w:val="24"/>
                  </w:rPr>
                </w:rPrChange>
              </w:rPr>
            </w:pPr>
            <w:r w:rsidRPr="00801E49">
              <w:rPr>
                <w:rFonts w:ascii="Open Sans" w:hAnsi="Open Sans" w:cs="Open Sans"/>
                <w:sz w:val="16"/>
                <w:szCs w:val="24"/>
                <w:rPrChange w:id="8121" w:author="Nicole Wu" w:date="2024-01-08T11:26:00Z">
                  <w:rPr>
                    <w:sz w:val="16"/>
                    <w:szCs w:val="24"/>
                  </w:rPr>
                </w:rPrChange>
              </w:rPr>
              <w:t>39.27</w:t>
            </w:r>
          </w:p>
        </w:tc>
        <w:tc>
          <w:tcPr>
            <w:tcW w:w="504" w:type="dxa"/>
            <w:tcBorders>
              <w:top w:val="single" w:sz="2" w:space="0" w:color="000000"/>
              <w:left w:val="nil"/>
              <w:bottom w:val="nil"/>
              <w:right w:val="nil"/>
            </w:tcBorders>
          </w:tcPr>
          <w:p w14:paraId="424CA88E" w14:textId="77777777" w:rsidR="00B92327" w:rsidRPr="00801E49" w:rsidRDefault="00332621" w:rsidP="009E169A">
            <w:pPr>
              <w:spacing w:after="0" w:line="259" w:lineRule="auto"/>
              <w:ind w:left="0" w:right="0" w:firstLine="0"/>
              <w:jc w:val="center"/>
              <w:rPr>
                <w:rFonts w:ascii="Open Sans" w:hAnsi="Open Sans" w:cs="Open Sans"/>
                <w:sz w:val="16"/>
                <w:szCs w:val="24"/>
                <w:rPrChange w:id="8122" w:author="Nicole Wu" w:date="2024-01-08T11:26:00Z">
                  <w:rPr>
                    <w:sz w:val="16"/>
                    <w:szCs w:val="24"/>
                  </w:rPr>
                </w:rPrChange>
              </w:rPr>
            </w:pPr>
            <w:r w:rsidRPr="00801E49">
              <w:rPr>
                <w:rFonts w:ascii="Open Sans" w:hAnsi="Open Sans" w:cs="Open Sans"/>
                <w:sz w:val="16"/>
                <w:szCs w:val="24"/>
                <w:rPrChange w:id="8123" w:author="Nicole Wu" w:date="2024-01-08T11:26:00Z">
                  <w:rPr>
                    <w:sz w:val="16"/>
                    <w:szCs w:val="24"/>
                  </w:rPr>
                </w:rPrChange>
              </w:rPr>
              <w:t>-0.49</w:t>
            </w:r>
          </w:p>
        </w:tc>
        <w:tc>
          <w:tcPr>
            <w:tcW w:w="819" w:type="dxa"/>
            <w:tcBorders>
              <w:top w:val="single" w:sz="2" w:space="0" w:color="000000"/>
              <w:left w:val="nil"/>
              <w:bottom w:val="nil"/>
              <w:right w:val="nil"/>
            </w:tcBorders>
          </w:tcPr>
          <w:p w14:paraId="11EB3711" w14:textId="77777777" w:rsidR="00B92327" w:rsidRPr="00801E49" w:rsidRDefault="00332621" w:rsidP="009E169A">
            <w:pPr>
              <w:spacing w:after="0" w:line="259" w:lineRule="auto"/>
              <w:ind w:left="0" w:right="0" w:firstLine="0"/>
              <w:jc w:val="center"/>
              <w:rPr>
                <w:rFonts w:ascii="Open Sans" w:hAnsi="Open Sans" w:cs="Open Sans"/>
                <w:sz w:val="16"/>
                <w:szCs w:val="24"/>
                <w:rPrChange w:id="8124" w:author="Nicole Wu" w:date="2024-01-08T11:26:00Z">
                  <w:rPr>
                    <w:sz w:val="16"/>
                    <w:szCs w:val="24"/>
                  </w:rPr>
                </w:rPrChange>
              </w:rPr>
            </w:pPr>
            <w:r w:rsidRPr="00801E49">
              <w:rPr>
                <w:rFonts w:ascii="Open Sans" w:hAnsi="Open Sans" w:cs="Open Sans"/>
                <w:sz w:val="16"/>
                <w:szCs w:val="24"/>
                <w:rPrChange w:id="8125" w:author="Nicole Wu" w:date="2024-01-08T11:26:00Z">
                  <w:rPr>
                    <w:sz w:val="16"/>
                    <w:szCs w:val="24"/>
                  </w:rPr>
                </w:rPrChange>
              </w:rPr>
              <w:t>39.34</w:t>
            </w:r>
          </w:p>
        </w:tc>
        <w:tc>
          <w:tcPr>
            <w:tcW w:w="677" w:type="dxa"/>
            <w:tcBorders>
              <w:top w:val="single" w:sz="2" w:space="0" w:color="000000"/>
              <w:left w:val="nil"/>
              <w:bottom w:val="nil"/>
              <w:right w:val="nil"/>
            </w:tcBorders>
          </w:tcPr>
          <w:p w14:paraId="07AC34BC" w14:textId="77777777" w:rsidR="00B92327" w:rsidRPr="00801E49" w:rsidRDefault="00332621" w:rsidP="009E169A">
            <w:pPr>
              <w:spacing w:after="0" w:line="259" w:lineRule="auto"/>
              <w:ind w:left="0" w:right="0" w:firstLine="0"/>
              <w:jc w:val="center"/>
              <w:rPr>
                <w:rFonts w:ascii="Open Sans" w:hAnsi="Open Sans" w:cs="Open Sans"/>
                <w:sz w:val="16"/>
                <w:szCs w:val="24"/>
                <w:rPrChange w:id="8126" w:author="Nicole Wu" w:date="2024-01-08T11:26:00Z">
                  <w:rPr>
                    <w:sz w:val="16"/>
                    <w:szCs w:val="24"/>
                  </w:rPr>
                </w:rPrChange>
              </w:rPr>
            </w:pPr>
            <w:r w:rsidRPr="00801E49">
              <w:rPr>
                <w:rFonts w:ascii="Open Sans" w:hAnsi="Open Sans" w:cs="Open Sans"/>
                <w:sz w:val="16"/>
                <w:szCs w:val="24"/>
                <w:rPrChange w:id="8127" w:author="Nicole Wu" w:date="2024-01-08T11:26:00Z">
                  <w:rPr>
                    <w:sz w:val="16"/>
                    <w:szCs w:val="24"/>
                  </w:rPr>
                </w:rPrChange>
              </w:rPr>
              <w:t>38.62</w:t>
            </w:r>
          </w:p>
        </w:tc>
        <w:tc>
          <w:tcPr>
            <w:tcW w:w="740" w:type="dxa"/>
            <w:tcBorders>
              <w:top w:val="single" w:sz="2" w:space="0" w:color="000000"/>
              <w:left w:val="nil"/>
              <w:bottom w:val="nil"/>
              <w:right w:val="nil"/>
            </w:tcBorders>
          </w:tcPr>
          <w:p w14:paraId="746FD48E" w14:textId="77777777" w:rsidR="00B92327" w:rsidRPr="00801E49" w:rsidRDefault="00332621" w:rsidP="009E169A">
            <w:pPr>
              <w:spacing w:after="0" w:line="259" w:lineRule="auto"/>
              <w:ind w:left="0" w:right="0" w:firstLine="0"/>
              <w:jc w:val="center"/>
              <w:rPr>
                <w:rFonts w:ascii="Open Sans" w:hAnsi="Open Sans" w:cs="Open Sans"/>
                <w:sz w:val="16"/>
                <w:szCs w:val="24"/>
                <w:rPrChange w:id="8128" w:author="Nicole Wu" w:date="2024-01-08T11:26:00Z">
                  <w:rPr>
                    <w:sz w:val="16"/>
                    <w:szCs w:val="24"/>
                  </w:rPr>
                </w:rPrChange>
              </w:rPr>
            </w:pPr>
            <w:r w:rsidRPr="00801E49">
              <w:rPr>
                <w:rFonts w:ascii="Open Sans" w:hAnsi="Open Sans" w:cs="Open Sans"/>
                <w:sz w:val="16"/>
                <w:szCs w:val="24"/>
                <w:rPrChange w:id="8129" w:author="Nicole Wu" w:date="2024-01-08T11:26:00Z">
                  <w:rPr>
                    <w:sz w:val="16"/>
                    <w:szCs w:val="24"/>
                  </w:rPr>
                </w:rPrChange>
              </w:rPr>
              <w:t>-0.72</w:t>
            </w:r>
          </w:p>
        </w:tc>
      </w:tr>
      <w:tr w:rsidR="00B92327" w:rsidRPr="00801E49" w14:paraId="101F7291" w14:textId="77777777" w:rsidTr="009E169A">
        <w:trPr>
          <w:trHeight w:val="143"/>
        </w:trPr>
        <w:tc>
          <w:tcPr>
            <w:tcW w:w="3038" w:type="dxa"/>
            <w:tcBorders>
              <w:top w:val="nil"/>
              <w:left w:val="nil"/>
              <w:bottom w:val="nil"/>
              <w:right w:val="nil"/>
            </w:tcBorders>
          </w:tcPr>
          <w:p w14:paraId="317518FF" w14:textId="77777777" w:rsidR="00B92327" w:rsidRPr="00801E49" w:rsidRDefault="00B92327" w:rsidP="00C46F67">
            <w:pPr>
              <w:spacing w:after="0" w:line="259" w:lineRule="auto"/>
              <w:ind w:left="0" w:right="0" w:firstLine="0"/>
              <w:jc w:val="left"/>
              <w:rPr>
                <w:rFonts w:ascii="Open Sans" w:hAnsi="Open Sans" w:cs="Open Sans"/>
                <w:sz w:val="16"/>
                <w:szCs w:val="24"/>
                <w:rPrChange w:id="8130" w:author="Nicole Wu" w:date="2024-01-08T11:26:00Z">
                  <w:rPr>
                    <w:sz w:val="16"/>
                    <w:szCs w:val="24"/>
                  </w:rPr>
                </w:rPrChange>
              </w:rPr>
            </w:pPr>
          </w:p>
        </w:tc>
        <w:tc>
          <w:tcPr>
            <w:tcW w:w="819" w:type="dxa"/>
            <w:tcBorders>
              <w:top w:val="nil"/>
              <w:left w:val="nil"/>
              <w:bottom w:val="nil"/>
              <w:right w:val="nil"/>
            </w:tcBorders>
          </w:tcPr>
          <w:p w14:paraId="744CABA0" w14:textId="77777777" w:rsidR="00B92327" w:rsidRPr="00801E49" w:rsidRDefault="00332621" w:rsidP="009E169A">
            <w:pPr>
              <w:spacing w:after="0" w:line="259" w:lineRule="auto"/>
              <w:ind w:left="0" w:right="0" w:firstLine="0"/>
              <w:jc w:val="center"/>
              <w:rPr>
                <w:rFonts w:ascii="Open Sans" w:hAnsi="Open Sans" w:cs="Open Sans"/>
                <w:sz w:val="16"/>
                <w:szCs w:val="24"/>
                <w:rPrChange w:id="8131" w:author="Nicole Wu" w:date="2024-01-08T11:26:00Z">
                  <w:rPr>
                    <w:sz w:val="16"/>
                    <w:szCs w:val="24"/>
                  </w:rPr>
                </w:rPrChange>
              </w:rPr>
            </w:pPr>
            <w:r w:rsidRPr="00801E49">
              <w:rPr>
                <w:rFonts w:ascii="Open Sans" w:hAnsi="Open Sans" w:cs="Open Sans"/>
                <w:sz w:val="16"/>
                <w:szCs w:val="24"/>
                <w:rPrChange w:id="8132" w:author="Nicole Wu" w:date="2024-01-08T11:26:00Z">
                  <w:rPr>
                    <w:sz w:val="16"/>
                    <w:szCs w:val="24"/>
                  </w:rPr>
                </w:rPrChange>
              </w:rPr>
              <w:t>(12.38)</w:t>
            </w:r>
          </w:p>
        </w:tc>
        <w:tc>
          <w:tcPr>
            <w:tcW w:w="679" w:type="dxa"/>
            <w:tcBorders>
              <w:top w:val="nil"/>
              <w:left w:val="nil"/>
              <w:bottom w:val="nil"/>
              <w:right w:val="nil"/>
            </w:tcBorders>
          </w:tcPr>
          <w:p w14:paraId="3C611F49" w14:textId="77777777" w:rsidR="00B92327" w:rsidRPr="00801E49" w:rsidRDefault="00332621" w:rsidP="009E169A">
            <w:pPr>
              <w:spacing w:after="0" w:line="259" w:lineRule="auto"/>
              <w:ind w:left="0" w:right="0" w:firstLine="0"/>
              <w:jc w:val="center"/>
              <w:rPr>
                <w:rFonts w:ascii="Open Sans" w:hAnsi="Open Sans" w:cs="Open Sans"/>
                <w:sz w:val="16"/>
                <w:szCs w:val="24"/>
                <w:rPrChange w:id="8133" w:author="Nicole Wu" w:date="2024-01-08T11:26:00Z">
                  <w:rPr>
                    <w:sz w:val="16"/>
                    <w:szCs w:val="24"/>
                  </w:rPr>
                </w:rPrChange>
              </w:rPr>
            </w:pPr>
            <w:r w:rsidRPr="00801E49">
              <w:rPr>
                <w:rFonts w:ascii="Open Sans" w:hAnsi="Open Sans" w:cs="Open Sans"/>
                <w:sz w:val="16"/>
                <w:szCs w:val="24"/>
                <w:rPrChange w:id="8134" w:author="Nicole Wu" w:date="2024-01-08T11:26:00Z">
                  <w:rPr>
                    <w:sz w:val="16"/>
                    <w:szCs w:val="24"/>
                  </w:rPr>
                </w:rPrChange>
              </w:rPr>
              <w:t>(13.01)</w:t>
            </w:r>
          </w:p>
        </w:tc>
        <w:tc>
          <w:tcPr>
            <w:tcW w:w="726" w:type="dxa"/>
            <w:tcBorders>
              <w:top w:val="nil"/>
              <w:left w:val="nil"/>
              <w:bottom w:val="nil"/>
              <w:right w:val="nil"/>
            </w:tcBorders>
          </w:tcPr>
          <w:p w14:paraId="74FA0304" w14:textId="77777777" w:rsidR="00B92327" w:rsidRPr="00801E49" w:rsidRDefault="00332621" w:rsidP="009E169A">
            <w:pPr>
              <w:spacing w:after="0" w:line="259" w:lineRule="auto"/>
              <w:ind w:left="0" w:right="0" w:firstLine="0"/>
              <w:jc w:val="center"/>
              <w:rPr>
                <w:rFonts w:ascii="Open Sans" w:hAnsi="Open Sans" w:cs="Open Sans"/>
                <w:sz w:val="16"/>
                <w:szCs w:val="24"/>
                <w:rPrChange w:id="8135" w:author="Nicole Wu" w:date="2024-01-08T11:26:00Z">
                  <w:rPr>
                    <w:sz w:val="16"/>
                    <w:szCs w:val="24"/>
                  </w:rPr>
                </w:rPrChange>
              </w:rPr>
            </w:pPr>
            <w:r w:rsidRPr="00801E49">
              <w:rPr>
                <w:rFonts w:ascii="Open Sans" w:hAnsi="Open Sans" w:cs="Open Sans"/>
                <w:sz w:val="16"/>
                <w:szCs w:val="24"/>
                <w:rPrChange w:id="8136" w:author="Nicole Wu" w:date="2024-01-08T11:26:00Z">
                  <w:rPr>
                    <w:sz w:val="16"/>
                    <w:szCs w:val="24"/>
                  </w:rPr>
                </w:rPrChange>
              </w:rPr>
              <w:t>(0.04)</w:t>
            </w:r>
          </w:p>
        </w:tc>
        <w:tc>
          <w:tcPr>
            <w:tcW w:w="819" w:type="dxa"/>
            <w:tcBorders>
              <w:top w:val="nil"/>
              <w:left w:val="nil"/>
              <w:bottom w:val="nil"/>
              <w:right w:val="nil"/>
            </w:tcBorders>
          </w:tcPr>
          <w:p w14:paraId="3652A5F1" w14:textId="77777777" w:rsidR="00B92327" w:rsidRPr="00801E49" w:rsidRDefault="00332621" w:rsidP="009E169A">
            <w:pPr>
              <w:spacing w:after="0" w:line="259" w:lineRule="auto"/>
              <w:ind w:left="0" w:right="0" w:firstLine="0"/>
              <w:jc w:val="center"/>
              <w:rPr>
                <w:rFonts w:ascii="Open Sans" w:hAnsi="Open Sans" w:cs="Open Sans"/>
                <w:sz w:val="16"/>
                <w:szCs w:val="24"/>
                <w:rPrChange w:id="8137" w:author="Nicole Wu" w:date="2024-01-08T11:26:00Z">
                  <w:rPr>
                    <w:sz w:val="16"/>
                    <w:szCs w:val="24"/>
                  </w:rPr>
                </w:rPrChange>
              </w:rPr>
            </w:pPr>
            <w:r w:rsidRPr="00801E49">
              <w:rPr>
                <w:rFonts w:ascii="Open Sans" w:hAnsi="Open Sans" w:cs="Open Sans"/>
                <w:sz w:val="16"/>
                <w:szCs w:val="24"/>
                <w:rPrChange w:id="8138" w:author="Nicole Wu" w:date="2024-01-08T11:26:00Z">
                  <w:rPr>
                    <w:sz w:val="16"/>
                    <w:szCs w:val="24"/>
                  </w:rPr>
                </w:rPrChange>
              </w:rPr>
              <w:t>(13.94)</w:t>
            </w:r>
          </w:p>
        </w:tc>
        <w:tc>
          <w:tcPr>
            <w:tcW w:w="677" w:type="dxa"/>
            <w:tcBorders>
              <w:top w:val="nil"/>
              <w:left w:val="nil"/>
              <w:bottom w:val="nil"/>
              <w:right w:val="nil"/>
            </w:tcBorders>
          </w:tcPr>
          <w:p w14:paraId="1BB4E133" w14:textId="77777777" w:rsidR="00B92327" w:rsidRPr="00801E49" w:rsidRDefault="00332621" w:rsidP="009E169A">
            <w:pPr>
              <w:spacing w:after="0" w:line="259" w:lineRule="auto"/>
              <w:ind w:left="0" w:right="0" w:firstLine="0"/>
              <w:jc w:val="center"/>
              <w:rPr>
                <w:rFonts w:ascii="Open Sans" w:hAnsi="Open Sans" w:cs="Open Sans"/>
                <w:sz w:val="16"/>
                <w:szCs w:val="24"/>
                <w:rPrChange w:id="8139" w:author="Nicole Wu" w:date="2024-01-08T11:26:00Z">
                  <w:rPr>
                    <w:sz w:val="16"/>
                    <w:szCs w:val="24"/>
                  </w:rPr>
                </w:rPrChange>
              </w:rPr>
            </w:pPr>
            <w:r w:rsidRPr="00801E49">
              <w:rPr>
                <w:rFonts w:ascii="Open Sans" w:hAnsi="Open Sans" w:cs="Open Sans"/>
                <w:sz w:val="16"/>
                <w:szCs w:val="24"/>
                <w:rPrChange w:id="8140" w:author="Nicole Wu" w:date="2024-01-08T11:26:00Z">
                  <w:rPr>
                    <w:sz w:val="16"/>
                    <w:szCs w:val="24"/>
                  </w:rPr>
                </w:rPrChange>
              </w:rPr>
              <w:t>(14.31)</w:t>
            </w:r>
          </w:p>
        </w:tc>
        <w:tc>
          <w:tcPr>
            <w:tcW w:w="504" w:type="dxa"/>
            <w:tcBorders>
              <w:top w:val="nil"/>
              <w:left w:val="nil"/>
              <w:bottom w:val="nil"/>
              <w:right w:val="nil"/>
            </w:tcBorders>
          </w:tcPr>
          <w:p w14:paraId="0530226B" w14:textId="77777777" w:rsidR="00B92327" w:rsidRPr="00801E49" w:rsidRDefault="00332621" w:rsidP="009E169A">
            <w:pPr>
              <w:spacing w:after="0" w:line="259" w:lineRule="auto"/>
              <w:ind w:left="0" w:right="0" w:firstLine="0"/>
              <w:jc w:val="center"/>
              <w:rPr>
                <w:rFonts w:ascii="Open Sans" w:hAnsi="Open Sans" w:cs="Open Sans"/>
                <w:sz w:val="16"/>
                <w:szCs w:val="24"/>
                <w:rPrChange w:id="8141" w:author="Nicole Wu" w:date="2024-01-08T11:26:00Z">
                  <w:rPr>
                    <w:sz w:val="16"/>
                    <w:szCs w:val="24"/>
                  </w:rPr>
                </w:rPrChange>
              </w:rPr>
            </w:pPr>
            <w:r w:rsidRPr="00801E49">
              <w:rPr>
                <w:rFonts w:ascii="Open Sans" w:hAnsi="Open Sans" w:cs="Open Sans"/>
                <w:sz w:val="16"/>
                <w:szCs w:val="24"/>
                <w:rPrChange w:id="8142" w:author="Nicole Wu" w:date="2024-01-08T11:26:00Z">
                  <w:rPr>
                    <w:sz w:val="16"/>
                    <w:szCs w:val="24"/>
                  </w:rPr>
                </w:rPrChange>
              </w:rPr>
              <w:t>(0.73)</w:t>
            </w:r>
          </w:p>
        </w:tc>
        <w:tc>
          <w:tcPr>
            <w:tcW w:w="819" w:type="dxa"/>
            <w:tcBorders>
              <w:top w:val="nil"/>
              <w:left w:val="nil"/>
              <w:bottom w:val="nil"/>
              <w:right w:val="nil"/>
            </w:tcBorders>
          </w:tcPr>
          <w:p w14:paraId="22A521E3" w14:textId="77777777" w:rsidR="00B92327" w:rsidRPr="00801E49" w:rsidRDefault="00332621" w:rsidP="009E169A">
            <w:pPr>
              <w:spacing w:after="0" w:line="259" w:lineRule="auto"/>
              <w:ind w:left="0" w:right="0" w:firstLine="0"/>
              <w:jc w:val="center"/>
              <w:rPr>
                <w:rFonts w:ascii="Open Sans" w:hAnsi="Open Sans" w:cs="Open Sans"/>
                <w:sz w:val="16"/>
                <w:szCs w:val="24"/>
                <w:rPrChange w:id="8143" w:author="Nicole Wu" w:date="2024-01-08T11:26:00Z">
                  <w:rPr>
                    <w:sz w:val="16"/>
                    <w:szCs w:val="24"/>
                  </w:rPr>
                </w:rPrChange>
              </w:rPr>
            </w:pPr>
            <w:r w:rsidRPr="00801E49">
              <w:rPr>
                <w:rFonts w:ascii="Open Sans" w:hAnsi="Open Sans" w:cs="Open Sans"/>
                <w:sz w:val="16"/>
                <w:szCs w:val="24"/>
                <w:rPrChange w:id="8144" w:author="Nicole Wu" w:date="2024-01-08T11:26:00Z">
                  <w:rPr>
                    <w:sz w:val="16"/>
                    <w:szCs w:val="24"/>
                  </w:rPr>
                </w:rPrChange>
              </w:rPr>
              <w:t>(13.05)</w:t>
            </w:r>
          </w:p>
        </w:tc>
        <w:tc>
          <w:tcPr>
            <w:tcW w:w="677" w:type="dxa"/>
            <w:tcBorders>
              <w:top w:val="nil"/>
              <w:left w:val="nil"/>
              <w:bottom w:val="nil"/>
              <w:right w:val="nil"/>
            </w:tcBorders>
          </w:tcPr>
          <w:p w14:paraId="3411D217" w14:textId="77777777" w:rsidR="00B92327" w:rsidRPr="00801E49" w:rsidRDefault="00332621" w:rsidP="009E169A">
            <w:pPr>
              <w:spacing w:after="0" w:line="259" w:lineRule="auto"/>
              <w:ind w:left="0" w:right="0" w:firstLine="0"/>
              <w:jc w:val="center"/>
              <w:rPr>
                <w:rFonts w:ascii="Open Sans" w:hAnsi="Open Sans" w:cs="Open Sans"/>
                <w:sz w:val="16"/>
                <w:szCs w:val="24"/>
                <w:rPrChange w:id="8145" w:author="Nicole Wu" w:date="2024-01-08T11:26:00Z">
                  <w:rPr>
                    <w:sz w:val="16"/>
                    <w:szCs w:val="24"/>
                  </w:rPr>
                </w:rPrChange>
              </w:rPr>
            </w:pPr>
            <w:r w:rsidRPr="00801E49">
              <w:rPr>
                <w:rFonts w:ascii="Open Sans" w:hAnsi="Open Sans" w:cs="Open Sans"/>
                <w:sz w:val="16"/>
                <w:szCs w:val="24"/>
                <w:rPrChange w:id="8146" w:author="Nicole Wu" w:date="2024-01-08T11:26:00Z">
                  <w:rPr>
                    <w:sz w:val="16"/>
                    <w:szCs w:val="24"/>
                  </w:rPr>
                </w:rPrChange>
              </w:rPr>
              <w:t>(14.11)</w:t>
            </w:r>
          </w:p>
        </w:tc>
        <w:tc>
          <w:tcPr>
            <w:tcW w:w="740" w:type="dxa"/>
            <w:tcBorders>
              <w:top w:val="nil"/>
              <w:left w:val="nil"/>
              <w:bottom w:val="nil"/>
              <w:right w:val="nil"/>
            </w:tcBorders>
          </w:tcPr>
          <w:p w14:paraId="2AB580EB" w14:textId="77777777" w:rsidR="00B92327" w:rsidRPr="00801E49" w:rsidRDefault="00332621" w:rsidP="009E169A">
            <w:pPr>
              <w:spacing w:after="0" w:line="259" w:lineRule="auto"/>
              <w:ind w:left="0" w:right="0" w:firstLine="0"/>
              <w:jc w:val="center"/>
              <w:rPr>
                <w:rFonts w:ascii="Open Sans" w:hAnsi="Open Sans" w:cs="Open Sans"/>
                <w:sz w:val="16"/>
                <w:szCs w:val="24"/>
                <w:rPrChange w:id="8147" w:author="Nicole Wu" w:date="2024-01-08T11:26:00Z">
                  <w:rPr>
                    <w:sz w:val="16"/>
                    <w:szCs w:val="24"/>
                  </w:rPr>
                </w:rPrChange>
              </w:rPr>
            </w:pPr>
            <w:r w:rsidRPr="00801E49">
              <w:rPr>
                <w:rFonts w:ascii="Open Sans" w:hAnsi="Open Sans" w:cs="Open Sans"/>
                <w:sz w:val="16"/>
                <w:szCs w:val="24"/>
                <w:rPrChange w:id="8148" w:author="Nicole Wu" w:date="2024-01-08T11:26:00Z">
                  <w:rPr>
                    <w:sz w:val="16"/>
                    <w:szCs w:val="24"/>
                  </w:rPr>
                </w:rPrChange>
              </w:rPr>
              <w:t>(0.44)</w:t>
            </w:r>
          </w:p>
        </w:tc>
      </w:tr>
      <w:tr w:rsidR="00B92327" w:rsidRPr="00801E49" w14:paraId="504D4764" w14:textId="77777777" w:rsidTr="009E169A">
        <w:trPr>
          <w:trHeight w:val="143"/>
        </w:trPr>
        <w:tc>
          <w:tcPr>
            <w:tcW w:w="3038" w:type="dxa"/>
            <w:tcBorders>
              <w:top w:val="nil"/>
              <w:left w:val="nil"/>
              <w:bottom w:val="nil"/>
              <w:right w:val="nil"/>
            </w:tcBorders>
          </w:tcPr>
          <w:p w14:paraId="217AEB2F" w14:textId="77777777" w:rsidR="00B92327" w:rsidRPr="00801E49" w:rsidRDefault="00332621" w:rsidP="00C46F67">
            <w:pPr>
              <w:spacing w:after="0" w:line="259" w:lineRule="auto"/>
              <w:ind w:left="0" w:right="0" w:firstLine="0"/>
              <w:jc w:val="left"/>
              <w:rPr>
                <w:rFonts w:ascii="Open Sans" w:hAnsi="Open Sans" w:cs="Open Sans"/>
                <w:sz w:val="16"/>
                <w:szCs w:val="24"/>
                <w:rPrChange w:id="8149" w:author="Nicole Wu" w:date="2024-01-08T11:26:00Z">
                  <w:rPr>
                    <w:sz w:val="16"/>
                    <w:szCs w:val="24"/>
                  </w:rPr>
                </w:rPrChange>
              </w:rPr>
            </w:pPr>
            <w:r w:rsidRPr="00801E49">
              <w:rPr>
                <w:rFonts w:ascii="Open Sans" w:hAnsi="Open Sans" w:cs="Open Sans"/>
                <w:sz w:val="16"/>
                <w:szCs w:val="24"/>
                <w:rPrChange w:id="8150" w:author="Nicole Wu" w:date="2024-01-08T11:26:00Z">
                  <w:rPr>
                    <w:sz w:val="16"/>
                    <w:szCs w:val="24"/>
                  </w:rPr>
                </w:rPrChange>
              </w:rPr>
              <w:t>Household head is the respondent</w:t>
            </w:r>
          </w:p>
        </w:tc>
        <w:tc>
          <w:tcPr>
            <w:tcW w:w="819" w:type="dxa"/>
            <w:tcBorders>
              <w:top w:val="nil"/>
              <w:left w:val="nil"/>
              <w:bottom w:val="nil"/>
              <w:right w:val="nil"/>
            </w:tcBorders>
          </w:tcPr>
          <w:p w14:paraId="039D40FF" w14:textId="77777777" w:rsidR="00B92327" w:rsidRPr="00801E49" w:rsidRDefault="00332621" w:rsidP="009E169A">
            <w:pPr>
              <w:spacing w:after="0" w:line="259" w:lineRule="auto"/>
              <w:ind w:left="0" w:right="0" w:firstLine="0"/>
              <w:jc w:val="center"/>
              <w:rPr>
                <w:rFonts w:ascii="Open Sans" w:hAnsi="Open Sans" w:cs="Open Sans"/>
                <w:sz w:val="16"/>
                <w:szCs w:val="24"/>
                <w:rPrChange w:id="8151" w:author="Nicole Wu" w:date="2024-01-08T11:26:00Z">
                  <w:rPr>
                    <w:sz w:val="16"/>
                    <w:szCs w:val="24"/>
                  </w:rPr>
                </w:rPrChange>
              </w:rPr>
            </w:pPr>
            <w:r w:rsidRPr="00801E49">
              <w:rPr>
                <w:rFonts w:ascii="Open Sans" w:hAnsi="Open Sans" w:cs="Open Sans"/>
                <w:sz w:val="16"/>
                <w:szCs w:val="24"/>
                <w:rPrChange w:id="8152" w:author="Nicole Wu" w:date="2024-01-08T11:26:00Z">
                  <w:rPr>
                    <w:sz w:val="16"/>
                    <w:szCs w:val="24"/>
                  </w:rPr>
                </w:rPrChange>
              </w:rPr>
              <w:t>0.78</w:t>
            </w:r>
          </w:p>
        </w:tc>
        <w:tc>
          <w:tcPr>
            <w:tcW w:w="679" w:type="dxa"/>
            <w:tcBorders>
              <w:top w:val="nil"/>
              <w:left w:val="nil"/>
              <w:bottom w:val="nil"/>
              <w:right w:val="nil"/>
            </w:tcBorders>
          </w:tcPr>
          <w:p w14:paraId="42D31EB9" w14:textId="77777777" w:rsidR="00B92327" w:rsidRPr="00801E49" w:rsidRDefault="00332621" w:rsidP="009E169A">
            <w:pPr>
              <w:spacing w:after="0" w:line="259" w:lineRule="auto"/>
              <w:ind w:left="0" w:right="0" w:firstLine="0"/>
              <w:jc w:val="center"/>
              <w:rPr>
                <w:rFonts w:ascii="Open Sans" w:hAnsi="Open Sans" w:cs="Open Sans"/>
                <w:sz w:val="16"/>
                <w:szCs w:val="24"/>
                <w:rPrChange w:id="8153" w:author="Nicole Wu" w:date="2024-01-08T11:26:00Z">
                  <w:rPr>
                    <w:sz w:val="16"/>
                    <w:szCs w:val="24"/>
                  </w:rPr>
                </w:rPrChange>
              </w:rPr>
            </w:pPr>
            <w:r w:rsidRPr="00801E49">
              <w:rPr>
                <w:rFonts w:ascii="Open Sans" w:hAnsi="Open Sans" w:cs="Open Sans"/>
                <w:sz w:val="16"/>
                <w:szCs w:val="24"/>
                <w:rPrChange w:id="8154" w:author="Nicole Wu" w:date="2024-01-08T11:26:00Z">
                  <w:rPr>
                    <w:sz w:val="16"/>
                    <w:szCs w:val="24"/>
                  </w:rPr>
                </w:rPrChange>
              </w:rPr>
              <w:t>0.68</w:t>
            </w:r>
          </w:p>
        </w:tc>
        <w:tc>
          <w:tcPr>
            <w:tcW w:w="726" w:type="dxa"/>
            <w:tcBorders>
              <w:top w:val="nil"/>
              <w:left w:val="nil"/>
              <w:bottom w:val="nil"/>
              <w:right w:val="nil"/>
            </w:tcBorders>
          </w:tcPr>
          <w:p w14:paraId="384E7FDE" w14:textId="77777777" w:rsidR="00B92327" w:rsidRPr="00801E49" w:rsidRDefault="00332621" w:rsidP="009E169A">
            <w:pPr>
              <w:spacing w:after="0" w:line="259" w:lineRule="auto"/>
              <w:ind w:left="0" w:right="0" w:firstLine="0"/>
              <w:jc w:val="center"/>
              <w:rPr>
                <w:rFonts w:ascii="Open Sans" w:hAnsi="Open Sans" w:cs="Open Sans"/>
                <w:sz w:val="16"/>
                <w:szCs w:val="24"/>
                <w:rPrChange w:id="8155" w:author="Nicole Wu" w:date="2024-01-08T11:26:00Z">
                  <w:rPr>
                    <w:sz w:val="16"/>
                    <w:szCs w:val="24"/>
                  </w:rPr>
                </w:rPrChange>
              </w:rPr>
            </w:pPr>
            <w:r w:rsidRPr="00801E49">
              <w:rPr>
                <w:rFonts w:ascii="Open Sans" w:hAnsi="Open Sans" w:cs="Open Sans"/>
                <w:sz w:val="16"/>
                <w:szCs w:val="24"/>
                <w:rPrChange w:id="8156" w:author="Nicole Wu" w:date="2024-01-08T11:26:00Z">
                  <w:rPr>
                    <w:sz w:val="16"/>
                    <w:szCs w:val="24"/>
                  </w:rPr>
                </w:rPrChange>
              </w:rPr>
              <w:t>-0.09</w:t>
            </w:r>
          </w:p>
        </w:tc>
        <w:tc>
          <w:tcPr>
            <w:tcW w:w="819" w:type="dxa"/>
            <w:tcBorders>
              <w:top w:val="nil"/>
              <w:left w:val="nil"/>
              <w:bottom w:val="nil"/>
              <w:right w:val="nil"/>
            </w:tcBorders>
          </w:tcPr>
          <w:p w14:paraId="368C2743" w14:textId="77777777" w:rsidR="00B92327" w:rsidRPr="00801E49" w:rsidRDefault="00332621" w:rsidP="009E169A">
            <w:pPr>
              <w:spacing w:after="0" w:line="259" w:lineRule="auto"/>
              <w:ind w:left="0" w:right="0" w:firstLine="0"/>
              <w:jc w:val="center"/>
              <w:rPr>
                <w:rFonts w:ascii="Open Sans" w:hAnsi="Open Sans" w:cs="Open Sans"/>
                <w:sz w:val="16"/>
                <w:szCs w:val="24"/>
                <w:rPrChange w:id="8157" w:author="Nicole Wu" w:date="2024-01-08T11:26:00Z">
                  <w:rPr>
                    <w:sz w:val="16"/>
                    <w:szCs w:val="24"/>
                  </w:rPr>
                </w:rPrChange>
              </w:rPr>
            </w:pPr>
            <w:r w:rsidRPr="00801E49">
              <w:rPr>
                <w:rFonts w:ascii="Open Sans" w:hAnsi="Open Sans" w:cs="Open Sans"/>
                <w:sz w:val="16"/>
                <w:szCs w:val="24"/>
                <w:rPrChange w:id="8158" w:author="Nicole Wu" w:date="2024-01-08T11:26:00Z">
                  <w:rPr>
                    <w:sz w:val="16"/>
                    <w:szCs w:val="24"/>
                  </w:rPr>
                </w:rPrChange>
              </w:rPr>
              <w:t>0.82</w:t>
            </w:r>
          </w:p>
        </w:tc>
        <w:tc>
          <w:tcPr>
            <w:tcW w:w="677" w:type="dxa"/>
            <w:tcBorders>
              <w:top w:val="nil"/>
              <w:left w:val="nil"/>
              <w:bottom w:val="nil"/>
              <w:right w:val="nil"/>
            </w:tcBorders>
          </w:tcPr>
          <w:p w14:paraId="39CB1759" w14:textId="77777777" w:rsidR="00B92327" w:rsidRPr="00801E49" w:rsidRDefault="00332621" w:rsidP="009E169A">
            <w:pPr>
              <w:spacing w:after="0" w:line="259" w:lineRule="auto"/>
              <w:ind w:left="0" w:right="0" w:firstLine="0"/>
              <w:jc w:val="center"/>
              <w:rPr>
                <w:rFonts w:ascii="Open Sans" w:hAnsi="Open Sans" w:cs="Open Sans"/>
                <w:sz w:val="16"/>
                <w:szCs w:val="24"/>
                <w:rPrChange w:id="8159" w:author="Nicole Wu" w:date="2024-01-08T11:26:00Z">
                  <w:rPr>
                    <w:sz w:val="16"/>
                    <w:szCs w:val="24"/>
                  </w:rPr>
                </w:rPrChange>
              </w:rPr>
            </w:pPr>
            <w:r w:rsidRPr="00801E49">
              <w:rPr>
                <w:rFonts w:ascii="Open Sans" w:hAnsi="Open Sans" w:cs="Open Sans"/>
                <w:sz w:val="16"/>
                <w:szCs w:val="24"/>
                <w:rPrChange w:id="8160" w:author="Nicole Wu" w:date="2024-01-08T11:26:00Z">
                  <w:rPr>
                    <w:sz w:val="16"/>
                    <w:szCs w:val="24"/>
                  </w:rPr>
                </w:rPrChange>
              </w:rPr>
              <w:t>0.79</w:t>
            </w:r>
          </w:p>
        </w:tc>
        <w:tc>
          <w:tcPr>
            <w:tcW w:w="504" w:type="dxa"/>
            <w:tcBorders>
              <w:top w:val="nil"/>
              <w:left w:val="nil"/>
              <w:bottom w:val="nil"/>
              <w:right w:val="nil"/>
            </w:tcBorders>
          </w:tcPr>
          <w:p w14:paraId="3F4B7B49" w14:textId="77777777" w:rsidR="00B92327" w:rsidRPr="00801E49" w:rsidRDefault="00332621" w:rsidP="009E169A">
            <w:pPr>
              <w:spacing w:after="0" w:line="259" w:lineRule="auto"/>
              <w:ind w:left="0" w:right="0" w:firstLine="0"/>
              <w:jc w:val="center"/>
              <w:rPr>
                <w:rFonts w:ascii="Open Sans" w:hAnsi="Open Sans" w:cs="Open Sans"/>
                <w:sz w:val="16"/>
                <w:szCs w:val="24"/>
                <w:rPrChange w:id="8161" w:author="Nicole Wu" w:date="2024-01-08T11:26:00Z">
                  <w:rPr>
                    <w:sz w:val="16"/>
                    <w:szCs w:val="24"/>
                  </w:rPr>
                </w:rPrChange>
              </w:rPr>
            </w:pPr>
            <w:r w:rsidRPr="00801E49">
              <w:rPr>
                <w:rFonts w:ascii="Open Sans" w:hAnsi="Open Sans" w:cs="Open Sans"/>
                <w:sz w:val="16"/>
                <w:szCs w:val="24"/>
                <w:rPrChange w:id="8162" w:author="Nicole Wu" w:date="2024-01-08T11:26:00Z">
                  <w:rPr>
                    <w:sz w:val="16"/>
                    <w:szCs w:val="24"/>
                  </w:rPr>
                </w:rPrChange>
              </w:rPr>
              <w:t>-0.03</w:t>
            </w:r>
          </w:p>
        </w:tc>
        <w:tc>
          <w:tcPr>
            <w:tcW w:w="819" w:type="dxa"/>
            <w:tcBorders>
              <w:top w:val="nil"/>
              <w:left w:val="nil"/>
              <w:bottom w:val="nil"/>
              <w:right w:val="nil"/>
            </w:tcBorders>
          </w:tcPr>
          <w:p w14:paraId="4DC58413" w14:textId="77777777" w:rsidR="00B92327" w:rsidRPr="00801E49" w:rsidRDefault="00332621" w:rsidP="009E169A">
            <w:pPr>
              <w:spacing w:after="0" w:line="259" w:lineRule="auto"/>
              <w:ind w:left="0" w:right="0" w:firstLine="0"/>
              <w:jc w:val="center"/>
              <w:rPr>
                <w:rFonts w:ascii="Open Sans" w:hAnsi="Open Sans" w:cs="Open Sans"/>
                <w:sz w:val="16"/>
                <w:szCs w:val="24"/>
                <w:rPrChange w:id="8163" w:author="Nicole Wu" w:date="2024-01-08T11:26:00Z">
                  <w:rPr>
                    <w:sz w:val="16"/>
                    <w:szCs w:val="24"/>
                  </w:rPr>
                </w:rPrChange>
              </w:rPr>
            </w:pPr>
            <w:r w:rsidRPr="00801E49">
              <w:rPr>
                <w:rFonts w:ascii="Open Sans" w:hAnsi="Open Sans" w:cs="Open Sans"/>
                <w:sz w:val="16"/>
                <w:szCs w:val="24"/>
                <w:rPrChange w:id="8164" w:author="Nicole Wu" w:date="2024-01-08T11:26:00Z">
                  <w:rPr>
                    <w:sz w:val="16"/>
                    <w:szCs w:val="24"/>
                  </w:rPr>
                </w:rPrChange>
              </w:rPr>
              <w:t>0.80</w:t>
            </w:r>
          </w:p>
        </w:tc>
        <w:tc>
          <w:tcPr>
            <w:tcW w:w="677" w:type="dxa"/>
            <w:tcBorders>
              <w:top w:val="nil"/>
              <w:left w:val="nil"/>
              <w:bottom w:val="nil"/>
              <w:right w:val="nil"/>
            </w:tcBorders>
          </w:tcPr>
          <w:p w14:paraId="2D689D9A" w14:textId="77777777" w:rsidR="00B92327" w:rsidRPr="00801E49" w:rsidRDefault="00332621" w:rsidP="009E169A">
            <w:pPr>
              <w:spacing w:after="0" w:line="259" w:lineRule="auto"/>
              <w:ind w:left="0" w:right="0" w:firstLine="0"/>
              <w:jc w:val="center"/>
              <w:rPr>
                <w:rFonts w:ascii="Open Sans" w:hAnsi="Open Sans" w:cs="Open Sans"/>
                <w:sz w:val="16"/>
                <w:szCs w:val="24"/>
                <w:rPrChange w:id="8165" w:author="Nicole Wu" w:date="2024-01-08T11:26:00Z">
                  <w:rPr>
                    <w:sz w:val="16"/>
                    <w:szCs w:val="24"/>
                  </w:rPr>
                </w:rPrChange>
              </w:rPr>
            </w:pPr>
            <w:r w:rsidRPr="00801E49">
              <w:rPr>
                <w:rFonts w:ascii="Open Sans" w:hAnsi="Open Sans" w:cs="Open Sans"/>
                <w:sz w:val="16"/>
                <w:szCs w:val="24"/>
                <w:rPrChange w:id="8166" w:author="Nicole Wu" w:date="2024-01-08T11:26:00Z">
                  <w:rPr>
                    <w:sz w:val="16"/>
                    <w:szCs w:val="24"/>
                  </w:rPr>
                </w:rPrChange>
              </w:rPr>
              <w:t>0.77</w:t>
            </w:r>
          </w:p>
        </w:tc>
        <w:tc>
          <w:tcPr>
            <w:tcW w:w="740" w:type="dxa"/>
            <w:tcBorders>
              <w:top w:val="nil"/>
              <w:left w:val="nil"/>
              <w:bottom w:val="nil"/>
              <w:right w:val="nil"/>
            </w:tcBorders>
          </w:tcPr>
          <w:p w14:paraId="2172E87A" w14:textId="77777777" w:rsidR="00B92327" w:rsidRPr="00801E49" w:rsidRDefault="00332621" w:rsidP="009E169A">
            <w:pPr>
              <w:spacing w:after="0" w:line="259" w:lineRule="auto"/>
              <w:ind w:left="0" w:right="0" w:firstLine="0"/>
              <w:jc w:val="center"/>
              <w:rPr>
                <w:rFonts w:ascii="Open Sans" w:hAnsi="Open Sans" w:cs="Open Sans"/>
                <w:sz w:val="16"/>
                <w:szCs w:val="24"/>
                <w:rPrChange w:id="8167" w:author="Nicole Wu" w:date="2024-01-08T11:26:00Z">
                  <w:rPr>
                    <w:sz w:val="16"/>
                    <w:szCs w:val="24"/>
                  </w:rPr>
                </w:rPrChange>
              </w:rPr>
            </w:pPr>
            <w:r w:rsidRPr="00801E49">
              <w:rPr>
                <w:rFonts w:ascii="Open Sans" w:hAnsi="Open Sans" w:cs="Open Sans"/>
                <w:sz w:val="16"/>
                <w:szCs w:val="24"/>
                <w:rPrChange w:id="8168" w:author="Nicole Wu" w:date="2024-01-08T11:26:00Z">
                  <w:rPr>
                    <w:sz w:val="16"/>
                    <w:szCs w:val="24"/>
                  </w:rPr>
                </w:rPrChange>
              </w:rPr>
              <w:t>-0.03</w:t>
            </w:r>
          </w:p>
        </w:tc>
      </w:tr>
      <w:tr w:rsidR="00B92327" w:rsidRPr="00801E49" w14:paraId="461D8CD3" w14:textId="77777777" w:rsidTr="009E169A">
        <w:trPr>
          <w:trHeight w:val="143"/>
        </w:trPr>
        <w:tc>
          <w:tcPr>
            <w:tcW w:w="3038" w:type="dxa"/>
            <w:tcBorders>
              <w:top w:val="nil"/>
              <w:left w:val="nil"/>
              <w:bottom w:val="nil"/>
              <w:right w:val="nil"/>
            </w:tcBorders>
          </w:tcPr>
          <w:p w14:paraId="3FB8B493" w14:textId="77777777" w:rsidR="00B92327" w:rsidRPr="00801E49" w:rsidRDefault="00B92327" w:rsidP="00C46F67">
            <w:pPr>
              <w:spacing w:after="0" w:line="259" w:lineRule="auto"/>
              <w:ind w:left="0" w:right="0" w:firstLine="0"/>
              <w:jc w:val="left"/>
              <w:rPr>
                <w:rFonts w:ascii="Open Sans" w:hAnsi="Open Sans" w:cs="Open Sans"/>
                <w:sz w:val="16"/>
                <w:szCs w:val="24"/>
                <w:rPrChange w:id="8169" w:author="Nicole Wu" w:date="2024-01-08T11:26:00Z">
                  <w:rPr>
                    <w:sz w:val="16"/>
                    <w:szCs w:val="24"/>
                  </w:rPr>
                </w:rPrChange>
              </w:rPr>
            </w:pPr>
          </w:p>
        </w:tc>
        <w:tc>
          <w:tcPr>
            <w:tcW w:w="819" w:type="dxa"/>
            <w:tcBorders>
              <w:top w:val="nil"/>
              <w:left w:val="nil"/>
              <w:bottom w:val="nil"/>
              <w:right w:val="nil"/>
            </w:tcBorders>
          </w:tcPr>
          <w:p w14:paraId="2BF43ECD" w14:textId="77777777" w:rsidR="00B92327" w:rsidRPr="00801E49" w:rsidRDefault="00332621" w:rsidP="009E169A">
            <w:pPr>
              <w:spacing w:after="0" w:line="259" w:lineRule="auto"/>
              <w:ind w:left="0" w:right="0" w:firstLine="0"/>
              <w:jc w:val="center"/>
              <w:rPr>
                <w:rFonts w:ascii="Open Sans" w:hAnsi="Open Sans" w:cs="Open Sans"/>
                <w:sz w:val="16"/>
                <w:szCs w:val="24"/>
                <w:rPrChange w:id="8170" w:author="Nicole Wu" w:date="2024-01-08T11:26:00Z">
                  <w:rPr>
                    <w:sz w:val="16"/>
                    <w:szCs w:val="24"/>
                  </w:rPr>
                </w:rPrChange>
              </w:rPr>
            </w:pPr>
            <w:r w:rsidRPr="00801E49">
              <w:rPr>
                <w:rFonts w:ascii="Open Sans" w:hAnsi="Open Sans" w:cs="Open Sans"/>
                <w:sz w:val="16"/>
                <w:szCs w:val="24"/>
                <w:rPrChange w:id="8171" w:author="Nicole Wu" w:date="2024-01-08T11:26:00Z">
                  <w:rPr>
                    <w:sz w:val="16"/>
                    <w:szCs w:val="24"/>
                  </w:rPr>
                </w:rPrChange>
              </w:rPr>
              <w:t>(0.42)</w:t>
            </w:r>
          </w:p>
        </w:tc>
        <w:tc>
          <w:tcPr>
            <w:tcW w:w="679" w:type="dxa"/>
            <w:tcBorders>
              <w:top w:val="nil"/>
              <w:left w:val="nil"/>
              <w:bottom w:val="nil"/>
              <w:right w:val="nil"/>
            </w:tcBorders>
          </w:tcPr>
          <w:p w14:paraId="5419F851" w14:textId="77777777" w:rsidR="00B92327" w:rsidRPr="00801E49" w:rsidRDefault="00332621" w:rsidP="009E169A">
            <w:pPr>
              <w:spacing w:after="0" w:line="259" w:lineRule="auto"/>
              <w:ind w:left="0" w:right="0" w:firstLine="0"/>
              <w:jc w:val="center"/>
              <w:rPr>
                <w:rFonts w:ascii="Open Sans" w:hAnsi="Open Sans" w:cs="Open Sans"/>
                <w:sz w:val="16"/>
                <w:szCs w:val="24"/>
                <w:rPrChange w:id="8172" w:author="Nicole Wu" w:date="2024-01-08T11:26:00Z">
                  <w:rPr>
                    <w:sz w:val="16"/>
                    <w:szCs w:val="24"/>
                  </w:rPr>
                </w:rPrChange>
              </w:rPr>
            </w:pPr>
            <w:r w:rsidRPr="00801E49">
              <w:rPr>
                <w:rFonts w:ascii="Open Sans" w:hAnsi="Open Sans" w:cs="Open Sans"/>
                <w:sz w:val="16"/>
                <w:szCs w:val="24"/>
                <w:rPrChange w:id="8173" w:author="Nicole Wu" w:date="2024-01-08T11:26:00Z">
                  <w:rPr>
                    <w:sz w:val="16"/>
                    <w:szCs w:val="24"/>
                  </w:rPr>
                </w:rPrChange>
              </w:rPr>
              <w:t>(0.47)</w:t>
            </w:r>
          </w:p>
        </w:tc>
        <w:tc>
          <w:tcPr>
            <w:tcW w:w="726" w:type="dxa"/>
            <w:tcBorders>
              <w:top w:val="nil"/>
              <w:left w:val="nil"/>
              <w:bottom w:val="nil"/>
              <w:right w:val="nil"/>
            </w:tcBorders>
          </w:tcPr>
          <w:p w14:paraId="03581DF6" w14:textId="77777777" w:rsidR="00B92327" w:rsidRPr="00801E49" w:rsidRDefault="00332621" w:rsidP="009E169A">
            <w:pPr>
              <w:spacing w:after="0" w:line="259" w:lineRule="auto"/>
              <w:ind w:left="0" w:right="0" w:firstLine="0"/>
              <w:jc w:val="center"/>
              <w:rPr>
                <w:rFonts w:ascii="Open Sans" w:hAnsi="Open Sans" w:cs="Open Sans"/>
                <w:sz w:val="16"/>
                <w:szCs w:val="24"/>
                <w:rPrChange w:id="8174" w:author="Nicole Wu" w:date="2024-01-08T11:26:00Z">
                  <w:rPr>
                    <w:sz w:val="16"/>
                    <w:szCs w:val="24"/>
                  </w:rPr>
                </w:rPrChange>
              </w:rPr>
            </w:pPr>
            <w:r w:rsidRPr="00801E49">
              <w:rPr>
                <w:rFonts w:ascii="Open Sans" w:hAnsi="Open Sans" w:cs="Open Sans"/>
                <w:sz w:val="16"/>
                <w:szCs w:val="24"/>
                <w:rPrChange w:id="8175" w:author="Nicole Wu" w:date="2024-01-08T11:26:00Z">
                  <w:rPr>
                    <w:sz w:val="16"/>
                    <w:szCs w:val="24"/>
                  </w:rPr>
                </w:rPrChange>
              </w:rPr>
              <w:t>(0.06)</w:t>
            </w:r>
          </w:p>
        </w:tc>
        <w:tc>
          <w:tcPr>
            <w:tcW w:w="819" w:type="dxa"/>
            <w:tcBorders>
              <w:top w:val="nil"/>
              <w:left w:val="nil"/>
              <w:bottom w:val="nil"/>
              <w:right w:val="nil"/>
            </w:tcBorders>
          </w:tcPr>
          <w:p w14:paraId="6682145F" w14:textId="77777777" w:rsidR="00B92327" w:rsidRPr="00801E49" w:rsidRDefault="00332621" w:rsidP="009E169A">
            <w:pPr>
              <w:spacing w:after="0" w:line="259" w:lineRule="auto"/>
              <w:ind w:left="0" w:right="0" w:firstLine="0"/>
              <w:jc w:val="center"/>
              <w:rPr>
                <w:rFonts w:ascii="Open Sans" w:hAnsi="Open Sans" w:cs="Open Sans"/>
                <w:sz w:val="16"/>
                <w:szCs w:val="24"/>
                <w:rPrChange w:id="8176" w:author="Nicole Wu" w:date="2024-01-08T11:26:00Z">
                  <w:rPr>
                    <w:sz w:val="16"/>
                    <w:szCs w:val="24"/>
                  </w:rPr>
                </w:rPrChange>
              </w:rPr>
            </w:pPr>
            <w:r w:rsidRPr="00801E49">
              <w:rPr>
                <w:rFonts w:ascii="Open Sans" w:hAnsi="Open Sans" w:cs="Open Sans"/>
                <w:sz w:val="16"/>
                <w:szCs w:val="24"/>
                <w:rPrChange w:id="8177" w:author="Nicole Wu" w:date="2024-01-08T11:26:00Z">
                  <w:rPr>
                    <w:sz w:val="16"/>
                    <w:szCs w:val="24"/>
                  </w:rPr>
                </w:rPrChange>
              </w:rPr>
              <w:t>(0.38)</w:t>
            </w:r>
          </w:p>
        </w:tc>
        <w:tc>
          <w:tcPr>
            <w:tcW w:w="677" w:type="dxa"/>
            <w:tcBorders>
              <w:top w:val="nil"/>
              <w:left w:val="nil"/>
              <w:bottom w:val="nil"/>
              <w:right w:val="nil"/>
            </w:tcBorders>
          </w:tcPr>
          <w:p w14:paraId="27546E95" w14:textId="77777777" w:rsidR="00B92327" w:rsidRPr="00801E49" w:rsidRDefault="00332621" w:rsidP="009E169A">
            <w:pPr>
              <w:spacing w:after="0" w:line="259" w:lineRule="auto"/>
              <w:ind w:left="0" w:right="0" w:firstLine="0"/>
              <w:jc w:val="center"/>
              <w:rPr>
                <w:rFonts w:ascii="Open Sans" w:hAnsi="Open Sans" w:cs="Open Sans"/>
                <w:sz w:val="16"/>
                <w:szCs w:val="24"/>
                <w:rPrChange w:id="8178" w:author="Nicole Wu" w:date="2024-01-08T11:26:00Z">
                  <w:rPr>
                    <w:sz w:val="16"/>
                    <w:szCs w:val="24"/>
                  </w:rPr>
                </w:rPrChange>
              </w:rPr>
            </w:pPr>
            <w:r w:rsidRPr="00801E49">
              <w:rPr>
                <w:rFonts w:ascii="Open Sans" w:hAnsi="Open Sans" w:cs="Open Sans"/>
                <w:sz w:val="16"/>
                <w:szCs w:val="24"/>
                <w:rPrChange w:id="8179" w:author="Nicole Wu" w:date="2024-01-08T11:26:00Z">
                  <w:rPr>
                    <w:sz w:val="16"/>
                    <w:szCs w:val="24"/>
                  </w:rPr>
                </w:rPrChange>
              </w:rPr>
              <w:t>(0.41)</w:t>
            </w:r>
          </w:p>
        </w:tc>
        <w:tc>
          <w:tcPr>
            <w:tcW w:w="504" w:type="dxa"/>
            <w:tcBorders>
              <w:top w:val="nil"/>
              <w:left w:val="nil"/>
              <w:bottom w:val="nil"/>
              <w:right w:val="nil"/>
            </w:tcBorders>
          </w:tcPr>
          <w:p w14:paraId="6D231D72" w14:textId="77777777" w:rsidR="00B92327" w:rsidRPr="00801E49" w:rsidRDefault="00332621" w:rsidP="009E169A">
            <w:pPr>
              <w:spacing w:after="0" w:line="259" w:lineRule="auto"/>
              <w:ind w:left="0" w:right="0" w:firstLine="0"/>
              <w:jc w:val="center"/>
              <w:rPr>
                <w:rFonts w:ascii="Open Sans" w:hAnsi="Open Sans" w:cs="Open Sans"/>
                <w:sz w:val="16"/>
                <w:szCs w:val="24"/>
                <w:rPrChange w:id="8180" w:author="Nicole Wu" w:date="2024-01-08T11:26:00Z">
                  <w:rPr>
                    <w:sz w:val="16"/>
                    <w:szCs w:val="24"/>
                  </w:rPr>
                </w:rPrChange>
              </w:rPr>
            </w:pPr>
            <w:r w:rsidRPr="00801E49">
              <w:rPr>
                <w:rFonts w:ascii="Open Sans" w:hAnsi="Open Sans" w:cs="Open Sans"/>
                <w:sz w:val="16"/>
                <w:szCs w:val="24"/>
                <w:rPrChange w:id="8181" w:author="Nicole Wu" w:date="2024-01-08T11:26:00Z">
                  <w:rPr>
                    <w:sz w:val="16"/>
                    <w:szCs w:val="24"/>
                  </w:rPr>
                </w:rPrChange>
              </w:rPr>
              <w:t>(0.37)</w:t>
            </w:r>
          </w:p>
        </w:tc>
        <w:tc>
          <w:tcPr>
            <w:tcW w:w="819" w:type="dxa"/>
            <w:tcBorders>
              <w:top w:val="nil"/>
              <w:left w:val="nil"/>
              <w:bottom w:val="nil"/>
              <w:right w:val="nil"/>
            </w:tcBorders>
          </w:tcPr>
          <w:p w14:paraId="772D9E04" w14:textId="77777777" w:rsidR="00B92327" w:rsidRPr="00801E49" w:rsidRDefault="00332621" w:rsidP="009E169A">
            <w:pPr>
              <w:spacing w:after="0" w:line="259" w:lineRule="auto"/>
              <w:ind w:left="0" w:right="0" w:firstLine="0"/>
              <w:jc w:val="center"/>
              <w:rPr>
                <w:rFonts w:ascii="Open Sans" w:hAnsi="Open Sans" w:cs="Open Sans"/>
                <w:sz w:val="16"/>
                <w:szCs w:val="24"/>
                <w:rPrChange w:id="8182" w:author="Nicole Wu" w:date="2024-01-08T11:26:00Z">
                  <w:rPr>
                    <w:sz w:val="16"/>
                    <w:szCs w:val="24"/>
                  </w:rPr>
                </w:rPrChange>
              </w:rPr>
            </w:pPr>
            <w:r w:rsidRPr="00801E49">
              <w:rPr>
                <w:rFonts w:ascii="Open Sans" w:hAnsi="Open Sans" w:cs="Open Sans"/>
                <w:sz w:val="16"/>
                <w:szCs w:val="24"/>
                <w:rPrChange w:id="8183" w:author="Nicole Wu" w:date="2024-01-08T11:26:00Z">
                  <w:rPr>
                    <w:sz w:val="16"/>
                    <w:szCs w:val="24"/>
                  </w:rPr>
                </w:rPrChange>
              </w:rPr>
              <w:t>(0.40)</w:t>
            </w:r>
          </w:p>
        </w:tc>
        <w:tc>
          <w:tcPr>
            <w:tcW w:w="677" w:type="dxa"/>
            <w:tcBorders>
              <w:top w:val="nil"/>
              <w:left w:val="nil"/>
              <w:bottom w:val="nil"/>
              <w:right w:val="nil"/>
            </w:tcBorders>
          </w:tcPr>
          <w:p w14:paraId="2C13E62E" w14:textId="77777777" w:rsidR="00B92327" w:rsidRPr="00801E49" w:rsidRDefault="00332621" w:rsidP="009E169A">
            <w:pPr>
              <w:spacing w:after="0" w:line="259" w:lineRule="auto"/>
              <w:ind w:left="0" w:right="0" w:firstLine="0"/>
              <w:jc w:val="center"/>
              <w:rPr>
                <w:rFonts w:ascii="Open Sans" w:hAnsi="Open Sans" w:cs="Open Sans"/>
                <w:sz w:val="16"/>
                <w:szCs w:val="24"/>
                <w:rPrChange w:id="8184" w:author="Nicole Wu" w:date="2024-01-08T11:26:00Z">
                  <w:rPr>
                    <w:sz w:val="16"/>
                    <w:szCs w:val="24"/>
                  </w:rPr>
                </w:rPrChange>
              </w:rPr>
            </w:pPr>
            <w:r w:rsidRPr="00801E49">
              <w:rPr>
                <w:rFonts w:ascii="Open Sans" w:hAnsi="Open Sans" w:cs="Open Sans"/>
                <w:sz w:val="16"/>
                <w:szCs w:val="24"/>
                <w:rPrChange w:id="8185" w:author="Nicole Wu" w:date="2024-01-08T11:26:00Z">
                  <w:rPr>
                    <w:sz w:val="16"/>
                    <w:szCs w:val="24"/>
                  </w:rPr>
                </w:rPrChange>
              </w:rPr>
              <w:t>(0.42)</w:t>
            </w:r>
          </w:p>
        </w:tc>
        <w:tc>
          <w:tcPr>
            <w:tcW w:w="740" w:type="dxa"/>
            <w:tcBorders>
              <w:top w:val="nil"/>
              <w:left w:val="nil"/>
              <w:bottom w:val="nil"/>
              <w:right w:val="nil"/>
            </w:tcBorders>
          </w:tcPr>
          <w:p w14:paraId="12724DC0" w14:textId="77777777" w:rsidR="00B92327" w:rsidRPr="00801E49" w:rsidRDefault="00332621" w:rsidP="009E169A">
            <w:pPr>
              <w:spacing w:after="0" w:line="259" w:lineRule="auto"/>
              <w:ind w:left="0" w:right="0" w:firstLine="0"/>
              <w:jc w:val="center"/>
              <w:rPr>
                <w:rFonts w:ascii="Open Sans" w:hAnsi="Open Sans" w:cs="Open Sans"/>
                <w:sz w:val="16"/>
                <w:szCs w:val="24"/>
                <w:rPrChange w:id="8186" w:author="Nicole Wu" w:date="2024-01-08T11:26:00Z">
                  <w:rPr>
                    <w:sz w:val="16"/>
                    <w:szCs w:val="24"/>
                  </w:rPr>
                </w:rPrChange>
              </w:rPr>
            </w:pPr>
            <w:r w:rsidRPr="00801E49">
              <w:rPr>
                <w:rFonts w:ascii="Open Sans" w:hAnsi="Open Sans" w:cs="Open Sans"/>
                <w:sz w:val="16"/>
                <w:szCs w:val="24"/>
                <w:rPrChange w:id="8187" w:author="Nicole Wu" w:date="2024-01-08T11:26:00Z">
                  <w:rPr>
                    <w:sz w:val="16"/>
                    <w:szCs w:val="24"/>
                  </w:rPr>
                </w:rPrChange>
              </w:rPr>
              <w:t>(0.30)</w:t>
            </w:r>
          </w:p>
        </w:tc>
      </w:tr>
      <w:tr w:rsidR="00B92327" w:rsidRPr="00801E49" w14:paraId="49A7875D" w14:textId="77777777" w:rsidTr="009E169A">
        <w:trPr>
          <w:trHeight w:val="143"/>
        </w:trPr>
        <w:tc>
          <w:tcPr>
            <w:tcW w:w="3038" w:type="dxa"/>
            <w:tcBorders>
              <w:top w:val="nil"/>
              <w:left w:val="nil"/>
              <w:bottom w:val="nil"/>
              <w:right w:val="nil"/>
            </w:tcBorders>
          </w:tcPr>
          <w:p w14:paraId="76B05ED4" w14:textId="77777777" w:rsidR="00B92327" w:rsidRPr="00801E49" w:rsidRDefault="00332621" w:rsidP="00C46F67">
            <w:pPr>
              <w:spacing w:after="0" w:line="259" w:lineRule="auto"/>
              <w:ind w:left="0" w:right="0" w:firstLine="0"/>
              <w:jc w:val="left"/>
              <w:rPr>
                <w:rFonts w:ascii="Open Sans" w:hAnsi="Open Sans" w:cs="Open Sans"/>
                <w:sz w:val="16"/>
                <w:szCs w:val="24"/>
                <w:rPrChange w:id="8188" w:author="Nicole Wu" w:date="2024-01-08T11:26:00Z">
                  <w:rPr>
                    <w:sz w:val="16"/>
                    <w:szCs w:val="24"/>
                  </w:rPr>
                </w:rPrChange>
              </w:rPr>
            </w:pPr>
            <w:r w:rsidRPr="00801E49">
              <w:rPr>
                <w:rFonts w:ascii="Open Sans" w:hAnsi="Open Sans" w:cs="Open Sans"/>
                <w:sz w:val="16"/>
                <w:szCs w:val="24"/>
                <w:rPrChange w:id="8189" w:author="Nicole Wu" w:date="2024-01-08T11:26:00Z">
                  <w:rPr>
                    <w:sz w:val="16"/>
                    <w:szCs w:val="24"/>
                  </w:rPr>
                </w:rPrChange>
              </w:rPr>
              <w:t>Female Household Head</w:t>
            </w:r>
          </w:p>
        </w:tc>
        <w:tc>
          <w:tcPr>
            <w:tcW w:w="819" w:type="dxa"/>
            <w:tcBorders>
              <w:top w:val="nil"/>
              <w:left w:val="nil"/>
              <w:bottom w:val="nil"/>
              <w:right w:val="nil"/>
            </w:tcBorders>
          </w:tcPr>
          <w:p w14:paraId="6732E599" w14:textId="77777777" w:rsidR="00B92327" w:rsidRPr="00801E49" w:rsidRDefault="00332621" w:rsidP="009E169A">
            <w:pPr>
              <w:spacing w:after="0" w:line="259" w:lineRule="auto"/>
              <w:ind w:left="0" w:right="0" w:firstLine="0"/>
              <w:jc w:val="center"/>
              <w:rPr>
                <w:rFonts w:ascii="Open Sans" w:hAnsi="Open Sans" w:cs="Open Sans"/>
                <w:sz w:val="16"/>
                <w:szCs w:val="24"/>
                <w:rPrChange w:id="8190" w:author="Nicole Wu" w:date="2024-01-08T11:26:00Z">
                  <w:rPr>
                    <w:sz w:val="16"/>
                    <w:szCs w:val="24"/>
                  </w:rPr>
                </w:rPrChange>
              </w:rPr>
            </w:pPr>
            <w:r w:rsidRPr="00801E49">
              <w:rPr>
                <w:rFonts w:ascii="Open Sans" w:hAnsi="Open Sans" w:cs="Open Sans"/>
                <w:sz w:val="16"/>
                <w:szCs w:val="24"/>
                <w:rPrChange w:id="8191" w:author="Nicole Wu" w:date="2024-01-08T11:26:00Z">
                  <w:rPr>
                    <w:sz w:val="16"/>
                    <w:szCs w:val="24"/>
                  </w:rPr>
                </w:rPrChange>
              </w:rPr>
              <w:t>0.25</w:t>
            </w:r>
          </w:p>
        </w:tc>
        <w:tc>
          <w:tcPr>
            <w:tcW w:w="679" w:type="dxa"/>
            <w:tcBorders>
              <w:top w:val="nil"/>
              <w:left w:val="nil"/>
              <w:bottom w:val="nil"/>
              <w:right w:val="nil"/>
            </w:tcBorders>
          </w:tcPr>
          <w:p w14:paraId="269EFEB8" w14:textId="77777777" w:rsidR="00B92327" w:rsidRPr="00801E49" w:rsidRDefault="00332621" w:rsidP="009E169A">
            <w:pPr>
              <w:spacing w:after="0" w:line="259" w:lineRule="auto"/>
              <w:ind w:left="0" w:right="0" w:firstLine="0"/>
              <w:jc w:val="center"/>
              <w:rPr>
                <w:rFonts w:ascii="Open Sans" w:hAnsi="Open Sans" w:cs="Open Sans"/>
                <w:sz w:val="16"/>
                <w:szCs w:val="24"/>
                <w:rPrChange w:id="8192" w:author="Nicole Wu" w:date="2024-01-08T11:26:00Z">
                  <w:rPr>
                    <w:sz w:val="16"/>
                    <w:szCs w:val="24"/>
                  </w:rPr>
                </w:rPrChange>
              </w:rPr>
            </w:pPr>
            <w:r w:rsidRPr="00801E49">
              <w:rPr>
                <w:rFonts w:ascii="Open Sans" w:hAnsi="Open Sans" w:cs="Open Sans"/>
                <w:sz w:val="16"/>
                <w:szCs w:val="24"/>
                <w:rPrChange w:id="8193" w:author="Nicole Wu" w:date="2024-01-08T11:26:00Z">
                  <w:rPr>
                    <w:sz w:val="16"/>
                    <w:szCs w:val="24"/>
                  </w:rPr>
                </w:rPrChange>
              </w:rPr>
              <w:t>0.21</w:t>
            </w:r>
          </w:p>
        </w:tc>
        <w:tc>
          <w:tcPr>
            <w:tcW w:w="726" w:type="dxa"/>
            <w:tcBorders>
              <w:top w:val="nil"/>
              <w:left w:val="nil"/>
              <w:bottom w:val="nil"/>
              <w:right w:val="nil"/>
            </w:tcBorders>
          </w:tcPr>
          <w:p w14:paraId="3C9E8E0B" w14:textId="77777777" w:rsidR="00B92327" w:rsidRPr="00801E49" w:rsidRDefault="00332621" w:rsidP="009E169A">
            <w:pPr>
              <w:spacing w:after="0" w:line="259" w:lineRule="auto"/>
              <w:ind w:left="0" w:right="0" w:firstLine="0"/>
              <w:jc w:val="center"/>
              <w:rPr>
                <w:rFonts w:ascii="Open Sans" w:hAnsi="Open Sans" w:cs="Open Sans"/>
                <w:sz w:val="16"/>
                <w:szCs w:val="24"/>
                <w:rPrChange w:id="8194" w:author="Nicole Wu" w:date="2024-01-08T11:26:00Z">
                  <w:rPr>
                    <w:sz w:val="16"/>
                    <w:szCs w:val="24"/>
                  </w:rPr>
                </w:rPrChange>
              </w:rPr>
            </w:pPr>
            <w:r w:rsidRPr="00801E49">
              <w:rPr>
                <w:rFonts w:ascii="Open Sans" w:hAnsi="Open Sans" w:cs="Open Sans"/>
                <w:sz w:val="16"/>
                <w:szCs w:val="24"/>
                <w:rPrChange w:id="8195" w:author="Nicole Wu" w:date="2024-01-08T11:26:00Z">
                  <w:rPr>
                    <w:sz w:val="16"/>
                    <w:szCs w:val="24"/>
                  </w:rPr>
                </w:rPrChange>
              </w:rPr>
              <w:t>-0.05</w:t>
            </w:r>
          </w:p>
        </w:tc>
        <w:tc>
          <w:tcPr>
            <w:tcW w:w="819" w:type="dxa"/>
            <w:tcBorders>
              <w:top w:val="nil"/>
              <w:left w:val="nil"/>
              <w:bottom w:val="nil"/>
              <w:right w:val="nil"/>
            </w:tcBorders>
          </w:tcPr>
          <w:p w14:paraId="29BC147D" w14:textId="77777777" w:rsidR="00B92327" w:rsidRPr="00801E49" w:rsidRDefault="00332621" w:rsidP="009E169A">
            <w:pPr>
              <w:spacing w:after="0" w:line="259" w:lineRule="auto"/>
              <w:ind w:left="0" w:right="0" w:firstLine="0"/>
              <w:jc w:val="center"/>
              <w:rPr>
                <w:rFonts w:ascii="Open Sans" w:hAnsi="Open Sans" w:cs="Open Sans"/>
                <w:sz w:val="16"/>
                <w:szCs w:val="24"/>
                <w:rPrChange w:id="8196" w:author="Nicole Wu" w:date="2024-01-08T11:26:00Z">
                  <w:rPr>
                    <w:sz w:val="16"/>
                    <w:szCs w:val="24"/>
                  </w:rPr>
                </w:rPrChange>
              </w:rPr>
            </w:pPr>
            <w:r w:rsidRPr="00801E49">
              <w:rPr>
                <w:rFonts w:ascii="Open Sans" w:hAnsi="Open Sans" w:cs="Open Sans"/>
                <w:sz w:val="16"/>
                <w:szCs w:val="24"/>
                <w:rPrChange w:id="8197" w:author="Nicole Wu" w:date="2024-01-08T11:26:00Z">
                  <w:rPr>
                    <w:sz w:val="16"/>
                    <w:szCs w:val="24"/>
                  </w:rPr>
                </w:rPrChange>
              </w:rPr>
              <w:t>0.32</w:t>
            </w:r>
          </w:p>
        </w:tc>
        <w:tc>
          <w:tcPr>
            <w:tcW w:w="677" w:type="dxa"/>
            <w:tcBorders>
              <w:top w:val="nil"/>
              <w:left w:val="nil"/>
              <w:bottom w:val="nil"/>
              <w:right w:val="nil"/>
            </w:tcBorders>
          </w:tcPr>
          <w:p w14:paraId="2F6AC6BE" w14:textId="77777777" w:rsidR="00B92327" w:rsidRPr="00801E49" w:rsidRDefault="00332621" w:rsidP="009E169A">
            <w:pPr>
              <w:spacing w:after="0" w:line="259" w:lineRule="auto"/>
              <w:ind w:left="0" w:right="0" w:firstLine="0"/>
              <w:jc w:val="center"/>
              <w:rPr>
                <w:rFonts w:ascii="Open Sans" w:hAnsi="Open Sans" w:cs="Open Sans"/>
                <w:sz w:val="16"/>
                <w:szCs w:val="24"/>
                <w:rPrChange w:id="8198" w:author="Nicole Wu" w:date="2024-01-08T11:26:00Z">
                  <w:rPr>
                    <w:sz w:val="16"/>
                    <w:szCs w:val="24"/>
                  </w:rPr>
                </w:rPrChange>
              </w:rPr>
            </w:pPr>
            <w:r w:rsidRPr="00801E49">
              <w:rPr>
                <w:rFonts w:ascii="Open Sans" w:hAnsi="Open Sans" w:cs="Open Sans"/>
                <w:sz w:val="16"/>
                <w:szCs w:val="24"/>
                <w:rPrChange w:id="8199" w:author="Nicole Wu" w:date="2024-01-08T11:26:00Z">
                  <w:rPr>
                    <w:sz w:val="16"/>
                    <w:szCs w:val="24"/>
                  </w:rPr>
                </w:rPrChange>
              </w:rPr>
              <w:t>0.31</w:t>
            </w:r>
          </w:p>
        </w:tc>
        <w:tc>
          <w:tcPr>
            <w:tcW w:w="504" w:type="dxa"/>
            <w:tcBorders>
              <w:top w:val="nil"/>
              <w:left w:val="nil"/>
              <w:bottom w:val="nil"/>
              <w:right w:val="nil"/>
            </w:tcBorders>
          </w:tcPr>
          <w:p w14:paraId="2E573DDE" w14:textId="77777777" w:rsidR="00B92327" w:rsidRPr="00801E49" w:rsidRDefault="00332621" w:rsidP="009E169A">
            <w:pPr>
              <w:spacing w:after="0" w:line="259" w:lineRule="auto"/>
              <w:ind w:left="0" w:right="0" w:firstLine="0"/>
              <w:jc w:val="center"/>
              <w:rPr>
                <w:rFonts w:ascii="Open Sans" w:hAnsi="Open Sans" w:cs="Open Sans"/>
                <w:sz w:val="16"/>
                <w:szCs w:val="24"/>
                <w:rPrChange w:id="8200" w:author="Nicole Wu" w:date="2024-01-08T11:26:00Z">
                  <w:rPr>
                    <w:sz w:val="16"/>
                    <w:szCs w:val="24"/>
                  </w:rPr>
                </w:rPrChange>
              </w:rPr>
            </w:pPr>
            <w:r w:rsidRPr="00801E49">
              <w:rPr>
                <w:rFonts w:ascii="Open Sans" w:hAnsi="Open Sans" w:cs="Open Sans"/>
                <w:sz w:val="16"/>
                <w:szCs w:val="24"/>
                <w:rPrChange w:id="8201" w:author="Nicole Wu" w:date="2024-01-08T11:26:00Z">
                  <w:rPr>
                    <w:sz w:val="16"/>
                    <w:szCs w:val="24"/>
                  </w:rPr>
                </w:rPrChange>
              </w:rPr>
              <w:t>-0.01</w:t>
            </w:r>
          </w:p>
        </w:tc>
        <w:tc>
          <w:tcPr>
            <w:tcW w:w="819" w:type="dxa"/>
            <w:tcBorders>
              <w:top w:val="nil"/>
              <w:left w:val="nil"/>
              <w:bottom w:val="nil"/>
              <w:right w:val="nil"/>
            </w:tcBorders>
          </w:tcPr>
          <w:p w14:paraId="63ED3521" w14:textId="77777777" w:rsidR="00B92327" w:rsidRPr="00801E49" w:rsidRDefault="00332621" w:rsidP="009E169A">
            <w:pPr>
              <w:spacing w:after="0" w:line="259" w:lineRule="auto"/>
              <w:ind w:left="0" w:right="0" w:firstLine="0"/>
              <w:jc w:val="center"/>
              <w:rPr>
                <w:rFonts w:ascii="Open Sans" w:hAnsi="Open Sans" w:cs="Open Sans"/>
                <w:sz w:val="16"/>
                <w:szCs w:val="24"/>
                <w:rPrChange w:id="8202" w:author="Nicole Wu" w:date="2024-01-08T11:26:00Z">
                  <w:rPr>
                    <w:sz w:val="16"/>
                    <w:szCs w:val="24"/>
                  </w:rPr>
                </w:rPrChange>
              </w:rPr>
            </w:pPr>
            <w:r w:rsidRPr="00801E49">
              <w:rPr>
                <w:rFonts w:ascii="Open Sans" w:hAnsi="Open Sans" w:cs="Open Sans"/>
                <w:sz w:val="16"/>
                <w:szCs w:val="24"/>
                <w:rPrChange w:id="8203" w:author="Nicole Wu" w:date="2024-01-08T11:26:00Z">
                  <w:rPr>
                    <w:sz w:val="16"/>
                    <w:szCs w:val="24"/>
                  </w:rPr>
                </w:rPrChange>
              </w:rPr>
              <w:t>0.28</w:t>
            </w:r>
          </w:p>
        </w:tc>
        <w:tc>
          <w:tcPr>
            <w:tcW w:w="677" w:type="dxa"/>
            <w:tcBorders>
              <w:top w:val="nil"/>
              <w:left w:val="nil"/>
              <w:bottom w:val="nil"/>
              <w:right w:val="nil"/>
            </w:tcBorders>
          </w:tcPr>
          <w:p w14:paraId="1E1C17C5" w14:textId="77777777" w:rsidR="00B92327" w:rsidRPr="00801E49" w:rsidRDefault="00332621" w:rsidP="009E169A">
            <w:pPr>
              <w:spacing w:after="0" w:line="259" w:lineRule="auto"/>
              <w:ind w:left="0" w:right="0" w:firstLine="0"/>
              <w:jc w:val="center"/>
              <w:rPr>
                <w:rFonts w:ascii="Open Sans" w:hAnsi="Open Sans" w:cs="Open Sans"/>
                <w:sz w:val="16"/>
                <w:szCs w:val="24"/>
                <w:rPrChange w:id="8204" w:author="Nicole Wu" w:date="2024-01-08T11:26:00Z">
                  <w:rPr>
                    <w:sz w:val="16"/>
                    <w:szCs w:val="24"/>
                  </w:rPr>
                </w:rPrChange>
              </w:rPr>
            </w:pPr>
            <w:r w:rsidRPr="00801E49">
              <w:rPr>
                <w:rFonts w:ascii="Open Sans" w:hAnsi="Open Sans" w:cs="Open Sans"/>
                <w:sz w:val="16"/>
                <w:szCs w:val="24"/>
                <w:rPrChange w:id="8205" w:author="Nicole Wu" w:date="2024-01-08T11:26:00Z">
                  <w:rPr>
                    <w:sz w:val="16"/>
                    <w:szCs w:val="24"/>
                  </w:rPr>
                </w:rPrChange>
              </w:rPr>
              <w:t>0.29</w:t>
            </w:r>
          </w:p>
        </w:tc>
        <w:tc>
          <w:tcPr>
            <w:tcW w:w="740" w:type="dxa"/>
            <w:tcBorders>
              <w:top w:val="nil"/>
              <w:left w:val="nil"/>
              <w:bottom w:val="nil"/>
              <w:right w:val="nil"/>
            </w:tcBorders>
          </w:tcPr>
          <w:p w14:paraId="36C89FCF" w14:textId="77777777" w:rsidR="00B92327" w:rsidRPr="00801E49" w:rsidRDefault="00332621" w:rsidP="009E169A">
            <w:pPr>
              <w:spacing w:after="0" w:line="259" w:lineRule="auto"/>
              <w:ind w:left="0" w:right="0" w:firstLine="0"/>
              <w:jc w:val="center"/>
              <w:rPr>
                <w:rFonts w:ascii="Open Sans" w:hAnsi="Open Sans" w:cs="Open Sans"/>
                <w:sz w:val="16"/>
                <w:szCs w:val="24"/>
                <w:rPrChange w:id="8206" w:author="Nicole Wu" w:date="2024-01-08T11:26:00Z">
                  <w:rPr>
                    <w:sz w:val="16"/>
                    <w:szCs w:val="24"/>
                  </w:rPr>
                </w:rPrChange>
              </w:rPr>
            </w:pPr>
            <w:r w:rsidRPr="00801E49">
              <w:rPr>
                <w:rFonts w:ascii="Open Sans" w:hAnsi="Open Sans" w:cs="Open Sans"/>
                <w:sz w:val="16"/>
                <w:szCs w:val="24"/>
                <w:rPrChange w:id="8207" w:author="Nicole Wu" w:date="2024-01-08T11:26:00Z">
                  <w:rPr>
                    <w:sz w:val="16"/>
                    <w:szCs w:val="24"/>
                  </w:rPr>
                </w:rPrChange>
              </w:rPr>
              <w:t>0.00</w:t>
            </w:r>
          </w:p>
        </w:tc>
      </w:tr>
      <w:tr w:rsidR="00B92327" w:rsidRPr="00801E49" w14:paraId="1E7147DA" w14:textId="77777777" w:rsidTr="009E169A">
        <w:trPr>
          <w:trHeight w:val="143"/>
        </w:trPr>
        <w:tc>
          <w:tcPr>
            <w:tcW w:w="3038" w:type="dxa"/>
            <w:tcBorders>
              <w:top w:val="nil"/>
              <w:left w:val="nil"/>
              <w:bottom w:val="nil"/>
              <w:right w:val="nil"/>
            </w:tcBorders>
          </w:tcPr>
          <w:p w14:paraId="3B00D958" w14:textId="77777777" w:rsidR="00B92327" w:rsidRPr="00801E49" w:rsidRDefault="00B92327" w:rsidP="00C46F67">
            <w:pPr>
              <w:spacing w:after="0" w:line="259" w:lineRule="auto"/>
              <w:ind w:left="0" w:right="0" w:firstLine="0"/>
              <w:jc w:val="left"/>
              <w:rPr>
                <w:rFonts w:ascii="Open Sans" w:hAnsi="Open Sans" w:cs="Open Sans"/>
                <w:sz w:val="16"/>
                <w:szCs w:val="24"/>
                <w:rPrChange w:id="8208" w:author="Nicole Wu" w:date="2024-01-08T11:26:00Z">
                  <w:rPr>
                    <w:sz w:val="16"/>
                    <w:szCs w:val="24"/>
                  </w:rPr>
                </w:rPrChange>
              </w:rPr>
            </w:pPr>
          </w:p>
        </w:tc>
        <w:tc>
          <w:tcPr>
            <w:tcW w:w="819" w:type="dxa"/>
            <w:tcBorders>
              <w:top w:val="nil"/>
              <w:left w:val="nil"/>
              <w:bottom w:val="nil"/>
              <w:right w:val="nil"/>
            </w:tcBorders>
          </w:tcPr>
          <w:p w14:paraId="2A9EE7A7" w14:textId="77777777" w:rsidR="00B92327" w:rsidRPr="00801E49" w:rsidRDefault="00332621" w:rsidP="009E169A">
            <w:pPr>
              <w:spacing w:after="0" w:line="259" w:lineRule="auto"/>
              <w:ind w:left="0" w:right="0" w:firstLine="0"/>
              <w:jc w:val="center"/>
              <w:rPr>
                <w:rFonts w:ascii="Open Sans" w:hAnsi="Open Sans" w:cs="Open Sans"/>
                <w:sz w:val="16"/>
                <w:szCs w:val="24"/>
                <w:rPrChange w:id="8209" w:author="Nicole Wu" w:date="2024-01-08T11:26:00Z">
                  <w:rPr>
                    <w:sz w:val="16"/>
                    <w:szCs w:val="24"/>
                  </w:rPr>
                </w:rPrChange>
              </w:rPr>
            </w:pPr>
            <w:r w:rsidRPr="00801E49">
              <w:rPr>
                <w:rFonts w:ascii="Open Sans" w:hAnsi="Open Sans" w:cs="Open Sans"/>
                <w:sz w:val="16"/>
                <w:szCs w:val="24"/>
                <w:rPrChange w:id="8210" w:author="Nicole Wu" w:date="2024-01-08T11:26:00Z">
                  <w:rPr>
                    <w:sz w:val="16"/>
                    <w:szCs w:val="24"/>
                  </w:rPr>
                </w:rPrChange>
              </w:rPr>
              <w:t>(0.44)</w:t>
            </w:r>
          </w:p>
        </w:tc>
        <w:tc>
          <w:tcPr>
            <w:tcW w:w="679" w:type="dxa"/>
            <w:tcBorders>
              <w:top w:val="nil"/>
              <w:left w:val="nil"/>
              <w:bottom w:val="nil"/>
              <w:right w:val="nil"/>
            </w:tcBorders>
          </w:tcPr>
          <w:p w14:paraId="2D29AD9D" w14:textId="77777777" w:rsidR="00B92327" w:rsidRPr="00801E49" w:rsidRDefault="00332621" w:rsidP="009E169A">
            <w:pPr>
              <w:spacing w:after="0" w:line="259" w:lineRule="auto"/>
              <w:ind w:left="0" w:right="0" w:firstLine="0"/>
              <w:jc w:val="center"/>
              <w:rPr>
                <w:rFonts w:ascii="Open Sans" w:hAnsi="Open Sans" w:cs="Open Sans"/>
                <w:sz w:val="16"/>
                <w:szCs w:val="24"/>
                <w:rPrChange w:id="8211" w:author="Nicole Wu" w:date="2024-01-08T11:26:00Z">
                  <w:rPr>
                    <w:sz w:val="16"/>
                    <w:szCs w:val="24"/>
                  </w:rPr>
                </w:rPrChange>
              </w:rPr>
            </w:pPr>
            <w:r w:rsidRPr="00801E49">
              <w:rPr>
                <w:rFonts w:ascii="Open Sans" w:hAnsi="Open Sans" w:cs="Open Sans"/>
                <w:sz w:val="16"/>
                <w:szCs w:val="24"/>
                <w:rPrChange w:id="8212" w:author="Nicole Wu" w:date="2024-01-08T11:26:00Z">
                  <w:rPr>
                    <w:sz w:val="16"/>
                    <w:szCs w:val="24"/>
                  </w:rPr>
                </w:rPrChange>
              </w:rPr>
              <w:t>(0.41)</w:t>
            </w:r>
          </w:p>
        </w:tc>
        <w:tc>
          <w:tcPr>
            <w:tcW w:w="726" w:type="dxa"/>
            <w:tcBorders>
              <w:top w:val="nil"/>
              <w:left w:val="nil"/>
              <w:bottom w:val="nil"/>
              <w:right w:val="nil"/>
            </w:tcBorders>
          </w:tcPr>
          <w:p w14:paraId="32F61F80" w14:textId="77777777" w:rsidR="00B92327" w:rsidRPr="00801E49" w:rsidRDefault="00332621" w:rsidP="009E169A">
            <w:pPr>
              <w:spacing w:after="0" w:line="259" w:lineRule="auto"/>
              <w:ind w:left="0" w:right="0" w:firstLine="0"/>
              <w:jc w:val="center"/>
              <w:rPr>
                <w:rFonts w:ascii="Open Sans" w:hAnsi="Open Sans" w:cs="Open Sans"/>
                <w:sz w:val="16"/>
                <w:szCs w:val="24"/>
                <w:rPrChange w:id="8213" w:author="Nicole Wu" w:date="2024-01-08T11:26:00Z">
                  <w:rPr>
                    <w:sz w:val="16"/>
                    <w:szCs w:val="24"/>
                  </w:rPr>
                </w:rPrChange>
              </w:rPr>
            </w:pPr>
            <w:r w:rsidRPr="00801E49">
              <w:rPr>
                <w:rFonts w:ascii="Open Sans" w:hAnsi="Open Sans" w:cs="Open Sans"/>
                <w:sz w:val="16"/>
                <w:szCs w:val="24"/>
                <w:rPrChange w:id="8214" w:author="Nicole Wu" w:date="2024-01-08T11:26:00Z">
                  <w:rPr>
                    <w:sz w:val="16"/>
                    <w:szCs w:val="24"/>
                  </w:rPr>
                </w:rPrChange>
              </w:rPr>
              <w:t>(0.30)</w:t>
            </w:r>
          </w:p>
        </w:tc>
        <w:tc>
          <w:tcPr>
            <w:tcW w:w="819" w:type="dxa"/>
            <w:tcBorders>
              <w:top w:val="nil"/>
              <w:left w:val="nil"/>
              <w:bottom w:val="nil"/>
              <w:right w:val="nil"/>
            </w:tcBorders>
          </w:tcPr>
          <w:p w14:paraId="27234592" w14:textId="77777777" w:rsidR="00B92327" w:rsidRPr="00801E49" w:rsidRDefault="00332621" w:rsidP="009E169A">
            <w:pPr>
              <w:spacing w:after="0" w:line="259" w:lineRule="auto"/>
              <w:ind w:left="0" w:right="0" w:firstLine="0"/>
              <w:jc w:val="center"/>
              <w:rPr>
                <w:rFonts w:ascii="Open Sans" w:hAnsi="Open Sans" w:cs="Open Sans"/>
                <w:sz w:val="16"/>
                <w:szCs w:val="24"/>
                <w:rPrChange w:id="8215" w:author="Nicole Wu" w:date="2024-01-08T11:26:00Z">
                  <w:rPr>
                    <w:sz w:val="16"/>
                    <w:szCs w:val="24"/>
                  </w:rPr>
                </w:rPrChange>
              </w:rPr>
            </w:pPr>
            <w:r w:rsidRPr="00801E49">
              <w:rPr>
                <w:rFonts w:ascii="Open Sans" w:hAnsi="Open Sans" w:cs="Open Sans"/>
                <w:sz w:val="16"/>
                <w:szCs w:val="24"/>
                <w:rPrChange w:id="8216" w:author="Nicole Wu" w:date="2024-01-08T11:26:00Z">
                  <w:rPr>
                    <w:sz w:val="16"/>
                    <w:szCs w:val="24"/>
                  </w:rPr>
                </w:rPrChange>
              </w:rPr>
              <w:t>(0.47)</w:t>
            </w:r>
          </w:p>
        </w:tc>
        <w:tc>
          <w:tcPr>
            <w:tcW w:w="677" w:type="dxa"/>
            <w:tcBorders>
              <w:top w:val="nil"/>
              <w:left w:val="nil"/>
              <w:bottom w:val="nil"/>
              <w:right w:val="nil"/>
            </w:tcBorders>
          </w:tcPr>
          <w:p w14:paraId="0F30C43D" w14:textId="77777777" w:rsidR="00B92327" w:rsidRPr="00801E49" w:rsidRDefault="00332621" w:rsidP="009E169A">
            <w:pPr>
              <w:spacing w:after="0" w:line="259" w:lineRule="auto"/>
              <w:ind w:left="0" w:right="0" w:firstLine="0"/>
              <w:jc w:val="center"/>
              <w:rPr>
                <w:rFonts w:ascii="Open Sans" w:hAnsi="Open Sans" w:cs="Open Sans"/>
                <w:sz w:val="16"/>
                <w:szCs w:val="24"/>
                <w:rPrChange w:id="8217" w:author="Nicole Wu" w:date="2024-01-08T11:26:00Z">
                  <w:rPr>
                    <w:sz w:val="16"/>
                    <w:szCs w:val="24"/>
                  </w:rPr>
                </w:rPrChange>
              </w:rPr>
            </w:pPr>
            <w:r w:rsidRPr="00801E49">
              <w:rPr>
                <w:rFonts w:ascii="Open Sans" w:hAnsi="Open Sans" w:cs="Open Sans"/>
                <w:sz w:val="16"/>
                <w:szCs w:val="24"/>
                <w:rPrChange w:id="8218" w:author="Nicole Wu" w:date="2024-01-08T11:26:00Z">
                  <w:rPr>
                    <w:sz w:val="16"/>
                    <w:szCs w:val="24"/>
                  </w:rPr>
                </w:rPrChange>
              </w:rPr>
              <w:t>(0.46)</w:t>
            </w:r>
          </w:p>
        </w:tc>
        <w:tc>
          <w:tcPr>
            <w:tcW w:w="504" w:type="dxa"/>
            <w:tcBorders>
              <w:top w:val="nil"/>
              <w:left w:val="nil"/>
              <w:bottom w:val="nil"/>
              <w:right w:val="nil"/>
            </w:tcBorders>
          </w:tcPr>
          <w:p w14:paraId="5CE5159A" w14:textId="77777777" w:rsidR="00B92327" w:rsidRPr="00801E49" w:rsidRDefault="00332621" w:rsidP="009E169A">
            <w:pPr>
              <w:spacing w:after="0" w:line="259" w:lineRule="auto"/>
              <w:ind w:left="0" w:right="0" w:firstLine="0"/>
              <w:jc w:val="center"/>
              <w:rPr>
                <w:rFonts w:ascii="Open Sans" w:hAnsi="Open Sans" w:cs="Open Sans"/>
                <w:sz w:val="16"/>
                <w:szCs w:val="24"/>
                <w:rPrChange w:id="8219" w:author="Nicole Wu" w:date="2024-01-08T11:26:00Z">
                  <w:rPr>
                    <w:sz w:val="16"/>
                    <w:szCs w:val="24"/>
                  </w:rPr>
                </w:rPrChange>
              </w:rPr>
            </w:pPr>
            <w:r w:rsidRPr="00801E49">
              <w:rPr>
                <w:rFonts w:ascii="Open Sans" w:hAnsi="Open Sans" w:cs="Open Sans"/>
                <w:sz w:val="16"/>
                <w:szCs w:val="24"/>
                <w:rPrChange w:id="8220" w:author="Nicole Wu" w:date="2024-01-08T11:26:00Z">
                  <w:rPr>
                    <w:sz w:val="16"/>
                    <w:szCs w:val="24"/>
                  </w:rPr>
                </w:rPrChange>
              </w:rPr>
              <w:t>(0.77)</w:t>
            </w:r>
          </w:p>
        </w:tc>
        <w:tc>
          <w:tcPr>
            <w:tcW w:w="819" w:type="dxa"/>
            <w:tcBorders>
              <w:top w:val="nil"/>
              <w:left w:val="nil"/>
              <w:bottom w:val="nil"/>
              <w:right w:val="nil"/>
            </w:tcBorders>
          </w:tcPr>
          <w:p w14:paraId="5B7A8CAF" w14:textId="77777777" w:rsidR="00B92327" w:rsidRPr="00801E49" w:rsidRDefault="00332621" w:rsidP="009E169A">
            <w:pPr>
              <w:spacing w:after="0" w:line="259" w:lineRule="auto"/>
              <w:ind w:left="0" w:right="0" w:firstLine="0"/>
              <w:jc w:val="center"/>
              <w:rPr>
                <w:rFonts w:ascii="Open Sans" w:hAnsi="Open Sans" w:cs="Open Sans"/>
                <w:sz w:val="16"/>
                <w:szCs w:val="24"/>
                <w:rPrChange w:id="8221" w:author="Nicole Wu" w:date="2024-01-08T11:26:00Z">
                  <w:rPr>
                    <w:sz w:val="16"/>
                    <w:szCs w:val="24"/>
                  </w:rPr>
                </w:rPrChange>
              </w:rPr>
            </w:pPr>
            <w:r w:rsidRPr="00801E49">
              <w:rPr>
                <w:rFonts w:ascii="Open Sans" w:hAnsi="Open Sans" w:cs="Open Sans"/>
                <w:sz w:val="16"/>
                <w:szCs w:val="24"/>
                <w:rPrChange w:id="8222" w:author="Nicole Wu" w:date="2024-01-08T11:26:00Z">
                  <w:rPr>
                    <w:sz w:val="16"/>
                    <w:szCs w:val="24"/>
                  </w:rPr>
                </w:rPrChange>
              </w:rPr>
              <w:t>(0.45)</w:t>
            </w:r>
          </w:p>
        </w:tc>
        <w:tc>
          <w:tcPr>
            <w:tcW w:w="677" w:type="dxa"/>
            <w:tcBorders>
              <w:top w:val="nil"/>
              <w:left w:val="nil"/>
              <w:bottom w:val="nil"/>
              <w:right w:val="nil"/>
            </w:tcBorders>
          </w:tcPr>
          <w:p w14:paraId="07740A51" w14:textId="77777777" w:rsidR="00B92327" w:rsidRPr="00801E49" w:rsidRDefault="00332621" w:rsidP="009E169A">
            <w:pPr>
              <w:spacing w:after="0" w:line="259" w:lineRule="auto"/>
              <w:ind w:left="0" w:right="0" w:firstLine="0"/>
              <w:jc w:val="center"/>
              <w:rPr>
                <w:rFonts w:ascii="Open Sans" w:hAnsi="Open Sans" w:cs="Open Sans"/>
                <w:sz w:val="16"/>
                <w:szCs w:val="24"/>
                <w:rPrChange w:id="8223" w:author="Nicole Wu" w:date="2024-01-08T11:26:00Z">
                  <w:rPr>
                    <w:sz w:val="16"/>
                    <w:szCs w:val="24"/>
                  </w:rPr>
                </w:rPrChange>
              </w:rPr>
            </w:pPr>
            <w:r w:rsidRPr="00801E49">
              <w:rPr>
                <w:rFonts w:ascii="Open Sans" w:hAnsi="Open Sans" w:cs="Open Sans"/>
                <w:sz w:val="16"/>
                <w:szCs w:val="24"/>
                <w:rPrChange w:id="8224" w:author="Nicole Wu" w:date="2024-01-08T11:26:00Z">
                  <w:rPr>
                    <w:sz w:val="16"/>
                    <w:szCs w:val="24"/>
                  </w:rPr>
                </w:rPrChange>
              </w:rPr>
              <w:t>(0.45)</w:t>
            </w:r>
          </w:p>
        </w:tc>
        <w:tc>
          <w:tcPr>
            <w:tcW w:w="740" w:type="dxa"/>
            <w:tcBorders>
              <w:top w:val="nil"/>
              <w:left w:val="nil"/>
              <w:bottom w:val="nil"/>
              <w:right w:val="nil"/>
            </w:tcBorders>
          </w:tcPr>
          <w:p w14:paraId="09BC78C1" w14:textId="77777777" w:rsidR="00B92327" w:rsidRPr="00801E49" w:rsidRDefault="00332621" w:rsidP="009E169A">
            <w:pPr>
              <w:spacing w:after="0" w:line="259" w:lineRule="auto"/>
              <w:ind w:left="0" w:right="0" w:firstLine="0"/>
              <w:jc w:val="center"/>
              <w:rPr>
                <w:rFonts w:ascii="Open Sans" w:hAnsi="Open Sans" w:cs="Open Sans"/>
                <w:sz w:val="16"/>
                <w:szCs w:val="24"/>
                <w:rPrChange w:id="8225" w:author="Nicole Wu" w:date="2024-01-08T11:26:00Z">
                  <w:rPr>
                    <w:sz w:val="16"/>
                    <w:szCs w:val="24"/>
                  </w:rPr>
                </w:rPrChange>
              </w:rPr>
            </w:pPr>
            <w:r w:rsidRPr="00801E49">
              <w:rPr>
                <w:rFonts w:ascii="Open Sans" w:hAnsi="Open Sans" w:cs="Open Sans"/>
                <w:sz w:val="16"/>
                <w:szCs w:val="24"/>
                <w:rPrChange w:id="8226" w:author="Nicole Wu" w:date="2024-01-08T11:26:00Z">
                  <w:rPr>
                    <w:sz w:val="16"/>
                    <w:szCs w:val="24"/>
                  </w:rPr>
                </w:rPrChange>
              </w:rPr>
              <w:t>(0.94)</w:t>
            </w:r>
          </w:p>
        </w:tc>
      </w:tr>
      <w:tr w:rsidR="00B92327" w:rsidRPr="00801E49" w14:paraId="4F964E45" w14:textId="77777777" w:rsidTr="009E169A">
        <w:trPr>
          <w:trHeight w:val="143"/>
        </w:trPr>
        <w:tc>
          <w:tcPr>
            <w:tcW w:w="3038" w:type="dxa"/>
            <w:tcBorders>
              <w:top w:val="nil"/>
              <w:left w:val="nil"/>
              <w:bottom w:val="nil"/>
              <w:right w:val="nil"/>
            </w:tcBorders>
          </w:tcPr>
          <w:p w14:paraId="7ADE3176" w14:textId="77777777" w:rsidR="00B92327" w:rsidRPr="00801E49" w:rsidRDefault="00332621" w:rsidP="00C46F67">
            <w:pPr>
              <w:spacing w:after="0" w:line="259" w:lineRule="auto"/>
              <w:ind w:left="0" w:right="0" w:firstLine="0"/>
              <w:jc w:val="left"/>
              <w:rPr>
                <w:rFonts w:ascii="Open Sans" w:hAnsi="Open Sans" w:cs="Open Sans"/>
                <w:sz w:val="16"/>
                <w:szCs w:val="24"/>
                <w:rPrChange w:id="8227" w:author="Nicole Wu" w:date="2024-01-08T11:26:00Z">
                  <w:rPr>
                    <w:sz w:val="16"/>
                    <w:szCs w:val="24"/>
                  </w:rPr>
                </w:rPrChange>
              </w:rPr>
            </w:pPr>
            <w:r w:rsidRPr="00801E49">
              <w:rPr>
                <w:rFonts w:ascii="Open Sans" w:hAnsi="Open Sans" w:cs="Open Sans"/>
                <w:sz w:val="16"/>
                <w:szCs w:val="24"/>
                <w:rPrChange w:id="8228" w:author="Nicole Wu" w:date="2024-01-08T11:26:00Z">
                  <w:rPr>
                    <w:sz w:val="16"/>
                    <w:szCs w:val="24"/>
                  </w:rPr>
                </w:rPrChange>
              </w:rPr>
              <w:t>Married Household Head</w:t>
            </w:r>
          </w:p>
        </w:tc>
        <w:tc>
          <w:tcPr>
            <w:tcW w:w="819" w:type="dxa"/>
            <w:tcBorders>
              <w:top w:val="nil"/>
              <w:left w:val="nil"/>
              <w:bottom w:val="nil"/>
              <w:right w:val="nil"/>
            </w:tcBorders>
          </w:tcPr>
          <w:p w14:paraId="391C6FB5" w14:textId="77777777" w:rsidR="00B92327" w:rsidRPr="00801E49" w:rsidRDefault="00332621" w:rsidP="009E169A">
            <w:pPr>
              <w:spacing w:after="0" w:line="259" w:lineRule="auto"/>
              <w:ind w:left="0" w:right="0" w:firstLine="0"/>
              <w:jc w:val="center"/>
              <w:rPr>
                <w:rFonts w:ascii="Open Sans" w:hAnsi="Open Sans" w:cs="Open Sans"/>
                <w:sz w:val="16"/>
                <w:szCs w:val="24"/>
                <w:rPrChange w:id="8229" w:author="Nicole Wu" w:date="2024-01-08T11:26:00Z">
                  <w:rPr>
                    <w:sz w:val="16"/>
                    <w:szCs w:val="24"/>
                  </w:rPr>
                </w:rPrChange>
              </w:rPr>
            </w:pPr>
            <w:r w:rsidRPr="00801E49">
              <w:rPr>
                <w:rFonts w:ascii="Open Sans" w:hAnsi="Open Sans" w:cs="Open Sans"/>
                <w:sz w:val="16"/>
                <w:szCs w:val="24"/>
                <w:rPrChange w:id="8230" w:author="Nicole Wu" w:date="2024-01-08T11:26:00Z">
                  <w:rPr>
                    <w:sz w:val="16"/>
                    <w:szCs w:val="24"/>
                  </w:rPr>
                </w:rPrChange>
              </w:rPr>
              <w:t>0.27</w:t>
            </w:r>
          </w:p>
        </w:tc>
        <w:tc>
          <w:tcPr>
            <w:tcW w:w="679" w:type="dxa"/>
            <w:tcBorders>
              <w:top w:val="nil"/>
              <w:left w:val="nil"/>
              <w:bottom w:val="nil"/>
              <w:right w:val="nil"/>
            </w:tcBorders>
          </w:tcPr>
          <w:p w14:paraId="12F645B4" w14:textId="77777777" w:rsidR="00B92327" w:rsidRPr="00801E49" w:rsidRDefault="00332621" w:rsidP="009E169A">
            <w:pPr>
              <w:spacing w:after="0" w:line="259" w:lineRule="auto"/>
              <w:ind w:left="0" w:right="0" w:firstLine="0"/>
              <w:jc w:val="center"/>
              <w:rPr>
                <w:rFonts w:ascii="Open Sans" w:hAnsi="Open Sans" w:cs="Open Sans"/>
                <w:sz w:val="16"/>
                <w:szCs w:val="24"/>
                <w:rPrChange w:id="8231" w:author="Nicole Wu" w:date="2024-01-08T11:26:00Z">
                  <w:rPr>
                    <w:sz w:val="16"/>
                    <w:szCs w:val="24"/>
                  </w:rPr>
                </w:rPrChange>
              </w:rPr>
            </w:pPr>
            <w:r w:rsidRPr="00801E49">
              <w:rPr>
                <w:rFonts w:ascii="Open Sans" w:hAnsi="Open Sans" w:cs="Open Sans"/>
                <w:sz w:val="16"/>
                <w:szCs w:val="24"/>
                <w:rPrChange w:id="8232" w:author="Nicole Wu" w:date="2024-01-08T11:26:00Z">
                  <w:rPr>
                    <w:sz w:val="16"/>
                    <w:szCs w:val="24"/>
                  </w:rPr>
                </w:rPrChange>
              </w:rPr>
              <w:t>0.25</w:t>
            </w:r>
          </w:p>
        </w:tc>
        <w:tc>
          <w:tcPr>
            <w:tcW w:w="726" w:type="dxa"/>
            <w:tcBorders>
              <w:top w:val="nil"/>
              <w:left w:val="nil"/>
              <w:bottom w:val="nil"/>
              <w:right w:val="nil"/>
            </w:tcBorders>
          </w:tcPr>
          <w:p w14:paraId="0CDCC0CB" w14:textId="77777777" w:rsidR="00B92327" w:rsidRPr="00801E49" w:rsidRDefault="00332621" w:rsidP="009E169A">
            <w:pPr>
              <w:spacing w:after="0" w:line="259" w:lineRule="auto"/>
              <w:ind w:left="0" w:right="0" w:firstLine="0"/>
              <w:jc w:val="center"/>
              <w:rPr>
                <w:rFonts w:ascii="Open Sans" w:hAnsi="Open Sans" w:cs="Open Sans"/>
                <w:sz w:val="16"/>
                <w:szCs w:val="24"/>
                <w:rPrChange w:id="8233" w:author="Nicole Wu" w:date="2024-01-08T11:26:00Z">
                  <w:rPr>
                    <w:sz w:val="16"/>
                    <w:szCs w:val="24"/>
                  </w:rPr>
                </w:rPrChange>
              </w:rPr>
            </w:pPr>
            <w:r w:rsidRPr="00801E49">
              <w:rPr>
                <w:rFonts w:ascii="Open Sans" w:hAnsi="Open Sans" w:cs="Open Sans"/>
                <w:sz w:val="16"/>
                <w:szCs w:val="24"/>
                <w:rPrChange w:id="8234" w:author="Nicole Wu" w:date="2024-01-08T11:26:00Z">
                  <w:rPr>
                    <w:sz w:val="16"/>
                    <w:szCs w:val="24"/>
                  </w:rPr>
                </w:rPrChange>
              </w:rPr>
              <w:t>-0.03</w:t>
            </w:r>
          </w:p>
        </w:tc>
        <w:tc>
          <w:tcPr>
            <w:tcW w:w="819" w:type="dxa"/>
            <w:tcBorders>
              <w:top w:val="nil"/>
              <w:left w:val="nil"/>
              <w:bottom w:val="nil"/>
              <w:right w:val="nil"/>
            </w:tcBorders>
          </w:tcPr>
          <w:p w14:paraId="0BDCDA48" w14:textId="77777777" w:rsidR="00B92327" w:rsidRPr="00801E49" w:rsidRDefault="00332621" w:rsidP="009E169A">
            <w:pPr>
              <w:spacing w:after="0" w:line="259" w:lineRule="auto"/>
              <w:ind w:left="0" w:right="0" w:firstLine="0"/>
              <w:jc w:val="center"/>
              <w:rPr>
                <w:rFonts w:ascii="Open Sans" w:hAnsi="Open Sans" w:cs="Open Sans"/>
                <w:sz w:val="16"/>
                <w:szCs w:val="24"/>
                <w:rPrChange w:id="8235" w:author="Nicole Wu" w:date="2024-01-08T11:26:00Z">
                  <w:rPr>
                    <w:sz w:val="16"/>
                    <w:szCs w:val="24"/>
                  </w:rPr>
                </w:rPrChange>
              </w:rPr>
            </w:pPr>
            <w:r w:rsidRPr="00801E49">
              <w:rPr>
                <w:rFonts w:ascii="Open Sans" w:hAnsi="Open Sans" w:cs="Open Sans"/>
                <w:sz w:val="16"/>
                <w:szCs w:val="24"/>
                <w:rPrChange w:id="8236" w:author="Nicole Wu" w:date="2024-01-08T11:26:00Z">
                  <w:rPr>
                    <w:sz w:val="16"/>
                    <w:szCs w:val="24"/>
                  </w:rPr>
                </w:rPrChange>
              </w:rPr>
              <w:t>0.14</w:t>
            </w:r>
          </w:p>
        </w:tc>
        <w:tc>
          <w:tcPr>
            <w:tcW w:w="677" w:type="dxa"/>
            <w:tcBorders>
              <w:top w:val="nil"/>
              <w:left w:val="nil"/>
              <w:bottom w:val="nil"/>
              <w:right w:val="nil"/>
            </w:tcBorders>
          </w:tcPr>
          <w:p w14:paraId="32AEA7EA" w14:textId="77777777" w:rsidR="00B92327" w:rsidRPr="00801E49" w:rsidRDefault="00332621" w:rsidP="009E169A">
            <w:pPr>
              <w:spacing w:after="0" w:line="259" w:lineRule="auto"/>
              <w:ind w:left="0" w:right="0" w:firstLine="0"/>
              <w:jc w:val="center"/>
              <w:rPr>
                <w:rFonts w:ascii="Open Sans" w:hAnsi="Open Sans" w:cs="Open Sans"/>
                <w:sz w:val="16"/>
                <w:szCs w:val="24"/>
                <w:rPrChange w:id="8237" w:author="Nicole Wu" w:date="2024-01-08T11:26:00Z">
                  <w:rPr>
                    <w:sz w:val="16"/>
                    <w:szCs w:val="24"/>
                  </w:rPr>
                </w:rPrChange>
              </w:rPr>
            </w:pPr>
            <w:r w:rsidRPr="00801E49">
              <w:rPr>
                <w:rFonts w:ascii="Open Sans" w:hAnsi="Open Sans" w:cs="Open Sans"/>
                <w:sz w:val="16"/>
                <w:szCs w:val="24"/>
                <w:rPrChange w:id="8238" w:author="Nicole Wu" w:date="2024-01-08T11:26:00Z">
                  <w:rPr>
                    <w:sz w:val="16"/>
                    <w:szCs w:val="24"/>
                  </w:rPr>
                </w:rPrChange>
              </w:rPr>
              <w:t>0.10</w:t>
            </w:r>
          </w:p>
        </w:tc>
        <w:tc>
          <w:tcPr>
            <w:tcW w:w="504" w:type="dxa"/>
            <w:tcBorders>
              <w:top w:val="nil"/>
              <w:left w:val="nil"/>
              <w:bottom w:val="nil"/>
              <w:right w:val="nil"/>
            </w:tcBorders>
          </w:tcPr>
          <w:p w14:paraId="716C98D7" w14:textId="77777777" w:rsidR="00B92327" w:rsidRPr="00801E49" w:rsidRDefault="00332621" w:rsidP="009E169A">
            <w:pPr>
              <w:spacing w:after="0" w:line="259" w:lineRule="auto"/>
              <w:ind w:left="0" w:right="0" w:firstLine="0"/>
              <w:jc w:val="center"/>
              <w:rPr>
                <w:rFonts w:ascii="Open Sans" w:hAnsi="Open Sans" w:cs="Open Sans"/>
                <w:sz w:val="16"/>
                <w:szCs w:val="24"/>
                <w:rPrChange w:id="8239" w:author="Nicole Wu" w:date="2024-01-08T11:26:00Z">
                  <w:rPr>
                    <w:sz w:val="16"/>
                    <w:szCs w:val="24"/>
                  </w:rPr>
                </w:rPrChange>
              </w:rPr>
            </w:pPr>
            <w:r w:rsidRPr="00801E49">
              <w:rPr>
                <w:rFonts w:ascii="Open Sans" w:hAnsi="Open Sans" w:cs="Open Sans"/>
                <w:sz w:val="16"/>
                <w:szCs w:val="24"/>
                <w:rPrChange w:id="8240" w:author="Nicole Wu" w:date="2024-01-08T11:26:00Z">
                  <w:rPr>
                    <w:sz w:val="16"/>
                    <w:szCs w:val="24"/>
                  </w:rPr>
                </w:rPrChange>
              </w:rPr>
              <w:t>-0.04</w:t>
            </w:r>
          </w:p>
        </w:tc>
        <w:tc>
          <w:tcPr>
            <w:tcW w:w="819" w:type="dxa"/>
            <w:tcBorders>
              <w:top w:val="nil"/>
              <w:left w:val="nil"/>
              <w:bottom w:val="nil"/>
              <w:right w:val="nil"/>
            </w:tcBorders>
          </w:tcPr>
          <w:p w14:paraId="6E307254" w14:textId="77777777" w:rsidR="00B92327" w:rsidRPr="00801E49" w:rsidRDefault="00332621" w:rsidP="009E169A">
            <w:pPr>
              <w:spacing w:after="0" w:line="259" w:lineRule="auto"/>
              <w:ind w:left="0" w:right="0" w:firstLine="0"/>
              <w:jc w:val="center"/>
              <w:rPr>
                <w:rFonts w:ascii="Open Sans" w:hAnsi="Open Sans" w:cs="Open Sans"/>
                <w:sz w:val="16"/>
                <w:szCs w:val="24"/>
                <w:rPrChange w:id="8241" w:author="Nicole Wu" w:date="2024-01-08T11:26:00Z">
                  <w:rPr>
                    <w:sz w:val="16"/>
                    <w:szCs w:val="24"/>
                  </w:rPr>
                </w:rPrChange>
              </w:rPr>
            </w:pPr>
            <w:r w:rsidRPr="00801E49">
              <w:rPr>
                <w:rFonts w:ascii="Open Sans" w:hAnsi="Open Sans" w:cs="Open Sans"/>
                <w:sz w:val="16"/>
                <w:szCs w:val="24"/>
                <w:rPrChange w:id="8242" w:author="Nicole Wu" w:date="2024-01-08T11:26:00Z">
                  <w:rPr>
                    <w:sz w:val="16"/>
                    <w:szCs w:val="24"/>
                  </w:rPr>
                </w:rPrChange>
              </w:rPr>
              <w:t>0.22</w:t>
            </w:r>
          </w:p>
        </w:tc>
        <w:tc>
          <w:tcPr>
            <w:tcW w:w="677" w:type="dxa"/>
            <w:tcBorders>
              <w:top w:val="nil"/>
              <w:left w:val="nil"/>
              <w:bottom w:val="nil"/>
              <w:right w:val="nil"/>
            </w:tcBorders>
          </w:tcPr>
          <w:p w14:paraId="539EF507" w14:textId="77777777" w:rsidR="00B92327" w:rsidRPr="00801E49" w:rsidRDefault="00332621" w:rsidP="009E169A">
            <w:pPr>
              <w:spacing w:after="0" w:line="259" w:lineRule="auto"/>
              <w:ind w:left="0" w:right="0" w:firstLine="0"/>
              <w:jc w:val="center"/>
              <w:rPr>
                <w:rFonts w:ascii="Open Sans" w:hAnsi="Open Sans" w:cs="Open Sans"/>
                <w:sz w:val="16"/>
                <w:szCs w:val="24"/>
                <w:rPrChange w:id="8243" w:author="Nicole Wu" w:date="2024-01-08T11:26:00Z">
                  <w:rPr>
                    <w:sz w:val="16"/>
                    <w:szCs w:val="24"/>
                  </w:rPr>
                </w:rPrChange>
              </w:rPr>
            </w:pPr>
            <w:r w:rsidRPr="00801E49">
              <w:rPr>
                <w:rFonts w:ascii="Open Sans" w:hAnsi="Open Sans" w:cs="Open Sans"/>
                <w:sz w:val="16"/>
                <w:szCs w:val="24"/>
                <w:rPrChange w:id="8244" w:author="Nicole Wu" w:date="2024-01-08T11:26:00Z">
                  <w:rPr>
                    <w:sz w:val="16"/>
                    <w:szCs w:val="24"/>
                  </w:rPr>
                </w:rPrChange>
              </w:rPr>
              <w:t>0.13</w:t>
            </w:r>
          </w:p>
        </w:tc>
        <w:tc>
          <w:tcPr>
            <w:tcW w:w="740" w:type="dxa"/>
            <w:tcBorders>
              <w:top w:val="nil"/>
              <w:left w:val="nil"/>
              <w:bottom w:val="nil"/>
              <w:right w:val="nil"/>
            </w:tcBorders>
          </w:tcPr>
          <w:p w14:paraId="142AF8C5" w14:textId="77777777" w:rsidR="00B92327" w:rsidRPr="00801E49" w:rsidRDefault="00332621" w:rsidP="009E169A">
            <w:pPr>
              <w:spacing w:after="0" w:line="259" w:lineRule="auto"/>
              <w:ind w:left="0" w:right="0" w:firstLine="0"/>
              <w:jc w:val="center"/>
              <w:rPr>
                <w:rFonts w:ascii="Open Sans" w:hAnsi="Open Sans" w:cs="Open Sans"/>
                <w:sz w:val="16"/>
                <w:szCs w:val="24"/>
                <w:rPrChange w:id="8245" w:author="Nicole Wu" w:date="2024-01-08T11:26:00Z">
                  <w:rPr>
                    <w:sz w:val="16"/>
                    <w:szCs w:val="24"/>
                  </w:rPr>
                </w:rPrChange>
              </w:rPr>
            </w:pPr>
            <w:r w:rsidRPr="00801E49">
              <w:rPr>
                <w:rFonts w:ascii="Open Sans" w:hAnsi="Open Sans" w:cs="Open Sans"/>
                <w:sz w:val="16"/>
                <w:szCs w:val="24"/>
                <w:rPrChange w:id="8246" w:author="Nicole Wu" w:date="2024-01-08T11:26:00Z">
                  <w:rPr>
                    <w:sz w:val="16"/>
                    <w:szCs w:val="24"/>
                  </w:rPr>
                </w:rPrChange>
              </w:rPr>
              <w:t>-0.08**</w:t>
            </w:r>
          </w:p>
        </w:tc>
      </w:tr>
      <w:tr w:rsidR="00B92327" w:rsidRPr="00801E49" w14:paraId="12C7AA34" w14:textId="77777777" w:rsidTr="009E169A">
        <w:trPr>
          <w:trHeight w:val="143"/>
        </w:trPr>
        <w:tc>
          <w:tcPr>
            <w:tcW w:w="3038" w:type="dxa"/>
            <w:tcBorders>
              <w:top w:val="nil"/>
              <w:left w:val="nil"/>
              <w:bottom w:val="nil"/>
              <w:right w:val="nil"/>
            </w:tcBorders>
          </w:tcPr>
          <w:p w14:paraId="54458974" w14:textId="77777777" w:rsidR="00B92327" w:rsidRPr="00801E49" w:rsidRDefault="00B92327" w:rsidP="00C46F67">
            <w:pPr>
              <w:spacing w:after="0" w:line="259" w:lineRule="auto"/>
              <w:ind w:left="0" w:right="0" w:firstLine="0"/>
              <w:jc w:val="left"/>
              <w:rPr>
                <w:rFonts w:ascii="Open Sans" w:hAnsi="Open Sans" w:cs="Open Sans"/>
                <w:sz w:val="16"/>
                <w:szCs w:val="24"/>
                <w:rPrChange w:id="8247" w:author="Nicole Wu" w:date="2024-01-08T11:26:00Z">
                  <w:rPr>
                    <w:sz w:val="16"/>
                    <w:szCs w:val="24"/>
                  </w:rPr>
                </w:rPrChange>
              </w:rPr>
            </w:pPr>
          </w:p>
        </w:tc>
        <w:tc>
          <w:tcPr>
            <w:tcW w:w="819" w:type="dxa"/>
            <w:tcBorders>
              <w:top w:val="nil"/>
              <w:left w:val="nil"/>
              <w:bottom w:val="nil"/>
              <w:right w:val="nil"/>
            </w:tcBorders>
          </w:tcPr>
          <w:p w14:paraId="0AB6FF8F" w14:textId="77777777" w:rsidR="00B92327" w:rsidRPr="00801E49" w:rsidRDefault="00332621" w:rsidP="009E169A">
            <w:pPr>
              <w:spacing w:after="0" w:line="259" w:lineRule="auto"/>
              <w:ind w:left="0" w:right="0" w:firstLine="0"/>
              <w:jc w:val="center"/>
              <w:rPr>
                <w:rFonts w:ascii="Open Sans" w:hAnsi="Open Sans" w:cs="Open Sans"/>
                <w:sz w:val="16"/>
                <w:szCs w:val="24"/>
                <w:rPrChange w:id="8248" w:author="Nicole Wu" w:date="2024-01-08T11:26:00Z">
                  <w:rPr>
                    <w:sz w:val="16"/>
                    <w:szCs w:val="24"/>
                  </w:rPr>
                </w:rPrChange>
              </w:rPr>
            </w:pPr>
            <w:r w:rsidRPr="00801E49">
              <w:rPr>
                <w:rFonts w:ascii="Open Sans" w:hAnsi="Open Sans" w:cs="Open Sans"/>
                <w:sz w:val="16"/>
                <w:szCs w:val="24"/>
                <w:rPrChange w:id="8249" w:author="Nicole Wu" w:date="2024-01-08T11:26:00Z">
                  <w:rPr>
                    <w:sz w:val="16"/>
                    <w:szCs w:val="24"/>
                  </w:rPr>
                </w:rPrChange>
              </w:rPr>
              <w:t>(0.45)</w:t>
            </w:r>
          </w:p>
        </w:tc>
        <w:tc>
          <w:tcPr>
            <w:tcW w:w="679" w:type="dxa"/>
            <w:tcBorders>
              <w:top w:val="nil"/>
              <w:left w:val="nil"/>
              <w:bottom w:val="nil"/>
              <w:right w:val="nil"/>
            </w:tcBorders>
          </w:tcPr>
          <w:p w14:paraId="2976D150" w14:textId="77777777" w:rsidR="00B92327" w:rsidRPr="00801E49" w:rsidRDefault="00332621" w:rsidP="009E169A">
            <w:pPr>
              <w:spacing w:after="0" w:line="259" w:lineRule="auto"/>
              <w:ind w:left="0" w:right="0" w:firstLine="0"/>
              <w:jc w:val="center"/>
              <w:rPr>
                <w:rFonts w:ascii="Open Sans" w:hAnsi="Open Sans" w:cs="Open Sans"/>
                <w:sz w:val="16"/>
                <w:szCs w:val="24"/>
                <w:rPrChange w:id="8250" w:author="Nicole Wu" w:date="2024-01-08T11:26:00Z">
                  <w:rPr>
                    <w:sz w:val="16"/>
                    <w:szCs w:val="24"/>
                  </w:rPr>
                </w:rPrChange>
              </w:rPr>
            </w:pPr>
            <w:r w:rsidRPr="00801E49">
              <w:rPr>
                <w:rFonts w:ascii="Open Sans" w:hAnsi="Open Sans" w:cs="Open Sans"/>
                <w:sz w:val="16"/>
                <w:szCs w:val="24"/>
                <w:rPrChange w:id="8251" w:author="Nicole Wu" w:date="2024-01-08T11:26:00Z">
                  <w:rPr>
                    <w:sz w:val="16"/>
                    <w:szCs w:val="24"/>
                  </w:rPr>
                </w:rPrChange>
              </w:rPr>
              <w:t>(0.43)</w:t>
            </w:r>
          </w:p>
        </w:tc>
        <w:tc>
          <w:tcPr>
            <w:tcW w:w="726" w:type="dxa"/>
            <w:tcBorders>
              <w:top w:val="nil"/>
              <w:left w:val="nil"/>
              <w:bottom w:val="nil"/>
              <w:right w:val="nil"/>
            </w:tcBorders>
          </w:tcPr>
          <w:p w14:paraId="4E48C506" w14:textId="77777777" w:rsidR="00B92327" w:rsidRPr="00801E49" w:rsidRDefault="00332621" w:rsidP="009E169A">
            <w:pPr>
              <w:spacing w:after="0" w:line="259" w:lineRule="auto"/>
              <w:ind w:left="0" w:right="0" w:firstLine="0"/>
              <w:jc w:val="center"/>
              <w:rPr>
                <w:rFonts w:ascii="Open Sans" w:hAnsi="Open Sans" w:cs="Open Sans"/>
                <w:sz w:val="16"/>
                <w:szCs w:val="24"/>
                <w:rPrChange w:id="8252" w:author="Nicole Wu" w:date="2024-01-08T11:26:00Z">
                  <w:rPr>
                    <w:sz w:val="16"/>
                    <w:szCs w:val="24"/>
                  </w:rPr>
                </w:rPrChange>
              </w:rPr>
            </w:pPr>
            <w:r w:rsidRPr="00801E49">
              <w:rPr>
                <w:rFonts w:ascii="Open Sans" w:hAnsi="Open Sans" w:cs="Open Sans"/>
                <w:sz w:val="16"/>
                <w:szCs w:val="24"/>
                <w:rPrChange w:id="8253" w:author="Nicole Wu" w:date="2024-01-08T11:26:00Z">
                  <w:rPr>
                    <w:sz w:val="16"/>
                    <w:szCs w:val="24"/>
                  </w:rPr>
                </w:rPrChange>
              </w:rPr>
              <w:t>(0.56)</w:t>
            </w:r>
          </w:p>
        </w:tc>
        <w:tc>
          <w:tcPr>
            <w:tcW w:w="819" w:type="dxa"/>
            <w:tcBorders>
              <w:top w:val="nil"/>
              <w:left w:val="nil"/>
              <w:bottom w:val="nil"/>
              <w:right w:val="nil"/>
            </w:tcBorders>
          </w:tcPr>
          <w:p w14:paraId="58BB64A6" w14:textId="77777777" w:rsidR="00B92327" w:rsidRPr="00801E49" w:rsidRDefault="00332621" w:rsidP="009E169A">
            <w:pPr>
              <w:spacing w:after="0" w:line="259" w:lineRule="auto"/>
              <w:ind w:left="0" w:right="0" w:firstLine="0"/>
              <w:jc w:val="center"/>
              <w:rPr>
                <w:rFonts w:ascii="Open Sans" w:hAnsi="Open Sans" w:cs="Open Sans"/>
                <w:sz w:val="16"/>
                <w:szCs w:val="24"/>
                <w:rPrChange w:id="8254" w:author="Nicole Wu" w:date="2024-01-08T11:26:00Z">
                  <w:rPr>
                    <w:sz w:val="16"/>
                    <w:szCs w:val="24"/>
                  </w:rPr>
                </w:rPrChange>
              </w:rPr>
            </w:pPr>
            <w:r w:rsidRPr="00801E49">
              <w:rPr>
                <w:rFonts w:ascii="Open Sans" w:hAnsi="Open Sans" w:cs="Open Sans"/>
                <w:sz w:val="16"/>
                <w:szCs w:val="24"/>
                <w:rPrChange w:id="8255" w:author="Nicole Wu" w:date="2024-01-08T11:26:00Z">
                  <w:rPr>
                    <w:sz w:val="16"/>
                    <w:szCs w:val="24"/>
                  </w:rPr>
                </w:rPrChange>
              </w:rPr>
              <w:t>(0.35)</w:t>
            </w:r>
          </w:p>
        </w:tc>
        <w:tc>
          <w:tcPr>
            <w:tcW w:w="677" w:type="dxa"/>
            <w:tcBorders>
              <w:top w:val="nil"/>
              <w:left w:val="nil"/>
              <w:bottom w:val="nil"/>
              <w:right w:val="nil"/>
            </w:tcBorders>
          </w:tcPr>
          <w:p w14:paraId="28111C9B" w14:textId="77777777" w:rsidR="00B92327" w:rsidRPr="00801E49" w:rsidRDefault="00332621" w:rsidP="009E169A">
            <w:pPr>
              <w:spacing w:after="0" w:line="259" w:lineRule="auto"/>
              <w:ind w:left="0" w:right="0" w:firstLine="0"/>
              <w:jc w:val="center"/>
              <w:rPr>
                <w:rFonts w:ascii="Open Sans" w:hAnsi="Open Sans" w:cs="Open Sans"/>
                <w:sz w:val="16"/>
                <w:szCs w:val="24"/>
                <w:rPrChange w:id="8256" w:author="Nicole Wu" w:date="2024-01-08T11:26:00Z">
                  <w:rPr>
                    <w:sz w:val="16"/>
                    <w:szCs w:val="24"/>
                  </w:rPr>
                </w:rPrChange>
              </w:rPr>
            </w:pPr>
            <w:r w:rsidRPr="00801E49">
              <w:rPr>
                <w:rFonts w:ascii="Open Sans" w:hAnsi="Open Sans" w:cs="Open Sans"/>
                <w:sz w:val="16"/>
                <w:szCs w:val="24"/>
                <w:rPrChange w:id="8257" w:author="Nicole Wu" w:date="2024-01-08T11:26:00Z">
                  <w:rPr>
                    <w:sz w:val="16"/>
                    <w:szCs w:val="24"/>
                  </w:rPr>
                </w:rPrChange>
              </w:rPr>
              <w:t>(0.31)</w:t>
            </w:r>
          </w:p>
        </w:tc>
        <w:tc>
          <w:tcPr>
            <w:tcW w:w="504" w:type="dxa"/>
            <w:tcBorders>
              <w:top w:val="nil"/>
              <w:left w:val="nil"/>
              <w:bottom w:val="nil"/>
              <w:right w:val="nil"/>
            </w:tcBorders>
          </w:tcPr>
          <w:p w14:paraId="33833A28" w14:textId="77777777" w:rsidR="00B92327" w:rsidRPr="00801E49" w:rsidRDefault="00332621" w:rsidP="009E169A">
            <w:pPr>
              <w:spacing w:after="0" w:line="259" w:lineRule="auto"/>
              <w:ind w:left="0" w:right="0" w:firstLine="0"/>
              <w:jc w:val="center"/>
              <w:rPr>
                <w:rFonts w:ascii="Open Sans" w:hAnsi="Open Sans" w:cs="Open Sans"/>
                <w:sz w:val="16"/>
                <w:szCs w:val="24"/>
                <w:rPrChange w:id="8258" w:author="Nicole Wu" w:date="2024-01-08T11:26:00Z">
                  <w:rPr>
                    <w:sz w:val="16"/>
                    <w:szCs w:val="24"/>
                  </w:rPr>
                </w:rPrChange>
              </w:rPr>
            </w:pPr>
            <w:r w:rsidRPr="00801E49">
              <w:rPr>
                <w:rFonts w:ascii="Open Sans" w:hAnsi="Open Sans" w:cs="Open Sans"/>
                <w:sz w:val="16"/>
                <w:szCs w:val="24"/>
                <w:rPrChange w:id="8259" w:author="Nicole Wu" w:date="2024-01-08T11:26:00Z">
                  <w:rPr>
                    <w:sz w:val="16"/>
                    <w:szCs w:val="24"/>
                  </w:rPr>
                </w:rPrChange>
              </w:rPr>
              <w:t>(0.26)</w:t>
            </w:r>
          </w:p>
        </w:tc>
        <w:tc>
          <w:tcPr>
            <w:tcW w:w="819" w:type="dxa"/>
            <w:tcBorders>
              <w:top w:val="nil"/>
              <w:left w:val="nil"/>
              <w:bottom w:val="nil"/>
              <w:right w:val="nil"/>
            </w:tcBorders>
          </w:tcPr>
          <w:p w14:paraId="4C5ACDD2" w14:textId="77777777" w:rsidR="00B92327" w:rsidRPr="00801E49" w:rsidRDefault="00332621" w:rsidP="009E169A">
            <w:pPr>
              <w:spacing w:after="0" w:line="259" w:lineRule="auto"/>
              <w:ind w:left="0" w:right="0" w:firstLine="0"/>
              <w:jc w:val="center"/>
              <w:rPr>
                <w:rFonts w:ascii="Open Sans" w:hAnsi="Open Sans" w:cs="Open Sans"/>
                <w:sz w:val="16"/>
                <w:szCs w:val="24"/>
                <w:rPrChange w:id="8260" w:author="Nicole Wu" w:date="2024-01-08T11:26:00Z">
                  <w:rPr>
                    <w:sz w:val="16"/>
                    <w:szCs w:val="24"/>
                  </w:rPr>
                </w:rPrChange>
              </w:rPr>
            </w:pPr>
            <w:r w:rsidRPr="00801E49">
              <w:rPr>
                <w:rFonts w:ascii="Open Sans" w:hAnsi="Open Sans" w:cs="Open Sans"/>
                <w:sz w:val="16"/>
                <w:szCs w:val="24"/>
                <w:rPrChange w:id="8261" w:author="Nicole Wu" w:date="2024-01-08T11:26:00Z">
                  <w:rPr>
                    <w:sz w:val="16"/>
                    <w:szCs w:val="24"/>
                  </w:rPr>
                </w:rPrChange>
              </w:rPr>
              <w:t>(0.41)</w:t>
            </w:r>
          </w:p>
        </w:tc>
        <w:tc>
          <w:tcPr>
            <w:tcW w:w="677" w:type="dxa"/>
            <w:tcBorders>
              <w:top w:val="nil"/>
              <w:left w:val="nil"/>
              <w:bottom w:val="nil"/>
              <w:right w:val="nil"/>
            </w:tcBorders>
          </w:tcPr>
          <w:p w14:paraId="5296E175" w14:textId="77777777" w:rsidR="00B92327" w:rsidRPr="00801E49" w:rsidRDefault="00332621" w:rsidP="009E169A">
            <w:pPr>
              <w:spacing w:after="0" w:line="259" w:lineRule="auto"/>
              <w:ind w:left="0" w:right="0" w:firstLine="0"/>
              <w:jc w:val="center"/>
              <w:rPr>
                <w:rFonts w:ascii="Open Sans" w:hAnsi="Open Sans" w:cs="Open Sans"/>
                <w:sz w:val="16"/>
                <w:szCs w:val="24"/>
                <w:rPrChange w:id="8262" w:author="Nicole Wu" w:date="2024-01-08T11:26:00Z">
                  <w:rPr>
                    <w:sz w:val="16"/>
                    <w:szCs w:val="24"/>
                  </w:rPr>
                </w:rPrChange>
              </w:rPr>
            </w:pPr>
            <w:r w:rsidRPr="00801E49">
              <w:rPr>
                <w:rFonts w:ascii="Open Sans" w:hAnsi="Open Sans" w:cs="Open Sans"/>
                <w:sz w:val="16"/>
                <w:szCs w:val="24"/>
                <w:rPrChange w:id="8263" w:author="Nicole Wu" w:date="2024-01-08T11:26:00Z">
                  <w:rPr>
                    <w:sz w:val="16"/>
                    <w:szCs w:val="24"/>
                  </w:rPr>
                </w:rPrChange>
              </w:rPr>
              <w:t>(0.34)</w:t>
            </w:r>
          </w:p>
        </w:tc>
        <w:tc>
          <w:tcPr>
            <w:tcW w:w="740" w:type="dxa"/>
            <w:tcBorders>
              <w:top w:val="nil"/>
              <w:left w:val="nil"/>
              <w:bottom w:val="nil"/>
              <w:right w:val="nil"/>
            </w:tcBorders>
          </w:tcPr>
          <w:p w14:paraId="01541C20" w14:textId="77777777" w:rsidR="00B92327" w:rsidRPr="00801E49" w:rsidRDefault="00332621" w:rsidP="009E169A">
            <w:pPr>
              <w:spacing w:after="0" w:line="259" w:lineRule="auto"/>
              <w:ind w:left="0" w:right="0" w:firstLine="0"/>
              <w:jc w:val="center"/>
              <w:rPr>
                <w:rFonts w:ascii="Open Sans" w:hAnsi="Open Sans" w:cs="Open Sans"/>
                <w:sz w:val="16"/>
                <w:szCs w:val="24"/>
                <w:rPrChange w:id="8264" w:author="Nicole Wu" w:date="2024-01-08T11:26:00Z">
                  <w:rPr>
                    <w:sz w:val="16"/>
                    <w:szCs w:val="24"/>
                  </w:rPr>
                </w:rPrChange>
              </w:rPr>
            </w:pPr>
            <w:r w:rsidRPr="00801E49">
              <w:rPr>
                <w:rFonts w:ascii="Open Sans" w:hAnsi="Open Sans" w:cs="Open Sans"/>
                <w:sz w:val="16"/>
                <w:szCs w:val="24"/>
                <w:rPrChange w:id="8265" w:author="Nicole Wu" w:date="2024-01-08T11:26:00Z">
                  <w:rPr>
                    <w:sz w:val="16"/>
                    <w:szCs w:val="24"/>
                  </w:rPr>
                </w:rPrChange>
              </w:rPr>
              <w:t>(0.00)</w:t>
            </w:r>
          </w:p>
        </w:tc>
      </w:tr>
      <w:tr w:rsidR="00B92327" w:rsidRPr="00801E49" w14:paraId="2CDBFDBD" w14:textId="77777777" w:rsidTr="009E169A">
        <w:trPr>
          <w:trHeight w:val="143"/>
        </w:trPr>
        <w:tc>
          <w:tcPr>
            <w:tcW w:w="3038" w:type="dxa"/>
            <w:tcBorders>
              <w:top w:val="nil"/>
              <w:left w:val="nil"/>
              <w:bottom w:val="nil"/>
              <w:right w:val="nil"/>
            </w:tcBorders>
          </w:tcPr>
          <w:p w14:paraId="10D957AC" w14:textId="77777777" w:rsidR="00B92327" w:rsidRPr="00801E49" w:rsidRDefault="00332621" w:rsidP="00C46F67">
            <w:pPr>
              <w:spacing w:after="0" w:line="259" w:lineRule="auto"/>
              <w:ind w:left="0" w:right="0" w:firstLine="0"/>
              <w:jc w:val="left"/>
              <w:rPr>
                <w:rFonts w:ascii="Open Sans" w:hAnsi="Open Sans" w:cs="Open Sans"/>
                <w:sz w:val="16"/>
                <w:szCs w:val="24"/>
                <w:rPrChange w:id="8266" w:author="Nicole Wu" w:date="2024-01-08T11:26:00Z">
                  <w:rPr>
                    <w:sz w:val="16"/>
                    <w:szCs w:val="24"/>
                  </w:rPr>
                </w:rPrChange>
              </w:rPr>
            </w:pPr>
            <w:r w:rsidRPr="00801E49">
              <w:rPr>
                <w:rFonts w:ascii="Open Sans" w:hAnsi="Open Sans" w:cs="Open Sans"/>
                <w:sz w:val="16"/>
                <w:szCs w:val="24"/>
                <w:rPrChange w:id="8267" w:author="Nicole Wu" w:date="2024-01-08T11:26:00Z">
                  <w:rPr>
                    <w:sz w:val="16"/>
                    <w:szCs w:val="24"/>
                  </w:rPr>
                </w:rPrChange>
              </w:rPr>
              <w:t>Household head years of education</w:t>
            </w:r>
          </w:p>
        </w:tc>
        <w:tc>
          <w:tcPr>
            <w:tcW w:w="819" w:type="dxa"/>
            <w:tcBorders>
              <w:top w:val="nil"/>
              <w:left w:val="nil"/>
              <w:bottom w:val="nil"/>
              <w:right w:val="nil"/>
            </w:tcBorders>
          </w:tcPr>
          <w:p w14:paraId="7D052B19" w14:textId="77777777" w:rsidR="00B92327" w:rsidRPr="00801E49" w:rsidRDefault="00332621" w:rsidP="009E169A">
            <w:pPr>
              <w:spacing w:after="0" w:line="259" w:lineRule="auto"/>
              <w:ind w:left="0" w:right="0" w:firstLine="0"/>
              <w:jc w:val="center"/>
              <w:rPr>
                <w:rFonts w:ascii="Open Sans" w:hAnsi="Open Sans" w:cs="Open Sans"/>
                <w:sz w:val="16"/>
                <w:szCs w:val="24"/>
                <w:rPrChange w:id="8268" w:author="Nicole Wu" w:date="2024-01-08T11:26:00Z">
                  <w:rPr>
                    <w:sz w:val="16"/>
                    <w:szCs w:val="24"/>
                  </w:rPr>
                </w:rPrChange>
              </w:rPr>
            </w:pPr>
            <w:r w:rsidRPr="00801E49">
              <w:rPr>
                <w:rFonts w:ascii="Open Sans" w:hAnsi="Open Sans" w:cs="Open Sans"/>
                <w:sz w:val="16"/>
                <w:szCs w:val="24"/>
                <w:rPrChange w:id="8269" w:author="Nicole Wu" w:date="2024-01-08T11:26:00Z">
                  <w:rPr>
                    <w:sz w:val="16"/>
                    <w:szCs w:val="24"/>
                  </w:rPr>
                </w:rPrChange>
              </w:rPr>
              <w:t>7.92</w:t>
            </w:r>
          </w:p>
        </w:tc>
        <w:tc>
          <w:tcPr>
            <w:tcW w:w="679" w:type="dxa"/>
            <w:tcBorders>
              <w:top w:val="nil"/>
              <w:left w:val="nil"/>
              <w:bottom w:val="nil"/>
              <w:right w:val="nil"/>
            </w:tcBorders>
          </w:tcPr>
          <w:p w14:paraId="4A535CD3" w14:textId="77777777" w:rsidR="00B92327" w:rsidRPr="00801E49" w:rsidRDefault="00332621" w:rsidP="009E169A">
            <w:pPr>
              <w:spacing w:after="0" w:line="259" w:lineRule="auto"/>
              <w:ind w:left="0" w:right="0" w:firstLine="0"/>
              <w:jc w:val="center"/>
              <w:rPr>
                <w:rFonts w:ascii="Open Sans" w:hAnsi="Open Sans" w:cs="Open Sans"/>
                <w:sz w:val="16"/>
                <w:szCs w:val="24"/>
                <w:rPrChange w:id="8270" w:author="Nicole Wu" w:date="2024-01-08T11:26:00Z">
                  <w:rPr>
                    <w:sz w:val="16"/>
                    <w:szCs w:val="24"/>
                  </w:rPr>
                </w:rPrChange>
              </w:rPr>
            </w:pPr>
            <w:r w:rsidRPr="00801E49">
              <w:rPr>
                <w:rFonts w:ascii="Open Sans" w:hAnsi="Open Sans" w:cs="Open Sans"/>
                <w:sz w:val="16"/>
                <w:szCs w:val="24"/>
                <w:rPrChange w:id="8271" w:author="Nicole Wu" w:date="2024-01-08T11:26:00Z">
                  <w:rPr>
                    <w:sz w:val="16"/>
                    <w:szCs w:val="24"/>
                  </w:rPr>
                </w:rPrChange>
              </w:rPr>
              <w:t>7.03</w:t>
            </w:r>
          </w:p>
        </w:tc>
        <w:tc>
          <w:tcPr>
            <w:tcW w:w="726" w:type="dxa"/>
            <w:tcBorders>
              <w:top w:val="nil"/>
              <w:left w:val="nil"/>
              <w:bottom w:val="nil"/>
              <w:right w:val="nil"/>
            </w:tcBorders>
          </w:tcPr>
          <w:p w14:paraId="7B1CDABF" w14:textId="77777777" w:rsidR="00B92327" w:rsidRPr="00801E49" w:rsidRDefault="00332621" w:rsidP="009E169A">
            <w:pPr>
              <w:spacing w:after="0" w:line="259" w:lineRule="auto"/>
              <w:ind w:left="0" w:right="0" w:firstLine="0"/>
              <w:jc w:val="center"/>
              <w:rPr>
                <w:rFonts w:ascii="Open Sans" w:hAnsi="Open Sans" w:cs="Open Sans"/>
                <w:sz w:val="16"/>
                <w:szCs w:val="24"/>
                <w:rPrChange w:id="8272" w:author="Nicole Wu" w:date="2024-01-08T11:26:00Z">
                  <w:rPr>
                    <w:sz w:val="16"/>
                    <w:szCs w:val="24"/>
                  </w:rPr>
                </w:rPrChange>
              </w:rPr>
            </w:pPr>
            <w:r w:rsidRPr="00801E49">
              <w:rPr>
                <w:rFonts w:ascii="Open Sans" w:hAnsi="Open Sans" w:cs="Open Sans"/>
                <w:sz w:val="16"/>
                <w:szCs w:val="24"/>
                <w:rPrChange w:id="8273" w:author="Nicole Wu" w:date="2024-01-08T11:26:00Z">
                  <w:rPr>
                    <w:sz w:val="16"/>
                    <w:szCs w:val="24"/>
                  </w:rPr>
                </w:rPrChange>
              </w:rPr>
              <w:t>-0.89</w:t>
            </w:r>
          </w:p>
        </w:tc>
        <w:tc>
          <w:tcPr>
            <w:tcW w:w="819" w:type="dxa"/>
            <w:tcBorders>
              <w:top w:val="nil"/>
              <w:left w:val="nil"/>
              <w:bottom w:val="nil"/>
              <w:right w:val="nil"/>
            </w:tcBorders>
          </w:tcPr>
          <w:p w14:paraId="1D00D843" w14:textId="77777777" w:rsidR="00B92327" w:rsidRPr="00801E49" w:rsidRDefault="00332621" w:rsidP="009E169A">
            <w:pPr>
              <w:spacing w:after="0" w:line="259" w:lineRule="auto"/>
              <w:ind w:left="0" w:right="0" w:firstLine="0"/>
              <w:jc w:val="center"/>
              <w:rPr>
                <w:rFonts w:ascii="Open Sans" w:hAnsi="Open Sans" w:cs="Open Sans"/>
                <w:sz w:val="16"/>
                <w:szCs w:val="24"/>
                <w:rPrChange w:id="8274" w:author="Nicole Wu" w:date="2024-01-08T11:26:00Z">
                  <w:rPr>
                    <w:sz w:val="16"/>
                    <w:szCs w:val="24"/>
                  </w:rPr>
                </w:rPrChange>
              </w:rPr>
            </w:pPr>
            <w:r w:rsidRPr="00801E49">
              <w:rPr>
                <w:rFonts w:ascii="Open Sans" w:hAnsi="Open Sans" w:cs="Open Sans"/>
                <w:sz w:val="16"/>
                <w:szCs w:val="24"/>
                <w:rPrChange w:id="8275" w:author="Nicole Wu" w:date="2024-01-08T11:26:00Z">
                  <w:rPr>
                    <w:sz w:val="16"/>
                    <w:szCs w:val="24"/>
                  </w:rPr>
                </w:rPrChange>
              </w:rPr>
              <w:t>3.54</w:t>
            </w:r>
          </w:p>
        </w:tc>
        <w:tc>
          <w:tcPr>
            <w:tcW w:w="677" w:type="dxa"/>
            <w:tcBorders>
              <w:top w:val="nil"/>
              <w:left w:val="nil"/>
              <w:bottom w:val="nil"/>
              <w:right w:val="nil"/>
            </w:tcBorders>
          </w:tcPr>
          <w:p w14:paraId="44753404" w14:textId="77777777" w:rsidR="00B92327" w:rsidRPr="00801E49" w:rsidRDefault="00332621" w:rsidP="009E169A">
            <w:pPr>
              <w:spacing w:after="0" w:line="259" w:lineRule="auto"/>
              <w:ind w:left="0" w:right="0" w:firstLine="0"/>
              <w:jc w:val="center"/>
              <w:rPr>
                <w:rFonts w:ascii="Open Sans" w:hAnsi="Open Sans" w:cs="Open Sans"/>
                <w:sz w:val="16"/>
                <w:szCs w:val="24"/>
                <w:rPrChange w:id="8276" w:author="Nicole Wu" w:date="2024-01-08T11:26:00Z">
                  <w:rPr>
                    <w:sz w:val="16"/>
                    <w:szCs w:val="24"/>
                  </w:rPr>
                </w:rPrChange>
              </w:rPr>
            </w:pPr>
            <w:r w:rsidRPr="00801E49">
              <w:rPr>
                <w:rFonts w:ascii="Open Sans" w:hAnsi="Open Sans" w:cs="Open Sans"/>
                <w:sz w:val="16"/>
                <w:szCs w:val="24"/>
                <w:rPrChange w:id="8277" w:author="Nicole Wu" w:date="2024-01-08T11:26:00Z">
                  <w:rPr>
                    <w:sz w:val="16"/>
                    <w:szCs w:val="24"/>
                  </w:rPr>
                </w:rPrChange>
              </w:rPr>
              <w:t>3.26</w:t>
            </w:r>
          </w:p>
        </w:tc>
        <w:tc>
          <w:tcPr>
            <w:tcW w:w="504" w:type="dxa"/>
            <w:tcBorders>
              <w:top w:val="nil"/>
              <w:left w:val="nil"/>
              <w:bottom w:val="nil"/>
              <w:right w:val="nil"/>
            </w:tcBorders>
          </w:tcPr>
          <w:p w14:paraId="5F5967B3" w14:textId="77777777" w:rsidR="00B92327" w:rsidRPr="00801E49" w:rsidRDefault="00332621" w:rsidP="009E169A">
            <w:pPr>
              <w:spacing w:after="0" w:line="259" w:lineRule="auto"/>
              <w:ind w:left="0" w:right="0" w:firstLine="0"/>
              <w:jc w:val="center"/>
              <w:rPr>
                <w:rFonts w:ascii="Open Sans" w:hAnsi="Open Sans" w:cs="Open Sans"/>
                <w:sz w:val="16"/>
                <w:szCs w:val="24"/>
                <w:rPrChange w:id="8278" w:author="Nicole Wu" w:date="2024-01-08T11:26:00Z">
                  <w:rPr>
                    <w:sz w:val="16"/>
                    <w:szCs w:val="24"/>
                  </w:rPr>
                </w:rPrChange>
              </w:rPr>
            </w:pPr>
            <w:r w:rsidRPr="00801E49">
              <w:rPr>
                <w:rFonts w:ascii="Open Sans" w:hAnsi="Open Sans" w:cs="Open Sans"/>
                <w:sz w:val="16"/>
                <w:szCs w:val="24"/>
                <w:rPrChange w:id="8279" w:author="Nicole Wu" w:date="2024-01-08T11:26:00Z">
                  <w:rPr>
                    <w:sz w:val="16"/>
                    <w:szCs w:val="24"/>
                  </w:rPr>
                </w:rPrChange>
              </w:rPr>
              <w:t>-0.28</w:t>
            </w:r>
          </w:p>
        </w:tc>
        <w:tc>
          <w:tcPr>
            <w:tcW w:w="819" w:type="dxa"/>
            <w:tcBorders>
              <w:top w:val="nil"/>
              <w:left w:val="nil"/>
              <w:bottom w:val="nil"/>
              <w:right w:val="nil"/>
            </w:tcBorders>
          </w:tcPr>
          <w:p w14:paraId="03EC2D99" w14:textId="77777777" w:rsidR="00B92327" w:rsidRPr="00801E49" w:rsidRDefault="00332621" w:rsidP="009E169A">
            <w:pPr>
              <w:spacing w:after="0" w:line="259" w:lineRule="auto"/>
              <w:ind w:left="0" w:right="0" w:firstLine="0"/>
              <w:jc w:val="center"/>
              <w:rPr>
                <w:rFonts w:ascii="Open Sans" w:hAnsi="Open Sans" w:cs="Open Sans"/>
                <w:sz w:val="16"/>
                <w:szCs w:val="24"/>
                <w:rPrChange w:id="8280" w:author="Nicole Wu" w:date="2024-01-08T11:26:00Z">
                  <w:rPr>
                    <w:sz w:val="16"/>
                    <w:szCs w:val="24"/>
                  </w:rPr>
                </w:rPrChange>
              </w:rPr>
            </w:pPr>
            <w:r w:rsidRPr="00801E49">
              <w:rPr>
                <w:rFonts w:ascii="Open Sans" w:hAnsi="Open Sans" w:cs="Open Sans"/>
                <w:sz w:val="16"/>
                <w:szCs w:val="24"/>
                <w:rPrChange w:id="8281" w:author="Nicole Wu" w:date="2024-01-08T11:26:00Z">
                  <w:rPr>
                    <w:sz w:val="16"/>
                    <w:szCs w:val="24"/>
                  </w:rPr>
                </w:rPrChange>
              </w:rPr>
              <w:t>6.03</w:t>
            </w:r>
          </w:p>
        </w:tc>
        <w:tc>
          <w:tcPr>
            <w:tcW w:w="677" w:type="dxa"/>
            <w:tcBorders>
              <w:top w:val="nil"/>
              <w:left w:val="nil"/>
              <w:bottom w:val="nil"/>
              <w:right w:val="nil"/>
            </w:tcBorders>
          </w:tcPr>
          <w:p w14:paraId="169E0BD2" w14:textId="77777777" w:rsidR="00B92327" w:rsidRPr="00801E49" w:rsidRDefault="00332621" w:rsidP="009E169A">
            <w:pPr>
              <w:spacing w:after="0" w:line="259" w:lineRule="auto"/>
              <w:ind w:left="0" w:right="0" w:firstLine="0"/>
              <w:jc w:val="center"/>
              <w:rPr>
                <w:rFonts w:ascii="Open Sans" w:hAnsi="Open Sans" w:cs="Open Sans"/>
                <w:sz w:val="16"/>
                <w:szCs w:val="24"/>
                <w:rPrChange w:id="8282" w:author="Nicole Wu" w:date="2024-01-08T11:26:00Z">
                  <w:rPr>
                    <w:sz w:val="16"/>
                    <w:szCs w:val="24"/>
                  </w:rPr>
                </w:rPrChange>
              </w:rPr>
            </w:pPr>
            <w:r w:rsidRPr="00801E49">
              <w:rPr>
                <w:rFonts w:ascii="Open Sans" w:hAnsi="Open Sans" w:cs="Open Sans"/>
                <w:sz w:val="16"/>
                <w:szCs w:val="24"/>
                <w:rPrChange w:id="8283" w:author="Nicole Wu" w:date="2024-01-08T11:26:00Z">
                  <w:rPr>
                    <w:sz w:val="16"/>
                    <w:szCs w:val="24"/>
                  </w:rPr>
                </w:rPrChange>
              </w:rPr>
              <w:t>4.02</w:t>
            </w:r>
          </w:p>
        </w:tc>
        <w:tc>
          <w:tcPr>
            <w:tcW w:w="740" w:type="dxa"/>
            <w:tcBorders>
              <w:top w:val="nil"/>
              <w:left w:val="nil"/>
              <w:bottom w:val="nil"/>
              <w:right w:val="nil"/>
            </w:tcBorders>
          </w:tcPr>
          <w:p w14:paraId="48382478" w14:textId="77777777" w:rsidR="00B92327" w:rsidRPr="00801E49" w:rsidRDefault="00332621" w:rsidP="009E169A">
            <w:pPr>
              <w:spacing w:after="0" w:line="259" w:lineRule="auto"/>
              <w:ind w:left="0" w:right="0" w:firstLine="0"/>
              <w:jc w:val="center"/>
              <w:rPr>
                <w:rFonts w:ascii="Open Sans" w:hAnsi="Open Sans" w:cs="Open Sans"/>
                <w:sz w:val="16"/>
                <w:szCs w:val="24"/>
                <w:rPrChange w:id="8284" w:author="Nicole Wu" w:date="2024-01-08T11:26:00Z">
                  <w:rPr>
                    <w:sz w:val="16"/>
                    <w:szCs w:val="24"/>
                  </w:rPr>
                </w:rPrChange>
              </w:rPr>
            </w:pPr>
            <w:r w:rsidRPr="00801E49">
              <w:rPr>
                <w:rFonts w:ascii="Open Sans" w:hAnsi="Open Sans" w:cs="Open Sans"/>
                <w:sz w:val="16"/>
                <w:szCs w:val="24"/>
                <w:rPrChange w:id="8285" w:author="Nicole Wu" w:date="2024-01-08T11:26:00Z">
                  <w:rPr>
                    <w:sz w:val="16"/>
                    <w:szCs w:val="24"/>
                  </w:rPr>
                </w:rPrChange>
              </w:rPr>
              <w:t>-2.01***</w:t>
            </w:r>
          </w:p>
        </w:tc>
      </w:tr>
      <w:tr w:rsidR="00B92327" w:rsidRPr="00801E49" w14:paraId="31CA5F4C" w14:textId="77777777" w:rsidTr="009E169A">
        <w:trPr>
          <w:trHeight w:val="143"/>
        </w:trPr>
        <w:tc>
          <w:tcPr>
            <w:tcW w:w="3038" w:type="dxa"/>
            <w:tcBorders>
              <w:top w:val="nil"/>
              <w:left w:val="nil"/>
              <w:bottom w:val="nil"/>
              <w:right w:val="nil"/>
            </w:tcBorders>
          </w:tcPr>
          <w:p w14:paraId="0EA215F4" w14:textId="77777777" w:rsidR="00B92327" w:rsidRPr="00801E49" w:rsidRDefault="00B92327" w:rsidP="00C46F67">
            <w:pPr>
              <w:spacing w:after="0" w:line="259" w:lineRule="auto"/>
              <w:ind w:left="0" w:right="0" w:firstLine="0"/>
              <w:jc w:val="left"/>
              <w:rPr>
                <w:rFonts w:ascii="Open Sans" w:hAnsi="Open Sans" w:cs="Open Sans"/>
                <w:sz w:val="16"/>
                <w:szCs w:val="24"/>
                <w:rPrChange w:id="8286" w:author="Nicole Wu" w:date="2024-01-08T11:26:00Z">
                  <w:rPr>
                    <w:sz w:val="16"/>
                    <w:szCs w:val="24"/>
                  </w:rPr>
                </w:rPrChange>
              </w:rPr>
            </w:pPr>
          </w:p>
        </w:tc>
        <w:tc>
          <w:tcPr>
            <w:tcW w:w="819" w:type="dxa"/>
            <w:tcBorders>
              <w:top w:val="nil"/>
              <w:left w:val="nil"/>
              <w:bottom w:val="nil"/>
              <w:right w:val="nil"/>
            </w:tcBorders>
          </w:tcPr>
          <w:p w14:paraId="7B30E065" w14:textId="77777777" w:rsidR="00B92327" w:rsidRPr="00801E49" w:rsidRDefault="00332621" w:rsidP="009E169A">
            <w:pPr>
              <w:spacing w:after="0" w:line="259" w:lineRule="auto"/>
              <w:ind w:left="0" w:right="0" w:firstLine="0"/>
              <w:jc w:val="center"/>
              <w:rPr>
                <w:rFonts w:ascii="Open Sans" w:hAnsi="Open Sans" w:cs="Open Sans"/>
                <w:sz w:val="16"/>
                <w:szCs w:val="24"/>
                <w:rPrChange w:id="8287" w:author="Nicole Wu" w:date="2024-01-08T11:26:00Z">
                  <w:rPr>
                    <w:sz w:val="16"/>
                    <w:szCs w:val="24"/>
                  </w:rPr>
                </w:rPrChange>
              </w:rPr>
            </w:pPr>
            <w:r w:rsidRPr="00801E49">
              <w:rPr>
                <w:rFonts w:ascii="Open Sans" w:hAnsi="Open Sans" w:cs="Open Sans"/>
                <w:sz w:val="16"/>
                <w:szCs w:val="24"/>
                <w:rPrChange w:id="8288" w:author="Nicole Wu" w:date="2024-01-08T11:26:00Z">
                  <w:rPr>
                    <w:sz w:val="16"/>
                    <w:szCs w:val="24"/>
                  </w:rPr>
                </w:rPrChange>
              </w:rPr>
              <w:t>(4.69)</w:t>
            </w:r>
          </w:p>
        </w:tc>
        <w:tc>
          <w:tcPr>
            <w:tcW w:w="679" w:type="dxa"/>
            <w:tcBorders>
              <w:top w:val="nil"/>
              <w:left w:val="nil"/>
              <w:bottom w:val="nil"/>
              <w:right w:val="nil"/>
            </w:tcBorders>
          </w:tcPr>
          <w:p w14:paraId="1D1D69B8" w14:textId="77777777" w:rsidR="00B92327" w:rsidRPr="00801E49" w:rsidRDefault="00332621" w:rsidP="009E169A">
            <w:pPr>
              <w:spacing w:after="0" w:line="259" w:lineRule="auto"/>
              <w:ind w:left="0" w:right="0" w:firstLine="0"/>
              <w:jc w:val="center"/>
              <w:rPr>
                <w:rFonts w:ascii="Open Sans" w:hAnsi="Open Sans" w:cs="Open Sans"/>
                <w:sz w:val="16"/>
                <w:szCs w:val="24"/>
                <w:rPrChange w:id="8289" w:author="Nicole Wu" w:date="2024-01-08T11:26:00Z">
                  <w:rPr>
                    <w:sz w:val="16"/>
                    <w:szCs w:val="24"/>
                  </w:rPr>
                </w:rPrChange>
              </w:rPr>
            </w:pPr>
            <w:r w:rsidRPr="00801E49">
              <w:rPr>
                <w:rFonts w:ascii="Open Sans" w:hAnsi="Open Sans" w:cs="Open Sans"/>
                <w:sz w:val="16"/>
                <w:szCs w:val="24"/>
                <w:rPrChange w:id="8290" w:author="Nicole Wu" w:date="2024-01-08T11:26:00Z">
                  <w:rPr>
                    <w:sz w:val="16"/>
                    <w:szCs w:val="24"/>
                  </w:rPr>
                </w:rPrChange>
              </w:rPr>
              <w:t>(4.26)</w:t>
            </w:r>
          </w:p>
        </w:tc>
        <w:tc>
          <w:tcPr>
            <w:tcW w:w="726" w:type="dxa"/>
            <w:tcBorders>
              <w:top w:val="nil"/>
              <w:left w:val="nil"/>
              <w:bottom w:val="nil"/>
              <w:right w:val="nil"/>
            </w:tcBorders>
          </w:tcPr>
          <w:p w14:paraId="0C6D8865" w14:textId="77777777" w:rsidR="00B92327" w:rsidRPr="00801E49" w:rsidRDefault="00332621" w:rsidP="009E169A">
            <w:pPr>
              <w:spacing w:after="0" w:line="259" w:lineRule="auto"/>
              <w:ind w:left="0" w:right="0" w:firstLine="0"/>
              <w:jc w:val="center"/>
              <w:rPr>
                <w:rFonts w:ascii="Open Sans" w:hAnsi="Open Sans" w:cs="Open Sans"/>
                <w:sz w:val="16"/>
                <w:szCs w:val="24"/>
                <w:rPrChange w:id="8291" w:author="Nicole Wu" w:date="2024-01-08T11:26:00Z">
                  <w:rPr>
                    <w:sz w:val="16"/>
                    <w:szCs w:val="24"/>
                  </w:rPr>
                </w:rPrChange>
              </w:rPr>
            </w:pPr>
            <w:r w:rsidRPr="00801E49">
              <w:rPr>
                <w:rFonts w:ascii="Open Sans" w:hAnsi="Open Sans" w:cs="Open Sans"/>
                <w:sz w:val="16"/>
                <w:szCs w:val="24"/>
                <w:rPrChange w:id="8292" w:author="Nicole Wu" w:date="2024-01-08T11:26:00Z">
                  <w:rPr>
                    <w:sz w:val="16"/>
                    <w:szCs w:val="24"/>
                  </w:rPr>
                </w:rPrChange>
              </w:rPr>
              <w:t>(0.08)</w:t>
            </w:r>
          </w:p>
        </w:tc>
        <w:tc>
          <w:tcPr>
            <w:tcW w:w="819" w:type="dxa"/>
            <w:tcBorders>
              <w:top w:val="nil"/>
              <w:left w:val="nil"/>
              <w:bottom w:val="nil"/>
              <w:right w:val="nil"/>
            </w:tcBorders>
          </w:tcPr>
          <w:p w14:paraId="61164848" w14:textId="77777777" w:rsidR="00B92327" w:rsidRPr="00801E49" w:rsidRDefault="00332621" w:rsidP="009E169A">
            <w:pPr>
              <w:spacing w:after="0" w:line="259" w:lineRule="auto"/>
              <w:ind w:left="0" w:right="0" w:firstLine="0"/>
              <w:jc w:val="center"/>
              <w:rPr>
                <w:rFonts w:ascii="Open Sans" w:hAnsi="Open Sans" w:cs="Open Sans"/>
                <w:sz w:val="16"/>
                <w:szCs w:val="24"/>
                <w:rPrChange w:id="8293" w:author="Nicole Wu" w:date="2024-01-08T11:26:00Z">
                  <w:rPr>
                    <w:sz w:val="16"/>
                    <w:szCs w:val="24"/>
                  </w:rPr>
                </w:rPrChange>
              </w:rPr>
            </w:pPr>
            <w:r w:rsidRPr="00801E49">
              <w:rPr>
                <w:rFonts w:ascii="Open Sans" w:hAnsi="Open Sans" w:cs="Open Sans"/>
                <w:sz w:val="16"/>
                <w:szCs w:val="24"/>
                <w:rPrChange w:id="8294" w:author="Nicole Wu" w:date="2024-01-08T11:26:00Z">
                  <w:rPr>
                    <w:sz w:val="16"/>
                    <w:szCs w:val="24"/>
                  </w:rPr>
                </w:rPrChange>
              </w:rPr>
              <w:t>(3.49)</w:t>
            </w:r>
          </w:p>
        </w:tc>
        <w:tc>
          <w:tcPr>
            <w:tcW w:w="677" w:type="dxa"/>
            <w:tcBorders>
              <w:top w:val="nil"/>
              <w:left w:val="nil"/>
              <w:bottom w:val="nil"/>
              <w:right w:val="nil"/>
            </w:tcBorders>
          </w:tcPr>
          <w:p w14:paraId="2EDFD7D6" w14:textId="77777777" w:rsidR="00B92327" w:rsidRPr="00801E49" w:rsidRDefault="00332621" w:rsidP="009E169A">
            <w:pPr>
              <w:spacing w:after="0" w:line="259" w:lineRule="auto"/>
              <w:ind w:left="0" w:right="0" w:firstLine="0"/>
              <w:jc w:val="center"/>
              <w:rPr>
                <w:rFonts w:ascii="Open Sans" w:hAnsi="Open Sans" w:cs="Open Sans"/>
                <w:sz w:val="16"/>
                <w:szCs w:val="24"/>
                <w:rPrChange w:id="8295" w:author="Nicole Wu" w:date="2024-01-08T11:26:00Z">
                  <w:rPr>
                    <w:sz w:val="16"/>
                    <w:szCs w:val="24"/>
                  </w:rPr>
                </w:rPrChange>
              </w:rPr>
            </w:pPr>
            <w:r w:rsidRPr="00801E49">
              <w:rPr>
                <w:rFonts w:ascii="Open Sans" w:hAnsi="Open Sans" w:cs="Open Sans"/>
                <w:sz w:val="16"/>
                <w:szCs w:val="24"/>
                <w:rPrChange w:id="8296" w:author="Nicole Wu" w:date="2024-01-08T11:26:00Z">
                  <w:rPr>
                    <w:sz w:val="16"/>
                    <w:szCs w:val="24"/>
                  </w:rPr>
                </w:rPrChange>
              </w:rPr>
              <w:t>(3.17)</w:t>
            </w:r>
          </w:p>
        </w:tc>
        <w:tc>
          <w:tcPr>
            <w:tcW w:w="504" w:type="dxa"/>
            <w:tcBorders>
              <w:top w:val="nil"/>
              <w:left w:val="nil"/>
              <w:bottom w:val="nil"/>
              <w:right w:val="nil"/>
            </w:tcBorders>
          </w:tcPr>
          <w:p w14:paraId="5C67F2E0" w14:textId="77777777" w:rsidR="00B92327" w:rsidRPr="00801E49" w:rsidRDefault="00332621" w:rsidP="009E169A">
            <w:pPr>
              <w:spacing w:after="0" w:line="259" w:lineRule="auto"/>
              <w:ind w:left="0" w:right="0" w:firstLine="0"/>
              <w:jc w:val="center"/>
              <w:rPr>
                <w:rFonts w:ascii="Open Sans" w:hAnsi="Open Sans" w:cs="Open Sans"/>
                <w:sz w:val="16"/>
                <w:szCs w:val="24"/>
                <w:rPrChange w:id="8297" w:author="Nicole Wu" w:date="2024-01-08T11:26:00Z">
                  <w:rPr>
                    <w:sz w:val="16"/>
                    <w:szCs w:val="24"/>
                  </w:rPr>
                </w:rPrChange>
              </w:rPr>
            </w:pPr>
            <w:r w:rsidRPr="00801E49">
              <w:rPr>
                <w:rFonts w:ascii="Open Sans" w:hAnsi="Open Sans" w:cs="Open Sans"/>
                <w:sz w:val="16"/>
                <w:szCs w:val="24"/>
                <w:rPrChange w:id="8298" w:author="Nicole Wu" w:date="2024-01-08T11:26:00Z">
                  <w:rPr>
                    <w:sz w:val="16"/>
                    <w:szCs w:val="24"/>
                  </w:rPr>
                </w:rPrChange>
              </w:rPr>
              <w:t>(0.42)</w:t>
            </w:r>
          </w:p>
        </w:tc>
        <w:tc>
          <w:tcPr>
            <w:tcW w:w="819" w:type="dxa"/>
            <w:tcBorders>
              <w:top w:val="nil"/>
              <w:left w:val="nil"/>
              <w:bottom w:val="nil"/>
              <w:right w:val="nil"/>
            </w:tcBorders>
          </w:tcPr>
          <w:p w14:paraId="1ADD55D1" w14:textId="77777777" w:rsidR="00B92327" w:rsidRPr="00801E49" w:rsidRDefault="00332621" w:rsidP="009E169A">
            <w:pPr>
              <w:spacing w:after="0" w:line="259" w:lineRule="auto"/>
              <w:ind w:left="0" w:right="0" w:firstLine="0"/>
              <w:jc w:val="center"/>
              <w:rPr>
                <w:rFonts w:ascii="Open Sans" w:hAnsi="Open Sans" w:cs="Open Sans"/>
                <w:sz w:val="16"/>
                <w:szCs w:val="24"/>
                <w:rPrChange w:id="8299" w:author="Nicole Wu" w:date="2024-01-08T11:26:00Z">
                  <w:rPr>
                    <w:sz w:val="16"/>
                    <w:szCs w:val="24"/>
                  </w:rPr>
                </w:rPrChange>
              </w:rPr>
            </w:pPr>
            <w:r w:rsidRPr="00801E49">
              <w:rPr>
                <w:rFonts w:ascii="Open Sans" w:hAnsi="Open Sans" w:cs="Open Sans"/>
                <w:sz w:val="16"/>
                <w:szCs w:val="24"/>
                <w:rPrChange w:id="8300" w:author="Nicole Wu" w:date="2024-01-08T11:26:00Z">
                  <w:rPr>
                    <w:sz w:val="16"/>
                    <w:szCs w:val="24"/>
                  </w:rPr>
                </w:rPrChange>
              </w:rPr>
              <w:t>(4.73)</w:t>
            </w:r>
          </w:p>
        </w:tc>
        <w:tc>
          <w:tcPr>
            <w:tcW w:w="677" w:type="dxa"/>
            <w:tcBorders>
              <w:top w:val="nil"/>
              <w:left w:val="nil"/>
              <w:bottom w:val="nil"/>
              <w:right w:val="nil"/>
            </w:tcBorders>
          </w:tcPr>
          <w:p w14:paraId="3831EF9E" w14:textId="77777777" w:rsidR="00B92327" w:rsidRPr="00801E49" w:rsidRDefault="00332621" w:rsidP="009E169A">
            <w:pPr>
              <w:spacing w:after="0" w:line="259" w:lineRule="auto"/>
              <w:ind w:left="0" w:right="0" w:firstLine="0"/>
              <w:jc w:val="center"/>
              <w:rPr>
                <w:rFonts w:ascii="Open Sans" w:hAnsi="Open Sans" w:cs="Open Sans"/>
                <w:sz w:val="16"/>
                <w:szCs w:val="24"/>
                <w:rPrChange w:id="8301" w:author="Nicole Wu" w:date="2024-01-08T11:26:00Z">
                  <w:rPr>
                    <w:sz w:val="16"/>
                    <w:szCs w:val="24"/>
                  </w:rPr>
                </w:rPrChange>
              </w:rPr>
            </w:pPr>
            <w:r w:rsidRPr="00801E49">
              <w:rPr>
                <w:rFonts w:ascii="Open Sans" w:hAnsi="Open Sans" w:cs="Open Sans"/>
                <w:sz w:val="16"/>
                <w:szCs w:val="24"/>
                <w:rPrChange w:id="8302" w:author="Nicole Wu" w:date="2024-01-08T11:26:00Z">
                  <w:rPr>
                    <w:sz w:val="16"/>
                    <w:szCs w:val="24"/>
                  </w:rPr>
                </w:rPrChange>
              </w:rPr>
              <w:t>(3.74)</w:t>
            </w:r>
          </w:p>
        </w:tc>
        <w:tc>
          <w:tcPr>
            <w:tcW w:w="740" w:type="dxa"/>
            <w:tcBorders>
              <w:top w:val="nil"/>
              <w:left w:val="nil"/>
              <w:bottom w:val="nil"/>
              <w:right w:val="nil"/>
            </w:tcBorders>
          </w:tcPr>
          <w:p w14:paraId="6EC25F2E" w14:textId="77777777" w:rsidR="00B92327" w:rsidRPr="00801E49" w:rsidRDefault="00332621" w:rsidP="009E169A">
            <w:pPr>
              <w:spacing w:after="0" w:line="259" w:lineRule="auto"/>
              <w:ind w:left="0" w:right="0" w:firstLine="0"/>
              <w:jc w:val="center"/>
              <w:rPr>
                <w:rFonts w:ascii="Open Sans" w:hAnsi="Open Sans" w:cs="Open Sans"/>
                <w:sz w:val="16"/>
                <w:szCs w:val="24"/>
                <w:rPrChange w:id="8303" w:author="Nicole Wu" w:date="2024-01-08T11:26:00Z">
                  <w:rPr>
                    <w:sz w:val="16"/>
                    <w:szCs w:val="24"/>
                  </w:rPr>
                </w:rPrChange>
              </w:rPr>
            </w:pPr>
            <w:r w:rsidRPr="00801E49">
              <w:rPr>
                <w:rFonts w:ascii="Open Sans" w:hAnsi="Open Sans" w:cs="Open Sans"/>
                <w:sz w:val="16"/>
                <w:szCs w:val="24"/>
                <w:rPrChange w:id="8304" w:author="Nicole Wu" w:date="2024-01-08T11:26:00Z">
                  <w:rPr>
                    <w:sz w:val="16"/>
                    <w:szCs w:val="24"/>
                  </w:rPr>
                </w:rPrChange>
              </w:rPr>
              <w:t>(0.00)</w:t>
            </w:r>
          </w:p>
        </w:tc>
      </w:tr>
      <w:tr w:rsidR="00B92327" w:rsidRPr="00801E49" w14:paraId="212EFB9C" w14:textId="77777777" w:rsidTr="009E169A">
        <w:trPr>
          <w:trHeight w:val="143"/>
        </w:trPr>
        <w:tc>
          <w:tcPr>
            <w:tcW w:w="3038" w:type="dxa"/>
            <w:tcBorders>
              <w:top w:val="nil"/>
              <w:left w:val="nil"/>
              <w:bottom w:val="nil"/>
              <w:right w:val="nil"/>
            </w:tcBorders>
          </w:tcPr>
          <w:p w14:paraId="3BB6BC8D" w14:textId="77777777" w:rsidR="00B92327" w:rsidRPr="00801E49" w:rsidRDefault="00332621" w:rsidP="00C46F67">
            <w:pPr>
              <w:spacing w:after="0" w:line="259" w:lineRule="auto"/>
              <w:ind w:left="0" w:right="0" w:firstLine="0"/>
              <w:jc w:val="left"/>
              <w:rPr>
                <w:rFonts w:ascii="Open Sans" w:hAnsi="Open Sans" w:cs="Open Sans"/>
                <w:sz w:val="16"/>
                <w:szCs w:val="24"/>
                <w:rPrChange w:id="8305" w:author="Nicole Wu" w:date="2024-01-08T11:26:00Z">
                  <w:rPr>
                    <w:sz w:val="16"/>
                    <w:szCs w:val="24"/>
                  </w:rPr>
                </w:rPrChange>
              </w:rPr>
            </w:pPr>
            <w:r w:rsidRPr="00801E49">
              <w:rPr>
                <w:rFonts w:ascii="Open Sans" w:hAnsi="Open Sans" w:cs="Open Sans"/>
                <w:sz w:val="16"/>
                <w:szCs w:val="24"/>
                <w:rPrChange w:id="8306" w:author="Nicole Wu" w:date="2024-01-08T11:26:00Z">
                  <w:rPr>
                    <w:sz w:val="16"/>
                    <w:szCs w:val="24"/>
                  </w:rPr>
                </w:rPrChange>
              </w:rPr>
              <w:t>Displaced household</w:t>
            </w:r>
          </w:p>
        </w:tc>
        <w:tc>
          <w:tcPr>
            <w:tcW w:w="819" w:type="dxa"/>
            <w:tcBorders>
              <w:top w:val="nil"/>
              <w:left w:val="nil"/>
              <w:bottom w:val="nil"/>
              <w:right w:val="nil"/>
            </w:tcBorders>
          </w:tcPr>
          <w:p w14:paraId="6C6C542C" w14:textId="77777777" w:rsidR="00B92327" w:rsidRPr="00801E49" w:rsidRDefault="00332621" w:rsidP="009E169A">
            <w:pPr>
              <w:spacing w:after="0" w:line="259" w:lineRule="auto"/>
              <w:ind w:left="0" w:right="0" w:firstLine="0"/>
              <w:jc w:val="center"/>
              <w:rPr>
                <w:rFonts w:ascii="Open Sans" w:hAnsi="Open Sans" w:cs="Open Sans"/>
                <w:sz w:val="16"/>
                <w:szCs w:val="24"/>
                <w:rPrChange w:id="8307" w:author="Nicole Wu" w:date="2024-01-08T11:26:00Z">
                  <w:rPr>
                    <w:sz w:val="16"/>
                    <w:szCs w:val="24"/>
                  </w:rPr>
                </w:rPrChange>
              </w:rPr>
            </w:pPr>
            <w:r w:rsidRPr="00801E49">
              <w:rPr>
                <w:rFonts w:ascii="Open Sans" w:hAnsi="Open Sans" w:cs="Open Sans"/>
                <w:sz w:val="16"/>
                <w:szCs w:val="24"/>
                <w:rPrChange w:id="8308" w:author="Nicole Wu" w:date="2024-01-08T11:26:00Z">
                  <w:rPr>
                    <w:sz w:val="16"/>
                    <w:szCs w:val="24"/>
                  </w:rPr>
                </w:rPrChange>
              </w:rPr>
              <w:t>0.15</w:t>
            </w:r>
          </w:p>
        </w:tc>
        <w:tc>
          <w:tcPr>
            <w:tcW w:w="679" w:type="dxa"/>
            <w:tcBorders>
              <w:top w:val="nil"/>
              <w:left w:val="nil"/>
              <w:bottom w:val="nil"/>
              <w:right w:val="nil"/>
            </w:tcBorders>
          </w:tcPr>
          <w:p w14:paraId="12E60BDB" w14:textId="77777777" w:rsidR="00B92327" w:rsidRPr="00801E49" w:rsidRDefault="00332621" w:rsidP="009E169A">
            <w:pPr>
              <w:spacing w:after="0" w:line="259" w:lineRule="auto"/>
              <w:ind w:left="0" w:right="0" w:firstLine="0"/>
              <w:jc w:val="center"/>
              <w:rPr>
                <w:rFonts w:ascii="Open Sans" w:hAnsi="Open Sans" w:cs="Open Sans"/>
                <w:sz w:val="16"/>
                <w:szCs w:val="24"/>
                <w:rPrChange w:id="8309" w:author="Nicole Wu" w:date="2024-01-08T11:26:00Z">
                  <w:rPr>
                    <w:sz w:val="16"/>
                    <w:szCs w:val="24"/>
                  </w:rPr>
                </w:rPrChange>
              </w:rPr>
            </w:pPr>
            <w:r w:rsidRPr="00801E49">
              <w:rPr>
                <w:rFonts w:ascii="Open Sans" w:hAnsi="Open Sans" w:cs="Open Sans"/>
                <w:sz w:val="16"/>
                <w:szCs w:val="24"/>
                <w:rPrChange w:id="8310" w:author="Nicole Wu" w:date="2024-01-08T11:26:00Z">
                  <w:rPr>
                    <w:sz w:val="16"/>
                    <w:szCs w:val="24"/>
                  </w:rPr>
                </w:rPrChange>
              </w:rPr>
              <w:t>0.08</w:t>
            </w:r>
          </w:p>
        </w:tc>
        <w:tc>
          <w:tcPr>
            <w:tcW w:w="726" w:type="dxa"/>
            <w:tcBorders>
              <w:top w:val="nil"/>
              <w:left w:val="nil"/>
              <w:bottom w:val="nil"/>
              <w:right w:val="nil"/>
            </w:tcBorders>
          </w:tcPr>
          <w:p w14:paraId="1E618B61" w14:textId="77777777" w:rsidR="00B92327" w:rsidRPr="00801E49" w:rsidRDefault="00332621" w:rsidP="009E169A">
            <w:pPr>
              <w:spacing w:after="0" w:line="259" w:lineRule="auto"/>
              <w:ind w:left="0" w:right="0" w:firstLine="0"/>
              <w:jc w:val="center"/>
              <w:rPr>
                <w:rFonts w:ascii="Open Sans" w:hAnsi="Open Sans" w:cs="Open Sans"/>
                <w:sz w:val="16"/>
                <w:szCs w:val="24"/>
                <w:rPrChange w:id="8311" w:author="Nicole Wu" w:date="2024-01-08T11:26:00Z">
                  <w:rPr>
                    <w:sz w:val="16"/>
                    <w:szCs w:val="24"/>
                  </w:rPr>
                </w:rPrChange>
              </w:rPr>
            </w:pPr>
            <w:r w:rsidRPr="00801E49">
              <w:rPr>
                <w:rFonts w:ascii="Open Sans" w:hAnsi="Open Sans" w:cs="Open Sans"/>
                <w:sz w:val="16"/>
                <w:szCs w:val="24"/>
                <w:rPrChange w:id="8312" w:author="Nicole Wu" w:date="2024-01-08T11:26:00Z">
                  <w:rPr>
                    <w:sz w:val="16"/>
                    <w:szCs w:val="24"/>
                  </w:rPr>
                </w:rPrChange>
              </w:rPr>
              <w:t>-0.07*</w:t>
            </w:r>
          </w:p>
        </w:tc>
        <w:tc>
          <w:tcPr>
            <w:tcW w:w="819" w:type="dxa"/>
            <w:tcBorders>
              <w:top w:val="nil"/>
              <w:left w:val="nil"/>
              <w:bottom w:val="nil"/>
              <w:right w:val="nil"/>
            </w:tcBorders>
          </w:tcPr>
          <w:p w14:paraId="1F2CD245" w14:textId="77777777" w:rsidR="00B92327" w:rsidRPr="00801E49" w:rsidRDefault="00332621" w:rsidP="009E169A">
            <w:pPr>
              <w:spacing w:after="0" w:line="259" w:lineRule="auto"/>
              <w:ind w:left="0" w:right="0" w:firstLine="0"/>
              <w:jc w:val="center"/>
              <w:rPr>
                <w:rFonts w:ascii="Open Sans" w:hAnsi="Open Sans" w:cs="Open Sans"/>
                <w:sz w:val="16"/>
                <w:szCs w:val="24"/>
                <w:rPrChange w:id="8313" w:author="Nicole Wu" w:date="2024-01-08T11:26:00Z">
                  <w:rPr>
                    <w:sz w:val="16"/>
                    <w:szCs w:val="24"/>
                  </w:rPr>
                </w:rPrChange>
              </w:rPr>
            </w:pPr>
            <w:r w:rsidRPr="00801E49">
              <w:rPr>
                <w:rFonts w:ascii="Open Sans" w:hAnsi="Open Sans" w:cs="Open Sans"/>
                <w:sz w:val="16"/>
                <w:szCs w:val="24"/>
                <w:rPrChange w:id="8314" w:author="Nicole Wu" w:date="2024-01-08T11:26:00Z">
                  <w:rPr>
                    <w:sz w:val="16"/>
                    <w:szCs w:val="24"/>
                  </w:rPr>
                </w:rPrChange>
              </w:rPr>
              <w:t>0.03</w:t>
            </w:r>
          </w:p>
        </w:tc>
        <w:tc>
          <w:tcPr>
            <w:tcW w:w="677" w:type="dxa"/>
            <w:tcBorders>
              <w:top w:val="nil"/>
              <w:left w:val="nil"/>
              <w:bottom w:val="nil"/>
              <w:right w:val="nil"/>
            </w:tcBorders>
          </w:tcPr>
          <w:p w14:paraId="158B663A" w14:textId="77777777" w:rsidR="00B92327" w:rsidRPr="00801E49" w:rsidRDefault="00332621" w:rsidP="009E169A">
            <w:pPr>
              <w:spacing w:after="0" w:line="259" w:lineRule="auto"/>
              <w:ind w:left="0" w:right="0" w:firstLine="0"/>
              <w:jc w:val="center"/>
              <w:rPr>
                <w:rFonts w:ascii="Open Sans" w:hAnsi="Open Sans" w:cs="Open Sans"/>
                <w:sz w:val="16"/>
                <w:szCs w:val="24"/>
                <w:rPrChange w:id="8315" w:author="Nicole Wu" w:date="2024-01-08T11:26:00Z">
                  <w:rPr>
                    <w:sz w:val="16"/>
                    <w:szCs w:val="24"/>
                  </w:rPr>
                </w:rPrChange>
              </w:rPr>
            </w:pPr>
            <w:r w:rsidRPr="00801E49">
              <w:rPr>
                <w:rFonts w:ascii="Open Sans" w:hAnsi="Open Sans" w:cs="Open Sans"/>
                <w:sz w:val="16"/>
                <w:szCs w:val="24"/>
                <w:rPrChange w:id="8316" w:author="Nicole Wu" w:date="2024-01-08T11:26:00Z">
                  <w:rPr>
                    <w:sz w:val="16"/>
                    <w:szCs w:val="24"/>
                  </w:rPr>
                </w:rPrChange>
              </w:rPr>
              <w:t>0.03</w:t>
            </w:r>
          </w:p>
        </w:tc>
        <w:tc>
          <w:tcPr>
            <w:tcW w:w="504" w:type="dxa"/>
            <w:tcBorders>
              <w:top w:val="nil"/>
              <w:left w:val="nil"/>
              <w:bottom w:val="nil"/>
              <w:right w:val="nil"/>
            </w:tcBorders>
          </w:tcPr>
          <w:p w14:paraId="1FDD8BA6" w14:textId="77777777" w:rsidR="00B92327" w:rsidRPr="00801E49" w:rsidRDefault="00332621" w:rsidP="009E169A">
            <w:pPr>
              <w:spacing w:after="0" w:line="259" w:lineRule="auto"/>
              <w:ind w:left="0" w:right="0" w:firstLine="0"/>
              <w:jc w:val="center"/>
              <w:rPr>
                <w:rFonts w:ascii="Open Sans" w:hAnsi="Open Sans" w:cs="Open Sans"/>
                <w:sz w:val="16"/>
                <w:szCs w:val="24"/>
                <w:rPrChange w:id="8317" w:author="Nicole Wu" w:date="2024-01-08T11:26:00Z">
                  <w:rPr>
                    <w:sz w:val="16"/>
                    <w:szCs w:val="24"/>
                  </w:rPr>
                </w:rPrChange>
              </w:rPr>
            </w:pPr>
            <w:r w:rsidRPr="00801E49">
              <w:rPr>
                <w:rFonts w:ascii="Open Sans" w:hAnsi="Open Sans" w:cs="Open Sans"/>
                <w:sz w:val="16"/>
                <w:szCs w:val="24"/>
                <w:rPrChange w:id="8318" w:author="Nicole Wu" w:date="2024-01-08T11:26:00Z">
                  <w:rPr>
                    <w:sz w:val="16"/>
                    <w:szCs w:val="24"/>
                  </w:rPr>
                </w:rPrChange>
              </w:rPr>
              <w:t>-0.00</w:t>
            </w:r>
          </w:p>
        </w:tc>
        <w:tc>
          <w:tcPr>
            <w:tcW w:w="819" w:type="dxa"/>
            <w:tcBorders>
              <w:top w:val="nil"/>
              <w:left w:val="nil"/>
              <w:bottom w:val="nil"/>
              <w:right w:val="nil"/>
            </w:tcBorders>
          </w:tcPr>
          <w:p w14:paraId="11432B36" w14:textId="77777777" w:rsidR="00B92327" w:rsidRPr="00801E49" w:rsidRDefault="00332621" w:rsidP="009E169A">
            <w:pPr>
              <w:spacing w:after="0" w:line="259" w:lineRule="auto"/>
              <w:ind w:left="0" w:right="0" w:firstLine="0"/>
              <w:jc w:val="center"/>
              <w:rPr>
                <w:rFonts w:ascii="Open Sans" w:hAnsi="Open Sans" w:cs="Open Sans"/>
                <w:sz w:val="16"/>
                <w:szCs w:val="24"/>
                <w:rPrChange w:id="8319" w:author="Nicole Wu" w:date="2024-01-08T11:26:00Z">
                  <w:rPr>
                    <w:sz w:val="16"/>
                    <w:szCs w:val="24"/>
                  </w:rPr>
                </w:rPrChange>
              </w:rPr>
            </w:pPr>
            <w:r w:rsidRPr="00801E49">
              <w:rPr>
                <w:rFonts w:ascii="Open Sans" w:hAnsi="Open Sans" w:cs="Open Sans"/>
                <w:sz w:val="16"/>
                <w:szCs w:val="24"/>
                <w:rPrChange w:id="8320" w:author="Nicole Wu" w:date="2024-01-08T11:26:00Z">
                  <w:rPr>
                    <w:sz w:val="16"/>
                    <w:szCs w:val="24"/>
                  </w:rPr>
                </w:rPrChange>
              </w:rPr>
              <w:t>0.10</w:t>
            </w:r>
          </w:p>
        </w:tc>
        <w:tc>
          <w:tcPr>
            <w:tcW w:w="677" w:type="dxa"/>
            <w:tcBorders>
              <w:top w:val="nil"/>
              <w:left w:val="nil"/>
              <w:bottom w:val="nil"/>
              <w:right w:val="nil"/>
            </w:tcBorders>
          </w:tcPr>
          <w:p w14:paraId="58DD6A2B" w14:textId="77777777" w:rsidR="00B92327" w:rsidRPr="00801E49" w:rsidRDefault="00332621" w:rsidP="009E169A">
            <w:pPr>
              <w:spacing w:after="0" w:line="259" w:lineRule="auto"/>
              <w:ind w:left="0" w:right="0" w:firstLine="0"/>
              <w:jc w:val="center"/>
              <w:rPr>
                <w:rFonts w:ascii="Open Sans" w:hAnsi="Open Sans" w:cs="Open Sans"/>
                <w:sz w:val="16"/>
                <w:szCs w:val="24"/>
                <w:rPrChange w:id="8321" w:author="Nicole Wu" w:date="2024-01-08T11:26:00Z">
                  <w:rPr>
                    <w:sz w:val="16"/>
                    <w:szCs w:val="24"/>
                  </w:rPr>
                </w:rPrChange>
              </w:rPr>
            </w:pPr>
            <w:r w:rsidRPr="00801E49">
              <w:rPr>
                <w:rFonts w:ascii="Open Sans" w:hAnsi="Open Sans" w:cs="Open Sans"/>
                <w:sz w:val="16"/>
                <w:szCs w:val="24"/>
                <w:rPrChange w:id="8322" w:author="Nicole Wu" w:date="2024-01-08T11:26:00Z">
                  <w:rPr>
                    <w:sz w:val="16"/>
                    <w:szCs w:val="24"/>
                  </w:rPr>
                </w:rPrChange>
              </w:rPr>
              <w:t>0.04</w:t>
            </w:r>
          </w:p>
        </w:tc>
        <w:tc>
          <w:tcPr>
            <w:tcW w:w="740" w:type="dxa"/>
            <w:tcBorders>
              <w:top w:val="nil"/>
              <w:left w:val="nil"/>
              <w:bottom w:val="nil"/>
              <w:right w:val="nil"/>
            </w:tcBorders>
          </w:tcPr>
          <w:p w14:paraId="413ECC43" w14:textId="77777777" w:rsidR="00B92327" w:rsidRPr="00801E49" w:rsidRDefault="00332621" w:rsidP="009E169A">
            <w:pPr>
              <w:spacing w:after="0" w:line="259" w:lineRule="auto"/>
              <w:ind w:left="0" w:right="0" w:firstLine="0"/>
              <w:jc w:val="center"/>
              <w:rPr>
                <w:rFonts w:ascii="Open Sans" w:hAnsi="Open Sans" w:cs="Open Sans"/>
                <w:sz w:val="16"/>
                <w:szCs w:val="24"/>
                <w:rPrChange w:id="8323" w:author="Nicole Wu" w:date="2024-01-08T11:26:00Z">
                  <w:rPr>
                    <w:sz w:val="16"/>
                    <w:szCs w:val="24"/>
                  </w:rPr>
                </w:rPrChange>
              </w:rPr>
            </w:pPr>
            <w:r w:rsidRPr="00801E49">
              <w:rPr>
                <w:rFonts w:ascii="Open Sans" w:hAnsi="Open Sans" w:cs="Open Sans"/>
                <w:sz w:val="16"/>
                <w:szCs w:val="24"/>
                <w:rPrChange w:id="8324" w:author="Nicole Wu" w:date="2024-01-08T11:26:00Z">
                  <w:rPr>
                    <w:sz w:val="16"/>
                    <w:szCs w:val="24"/>
                  </w:rPr>
                </w:rPrChange>
              </w:rPr>
              <w:t>-0.06**</w:t>
            </w:r>
          </w:p>
        </w:tc>
      </w:tr>
      <w:tr w:rsidR="00B92327" w:rsidRPr="00801E49" w14:paraId="73DD068D" w14:textId="77777777" w:rsidTr="009E169A">
        <w:trPr>
          <w:trHeight w:val="143"/>
        </w:trPr>
        <w:tc>
          <w:tcPr>
            <w:tcW w:w="3038" w:type="dxa"/>
            <w:tcBorders>
              <w:top w:val="nil"/>
              <w:left w:val="nil"/>
              <w:bottom w:val="nil"/>
              <w:right w:val="nil"/>
            </w:tcBorders>
          </w:tcPr>
          <w:p w14:paraId="22775E46" w14:textId="77777777" w:rsidR="00B92327" w:rsidRPr="00801E49" w:rsidRDefault="00B92327" w:rsidP="00C46F67">
            <w:pPr>
              <w:spacing w:after="0" w:line="259" w:lineRule="auto"/>
              <w:ind w:left="0" w:right="0" w:firstLine="0"/>
              <w:jc w:val="left"/>
              <w:rPr>
                <w:rFonts w:ascii="Open Sans" w:hAnsi="Open Sans" w:cs="Open Sans"/>
                <w:sz w:val="16"/>
                <w:szCs w:val="24"/>
                <w:rPrChange w:id="8325" w:author="Nicole Wu" w:date="2024-01-08T11:26:00Z">
                  <w:rPr>
                    <w:sz w:val="16"/>
                    <w:szCs w:val="24"/>
                  </w:rPr>
                </w:rPrChange>
              </w:rPr>
            </w:pPr>
          </w:p>
        </w:tc>
        <w:tc>
          <w:tcPr>
            <w:tcW w:w="819" w:type="dxa"/>
            <w:tcBorders>
              <w:top w:val="nil"/>
              <w:left w:val="nil"/>
              <w:bottom w:val="nil"/>
              <w:right w:val="nil"/>
            </w:tcBorders>
          </w:tcPr>
          <w:p w14:paraId="58686BA9" w14:textId="77777777" w:rsidR="00B92327" w:rsidRPr="00801E49" w:rsidRDefault="00332621" w:rsidP="009E169A">
            <w:pPr>
              <w:spacing w:after="0" w:line="259" w:lineRule="auto"/>
              <w:ind w:left="0" w:right="0" w:firstLine="0"/>
              <w:jc w:val="center"/>
              <w:rPr>
                <w:rFonts w:ascii="Open Sans" w:hAnsi="Open Sans" w:cs="Open Sans"/>
                <w:sz w:val="16"/>
                <w:szCs w:val="24"/>
                <w:rPrChange w:id="8326" w:author="Nicole Wu" w:date="2024-01-08T11:26:00Z">
                  <w:rPr>
                    <w:sz w:val="16"/>
                    <w:szCs w:val="24"/>
                  </w:rPr>
                </w:rPrChange>
              </w:rPr>
            </w:pPr>
            <w:r w:rsidRPr="00801E49">
              <w:rPr>
                <w:rFonts w:ascii="Open Sans" w:hAnsi="Open Sans" w:cs="Open Sans"/>
                <w:sz w:val="16"/>
                <w:szCs w:val="24"/>
                <w:rPrChange w:id="8327" w:author="Nicole Wu" w:date="2024-01-08T11:26:00Z">
                  <w:rPr>
                    <w:sz w:val="16"/>
                    <w:szCs w:val="24"/>
                  </w:rPr>
                </w:rPrChange>
              </w:rPr>
              <w:t>(0.36)</w:t>
            </w:r>
          </w:p>
        </w:tc>
        <w:tc>
          <w:tcPr>
            <w:tcW w:w="679" w:type="dxa"/>
            <w:tcBorders>
              <w:top w:val="nil"/>
              <w:left w:val="nil"/>
              <w:bottom w:val="nil"/>
              <w:right w:val="nil"/>
            </w:tcBorders>
          </w:tcPr>
          <w:p w14:paraId="38F71021" w14:textId="77777777" w:rsidR="00B92327" w:rsidRPr="00801E49" w:rsidRDefault="00332621" w:rsidP="009E169A">
            <w:pPr>
              <w:spacing w:after="0" w:line="259" w:lineRule="auto"/>
              <w:ind w:left="0" w:right="0" w:firstLine="0"/>
              <w:jc w:val="center"/>
              <w:rPr>
                <w:rFonts w:ascii="Open Sans" w:hAnsi="Open Sans" w:cs="Open Sans"/>
                <w:sz w:val="16"/>
                <w:szCs w:val="24"/>
                <w:rPrChange w:id="8328" w:author="Nicole Wu" w:date="2024-01-08T11:26:00Z">
                  <w:rPr>
                    <w:sz w:val="16"/>
                    <w:szCs w:val="24"/>
                  </w:rPr>
                </w:rPrChange>
              </w:rPr>
            </w:pPr>
            <w:r w:rsidRPr="00801E49">
              <w:rPr>
                <w:rFonts w:ascii="Open Sans" w:hAnsi="Open Sans" w:cs="Open Sans"/>
                <w:sz w:val="16"/>
                <w:szCs w:val="24"/>
                <w:rPrChange w:id="8329" w:author="Nicole Wu" w:date="2024-01-08T11:26:00Z">
                  <w:rPr>
                    <w:sz w:val="16"/>
                    <w:szCs w:val="24"/>
                  </w:rPr>
                </w:rPrChange>
              </w:rPr>
              <w:t>(0.27)</w:t>
            </w:r>
          </w:p>
        </w:tc>
        <w:tc>
          <w:tcPr>
            <w:tcW w:w="726" w:type="dxa"/>
            <w:tcBorders>
              <w:top w:val="nil"/>
              <w:left w:val="nil"/>
              <w:bottom w:val="nil"/>
              <w:right w:val="nil"/>
            </w:tcBorders>
          </w:tcPr>
          <w:p w14:paraId="7932A4BE" w14:textId="77777777" w:rsidR="00B92327" w:rsidRPr="00801E49" w:rsidRDefault="00332621" w:rsidP="009E169A">
            <w:pPr>
              <w:spacing w:after="0" w:line="259" w:lineRule="auto"/>
              <w:ind w:left="0" w:right="0" w:firstLine="0"/>
              <w:jc w:val="center"/>
              <w:rPr>
                <w:rFonts w:ascii="Open Sans" w:hAnsi="Open Sans" w:cs="Open Sans"/>
                <w:sz w:val="16"/>
                <w:szCs w:val="24"/>
                <w:rPrChange w:id="8330" w:author="Nicole Wu" w:date="2024-01-08T11:26:00Z">
                  <w:rPr>
                    <w:sz w:val="16"/>
                    <w:szCs w:val="24"/>
                  </w:rPr>
                </w:rPrChange>
              </w:rPr>
            </w:pPr>
            <w:r w:rsidRPr="00801E49">
              <w:rPr>
                <w:rFonts w:ascii="Open Sans" w:hAnsi="Open Sans" w:cs="Open Sans"/>
                <w:sz w:val="16"/>
                <w:szCs w:val="24"/>
                <w:rPrChange w:id="8331" w:author="Nicole Wu" w:date="2024-01-08T11:26:00Z">
                  <w:rPr>
                    <w:sz w:val="16"/>
                    <w:szCs w:val="24"/>
                  </w:rPr>
                </w:rPrChange>
              </w:rPr>
              <w:t>(0.04)</w:t>
            </w:r>
          </w:p>
        </w:tc>
        <w:tc>
          <w:tcPr>
            <w:tcW w:w="819" w:type="dxa"/>
            <w:tcBorders>
              <w:top w:val="nil"/>
              <w:left w:val="nil"/>
              <w:bottom w:val="nil"/>
              <w:right w:val="nil"/>
            </w:tcBorders>
          </w:tcPr>
          <w:p w14:paraId="26E6F64D" w14:textId="77777777" w:rsidR="00B92327" w:rsidRPr="00801E49" w:rsidRDefault="00332621" w:rsidP="009E169A">
            <w:pPr>
              <w:spacing w:after="0" w:line="259" w:lineRule="auto"/>
              <w:ind w:left="0" w:right="0" w:firstLine="0"/>
              <w:jc w:val="center"/>
              <w:rPr>
                <w:rFonts w:ascii="Open Sans" w:hAnsi="Open Sans" w:cs="Open Sans"/>
                <w:sz w:val="16"/>
                <w:szCs w:val="24"/>
                <w:rPrChange w:id="8332" w:author="Nicole Wu" w:date="2024-01-08T11:26:00Z">
                  <w:rPr>
                    <w:sz w:val="16"/>
                    <w:szCs w:val="24"/>
                  </w:rPr>
                </w:rPrChange>
              </w:rPr>
            </w:pPr>
            <w:r w:rsidRPr="00801E49">
              <w:rPr>
                <w:rFonts w:ascii="Open Sans" w:hAnsi="Open Sans" w:cs="Open Sans"/>
                <w:sz w:val="16"/>
                <w:szCs w:val="24"/>
                <w:rPrChange w:id="8333" w:author="Nicole Wu" w:date="2024-01-08T11:26:00Z">
                  <w:rPr>
                    <w:sz w:val="16"/>
                    <w:szCs w:val="24"/>
                  </w:rPr>
                </w:rPrChange>
              </w:rPr>
              <w:t>(0.18)</w:t>
            </w:r>
          </w:p>
        </w:tc>
        <w:tc>
          <w:tcPr>
            <w:tcW w:w="677" w:type="dxa"/>
            <w:tcBorders>
              <w:top w:val="nil"/>
              <w:left w:val="nil"/>
              <w:bottom w:val="nil"/>
              <w:right w:val="nil"/>
            </w:tcBorders>
          </w:tcPr>
          <w:p w14:paraId="0583A365" w14:textId="77777777" w:rsidR="00B92327" w:rsidRPr="00801E49" w:rsidRDefault="00332621" w:rsidP="009E169A">
            <w:pPr>
              <w:spacing w:after="0" w:line="259" w:lineRule="auto"/>
              <w:ind w:left="0" w:right="0" w:firstLine="0"/>
              <w:jc w:val="center"/>
              <w:rPr>
                <w:rFonts w:ascii="Open Sans" w:hAnsi="Open Sans" w:cs="Open Sans"/>
                <w:sz w:val="16"/>
                <w:szCs w:val="24"/>
                <w:rPrChange w:id="8334" w:author="Nicole Wu" w:date="2024-01-08T11:26:00Z">
                  <w:rPr>
                    <w:sz w:val="16"/>
                    <w:szCs w:val="24"/>
                  </w:rPr>
                </w:rPrChange>
              </w:rPr>
            </w:pPr>
            <w:r w:rsidRPr="00801E49">
              <w:rPr>
                <w:rFonts w:ascii="Open Sans" w:hAnsi="Open Sans" w:cs="Open Sans"/>
                <w:sz w:val="16"/>
                <w:szCs w:val="24"/>
                <w:rPrChange w:id="8335" w:author="Nicole Wu" w:date="2024-01-08T11:26:00Z">
                  <w:rPr>
                    <w:sz w:val="16"/>
                    <w:szCs w:val="24"/>
                  </w:rPr>
                </w:rPrChange>
              </w:rPr>
              <w:t>(0.18)</w:t>
            </w:r>
          </w:p>
        </w:tc>
        <w:tc>
          <w:tcPr>
            <w:tcW w:w="504" w:type="dxa"/>
            <w:tcBorders>
              <w:top w:val="nil"/>
              <w:left w:val="nil"/>
              <w:bottom w:val="nil"/>
              <w:right w:val="nil"/>
            </w:tcBorders>
          </w:tcPr>
          <w:p w14:paraId="26200EBE" w14:textId="77777777" w:rsidR="00B92327" w:rsidRPr="00801E49" w:rsidRDefault="00332621" w:rsidP="009E169A">
            <w:pPr>
              <w:spacing w:after="0" w:line="259" w:lineRule="auto"/>
              <w:ind w:left="0" w:right="0" w:firstLine="0"/>
              <w:jc w:val="center"/>
              <w:rPr>
                <w:rFonts w:ascii="Open Sans" w:hAnsi="Open Sans" w:cs="Open Sans"/>
                <w:sz w:val="16"/>
                <w:szCs w:val="24"/>
                <w:rPrChange w:id="8336" w:author="Nicole Wu" w:date="2024-01-08T11:26:00Z">
                  <w:rPr>
                    <w:sz w:val="16"/>
                    <w:szCs w:val="24"/>
                  </w:rPr>
                </w:rPrChange>
              </w:rPr>
            </w:pPr>
            <w:r w:rsidRPr="00801E49">
              <w:rPr>
                <w:rFonts w:ascii="Open Sans" w:hAnsi="Open Sans" w:cs="Open Sans"/>
                <w:sz w:val="16"/>
                <w:szCs w:val="24"/>
                <w:rPrChange w:id="8337" w:author="Nicole Wu" w:date="2024-01-08T11:26:00Z">
                  <w:rPr>
                    <w:sz w:val="16"/>
                    <w:szCs w:val="24"/>
                  </w:rPr>
                </w:rPrChange>
              </w:rPr>
              <w:t>(0.92)</w:t>
            </w:r>
          </w:p>
        </w:tc>
        <w:tc>
          <w:tcPr>
            <w:tcW w:w="819" w:type="dxa"/>
            <w:tcBorders>
              <w:top w:val="nil"/>
              <w:left w:val="nil"/>
              <w:bottom w:val="nil"/>
              <w:right w:val="nil"/>
            </w:tcBorders>
          </w:tcPr>
          <w:p w14:paraId="36E25994" w14:textId="77777777" w:rsidR="00B92327" w:rsidRPr="00801E49" w:rsidRDefault="00332621" w:rsidP="009E169A">
            <w:pPr>
              <w:spacing w:after="0" w:line="259" w:lineRule="auto"/>
              <w:ind w:left="0" w:right="0" w:firstLine="0"/>
              <w:jc w:val="center"/>
              <w:rPr>
                <w:rFonts w:ascii="Open Sans" w:hAnsi="Open Sans" w:cs="Open Sans"/>
                <w:sz w:val="16"/>
                <w:szCs w:val="24"/>
                <w:rPrChange w:id="8338" w:author="Nicole Wu" w:date="2024-01-08T11:26:00Z">
                  <w:rPr>
                    <w:sz w:val="16"/>
                    <w:szCs w:val="24"/>
                  </w:rPr>
                </w:rPrChange>
              </w:rPr>
            </w:pPr>
            <w:r w:rsidRPr="00801E49">
              <w:rPr>
                <w:rFonts w:ascii="Open Sans" w:hAnsi="Open Sans" w:cs="Open Sans"/>
                <w:sz w:val="16"/>
                <w:szCs w:val="24"/>
                <w:rPrChange w:id="8339" w:author="Nicole Wu" w:date="2024-01-08T11:26:00Z">
                  <w:rPr>
                    <w:sz w:val="16"/>
                    <w:szCs w:val="24"/>
                  </w:rPr>
                </w:rPrChange>
              </w:rPr>
              <w:t>(0.30)</w:t>
            </w:r>
          </w:p>
        </w:tc>
        <w:tc>
          <w:tcPr>
            <w:tcW w:w="677" w:type="dxa"/>
            <w:tcBorders>
              <w:top w:val="nil"/>
              <w:left w:val="nil"/>
              <w:bottom w:val="nil"/>
              <w:right w:val="nil"/>
            </w:tcBorders>
          </w:tcPr>
          <w:p w14:paraId="24935257" w14:textId="77777777" w:rsidR="00B92327" w:rsidRPr="00801E49" w:rsidRDefault="00332621" w:rsidP="009E169A">
            <w:pPr>
              <w:spacing w:after="0" w:line="259" w:lineRule="auto"/>
              <w:ind w:left="0" w:right="0" w:firstLine="0"/>
              <w:jc w:val="center"/>
              <w:rPr>
                <w:rFonts w:ascii="Open Sans" w:hAnsi="Open Sans" w:cs="Open Sans"/>
                <w:sz w:val="16"/>
                <w:szCs w:val="24"/>
                <w:rPrChange w:id="8340" w:author="Nicole Wu" w:date="2024-01-08T11:26:00Z">
                  <w:rPr>
                    <w:sz w:val="16"/>
                    <w:szCs w:val="24"/>
                  </w:rPr>
                </w:rPrChange>
              </w:rPr>
            </w:pPr>
            <w:r w:rsidRPr="00801E49">
              <w:rPr>
                <w:rFonts w:ascii="Open Sans" w:hAnsi="Open Sans" w:cs="Open Sans"/>
                <w:sz w:val="16"/>
                <w:szCs w:val="24"/>
                <w:rPrChange w:id="8341" w:author="Nicole Wu" w:date="2024-01-08T11:26:00Z">
                  <w:rPr>
                    <w:sz w:val="16"/>
                    <w:szCs w:val="24"/>
                  </w:rPr>
                </w:rPrChange>
              </w:rPr>
              <w:t>(0.20)</w:t>
            </w:r>
          </w:p>
        </w:tc>
        <w:tc>
          <w:tcPr>
            <w:tcW w:w="740" w:type="dxa"/>
            <w:tcBorders>
              <w:top w:val="nil"/>
              <w:left w:val="nil"/>
              <w:bottom w:val="nil"/>
              <w:right w:val="nil"/>
            </w:tcBorders>
          </w:tcPr>
          <w:p w14:paraId="42CAA9B3" w14:textId="77777777" w:rsidR="00B92327" w:rsidRPr="00801E49" w:rsidRDefault="00332621" w:rsidP="009E169A">
            <w:pPr>
              <w:spacing w:after="0" w:line="259" w:lineRule="auto"/>
              <w:ind w:left="0" w:right="0" w:firstLine="0"/>
              <w:jc w:val="center"/>
              <w:rPr>
                <w:rFonts w:ascii="Open Sans" w:hAnsi="Open Sans" w:cs="Open Sans"/>
                <w:sz w:val="16"/>
                <w:szCs w:val="24"/>
                <w:rPrChange w:id="8342" w:author="Nicole Wu" w:date="2024-01-08T11:26:00Z">
                  <w:rPr>
                    <w:sz w:val="16"/>
                    <w:szCs w:val="24"/>
                  </w:rPr>
                </w:rPrChange>
              </w:rPr>
            </w:pPr>
            <w:r w:rsidRPr="00801E49">
              <w:rPr>
                <w:rFonts w:ascii="Open Sans" w:hAnsi="Open Sans" w:cs="Open Sans"/>
                <w:sz w:val="16"/>
                <w:szCs w:val="24"/>
                <w:rPrChange w:id="8343" w:author="Nicole Wu" w:date="2024-01-08T11:26:00Z">
                  <w:rPr>
                    <w:sz w:val="16"/>
                    <w:szCs w:val="24"/>
                  </w:rPr>
                </w:rPrChange>
              </w:rPr>
              <w:t>(0.00)</w:t>
            </w:r>
          </w:p>
        </w:tc>
      </w:tr>
      <w:tr w:rsidR="00B92327" w:rsidRPr="00801E49" w14:paraId="6A3D3BB6" w14:textId="77777777" w:rsidTr="009E169A">
        <w:trPr>
          <w:trHeight w:val="143"/>
        </w:trPr>
        <w:tc>
          <w:tcPr>
            <w:tcW w:w="3038" w:type="dxa"/>
            <w:tcBorders>
              <w:top w:val="nil"/>
              <w:left w:val="nil"/>
              <w:bottom w:val="nil"/>
              <w:right w:val="nil"/>
            </w:tcBorders>
          </w:tcPr>
          <w:p w14:paraId="015136DA" w14:textId="77777777" w:rsidR="00B92327" w:rsidRPr="00801E49" w:rsidRDefault="00332621" w:rsidP="00C46F67">
            <w:pPr>
              <w:spacing w:after="0" w:line="259" w:lineRule="auto"/>
              <w:ind w:left="0" w:right="0" w:firstLine="0"/>
              <w:jc w:val="left"/>
              <w:rPr>
                <w:rFonts w:ascii="Open Sans" w:hAnsi="Open Sans" w:cs="Open Sans"/>
                <w:sz w:val="16"/>
                <w:szCs w:val="24"/>
                <w:rPrChange w:id="8344" w:author="Nicole Wu" w:date="2024-01-08T11:26:00Z">
                  <w:rPr>
                    <w:sz w:val="16"/>
                    <w:szCs w:val="24"/>
                  </w:rPr>
                </w:rPrChange>
              </w:rPr>
            </w:pPr>
            <w:r w:rsidRPr="00801E49">
              <w:rPr>
                <w:rFonts w:ascii="Open Sans" w:hAnsi="Open Sans" w:cs="Open Sans"/>
                <w:sz w:val="16"/>
                <w:szCs w:val="24"/>
                <w:rPrChange w:id="8345" w:author="Nicole Wu" w:date="2024-01-08T11:26:00Z">
                  <w:rPr>
                    <w:sz w:val="16"/>
                    <w:szCs w:val="24"/>
                  </w:rPr>
                </w:rPrChange>
              </w:rPr>
              <w:t>Household size</w:t>
            </w:r>
          </w:p>
        </w:tc>
        <w:tc>
          <w:tcPr>
            <w:tcW w:w="819" w:type="dxa"/>
            <w:tcBorders>
              <w:top w:val="nil"/>
              <w:left w:val="nil"/>
              <w:bottom w:val="nil"/>
              <w:right w:val="nil"/>
            </w:tcBorders>
          </w:tcPr>
          <w:p w14:paraId="23B204C4" w14:textId="77777777" w:rsidR="00B92327" w:rsidRPr="00801E49" w:rsidRDefault="00332621" w:rsidP="009E169A">
            <w:pPr>
              <w:spacing w:after="0" w:line="259" w:lineRule="auto"/>
              <w:ind w:left="0" w:right="0" w:firstLine="0"/>
              <w:jc w:val="center"/>
              <w:rPr>
                <w:rFonts w:ascii="Open Sans" w:hAnsi="Open Sans" w:cs="Open Sans"/>
                <w:sz w:val="16"/>
                <w:szCs w:val="24"/>
                <w:rPrChange w:id="8346" w:author="Nicole Wu" w:date="2024-01-08T11:26:00Z">
                  <w:rPr>
                    <w:sz w:val="16"/>
                    <w:szCs w:val="24"/>
                  </w:rPr>
                </w:rPrChange>
              </w:rPr>
            </w:pPr>
            <w:r w:rsidRPr="00801E49">
              <w:rPr>
                <w:rFonts w:ascii="Open Sans" w:hAnsi="Open Sans" w:cs="Open Sans"/>
                <w:sz w:val="16"/>
                <w:szCs w:val="24"/>
                <w:rPrChange w:id="8347" w:author="Nicole Wu" w:date="2024-01-08T11:26:00Z">
                  <w:rPr>
                    <w:sz w:val="16"/>
                    <w:szCs w:val="24"/>
                  </w:rPr>
                </w:rPrChange>
              </w:rPr>
              <w:t>8.39</w:t>
            </w:r>
          </w:p>
        </w:tc>
        <w:tc>
          <w:tcPr>
            <w:tcW w:w="679" w:type="dxa"/>
            <w:tcBorders>
              <w:top w:val="nil"/>
              <w:left w:val="nil"/>
              <w:bottom w:val="nil"/>
              <w:right w:val="nil"/>
            </w:tcBorders>
          </w:tcPr>
          <w:p w14:paraId="7F6D9630" w14:textId="77777777" w:rsidR="00B92327" w:rsidRPr="00801E49" w:rsidRDefault="00332621" w:rsidP="009E169A">
            <w:pPr>
              <w:spacing w:after="0" w:line="259" w:lineRule="auto"/>
              <w:ind w:left="0" w:right="0" w:firstLine="0"/>
              <w:jc w:val="center"/>
              <w:rPr>
                <w:rFonts w:ascii="Open Sans" w:hAnsi="Open Sans" w:cs="Open Sans"/>
                <w:sz w:val="16"/>
                <w:szCs w:val="24"/>
                <w:rPrChange w:id="8348" w:author="Nicole Wu" w:date="2024-01-08T11:26:00Z">
                  <w:rPr>
                    <w:sz w:val="16"/>
                    <w:szCs w:val="24"/>
                  </w:rPr>
                </w:rPrChange>
              </w:rPr>
            </w:pPr>
            <w:r w:rsidRPr="00801E49">
              <w:rPr>
                <w:rFonts w:ascii="Open Sans" w:hAnsi="Open Sans" w:cs="Open Sans"/>
                <w:sz w:val="16"/>
                <w:szCs w:val="24"/>
                <w:rPrChange w:id="8349" w:author="Nicole Wu" w:date="2024-01-08T11:26:00Z">
                  <w:rPr>
                    <w:sz w:val="16"/>
                    <w:szCs w:val="24"/>
                  </w:rPr>
                </w:rPrChange>
              </w:rPr>
              <w:t>7.50</w:t>
            </w:r>
          </w:p>
        </w:tc>
        <w:tc>
          <w:tcPr>
            <w:tcW w:w="726" w:type="dxa"/>
            <w:tcBorders>
              <w:top w:val="nil"/>
              <w:left w:val="nil"/>
              <w:bottom w:val="nil"/>
              <w:right w:val="nil"/>
            </w:tcBorders>
          </w:tcPr>
          <w:p w14:paraId="2A27A39E" w14:textId="77777777" w:rsidR="00B92327" w:rsidRPr="00801E49" w:rsidRDefault="00332621" w:rsidP="009E169A">
            <w:pPr>
              <w:spacing w:after="0" w:line="259" w:lineRule="auto"/>
              <w:ind w:left="0" w:right="0" w:firstLine="0"/>
              <w:jc w:val="center"/>
              <w:rPr>
                <w:rFonts w:ascii="Open Sans" w:hAnsi="Open Sans" w:cs="Open Sans"/>
                <w:sz w:val="16"/>
                <w:szCs w:val="24"/>
                <w:rPrChange w:id="8350" w:author="Nicole Wu" w:date="2024-01-08T11:26:00Z">
                  <w:rPr>
                    <w:sz w:val="16"/>
                    <w:szCs w:val="24"/>
                  </w:rPr>
                </w:rPrChange>
              </w:rPr>
            </w:pPr>
            <w:r w:rsidRPr="00801E49">
              <w:rPr>
                <w:rFonts w:ascii="Open Sans" w:hAnsi="Open Sans" w:cs="Open Sans"/>
                <w:sz w:val="16"/>
                <w:szCs w:val="24"/>
                <w:rPrChange w:id="8351" w:author="Nicole Wu" w:date="2024-01-08T11:26:00Z">
                  <w:rPr>
                    <w:sz w:val="16"/>
                    <w:szCs w:val="24"/>
                  </w:rPr>
                </w:rPrChange>
              </w:rPr>
              <w:t>-0.89</w:t>
            </w:r>
          </w:p>
        </w:tc>
        <w:tc>
          <w:tcPr>
            <w:tcW w:w="819" w:type="dxa"/>
            <w:tcBorders>
              <w:top w:val="nil"/>
              <w:left w:val="nil"/>
              <w:bottom w:val="nil"/>
              <w:right w:val="nil"/>
            </w:tcBorders>
          </w:tcPr>
          <w:p w14:paraId="4DBC9D1E" w14:textId="77777777" w:rsidR="00B92327" w:rsidRPr="00801E49" w:rsidRDefault="00332621" w:rsidP="009E169A">
            <w:pPr>
              <w:spacing w:after="0" w:line="259" w:lineRule="auto"/>
              <w:ind w:left="0" w:right="0" w:firstLine="0"/>
              <w:jc w:val="center"/>
              <w:rPr>
                <w:rFonts w:ascii="Open Sans" w:hAnsi="Open Sans" w:cs="Open Sans"/>
                <w:sz w:val="16"/>
                <w:szCs w:val="24"/>
                <w:rPrChange w:id="8352" w:author="Nicole Wu" w:date="2024-01-08T11:26:00Z">
                  <w:rPr>
                    <w:sz w:val="16"/>
                    <w:szCs w:val="24"/>
                  </w:rPr>
                </w:rPrChange>
              </w:rPr>
            </w:pPr>
            <w:r w:rsidRPr="00801E49">
              <w:rPr>
                <w:rFonts w:ascii="Open Sans" w:hAnsi="Open Sans" w:cs="Open Sans"/>
                <w:sz w:val="16"/>
                <w:szCs w:val="24"/>
                <w:rPrChange w:id="8353" w:author="Nicole Wu" w:date="2024-01-08T11:26:00Z">
                  <w:rPr>
                    <w:sz w:val="16"/>
                    <w:szCs w:val="24"/>
                  </w:rPr>
                </w:rPrChange>
              </w:rPr>
              <w:t>5.99</w:t>
            </w:r>
          </w:p>
        </w:tc>
        <w:tc>
          <w:tcPr>
            <w:tcW w:w="677" w:type="dxa"/>
            <w:tcBorders>
              <w:top w:val="nil"/>
              <w:left w:val="nil"/>
              <w:bottom w:val="nil"/>
              <w:right w:val="nil"/>
            </w:tcBorders>
          </w:tcPr>
          <w:p w14:paraId="57E474FE" w14:textId="77777777" w:rsidR="00B92327" w:rsidRPr="00801E49" w:rsidRDefault="00332621" w:rsidP="009E169A">
            <w:pPr>
              <w:spacing w:after="0" w:line="259" w:lineRule="auto"/>
              <w:ind w:left="0" w:right="0" w:firstLine="0"/>
              <w:jc w:val="center"/>
              <w:rPr>
                <w:rFonts w:ascii="Open Sans" w:hAnsi="Open Sans" w:cs="Open Sans"/>
                <w:sz w:val="16"/>
                <w:szCs w:val="24"/>
                <w:rPrChange w:id="8354" w:author="Nicole Wu" w:date="2024-01-08T11:26:00Z">
                  <w:rPr>
                    <w:sz w:val="16"/>
                    <w:szCs w:val="24"/>
                  </w:rPr>
                </w:rPrChange>
              </w:rPr>
            </w:pPr>
            <w:r w:rsidRPr="00801E49">
              <w:rPr>
                <w:rFonts w:ascii="Open Sans" w:hAnsi="Open Sans" w:cs="Open Sans"/>
                <w:sz w:val="16"/>
                <w:szCs w:val="24"/>
                <w:rPrChange w:id="8355" w:author="Nicole Wu" w:date="2024-01-08T11:26:00Z">
                  <w:rPr>
                    <w:sz w:val="16"/>
                    <w:szCs w:val="24"/>
                  </w:rPr>
                </w:rPrChange>
              </w:rPr>
              <w:t>5.96</w:t>
            </w:r>
          </w:p>
        </w:tc>
        <w:tc>
          <w:tcPr>
            <w:tcW w:w="504" w:type="dxa"/>
            <w:tcBorders>
              <w:top w:val="nil"/>
              <w:left w:val="nil"/>
              <w:bottom w:val="nil"/>
              <w:right w:val="nil"/>
            </w:tcBorders>
          </w:tcPr>
          <w:p w14:paraId="72692018" w14:textId="77777777" w:rsidR="00B92327" w:rsidRPr="00801E49" w:rsidRDefault="00332621" w:rsidP="009E169A">
            <w:pPr>
              <w:spacing w:after="0" w:line="259" w:lineRule="auto"/>
              <w:ind w:left="0" w:right="0" w:firstLine="0"/>
              <w:jc w:val="center"/>
              <w:rPr>
                <w:rFonts w:ascii="Open Sans" w:hAnsi="Open Sans" w:cs="Open Sans"/>
                <w:sz w:val="16"/>
                <w:szCs w:val="24"/>
                <w:rPrChange w:id="8356" w:author="Nicole Wu" w:date="2024-01-08T11:26:00Z">
                  <w:rPr>
                    <w:sz w:val="16"/>
                    <w:szCs w:val="24"/>
                  </w:rPr>
                </w:rPrChange>
              </w:rPr>
            </w:pPr>
            <w:r w:rsidRPr="00801E49">
              <w:rPr>
                <w:rFonts w:ascii="Open Sans" w:hAnsi="Open Sans" w:cs="Open Sans"/>
                <w:sz w:val="16"/>
                <w:szCs w:val="24"/>
                <w:rPrChange w:id="8357" w:author="Nicole Wu" w:date="2024-01-08T11:26:00Z">
                  <w:rPr>
                    <w:sz w:val="16"/>
                    <w:szCs w:val="24"/>
                  </w:rPr>
                </w:rPrChange>
              </w:rPr>
              <w:t>-0.04</w:t>
            </w:r>
          </w:p>
        </w:tc>
        <w:tc>
          <w:tcPr>
            <w:tcW w:w="819" w:type="dxa"/>
            <w:tcBorders>
              <w:top w:val="nil"/>
              <w:left w:val="nil"/>
              <w:bottom w:val="nil"/>
              <w:right w:val="nil"/>
            </w:tcBorders>
          </w:tcPr>
          <w:p w14:paraId="4601212B" w14:textId="77777777" w:rsidR="00B92327" w:rsidRPr="00801E49" w:rsidRDefault="00332621" w:rsidP="009E169A">
            <w:pPr>
              <w:spacing w:after="0" w:line="259" w:lineRule="auto"/>
              <w:ind w:left="0" w:right="0" w:firstLine="0"/>
              <w:jc w:val="center"/>
              <w:rPr>
                <w:rFonts w:ascii="Open Sans" w:hAnsi="Open Sans" w:cs="Open Sans"/>
                <w:sz w:val="16"/>
                <w:szCs w:val="24"/>
                <w:rPrChange w:id="8358" w:author="Nicole Wu" w:date="2024-01-08T11:26:00Z">
                  <w:rPr>
                    <w:sz w:val="16"/>
                    <w:szCs w:val="24"/>
                  </w:rPr>
                </w:rPrChange>
              </w:rPr>
            </w:pPr>
            <w:r w:rsidRPr="00801E49">
              <w:rPr>
                <w:rFonts w:ascii="Open Sans" w:hAnsi="Open Sans" w:cs="Open Sans"/>
                <w:sz w:val="16"/>
                <w:szCs w:val="24"/>
                <w:rPrChange w:id="8359" w:author="Nicole Wu" w:date="2024-01-08T11:26:00Z">
                  <w:rPr>
                    <w:sz w:val="16"/>
                    <w:szCs w:val="24"/>
                  </w:rPr>
                </w:rPrChange>
              </w:rPr>
              <w:t>7.36</w:t>
            </w:r>
          </w:p>
        </w:tc>
        <w:tc>
          <w:tcPr>
            <w:tcW w:w="677" w:type="dxa"/>
            <w:tcBorders>
              <w:top w:val="nil"/>
              <w:left w:val="nil"/>
              <w:bottom w:val="nil"/>
              <w:right w:val="nil"/>
            </w:tcBorders>
          </w:tcPr>
          <w:p w14:paraId="3462508E" w14:textId="77777777" w:rsidR="00B92327" w:rsidRPr="00801E49" w:rsidRDefault="00332621" w:rsidP="009E169A">
            <w:pPr>
              <w:spacing w:after="0" w:line="259" w:lineRule="auto"/>
              <w:ind w:left="0" w:right="0" w:firstLine="0"/>
              <w:jc w:val="center"/>
              <w:rPr>
                <w:rFonts w:ascii="Open Sans" w:hAnsi="Open Sans" w:cs="Open Sans"/>
                <w:sz w:val="16"/>
                <w:szCs w:val="24"/>
                <w:rPrChange w:id="8360" w:author="Nicole Wu" w:date="2024-01-08T11:26:00Z">
                  <w:rPr>
                    <w:sz w:val="16"/>
                    <w:szCs w:val="24"/>
                  </w:rPr>
                </w:rPrChange>
              </w:rPr>
            </w:pPr>
            <w:r w:rsidRPr="00801E49">
              <w:rPr>
                <w:rFonts w:ascii="Open Sans" w:hAnsi="Open Sans" w:cs="Open Sans"/>
                <w:sz w:val="16"/>
                <w:szCs w:val="24"/>
                <w:rPrChange w:id="8361" w:author="Nicole Wu" w:date="2024-01-08T11:26:00Z">
                  <w:rPr>
                    <w:sz w:val="16"/>
                    <w:szCs w:val="24"/>
                  </w:rPr>
                </w:rPrChange>
              </w:rPr>
              <w:t>6.27</w:t>
            </w:r>
          </w:p>
        </w:tc>
        <w:tc>
          <w:tcPr>
            <w:tcW w:w="740" w:type="dxa"/>
            <w:tcBorders>
              <w:top w:val="nil"/>
              <w:left w:val="nil"/>
              <w:bottom w:val="nil"/>
              <w:right w:val="nil"/>
            </w:tcBorders>
          </w:tcPr>
          <w:p w14:paraId="3AB91A93" w14:textId="77777777" w:rsidR="00B92327" w:rsidRPr="00801E49" w:rsidRDefault="00332621" w:rsidP="009E169A">
            <w:pPr>
              <w:spacing w:after="0" w:line="259" w:lineRule="auto"/>
              <w:ind w:left="0" w:right="0" w:firstLine="0"/>
              <w:jc w:val="center"/>
              <w:rPr>
                <w:rFonts w:ascii="Open Sans" w:hAnsi="Open Sans" w:cs="Open Sans"/>
                <w:sz w:val="16"/>
                <w:szCs w:val="24"/>
                <w:rPrChange w:id="8362" w:author="Nicole Wu" w:date="2024-01-08T11:26:00Z">
                  <w:rPr>
                    <w:sz w:val="16"/>
                    <w:szCs w:val="24"/>
                  </w:rPr>
                </w:rPrChange>
              </w:rPr>
            </w:pPr>
            <w:r w:rsidRPr="00801E49">
              <w:rPr>
                <w:rFonts w:ascii="Open Sans" w:hAnsi="Open Sans" w:cs="Open Sans"/>
                <w:sz w:val="16"/>
                <w:szCs w:val="24"/>
                <w:rPrChange w:id="8363" w:author="Nicole Wu" w:date="2024-01-08T11:26:00Z">
                  <w:rPr>
                    <w:sz w:val="16"/>
                    <w:szCs w:val="24"/>
                  </w:rPr>
                </w:rPrChange>
              </w:rPr>
              <w:t>-1.09***</w:t>
            </w:r>
          </w:p>
        </w:tc>
      </w:tr>
      <w:tr w:rsidR="00B92327" w:rsidRPr="00801E49" w14:paraId="2DEFC195" w14:textId="77777777" w:rsidTr="009E169A">
        <w:trPr>
          <w:trHeight w:val="143"/>
        </w:trPr>
        <w:tc>
          <w:tcPr>
            <w:tcW w:w="3038" w:type="dxa"/>
            <w:tcBorders>
              <w:top w:val="nil"/>
              <w:left w:val="nil"/>
              <w:bottom w:val="nil"/>
              <w:right w:val="nil"/>
            </w:tcBorders>
          </w:tcPr>
          <w:p w14:paraId="4A28ABCE" w14:textId="77777777" w:rsidR="00B92327" w:rsidRPr="00801E49" w:rsidRDefault="00B92327" w:rsidP="00C46F67">
            <w:pPr>
              <w:spacing w:after="0" w:line="259" w:lineRule="auto"/>
              <w:ind w:left="0" w:right="0" w:firstLine="0"/>
              <w:jc w:val="left"/>
              <w:rPr>
                <w:rFonts w:ascii="Open Sans" w:hAnsi="Open Sans" w:cs="Open Sans"/>
                <w:sz w:val="16"/>
                <w:szCs w:val="24"/>
                <w:rPrChange w:id="8364" w:author="Nicole Wu" w:date="2024-01-08T11:26:00Z">
                  <w:rPr>
                    <w:sz w:val="16"/>
                    <w:szCs w:val="24"/>
                  </w:rPr>
                </w:rPrChange>
              </w:rPr>
            </w:pPr>
          </w:p>
        </w:tc>
        <w:tc>
          <w:tcPr>
            <w:tcW w:w="819" w:type="dxa"/>
            <w:tcBorders>
              <w:top w:val="nil"/>
              <w:left w:val="nil"/>
              <w:bottom w:val="nil"/>
              <w:right w:val="nil"/>
            </w:tcBorders>
          </w:tcPr>
          <w:p w14:paraId="1553CCE3" w14:textId="77777777" w:rsidR="00B92327" w:rsidRPr="00801E49" w:rsidRDefault="00332621" w:rsidP="009E169A">
            <w:pPr>
              <w:spacing w:after="0" w:line="259" w:lineRule="auto"/>
              <w:ind w:left="0" w:right="0" w:firstLine="0"/>
              <w:jc w:val="center"/>
              <w:rPr>
                <w:rFonts w:ascii="Open Sans" w:hAnsi="Open Sans" w:cs="Open Sans"/>
                <w:sz w:val="16"/>
                <w:szCs w:val="24"/>
                <w:rPrChange w:id="8365" w:author="Nicole Wu" w:date="2024-01-08T11:26:00Z">
                  <w:rPr>
                    <w:sz w:val="16"/>
                    <w:szCs w:val="24"/>
                  </w:rPr>
                </w:rPrChange>
              </w:rPr>
            </w:pPr>
            <w:r w:rsidRPr="00801E49">
              <w:rPr>
                <w:rFonts w:ascii="Open Sans" w:hAnsi="Open Sans" w:cs="Open Sans"/>
                <w:sz w:val="16"/>
                <w:szCs w:val="24"/>
                <w:rPrChange w:id="8366" w:author="Nicole Wu" w:date="2024-01-08T11:26:00Z">
                  <w:rPr>
                    <w:sz w:val="16"/>
                    <w:szCs w:val="24"/>
                  </w:rPr>
                </w:rPrChange>
              </w:rPr>
              <w:t>(3.40)</w:t>
            </w:r>
          </w:p>
        </w:tc>
        <w:tc>
          <w:tcPr>
            <w:tcW w:w="679" w:type="dxa"/>
            <w:tcBorders>
              <w:top w:val="nil"/>
              <w:left w:val="nil"/>
              <w:bottom w:val="nil"/>
              <w:right w:val="nil"/>
            </w:tcBorders>
          </w:tcPr>
          <w:p w14:paraId="4AE7EC24" w14:textId="77777777" w:rsidR="00B92327" w:rsidRPr="00801E49" w:rsidRDefault="00332621" w:rsidP="009E169A">
            <w:pPr>
              <w:spacing w:after="0" w:line="259" w:lineRule="auto"/>
              <w:ind w:left="0" w:right="0" w:firstLine="0"/>
              <w:jc w:val="center"/>
              <w:rPr>
                <w:rFonts w:ascii="Open Sans" w:hAnsi="Open Sans" w:cs="Open Sans"/>
                <w:sz w:val="16"/>
                <w:szCs w:val="24"/>
                <w:rPrChange w:id="8367" w:author="Nicole Wu" w:date="2024-01-08T11:26:00Z">
                  <w:rPr>
                    <w:sz w:val="16"/>
                    <w:szCs w:val="24"/>
                  </w:rPr>
                </w:rPrChange>
              </w:rPr>
            </w:pPr>
            <w:r w:rsidRPr="00801E49">
              <w:rPr>
                <w:rFonts w:ascii="Open Sans" w:hAnsi="Open Sans" w:cs="Open Sans"/>
                <w:sz w:val="16"/>
                <w:szCs w:val="24"/>
                <w:rPrChange w:id="8368" w:author="Nicole Wu" w:date="2024-01-08T11:26:00Z">
                  <w:rPr>
                    <w:sz w:val="16"/>
                    <w:szCs w:val="24"/>
                  </w:rPr>
                </w:rPrChange>
              </w:rPr>
              <w:t>(4.42)</w:t>
            </w:r>
          </w:p>
        </w:tc>
        <w:tc>
          <w:tcPr>
            <w:tcW w:w="726" w:type="dxa"/>
            <w:tcBorders>
              <w:top w:val="nil"/>
              <w:left w:val="nil"/>
              <w:bottom w:val="nil"/>
              <w:right w:val="nil"/>
            </w:tcBorders>
          </w:tcPr>
          <w:p w14:paraId="3E5B0C73" w14:textId="77777777" w:rsidR="00B92327" w:rsidRPr="00801E49" w:rsidRDefault="00332621" w:rsidP="009E169A">
            <w:pPr>
              <w:spacing w:after="0" w:line="259" w:lineRule="auto"/>
              <w:ind w:left="0" w:right="0" w:firstLine="0"/>
              <w:jc w:val="center"/>
              <w:rPr>
                <w:rFonts w:ascii="Open Sans" w:hAnsi="Open Sans" w:cs="Open Sans"/>
                <w:sz w:val="16"/>
                <w:szCs w:val="24"/>
                <w:rPrChange w:id="8369" w:author="Nicole Wu" w:date="2024-01-08T11:26:00Z">
                  <w:rPr>
                    <w:sz w:val="16"/>
                    <w:szCs w:val="24"/>
                  </w:rPr>
                </w:rPrChange>
              </w:rPr>
            </w:pPr>
            <w:r w:rsidRPr="00801E49">
              <w:rPr>
                <w:rFonts w:ascii="Open Sans" w:hAnsi="Open Sans" w:cs="Open Sans"/>
                <w:sz w:val="16"/>
                <w:szCs w:val="24"/>
                <w:rPrChange w:id="8370" w:author="Nicole Wu" w:date="2024-01-08T11:26:00Z">
                  <w:rPr>
                    <w:sz w:val="16"/>
                    <w:szCs w:val="24"/>
                  </w:rPr>
                </w:rPrChange>
              </w:rPr>
              <w:t>(0.05)</w:t>
            </w:r>
          </w:p>
        </w:tc>
        <w:tc>
          <w:tcPr>
            <w:tcW w:w="819" w:type="dxa"/>
            <w:tcBorders>
              <w:top w:val="nil"/>
              <w:left w:val="nil"/>
              <w:bottom w:val="nil"/>
              <w:right w:val="nil"/>
            </w:tcBorders>
          </w:tcPr>
          <w:p w14:paraId="45F97CC8" w14:textId="77777777" w:rsidR="00B92327" w:rsidRPr="00801E49" w:rsidRDefault="00332621" w:rsidP="009E169A">
            <w:pPr>
              <w:spacing w:after="0" w:line="259" w:lineRule="auto"/>
              <w:ind w:left="0" w:right="0" w:firstLine="0"/>
              <w:jc w:val="center"/>
              <w:rPr>
                <w:rFonts w:ascii="Open Sans" w:hAnsi="Open Sans" w:cs="Open Sans"/>
                <w:sz w:val="16"/>
                <w:szCs w:val="24"/>
                <w:rPrChange w:id="8371" w:author="Nicole Wu" w:date="2024-01-08T11:26:00Z">
                  <w:rPr>
                    <w:sz w:val="16"/>
                    <w:szCs w:val="24"/>
                  </w:rPr>
                </w:rPrChange>
              </w:rPr>
            </w:pPr>
            <w:r w:rsidRPr="00801E49">
              <w:rPr>
                <w:rFonts w:ascii="Open Sans" w:hAnsi="Open Sans" w:cs="Open Sans"/>
                <w:sz w:val="16"/>
                <w:szCs w:val="24"/>
                <w:rPrChange w:id="8372" w:author="Nicole Wu" w:date="2024-01-08T11:26:00Z">
                  <w:rPr>
                    <w:sz w:val="16"/>
                    <w:szCs w:val="24"/>
                  </w:rPr>
                </w:rPrChange>
              </w:rPr>
              <w:t>(3.05)</w:t>
            </w:r>
          </w:p>
        </w:tc>
        <w:tc>
          <w:tcPr>
            <w:tcW w:w="677" w:type="dxa"/>
            <w:tcBorders>
              <w:top w:val="nil"/>
              <w:left w:val="nil"/>
              <w:bottom w:val="nil"/>
              <w:right w:val="nil"/>
            </w:tcBorders>
          </w:tcPr>
          <w:p w14:paraId="0F34D8CE" w14:textId="77777777" w:rsidR="00B92327" w:rsidRPr="00801E49" w:rsidRDefault="00332621" w:rsidP="009E169A">
            <w:pPr>
              <w:spacing w:after="0" w:line="259" w:lineRule="auto"/>
              <w:ind w:left="0" w:right="0" w:firstLine="0"/>
              <w:jc w:val="center"/>
              <w:rPr>
                <w:rFonts w:ascii="Open Sans" w:hAnsi="Open Sans" w:cs="Open Sans"/>
                <w:sz w:val="16"/>
                <w:szCs w:val="24"/>
                <w:rPrChange w:id="8373" w:author="Nicole Wu" w:date="2024-01-08T11:26:00Z">
                  <w:rPr>
                    <w:sz w:val="16"/>
                    <w:szCs w:val="24"/>
                  </w:rPr>
                </w:rPrChange>
              </w:rPr>
            </w:pPr>
            <w:r w:rsidRPr="00801E49">
              <w:rPr>
                <w:rFonts w:ascii="Open Sans" w:hAnsi="Open Sans" w:cs="Open Sans"/>
                <w:sz w:val="16"/>
                <w:szCs w:val="24"/>
                <w:rPrChange w:id="8374" w:author="Nicole Wu" w:date="2024-01-08T11:26:00Z">
                  <w:rPr>
                    <w:sz w:val="16"/>
                    <w:szCs w:val="24"/>
                  </w:rPr>
                </w:rPrChange>
              </w:rPr>
              <w:t>(2.57)</w:t>
            </w:r>
          </w:p>
        </w:tc>
        <w:tc>
          <w:tcPr>
            <w:tcW w:w="504" w:type="dxa"/>
            <w:tcBorders>
              <w:top w:val="nil"/>
              <w:left w:val="nil"/>
              <w:bottom w:val="nil"/>
              <w:right w:val="nil"/>
            </w:tcBorders>
          </w:tcPr>
          <w:p w14:paraId="796E09A2" w14:textId="77777777" w:rsidR="00B92327" w:rsidRPr="00801E49" w:rsidRDefault="00332621" w:rsidP="009E169A">
            <w:pPr>
              <w:spacing w:after="0" w:line="259" w:lineRule="auto"/>
              <w:ind w:left="0" w:right="0" w:firstLine="0"/>
              <w:jc w:val="center"/>
              <w:rPr>
                <w:rFonts w:ascii="Open Sans" w:hAnsi="Open Sans" w:cs="Open Sans"/>
                <w:sz w:val="16"/>
                <w:szCs w:val="24"/>
                <w:rPrChange w:id="8375" w:author="Nicole Wu" w:date="2024-01-08T11:26:00Z">
                  <w:rPr>
                    <w:sz w:val="16"/>
                    <w:szCs w:val="24"/>
                  </w:rPr>
                </w:rPrChange>
              </w:rPr>
            </w:pPr>
            <w:r w:rsidRPr="00801E49">
              <w:rPr>
                <w:rFonts w:ascii="Open Sans" w:hAnsi="Open Sans" w:cs="Open Sans"/>
                <w:sz w:val="16"/>
                <w:szCs w:val="24"/>
                <w:rPrChange w:id="8376" w:author="Nicole Wu" w:date="2024-01-08T11:26:00Z">
                  <w:rPr>
                    <w:sz w:val="16"/>
                    <w:szCs w:val="24"/>
                  </w:rPr>
                </w:rPrChange>
              </w:rPr>
              <w:t>(0.91)</w:t>
            </w:r>
          </w:p>
        </w:tc>
        <w:tc>
          <w:tcPr>
            <w:tcW w:w="819" w:type="dxa"/>
            <w:tcBorders>
              <w:top w:val="nil"/>
              <w:left w:val="nil"/>
              <w:bottom w:val="nil"/>
              <w:right w:val="nil"/>
            </w:tcBorders>
          </w:tcPr>
          <w:p w14:paraId="0D7491E7" w14:textId="77777777" w:rsidR="00B92327" w:rsidRPr="00801E49" w:rsidRDefault="00332621" w:rsidP="009E169A">
            <w:pPr>
              <w:spacing w:after="0" w:line="259" w:lineRule="auto"/>
              <w:ind w:left="0" w:right="0" w:firstLine="0"/>
              <w:jc w:val="center"/>
              <w:rPr>
                <w:rFonts w:ascii="Open Sans" w:hAnsi="Open Sans" w:cs="Open Sans"/>
                <w:sz w:val="16"/>
                <w:szCs w:val="24"/>
                <w:rPrChange w:id="8377" w:author="Nicole Wu" w:date="2024-01-08T11:26:00Z">
                  <w:rPr>
                    <w:sz w:val="16"/>
                    <w:szCs w:val="24"/>
                  </w:rPr>
                </w:rPrChange>
              </w:rPr>
            </w:pPr>
            <w:r w:rsidRPr="00801E49">
              <w:rPr>
                <w:rFonts w:ascii="Open Sans" w:hAnsi="Open Sans" w:cs="Open Sans"/>
                <w:sz w:val="16"/>
                <w:szCs w:val="24"/>
                <w:rPrChange w:id="8378" w:author="Nicole Wu" w:date="2024-01-08T11:26:00Z">
                  <w:rPr>
                    <w:sz w:val="16"/>
                    <w:szCs w:val="24"/>
                  </w:rPr>
                </w:rPrChange>
              </w:rPr>
              <w:t>(3.46)</w:t>
            </w:r>
          </w:p>
        </w:tc>
        <w:tc>
          <w:tcPr>
            <w:tcW w:w="677" w:type="dxa"/>
            <w:tcBorders>
              <w:top w:val="nil"/>
              <w:left w:val="nil"/>
              <w:bottom w:val="nil"/>
              <w:right w:val="nil"/>
            </w:tcBorders>
          </w:tcPr>
          <w:p w14:paraId="4C0DFCBF" w14:textId="77777777" w:rsidR="00B92327" w:rsidRPr="00801E49" w:rsidRDefault="00332621" w:rsidP="009E169A">
            <w:pPr>
              <w:spacing w:after="0" w:line="259" w:lineRule="auto"/>
              <w:ind w:left="0" w:right="0" w:firstLine="0"/>
              <w:jc w:val="center"/>
              <w:rPr>
                <w:rFonts w:ascii="Open Sans" w:hAnsi="Open Sans" w:cs="Open Sans"/>
                <w:sz w:val="16"/>
                <w:szCs w:val="24"/>
                <w:rPrChange w:id="8379" w:author="Nicole Wu" w:date="2024-01-08T11:26:00Z">
                  <w:rPr>
                    <w:sz w:val="16"/>
                    <w:szCs w:val="24"/>
                  </w:rPr>
                </w:rPrChange>
              </w:rPr>
            </w:pPr>
            <w:r w:rsidRPr="00801E49">
              <w:rPr>
                <w:rFonts w:ascii="Open Sans" w:hAnsi="Open Sans" w:cs="Open Sans"/>
                <w:sz w:val="16"/>
                <w:szCs w:val="24"/>
                <w:rPrChange w:id="8380" w:author="Nicole Wu" w:date="2024-01-08T11:26:00Z">
                  <w:rPr>
                    <w:sz w:val="16"/>
                    <w:szCs w:val="24"/>
                  </w:rPr>
                </w:rPrChange>
              </w:rPr>
              <w:t>(3.10)</w:t>
            </w:r>
          </w:p>
        </w:tc>
        <w:tc>
          <w:tcPr>
            <w:tcW w:w="740" w:type="dxa"/>
            <w:tcBorders>
              <w:top w:val="nil"/>
              <w:left w:val="nil"/>
              <w:bottom w:val="nil"/>
              <w:right w:val="nil"/>
            </w:tcBorders>
          </w:tcPr>
          <w:p w14:paraId="4FA5FD35" w14:textId="77777777" w:rsidR="00B92327" w:rsidRPr="00801E49" w:rsidRDefault="00332621" w:rsidP="009E169A">
            <w:pPr>
              <w:spacing w:after="0" w:line="259" w:lineRule="auto"/>
              <w:ind w:left="0" w:right="0" w:firstLine="0"/>
              <w:jc w:val="center"/>
              <w:rPr>
                <w:rFonts w:ascii="Open Sans" w:hAnsi="Open Sans" w:cs="Open Sans"/>
                <w:sz w:val="16"/>
                <w:szCs w:val="24"/>
                <w:rPrChange w:id="8381" w:author="Nicole Wu" w:date="2024-01-08T11:26:00Z">
                  <w:rPr>
                    <w:sz w:val="16"/>
                    <w:szCs w:val="24"/>
                  </w:rPr>
                </w:rPrChange>
              </w:rPr>
            </w:pPr>
            <w:r w:rsidRPr="00801E49">
              <w:rPr>
                <w:rFonts w:ascii="Open Sans" w:hAnsi="Open Sans" w:cs="Open Sans"/>
                <w:sz w:val="16"/>
                <w:szCs w:val="24"/>
                <w:rPrChange w:id="8382" w:author="Nicole Wu" w:date="2024-01-08T11:26:00Z">
                  <w:rPr>
                    <w:sz w:val="16"/>
                    <w:szCs w:val="24"/>
                  </w:rPr>
                </w:rPrChange>
              </w:rPr>
              <w:t>(0.00)</w:t>
            </w:r>
          </w:p>
        </w:tc>
      </w:tr>
      <w:tr w:rsidR="00B92327" w:rsidRPr="00801E49" w14:paraId="06B64FEE" w14:textId="77777777" w:rsidTr="009E169A">
        <w:trPr>
          <w:trHeight w:val="143"/>
        </w:trPr>
        <w:tc>
          <w:tcPr>
            <w:tcW w:w="3038" w:type="dxa"/>
            <w:tcBorders>
              <w:top w:val="nil"/>
              <w:left w:val="nil"/>
              <w:bottom w:val="nil"/>
              <w:right w:val="nil"/>
            </w:tcBorders>
          </w:tcPr>
          <w:p w14:paraId="61E2371C" w14:textId="1414C53D" w:rsidR="00B92327" w:rsidRPr="00801E49" w:rsidRDefault="00332621" w:rsidP="00C46F67">
            <w:pPr>
              <w:spacing w:after="0" w:line="259" w:lineRule="auto"/>
              <w:ind w:left="0" w:right="0" w:firstLine="0"/>
              <w:jc w:val="left"/>
              <w:rPr>
                <w:rFonts w:ascii="Open Sans" w:hAnsi="Open Sans" w:cs="Open Sans"/>
                <w:sz w:val="16"/>
                <w:szCs w:val="24"/>
                <w:rPrChange w:id="8383" w:author="Nicole Wu" w:date="2024-01-08T11:26:00Z">
                  <w:rPr>
                    <w:sz w:val="16"/>
                    <w:szCs w:val="24"/>
                  </w:rPr>
                </w:rPrChange>
              </w:rPr>
            </w:pPr>
            <w:r w:rsidRPr="00801E49">
              <w:rPr>
                <w:rFonts w:ascii="Open Sans" w:hAnsi="Open Sans" w:cs="Open Sans"/>
                <w:sz w:val="16"/>
                <w:szCs w:val="24"/>
                <w:rPrChange w:id="8384" w:author="Nicole Wu" w:date="2024-01-08T11:26:00Z">
                  <w:rPr>
                    <w:sz w:val="16"/>
                    <w:szCs w:val="24"/>
                  </w:rPr>
                </w:rPrChange>
              </w:rPr>
              <w:t xml:space="preserve">Number of household member </w:t>
            </w:r>
            <w:r w:rsidR="009E169A" w:rsidRPr="00801E49">
              <w:rPr>
                <w:rFonts w:ascii="Open Sans" w:hAnsi="Open Sans" w:cs="Open Sans"/>
                <w:sz w:val="16"/>
                <w:szCs w:val="24"/>
                <w:rPrChange w:id="8385" w:author="Nicole Wu" w:date="2024-01-08T11:26:00Z">
                  <w:rPr>
                    <w:sz w:val="16"/>
                    <w:szCs w:val="24"/>
                  </w:rPr>
                </w:rPrChange>
              </w:rPr>
              <w:t>&lt;</w:t>
            </w:r>
            <w:r w:rsidRPr="00801E49">
              <w:rPr>
                <w:rFonts w:ascii="Open Sans" w:hAnsi="Open Sans" w:cs="Open Sans"/>
                <w:sz w:val="16"/>
                <w:szCs w:val="24"/>
                <w:rPrChange w:id="8386" w:author="Nicole Wu" w:date="2024-01-08T11:26:00Z">
                  <w:rPr>
                    <w:sz w:val="16"/>
                    <w:szCs w:val="24"/>
                  </w:rPr>
                </w:rPrChange>
              </w:rPr>
              <w:t xml:space="preserve"> 15</w:t>
            </w:r>
            <w:r w:rsidR="009E169A" w:rsidRPr="00801E49">
              <w:rPr>
                <w:rFonts w:ascii="Open Sans" w:hAnsi="Open Sans" w:cs="Open Sans"/>
                <w:sz w:val="16"/>
                <w:szCs w:val="24"/>
                <w:rPrChange w:id="8387" w:author="Nicole Wu" w:date="2024-01-08T11:26:00Z">
                  <w:rPr>
                    <w:sz w:val="16"/>
                    <w:szCs w:val="24"/>
                  </w:rPr>
                </w:rPrChange>
              </w:rPr>
              <w:t xml:space="preserve"> years</w:t>
            </w:r>
          </w:p>
        </w:tc>
        <w:tc>
          <w:tcPr>
            <w:tcW w:w="819" w:type="dxa"/>
            <w:tcBorders>
              <w:top w:val="nil"/>
              <w:left w:val="nil"/>
              <w:bottom w:val="nil"/>
              <w:right w:val="nil"/>
            </w:tcBorders>
          </w:tcPr>
          <w:p w14:paraId="3E69200A" w14:textId="77777777" w:rsidR="00B92327" w:rsidRPr="00801E49" w:rsidRDefault="00332621" w:rsidP="009E169A">
            <w:pPr>
              <w:spacing w:after="0" w:line="259" w:lineRule="auto"/>
              <w:ind w:left="0" w:right="0" w:firstLine="0"/>
              <w:jc w:val="center"/>
              <w:rPr>
                <w:rFonts w:ascii="Open Sans" w:hAnsi="Open Sans" w:cs="Open Sans"/>
                <w:sz w:val="16"/>
                <w:szCs w:val="24"/>
                <w:rPrChange w:id="8388" w:author="Nicole Wu" w:date="2024-01-08T11:26:00Z">
                  <w:rPr>
                    <w:sz w:val="16"/>
                    <w:szCs w:val="24"/>
                  </w:rPr>
                </w:rPrChange>
              </w:rPr>
            </w:pPr>
            <w:r w:rsidRPr="00801E49">
              <w:rPr>
                <w:rFonts w:ascii="Open Sans" w:hAnsi="Open Sans" w:cs="Open Sans"/>
                <w:sz w:val="16"/>
                <w:szCs w:val="24"/>
                <w:rPrChange w:id="8389" w:author="Nicole Wu" w:date="2024-01-08T11:26:00Z">
                  <w:rPr>
                    <w:sz w:val="16"/>
                    <w:szCs w:val="24"/>
                  </w:rPr>
                </w:rPrChange>
              </w:rPr>
              <w:t>4.31</w:t>
            </w:r>
          </w:p>
        </w:tc>
        <w:tc>
          <w:tcPr>
            <w:tcW w:w="679" w:type="dxa"/>
            <w:tcBorders>
              <w:top w:val="nil"/>
              <w:left w:val="nil"/>
              <w:bottom w:val="nil"/>
              <w:right w:val="nil"/>
            </w:tcBorders>
          </w:tcPr>
          <w:p w14:paraId="61FEE491" w14:textId="77777777" w:rsidR="00B92327" w:rsidRPr="00801E49" w:rsidRDefault="00332621" w:rsidP="009E169A">
            <w:pPr>
              <w:spacing w:after="0" w:line="259" w:lineRule="auto"/>
              <w:ind w:left="0" w:right="0" w:firstLine="0"/>
              <w:jc w:val="center"/>
              <w:rPr>
                <w:rFonts w:ascii="Open Sans" w:hAnsi="Open Sans" w:cs="Open Sans"/>
                <w:sz w:val="16"/>
                <w:szCs w:val="24"/>
                <w:rPrChange w:id="8390" w:author="Nicole Wu" w:date="2024-01-08T11:26:00Z">
                  <w:rPr>
                    <w:sz w:val="16"/>
                    <w:szCs w:val="24"/>
                  </w:rPr>
                </w:rPrChange>
              </w:rPr>
            </w:pPr>
            <w:r w:rsidRPr="00801E49">
              <w:rPr>
                <w:rFonts w:ascii="Open Sans" w:hAnsi="Open Sans" w:cs="Open Sans"/>
                <w:sz w:val="16"/>
                <w:szCs w:val="24"/>
                <w:rPrChange w:id="8391" w:author="Nicole Wu" w:date="2024-01-08T11:26:00Z">
                  <w:rPr>
                    <w:sz w:val="16"/>
                    <w:szCs w:val="24"/>
                  </w:rPr>
                </w:rPrChange>
              </w:rPr>
              <w:t>3.68</w:t>
            </w:r>
          </w:p>
        </w:tc>
        <w:tc>
          <w:tcPr>
            <w:tcW w:w="726" w:type="dxa"/>
            <w:tcBorders>
              <w:top w:val="nil"/>
              <w:left w:val="nil"/>
              <w:bottom w:val="nil"/>
              <w:right w:val="nil"/>
            </w:tcBorders>
          </w:tcPr>
          <w:p w14:paraId="0A936CB7" w14:textId="77777777" w:rsidR="00B92327" w:rsidRPr="00801E49" w:rsidRDefault="00332621" w:rsidP="009E169A">
            <w:pPr>
              <w:spacing w:after="0" w:line="259" w:lineRule="auto"/>
              <w:ind w:left="0" w:right="0" w:firstLine="0"/>
              <w:jc w:val="center"/>
              <w:rPr>
                <w:rFonts w:ascii="Open Sans" w:hAnsi="Open Sans" w:cs="Open Sans"/>
                <w:sz w:val="16"/>
                <w:szCs w:val="24"/>
                <w:rPrChange w:id="8392" w:author="Nicole Wu" w:date="2024-01-08T11:26:00Z">
                  <w:rPr>
                    <w:sz w:val="16"/>
                    <w:szCs w:val="24"/>
                  </w:rPr>
                </w:rPrChange>
              </w:rPr>
            </w:pPr>
            <w:r w:rsidRPr="00801E49">
              <w:rPr>
                <w:rFonts w:ascii="Open Sans" w:hAnsi="Open Sans" w:cs="Open Sans"/>
                <w:sz w:val="16"/>
                <w:szCs w:val="24"/>
                <w:rPrChange w:id="8393" w:author="Nicole Wu" w:date="2024-01-08T11:26:00Z">
                  <w:rPr>
                    <w:sz w:val="16"/>
                    <w:szCs w:val="24"/>
                  </w:rPr>
                </w:rPrChange>
              </w:rPr>
              <w:t>-0.63**</w:t>
            </w:r>
          </w:p>
        </w:tc>
        <w:tc>
          <w:tcPr>
            <w:tcW w:w="819" w:type="dxa"/>
            <w:tcBorders>
              <w:top w:val="nil"/>
              <w:left w:val="nil"/>
              <w:bottom w:val="nil"/>
              <w:right w:val="nil"/>
            </w:tcBorders>
          </w:tcPr>
          <w:p w14:paraId="54BE5A62" w14:textId="77777777" w:rsidR="00B92327" w:rsidRPr="00801E49" w:rsidRDefault="00332621" w:rsidP="009E169A">
            <w:pPr>
              <w:spacing w:after="0" w:line="259" w:lineRule="auto"/>
              <w:ind w:left="0" w:right="0" w:firstLine="0"/>
              <w:jc w:val="center"/>
              <w:rPr>
                <w:rFonts w:ascii="Open Sans" w:hAnsi="Open Sans" w:cs="Open Sans"/>
                <w:sz w:val="16"/>
                <w:szCs w:val="24"/>
                <w:rPrChange w:id="8394" w:author="Nicole Wu" w:date="2024-01-08T11:26:00Z">
                  <w:rPr>
                    <w:sz w:val="16"/>
                    <w:szCs w:val="24"/>
                  </w:rPr>
                </w:rPrChange>
              </w:rPr>
            </w:pPr>
            <w:r w:rsidRPr="00801E49">
              <w:rPr>
                <w:rFonts w:ascii="Open Sans" w:hAnsi="Open Sans" w:cs="Open Sans"/>
                <w:sz w:val="16"/>
                <w:szCs w:val="24"/>
                <w:rPrChange w:id="8395" w:author="Nicole Wu" w:date="2024-01-08T11:26:00Z">
                  <w:rPr>
                    <w:sz w:val="16"/>
                    <w:szCs w:val="24"/>
                  </w:rPr>
                </w:rPrChange>
              </w:rPr>
              <w:t>3.13</w:t>
            </w:r>
          </w:p>
        </w:tc>
        <w:tc>
          <w:tcPr>
            <w:tcW w:w="677" w:type="dxa"/>
            <w:tcBorders>
              <w:top w:val="nil"/>
              <w:left w:val="nil"/>
              <w:bottom w:val="nil"/>
              <w:right w:val="nil"/>
            </w:tcBorders>
          </w:tcPr>
          <w:p w14:paraId="259E3A65" w14:textId="77777777" w:rsidR="00B92327" w:rsidRPr="00801E49" w:rsidRDefault="00332621" w:rsidP="009E169A">
            <w:pPr>
              <w:spacing w:after="0" w:line="259" w:lineRule="auto"/>
              <w:ind w:left="0" w:right="0" w:firstLine="0"/>
              <w:jc w:val="center"/>
              <w:rPr>
                <w:rFonts w:ascii="Open Sans" w:hAnsi="Open Sans" w:cs="Open Sans"/>
                <w:sz w:val="16"/>
                <w:szCs w:val="24"/>
                <w:rPrChange w:id="8396" w:author="Nicole Wu" w:date="2024-01-08T11:26:00Z">
                  <w:rPr>
                    <w:sz w:val="16"/>
                    <w:szCs w:val="24"/>
                  </w:rPr>
                </w:rPrChange>
              </w:rPr>
            </w:pPr>
            <w:r w:rsidRPr="00801E49">
              <w:rPr>
                <w:rFonts w:ascii="Open Sans" w:hAnsi="Open Sans" w:cs="Open Sans"/>
                <w:sz w:val="16"/>
                <w:szCs w:val="24"/>
                <w:rPrChange w:id="8397" w:author="Nicole Wu" w:date="2024-01-08T11:26:00Z">
                  <w:rPr>
                    <w:sz w:val="16"/>
                    <w:szCs w:val="24"/>
                  </w:rPr>
                </w:rPrChange>
              </w:rPr>
              <w:t>3.13</w:t>
            </w:r>
          </w:p>
        </w:tc>
        <w:tc>
          <w:tcPr>
            <w:tcW w:w="504" w:type="dxa"/>
            <w:tcBorders>
              <w:top w:val="nil"/>
              <w:left w:val="nil"/>
              <w:bottom w:val="nil"/>
              <w:right w:val="nil"/>
            </w:tcBorders>
          </w:tcPr>
          <w:p w14:paraId="4232F189" w14:textId="77777777" w:rsidR="00B92327" w:rsidRPr="00801E49" w:rsidRDefault="00332621" w:rsidP="009E169A">
            <w:pPr>
              <w:spacing w:after="0" w:line="259" w:lineRule="auto"/>
              <w:ind w:left="0" w:right="0" w:firstLine="0"/>
              <w:jc w:val="center"/>
              <w:rPr>
                <w:rFonts w:ascii="Open Sans" w:hAnsi="Open Sans" w:cs="Open Sans"/>
                <w:sz w:val="16"/>
                <w:szCs w:val="24"/>
                <w:rPrChange w:id="8398" w:author="Nicole Wu" w:date="2024-01-08T11:26:00Z">
                  <w:rPr>
                    <w:sz w:val="16"/>
                    <w:szCs w:val="24"/>
                  </w:rPr>
                </w:rPrChange>
              </w:rPr>
            </w:pPr>
            <w:r w:rsidRPr="00801E49">
              <w:rPr>
                <w:rFonts w:ascii="Open Sans" w:hAnsi="Open Sans" w:cs="Open Sans"/>
                <w:sz w:val="16"/>
                <w:szCs w:val="24"/>
                <w:rPrChange w:id="8399" w:author="Nicole Wu" w:date="2024-01-08T11:26:00Z">
                  <w:rPr>
                    <w:sz w:val="16"/>
                    <w:szCs w:val="24"/>
                  </w:rPr>
                </w:rPrChange>
              </w:rPr>
              <w:t>-0.00</w:t>
            </w:r>
          </w:p>
        </w:tc>
        <w:tc>
          <w:tcPr>
            <w:tcW w:w="819" w:type="dxa"/>
            <w:tcBorders>
              <w:top w:val="nil"/>
              <w:left w:val="nil"/>
              <w:bottom w:val="nil"/>
              <w:right w:val="nil"/>
            </w:tcBorders>
          </w:tcPr>
          <w:p w14:paraId="3768DB21" w14:textId="77777777" w:rsidR="00B92327" w:rsidRPr="00801E49" w:rsidRDefault="00332621" w:rsidP="009E169A">
            <w:pPr>
              <w:spacing w:after="0" w:line="259" w:lineRule="auto"/>
              <w:ind w:left="0" w:right="0" w:firstLine="0"/>
              <w:jc w:val="center"/>
              <w:rPr>
                <w:rFonts w:ascii="Open Sans" w:hAnsi="Open Sans" w:cs="Open Sans"/>
                <w:sz w:val="16"/>
                <w:szCs w:val="24"/>
                <w:rPrChange w:id="8400" w:author="Nicole Wu" w:date="2024-01-08T11:26:00Z">
                  <w:rPr>
                    <w:sz w:val="16"/>
                    <w:szCs w:val="24"/>
                  </w:rPr>
                </w:rPrChange>
              </w:rPr>
            </w:pPr>
            <w:r w:rsidRPr="00801E49">
              <w:rPr>
                <w:rFonts w:ascii="Open Sans" w:hAnsi="Open Sans" w:cs="Open Sans"/>
                <w:sz w:val="16"/>
                <w:szCs w:val="24"/>
                <w:rPrChange w:id="8401" w:author="Nicole Wu" w:date="2024-01-08T11:26:00Z">
                  <w:rPr>
                    <w:sz w:val="16"/>
                    <w:szCs w:val="24"/>
                  </w:rPr>
                </w:rPrChange>
              </w:rPr>
              <w:t>3.80</w:t>
            </w:r>
          </w:p>
        </w:tc>
        <w:tc>
          <w:tcPr>
            <w:tcW w:w="677" w:type="dxa"/>
            <w:tcBorders>
              <w:top w:val="nil"/>
              <w:left w:val="nil"/>
              <w:bottom w:val="nil"/>
              <w:right w:val="nil"/>
            </w:tcBorders>
          </w:tcPr>
          <w:p w14:paraId="4CAB49F8" w14:textId="77777777" w:rsidR="00B92327" w:rsidRPr="00801E49" w:rsidRDefault="00332621" w:rsidP="009E169A">
            <w:pPr>
              <w:spacing w:after="0" w:line="259" w:lineRule="auto"/>
              <w:ind w:left="0" w:right="0" w:firstLine="0"/>
              <w:jc w:val="center"/>
              <w:rPr>
                <w:rFonts w:ascii="Open Sans" w:hAnsi="Open Sans" w:cs="Open Sans"/>
                <w:sz w:val="16"/>
                <w:szCs w:val="24"/>
                <w:rPrChange w:id="8402" w:author="Nicole Wu" w:date="2024-01-08T11:26:00Z">
                  <w:rPr>
                    <w:sz w:val="16"/>
                    <w:szCs w:val="24"/>
                  </w:rPr>
                </w:rPrChange>
              </w:rPr>
            </w:pPr>
            <w:r w:rsidRPr="00801E49">
              <w:rPr>
                <w:rFonts w:ascii="Open Sans" w:hAnsi="Open Sans" w:cs="Open Sans"/>
                <w:sz w:val="16"/>
                <w:szCs w:val="24"/>
                <w:rPrChange w:id="8403" w:author="Nicole Wu" w:date="2024-01-08T11:26:00Z">
                  <w:rPr>
                    <w:sz w:val="16"/>
                    <w:szCs w:val="24"/>
                  </w:rPr>
                </w:rPrChange>
              </w:rPr>
              <w:t>3.24</w:t>
            </w:r>
          </w:p>
        </w:tc>
        <w:tc>
          <w:tcPr>
            <w:tcW w:w="740" w:type="dxa"/>
            <w:tcBorders>
              <w:top w:val="nil"/>
              <w:left w:val="nil"/>
              <w:bottom w:val="nil"/>
              <w:right w:val="nil"/>
            </w:tcBorders>
          </w:tcPr>
          <w:p w14:paraId="624185C9" w14:textId="77777777" w:rsidR="00B92327" w:rsidRPr="00801E49" w:rsidRDefault="00332621" w:rsidP="009E169A">
            <w:pPr>
              <w:spacing w:after="0" w:line="259" w:lineRule="auto"/>
              <w:ind w:left="0" w:right="0" w:firstLine="0"/>
              <w:jc w:val="center"/>
              <w:rPr>
                <w:rFonts w:ascii="Open Sans" w:hAnsi="Open Sans" w:cs="Open Sans"/>
                <w:sz w:val="16"/>
                <w:szCs w:val="24"/>
                <w:rPrChange w:id="8404" w:author="Nicole Wu" w:date="2024-01-08T11:26:00Z">
                  <w:rPr>
                    <w:sz w:val="16"/>
                    <w:szCs w:val="24"/>
                  </w:rPr>
                </w:rPrChange>
              </w:rPr>
            </w:pPr>
            <w:r w:rsidRPr="00801E49">
              <w:rPr>
                <w:rFonts w:ascii="Open Sans" w:hAnsi="Open Sans" w:cs="Open Sans"/>
                <w:sz w:val="16"/>
                <w:szCs w:val="24"/>
                <w:rPrChange w:id="8405" w:author="Nicole Wu" w:date="2024-01-08T11:26:00Z">
                  <w:rPr>
                    <w:sz w:val="16"/>
                    <w:szCs w:val="24"/>
                  </w:rPr>
                </w:rPrChange>
              </w:rPr>
              <w:t>-0.56***</w:t>
            </w:r>
          </w:p>
        </w:tc>
      </w:tr>
      <w:tr w:rsidR="00B92327" w:rsidRPr="00801E49" w14:paraId="516C732D" w14:textId="77777777" w:rsidTr="009E169A">
        <w:trPr>
          <w:trHeight w:val="143"/>
        </w:trPr>
        <w:tc>
          <w:tcPr>
            <w:tcW w:w="3038" w:type="dxa"/>
            <w:tcBorders>
              <w:top w:val="nil"/>
              <w:left w:val="nil"/>
              <w:bottom w:val="nil"/>
              <w:right w:val="nil"/>
            </w:tcBorders>
          </w:tcPr>
          <w:p w14:paraId="1B25241F" w14:textId="77777777" w:rsidR="00B92327" w:rsidRPr="00801E49" w:rsidRDefault="00B92327" w:rsidP="00C46F67">
            <w:pPr>
              <w:spacing w:after="0" w:line="259" w:lineRule="auto"/>
              <w:ind w:left="0" w:right="0" w:firstLine="0"/>
              <w:jc w:val="left"/>
              <w:rPr>
                <w:rFonts w:ascii="Open Sans" w:hAnsi="Open Sans" w:cs="Open Sans"/>
                <w:sz w:val="16"/>
                <w:szCs w:val="24"/>
                <w:rPrChange w:id="8406" w:author="Nicole Wu" w:date="2024-01-08T11:26:00Z">
                  <w:rPr>
                    <w:sz w:val="16"/>
                    <w:szCs w:val="24"/>
                  </w:rPr>
                </w:rPrChange>
              </w:rPr>
            </w:pPr>
          </w:p>
        </w:tc>
        <w:tc>
          <w:tcPr>
            <w:tcW w:w="819" w:type="dxa"/>
            <w:tcBorders>
              <w:top w:val="nil"/>
              <w:left w:val="nil"/>
              <w:bottom w:val="nil"/>
              <w:right w:val="nil"/>
            </w:tcBorders>
          </w:tcPr>
          <w:p w14:paraId="7AE777C0" w14:textId="77777777" w:rsidR="00B92327" w:rsidRPr="00801E49" w:rsidRDefault="00332621" w:rsidP="009E169A">
            <w:pPr>
              <w:spacing w:after="0" w:line="259" w:lineRule="auto"/>
              <w:ind w:left="0" w:right="0" w:firstLine="0"/>
              <w:jc w:val="center"/>
              <w:rPr>
                <w:rFonts w:ascii="Open Sans" w:hAnsi="Open Sans" w:cs="Open Sans"/>
                <w:sz w:val="16"/>
                <w:szCs w:val="24"/>
                <w:rPrChange w:id="8407" w:author="Nicole Wu" w:date="2024-01-08T11:26:00Z">
                  <w:rPr>
                    <w:sz w:val="16"/>
                    <w:szCs w:val="24"/>
                  </w:rPr>
                </w:rPrChange>
              </w:rPr>
            </w:pPr>
            <w:r w:rsidRPr="00801E49">
              <w:rPr>
                <w:rFonts w:ascii="Open Sans" w:hAnsi="Open Sans" w:cs="Open Sans"/>
                <w:sz w:val="16"/>
                <w:szCs w:val="24"/>
                <w:rPrChange w:id="8408" w:author="Nicole Wu" w:date="2024-01-08T11:26:00Z">
                  <w:rPr>
                    <w:sz w:val="16"/>
                    <w:szCs w:val="24"/>
                  </w:rPr>
                </w:rPrChange>
              </w:rPr>
              <w:t>(2.03)</w:t>
            </w:r>
          </w:p>
        </w:tc>
        <w:tc>
          <w:tcPr>
            <w:tcW w:w="679" w:type="dxa"/>
            <w:tcBorders>
              <w:top w:val="nil"/>
              <w:left w:val="nil"/>
              <w:bottom w:val="nil"/>
              <w:right w:val="nil"/>
            </w:tcBorders>
          </w:tcPr>
          <w:p w14:paraId="1CE9ED53" w14:textId="77777777" w:rsidR="00B92327" w:rsidRPr="00801E49" w:rsidRDefault="00332621" w:rsidP="009E169A">
            <w:pPr>
              <w:spacing w:after="0" w:line="259" w:lineRule="auto"/>
              <w:ind w:left="0" w:right="0" w:firstLine="0"/>
              <w:jc w:val="center"/>
              <w:rPr>
                <w:rFonts w:ascii="Open Sans" w:hAnsi="Open Sans" w:cs="Open Sans"/>
                <w:sz w:val="16"/>
                <w:szCs w:val="24"/>
                <w:rPrChange w:id="8409" w:author="Nicole Wu" w:date="2024-01-08T11:26:00Z">
                  <w:rPr>
                    <w:sz w:val="16"/>
                    <w:szCs w:val="24"/>
                  </w:rPr>
                </w:rPrChange>
              </w:rPr>
            </w:pPr>
            <w:r w:rsidRPr="00801E49">
              <w:rPr>
                <w:rFonts w:ascii="Open Sans" w:hAnsi="Open Sans" w:cs="Open Sans"/>
                <w:sz w:val="16"/>
                <w:szCs w:val="24"/>
                <w:rPrChange w:id="8410" w:author="Nicole Wu" w:date="2024-01-08T11:26:00Z">
                  <w:rPr>
                    <w:sz w:val="16"/>
                    <w:szCs w:val="24"/>
                  </w:rPr>
                </w:rPrChange>
              </w:rPr>
              <w:t>(2.17)</w:t>
            </w:r>
          </w:p>
        </w:tc>
        <w:tc>
          <w:tcPr>
            <w:tcW w:w="726" w:type="dxa"/>
            <w:tcBorders>
              <w:top w:val="nil"/>
              <w:left w:val="nil"/>
              <w:bottom w:val="nil"/>
              <w:right w:val="nil"/>
            </w:tcBorders>
          </w:tcPr>
          <w:p w14:paraId="55424445" w14:textId="77777777" w:rsidR="00B92327" w:rsidRPr="00801E49" w:rsidRDefault="00332621" w:rsidP="009E169A">
            <w:pPr>
              <w:spacing w:after="0" w:line="259" w:lineRule="auto"/>
              <w:ind w:left="0" w:right="0" w:firstLine="0"/>
              <w:jc w:val="center"/>
              <w:rPr>
                <w:rFonts w:ascii="Open Sans" w:hAnsi="Open Sans" w:cs="Open Sans"/>
                <w:sz w:val="16"/>
                <w:szCs w:val="24"/>
                <w:rPrChange w:id="8411" w:author="Nicole Wu" w:date="2024-01-08T11:26:00Z">
                  <w:rPr>
                    <w:sz w:val="16"/>
                    <w:szCs w:val="24"/>
                  </w:rPr>
                </w:rPrChange>
              </w:rPr>
            </w:pPr>
            <w:r w:rsidRPr="00801E49">
              <w:rPr>
                <w:rFonts w:ascii="Open Sans" w:hAnsi="Open Sans" w:cs="Open Sans"/>
                <w:sz w:val="16"/>
                <w:szCs w:val="24"/>
                <w:rPrChange w:id="8412" w:author="Nicole Wu" w:date="2024-01-08T11:26:00Z">
                  <w:rPr>
                    <w:sz w:val="16"/>
                    <w:szCs w:val="24"/>
                  </w:rPr>
                </w:rPrChange>
              </w:rPr>
              <w:t>(0.01)</w:t>
            </w:r>
          </w:p>
        </w:tc>
        <w:tc>
          <w:tcPr>
            <w:tcW w:w="819" w:type="dxa"/>
            <w:tcBorders>
              <w:top w:val="nil"/>
              <w:left w:val="nil"/>
              <w:bottom w:val="nil"/>
              <w:right w:val="nil"/>
            </w:tcBorders>
          </w:tcPr>
          <w:p w14:paraId="6A41F0F7" w14:textId="77777777" w:rsidR="00B92327" w:rsidRPr="00801E49" w:rsidRDefault="00332621" w:rsidP="009E169A">
            <w:pPr>
              <w:spacing w:after="0" w:line="259" w:lineRule="auto"/>
              <w:ind w:left="0" w:right="0" w:firstLine="0"/>
              <w:jc w:val="center"/>
              <w:rPr>
                <w:rFonts w:ascii="Open Sans" w:hAnsi="Open Sans" w:cs="Open Sans"/>
                <w:sz w:val="16"/>
                <w:szCs w:val="24"/>
                <w:rPrChange w:id="8413" w:author="Nicole Wu" w:date="2024-01-08T11:26:00Z">
                  <w:rPr>
                    <w:sz w:val="16"/>
                    <w:szCs w:val="24"/>
                  </w:rPr>
                </w:rPrChange>
              </w:rPr>
            </w:pPr>
            <w:r w:rsidRPr="00801E49">
              <w:rPr>
                <w:rFonts w:ascii="Open Sans" w:hAnsi="Open Sans" w:cs="Open Sans"/>
                <w:sz w:val="16"/>
                <w:szCs w:val="24"/>
                <w:rPrChange w:id="8414" w:author="Nicole Wu" w:date="2024-01-08T11:26:00Z">
                  <w:rPr>
                    <w:sz w:val="16"/>
                    <w:szCs w:val="24"/>
                  </w:rPr>
                </w:rPrChange>
              </w:rPr>
              <w:t>(2.29)</w:t>
            </w:r>
          </w:p>
        </w:tc>
        <w:tc>
          <w:tcPr>
            <w:tcW w:w="677" w:type="dxa"/>
            <w:tcBorders>
              <w:top w:val="nil"/>
              <w:left w:val="nil"/>
              <w:bottom w:val="nil"/>
              <w:right w:val="nil"/>
            </w:tcBorders>
          </w:tcPr>
          <w:p w14:paraId="7EC63521" w14:textId="77777777" w:rsidR="00B92327" w:rsidRPr="00801E49" w:rsidRDefault="00332621" w:rsidP="009E169A">
            <w:pPr>
              <w:spacing w:after="0" w:line="259" w:lineRule="auto"/>
              <w:ind w:left="0" w:right="0" w:firstLine="0"/>
              <w:jc w:val="center"/>
              <w:rPr>
                <w:rFonts w:ascii="Open Sans" w:hAnsi="Open Sans" w:cs="Open Sans"/>
                <w:sz w:val="16"/>
                <w:szCs w:val="24"/>
                <w:rPrChange w:id="8415" w:author="Nicole Wu" w:date="2024-01-08T11:26:00Z">
                  <w:rPr>
                    <w:sz w:val="16"/>
                    <w:szCs w:val="24"/>
                  </w:rPr>
                </w:rPrChange>
              </w:rPr>
            </w:pPr>
            <w:r w:rsidRPr="00801E49">
              <w:rPr>
                <w:rFonts w:ascii="Open Sans" w:hAnsi="Open Sans" w:cs="Open Sans"/>
                <w:sz w:val="16"/>
                <w:szCs w:val="24"/>
                <w:rPrChange w:id="8416" w:author="Nicole Wu" w:date="2024-01-08T11:26:00Z">
                  <w:rPr>
                    <w:sz w:val="16"/>
                    <w:szCs w:val="24"/>
                  </w:rPr>
                </w:rPrChange>
              </w:rPr>
              <w:t>(1.81)</w:t>
            </w:r>
          </w:p>
        </w:tc>
        <w:tc>
          <w:tcPr>
            <w:tcW w:w="504" w:type="dxa"/>
            <w:tcBorders>
              <w:top w:val="nil"/>
              <w:left w:val="nil"/>
              <w:bottom w:val="nil"/>
              <w:right w:val="nil"/>
            </w:tcBorders>
          </w:tcPr>
          <w:p w14:paraId="14F1276E" w14:textId="77777777" w:rsidR="00B92327" w:rsidRPr="00801E49" w:rsidRDefault="00332621" w:rsidP="009E169A">
            <w:pPr>
              <w:spacing w:after="0" w:line="259" w:lineRule="auto"/>
              <w:ind w:left="0" w:right="0" w:firstLine="0"/>
              <w:jc w:val="center"/>
              <w:rPr>
                <w:rFonts w:ascii="Open Sans" w:hAnsi="Open Sans" w:cs="Open Sans"/>
                <w:sz w:val="16"/>
                <w:szCs w:val="24"/>
                <w:rPrChange w:id="8417" w:author="Nicole Wu" w:date="2024-01-08T11:26:00Z">
                  <w:rPr>
                    <w:sz w:val="16"/>
                    <w:szCs w:val="24"/>
                  </w:rPr>
                </w:rPrChange>
              </w:rPr>
            </w:pPr>
            <w:r w:rsidRPr="00801E49">
              <w:rPr>
                <w:rFonts w:ascii="Open Sans" w:hAnsi="Open Sans" w:cs="Open Sans"/>
                <w:sz w:val="16"/>
                <w:szCs w:val="24"/>
                <w:rPrChange w:id="8418" w:author="Nicole Wu" w:date="2024-01-08T11:26:00Z">
                  <w:rPr>
                    <w:sz w:val="16"/>
                    <w:szCs w:val="24"/>
                  </w:rPr>
                </w:rPrChange>
              </w:rPr>
              <w:t>(1.00)</w:t>
            </w:r>
          </w:p>
        </w:tc>
        <w:tc>
          <w:tcPr>
            <w:tcW w:w="819" w:type="dxa"/>
            <w:tcBorders>
              <w:top w:val="nil"/>
              <w:left w:val="nil"/>
              <w:bottom w:val="nil"/>
              <w:right w:val="nil"/>
            </w:tcBorders>
          </w:tcPr>
          <w:p w14:paraId="028264EE" w14:textId="77777777" w:rsidR="00B92327" w:rsidRPr="00801E49" w:rsidRDefault="00332621" w:rsidP="009E169A">
            <w:pPr>
              <w:spacing w:after="0" w:line="259" w:lineRule="auto"/>
              <w:ind w:left="0" w:right="0" w:firstLine="0"/>
              <w:jc w:val="center"/>
              <w:rPr>
                <w:rFonts w:ascii="Open Sans" w:hAnsi="Open Sans" w:cs="Open Sans"/>
                <w:sz w:val="16"/>
                <w:szCs w:val="24"/>
                <w:rPrChange w:id="8419" w:author="Nicole Wu" w:date="2024-01-08T11:26:00Z">
                  <w:rPr>
                    <w:sz w:val="16"/>
                    <w:szCs w:val="24"/>
                  </w:rPr>
                </w:rPrChange>
              </w:rPr>
            </w:pPr>
            <w:r w:rsidRPr="00801E49">
              <w:rPr>
                <w:rFonts w:ascii="Open Sans" w:hAnsi="Open Sans" w:cs="Open Sans"/>
                <w:sz w:val="16"/>
                <w:szCs w:val="24"/>
                <w:rPrChange w:id="8420" w:author="Nicole Wu" w:date="2024-01-08T11:26:00Z">
                  <w:rPr>
                    <w:sz w:val="16"/>
                    <w:szCs w:val="24"/>
                  </w:rPr>
                </w:rPrChange>
              </w:rPr>
              <w:t>(2.22)</w:t>
            </w:r>
          </w:p>
        </w:tc>
        <w:tc>
          <w:tcPr>
            <w:tcW w:w="677" w:type="dxa"/>
            <w:tcBorders>
              <w:top w:val="nil"/>
              <w:left w:val="nil"/>
              <w:bottom w:val="nil"/>
              <w:right w:val="nil"/>
            </w:tcBorders>
          </w:tcPr>
          <w:p w14:paraId="5F66BA41" w14:textId="77777777" w:rsidR="00B92327" w:rsidRPr="00801E49" w:rsidRDefault="00332621" w:rsidP="009E169A">
            <w:pPr>
              <w:spacing w:after="0" w:line="259" w:lineRule="auto"/>
              <w:ind w:left="0" w:right="0" w:firstLine="0"/>
              <w:jc w:val="center"/>
              <w:rPr>
                <w:rFonts w:ascii="Open Sans" w:hAnsi="Open Sans" w:cs="Open Sans"/>
                <w:sz w:val="16"/>
                <w:szCs w:val="24"/>
                <w:rPrChange w:id="8421" w:author="Nicole Wu" w:date="2024-01-08T11:26:00Z">
                  <w:rPr>
                    <w:sz w:val="16"/>
                    <w:szCs w:val="24"/>
                  </w:rPr>
                </w:rPrChange>
              </w:rPr>
            </w:pPr>
            <w:r w:rsidRPr="00801E49">
              <w:rPr>
                <w:rFonts w:ascii="Open Sans" w:hAnsi="Open Sans" w:cs="Open Sans"/>
                <w:sz w:val="16"/>
                <w:szCs w:val="24"/>
                <w:rPrChange w:id="8422" w:author="Nicole Wu" w:date="2024-01-08T11:26:00Z">
                  <w:rPr>
                    <w:sz w:val="16"/>
                    <w:szCs w:val="24"/>
                  </w:rPr>
                </w:rPrChange>
              </w:rPr>
              <w:t>(1.90)</w:t>
            </w:r>
          </w:p>
        </w:tc>
        <w:tc>
          <w:tcPr>
            <w:tcW w:w="740" w:type="dxa"/>
            <w:tcBorders>
              <w:top w:val="nil"/>
              <w:left w:val="nil"/>
              <w:bottom w:val="nil"/>
              <w:right w:val="nil"/>
            </w:tcBorders>
          </w:tcPr>
          <w:p w14:paraId="03042783" w14:textId="77777777" w:rsidR="00B92327" w:rsidRPr="00801E49" w:rsidRDefault="00332621" w:rsidP="009E169A">
            <w:pPr>
              <w:spacing w:after="0" w:line="259" w:lineRule="auto"/>
              <w:ind w:left="0" w:right="0" w:firstLine="0"/>
              <w:jc w:val="center"/>
              <w:rPr>
                <w:rFonts w:ascii="Open Sans" w:hAnsi="Open Sans" w:cs="Open Sans"/>
                <w:sz w:val="16"/>
                <w:szCs w:val="24"/>
                <w:rPrChange w:id="8423" w:author="Nicole Wu" w:date="2024-01-08T11:26:00Z">
                  <w:rPr>
                    <w:sz w:val="16"/>
                    <w:szCs w:val="24"/>
                  </w:rPr>
                </w:rPrChange>
              </w:rPr>
            </w:pPr>
            <w:r w:rsidRPr="00801E49">
              <w:rPr>
                <w:rFonts w:ascii="Open Sans" w:hAnsi="Open Sans" w:cs="Open Sans"/>
                <w:sz w:val="16"/>
                <w:szCs w:val="24"/>
                <w:rPrChange w:id="8424" w:author="Nicole Wu" w:date="2024-01-08T11:26:00Z">
                  <w:rPr>
                    <w:sz w:val="16"/>
                    <w:szCs w:val="24"/>
                  </w:rPr>
                </w:rPrChange>
              </w:rPr>
              <w:t>(0.00)</w:t>
            </w:r>
          </w:p>
        </w:tc>
      </w:tr>
      <w:tr w:rsidR="00B92327" w:rsidRPr="00801E49" w14:paraId="7736FC0E" w14:textId="77777777" w:rsidTr="009E169A">
        <w:trPr>
          <w:trHeight w:val="143"/>
        </w:trPr>
        <w:tc>
          <w:tcPr>
            <w:tcW w:w="3038" w:type="dxa"/>
            <w:tcBorders>
              <w:top w:val="nil"/>
              <w:left w:val="nil"/>
              <w:bottom w:val="nil"/>
              <w:right w:val="nil"/>
            </w:tcBorders>
          </w:tcPr>
          <w:p w14:paraId="488B7418" w14:textId="0B28DCFA" w:rsidR="00B92327" w:rsidRPr="00801E49" w:rsidRDefault="00332621" w:rsidP="00C46F67">
            <w:pPr>
              <w:spacing w:after="0" w:line="259" w:lineRule="auto"/>
              <w:ind w:left="0" w:right="0" w:firstLine="0"/>
              <w:jc w:val="left"/>
              <w:rPr>
                <w:rFonts w:ascii="Open Sans" w:hAnsi="Open Sans" w:cs="Open Sans"/>
                <w:sz w:val="16"/>
                <w:szCs w:val="24"/>
                <w:rPrChange w:id="8425" w:author="Nicole Wu" w:date="2024-01-08T11:26:00Z">
                  <w:rPr>
                    <w:sz w:val="16"/>
                    <w:szCs w:val="24"/>
                  </w:rPr>
                </w:rPrChange>
              </w:rPr>
            </w:pPr>
            <w:r w:rsidRPr="00801E49">
              <w:rPr>
                <w:rFonts w:ascii="Open Sans" w:hAnsi="Open Sans" w:cs="Open Sans"/>
                <w:sz w:val="16"/>
                <w:szCs w:val="24"/>
                <w:rPrChange w:id="8426" w:author="Nicole Wu" w:date="2024-01-08T11:26:00Z">
                  <w:rPr>
                    <w:sz w:val="16"/>
                    <w:szCs w:val="24"/>
                  </w:rPr>
                </w:rPrChange>
              </w:rPr>
              <w:t xml:space="preserve">Number of household member </w:t>
            </w:r>
            <w:r w:rsidR="009E169A" w:rsidRPr="00801E49">
              <w:rPr>
                <w:rFonts w:ascii="Open Sans" w:hAnsi="Open Sans" w:cs="Open Sans"/>
                <w:sz w:val="16"/>
                <w:szCs w:val="24"/>
                <w:rPrChange w:id="8427" w:author="Nicole Wu" w:date="2024-01-08T11:26:00Z">
                  <w:rPr>
                    <w:sz w:val="16"/>
                    <w:szCs w:val="24"/>
                  </w:rPr>
                </w:rPrChange>
              </w:rPr>
              <w:t>&gt;</w:t>
            </w:r>
            <w:r w:rsidRPr="00801E49">
              <w:rPr>
                <w:rFonts w:ascii="Open Sans" w:hAnsi="Open Sans" w:cs="Open Sans"/>
                <w:sz w:val="16"/>
                <w:szCs w:val="24"/>
                <w:rPrChange w:id="8428" w:author="Nicole Wu" w:date="2024-01-08T11:26:00Z">
                  <w:rPr>
                    <w:sz w:val="16"/>
                    <w:szCs w:val="24"/>
                  </w:rPr>
                </w:rPrChange>
              </w:rPr>
              <w:t xml:space="preserve"> 60</w:t>
            </w:r>
            <w:r w:rsidR="009E169A" w:rsidRPr="00801E49">
              <w:rPr>
                <w:rFonts w:ascii="Open Sans" w:hAnsi="Open Sans" w:cs="Open Sans"/>
                <w:sz w:val="16"/>
                <w:szCs w:val="24"/>
                <w:rPrChange w:id="8429" w:author="Nicole Wu" w:date="2024-01-08T11:26:00Z">
                  <w:rPr>
                    <w:sz w:val="16"/>
                    <w:szCs w:val="24"/>
                  </w:rPr>
                </w:rPrChange>
              </w:rPr>
              <w:t xml:space="preserve"> years</w:t>
            </w:r>
          </w:p>
        </w:tc>
        <w:tc>
          <w:tcPr>
            <w:tcW w:w="819" w:type="dxa"/>
            <w:tcBorders>
              <w:top w:val="nil"/>
              <w:left w:val="nil"/>
              <w:bottom w:val="nil"/>
              <w:right w:val="nil"/>
            </w:tcBorders>
          </w:tcPr>
          <w:p w14:paraId="28F19908" w14:textId="77777777" w:rsidR="00B92327" w:rsidRPr="00801E49" w:rsidRDefault="00332621" w:rsidP="009E169A">
            <w:pPr>
              <w:spacing w:after="0" w:line="259" w:lineRule="auto"/>
              <w:ind w:left="0" w:right="0" w:firstLine="0"/>
              <w:jc w:val="center"/>
              <w:rPr>
                <w:rFonts w:ascii="Open Sans" w:hAnsi="Open Sans" w:cs="Open Sans"/>
                <w:sz w:val="16"/>
                <w:szCs w:val="24"/>
                <w:rPrChange w:id="8430" w:author="Nicole Wu" w:date="2024-01-08T11:26:00Z">
                  <w:rPr>
                    <w:sz w:val="16"/>
                    <w:szCs w:val="24"/>
                  </w:rPr>
                </w:rPrChange>
              </w:rPr>
            </w:pPr>
            <w:r w:rsidRPr="00801E49">
              <w:rPr>
                <w:rFonts w:ascii="Open Sans" w:hAnsi="Open Sans" w:cs="Open Sans"/>
                <w:sz w:val="16"/>
                <w:szCs w:val="24"/>
                <w:rPrChange w:id="8431" w:author="Nicole Wu" w:date="2024-01-08T11:26:00Z">
                  <w:rPr>
                    <w:sz w:val="16"/>
                    <w:szCs w:val="24"/>
                  </w:rPr>
                </w:rPrChange>
              </w:rPr>
              <w:t>0.21</w:t>
            </w:r>
          </w:p>
        </w:tc>
        <w:tc>
          <w:tcPr>
            <w:tcW w:w="679" w:type="dxa"/>
            <w:tcBorders>
              <w:top w:val="nil"/>
              <w:left w:val="nil"/>
              <w:bottom w:val="nil"/>
              <w:right w:val="nil"/>
            </w:tcBorders>
          </w:tcPr>
          <w:p w14:paraId="5788995A" w14:textId="77777777" w:rsidR="00B92327" w:rsidRPr="00801E49" w:rsidRDefault="00332621" w:rsidP="009E169A">
            <w:pPr>
              <w:spacing w:after="0" w:line="259" w:lineRule="auto"/>
              <w:ind w:left="0" w:right="0" w:firstLine="0"/>
              <w:jc w:val="center"/>
              <w:rPr>
                <w:rFonts w:ascii="Open Sans" w:hAnsi="Open Sans" w:cs="Open Sans"/>
                <w:sz w:val="16"/>
                <w:szCs w:val="24"/>
                <w:rPrChange w:id="8432" w:author="Nicole Wu" w:date="2024-01-08T11:26:00Z">
                  <w:rPr>
                    <w:sz w:val="16"/>
                    <w:szCs w:val="24"/>
                  </w:rPr>
                </w:rPrChange>
              </w:rPr>
            </w:pPr>
            <w:r w:rsidRPr="00801E49">
              <w:rPr>
                <w:rFonts w:ascii="Open Sans" w:hAnsi="Open Sans" w:cs="Open Sans"/>
                <w:sz w:val="16"/>
                <w:szCs w:val="24"/>
                <w:rPrChange w:id="8433" w:author="Nicole Wu" w:date="2024-01-08T11:26:00Z">
                  <w:rPr>
                    <w:sz w:val="16"/>
                    <w:szCs w:val="24"/>
                  </w:rPr>
                </w:rPrChange>
              </w:rPr>
              <w:t>0.24</w:t>
            </w:r>
          </w:p>
        </w:tc>
        <w:tc>
          <w:tcPr>
            <w:tcW w:w="726" w:type="dxa"/>
            <w:tcBorders>
              <w:top w:val="nil"/>
              <w:left w:val="nil"/>
              <w:bottom w:val="nil"/>
              <w:right w:val="nil"/>
            </w:tcBorders>
          </w:tcPr>
          <w:p w14:paraId="2E6FFC8B" w14:textId="77777777" w:rsidR="00B92327" w:rsidRPr="00801E49" w:rsidRDefault="00332621" w:rsidP="009E169A">
            <w:pPr>
              <w:spacing w:after="0" w:line="259" w:lineRule="auto"/>
              <w:ind w:left="0" w:right="0" w:firstLine="0"/>
              <w:jc w:val="center"/>
              <w:rPr>
                <w:rFonts w:ascii="Open Sans" w:hAnsi="Open Sans" w:cs="Open Sans"/>
                <w:sz w:val="16"/>
                <w:szCs w:val="24"/>
                <w:rPrChange w:id="8434" w:author="Nicole Wu" w:date="2024-01-08T11:26:00Z">
                  <w:rPr>
                    <w:sz w:val="16"/>
                    <w:szCs w:val="24"/>
                  </w:rPr>
                </w:rPrChange>
              </w:rPr>
            </w:pPr>
            <w:r w:rsidRPr="00801E49">
              <w:rPr>
                <w:rFonts w:ascii="Open Sans" w:hAnsi="Open Sans" w:cs="Open Sans"/>
                <w:sz w:val="16"/>
                <w:szCs w:val="24"/>
                <w:rPrChange w:id="8435" w:author="Nicole Wu" w:date="2024-01-08T11:26:00Z">
                  <w:rPr>
                    <w:sz w:val="16"/>
                    <w:szCs w:val="24"/>
                  </w:rPr>
                </w:rPrChange>
              </w:rPr>
              <w:t>0.03</w:t>
            </w:r>
          </w:p>
        </w:tc>
        <w:tc>
          <w:tcPr>
            <w:tcW w:w="819" w:type="dxa"/>
            <w:tcBorders>
              <w:top w:val="nil"/>
              <w:left w:val="nil"/>
              <w:bottom w:val="nil"/>
              <w:right w:val="nil"/>
            </w:tcBorders>
          </w:tcPr>
          <w:p w14:paraId="19383B16" w14:textId="77777777" w:rsidR="00B92327" w:rsidRPr="00801E49" w:rsidRDefault="00332621" w:rsidP="009E169A">
            <w:pPr>
              <w:spacing w:after="0" w:line="259" w:lineRule="auto"/>
              <w:ind w:left="0" w:right="0" w:firstLine="0"/>
              <w:jc w:val="center"/>
              <w:rPr>
                <w:rFonts w:ascii="Open Sans" w:hAnsi="Open Sans" w:cs="Open Sans"/>
                <w:sz w:val="16"/>
                <w:szCs w:val="24"/>
                <w:rPrChange w:id="8436" w:author="Nicole Wu" w:date="2024-01-08T11:26:00Z">
                  <w:rPr>
                    <w:sz w:val="16"/>
                    <w:szCs w:val="24"/>
                  </w:rPr>
                </w:rPrChange>
              </w:rPr>
            </w:pPr>
            <w:r w:rsidRPr="00801E49">
              <w:rPr>
                <w:rFonts w:ascii="Open Sans" w:hAnsi="Open Sans" w:cs="Open Sans"/>
                <w:sz w:val="16"/>
                <w:szCs w:val="24"/>
                <w:rPrChange w:id="8437" w:author="Nicole Wu" w:date="2024-01-08T11:26:00Z">
                  <w:rPr>
                    <w:sz w:val="16"/>
                    <w:szCs w:val="24"/>
                  </w:rPr>
                </w:rPrChange>
              </w:rPr>
              <w:t>0.13</w:t>
            </w:r>
          </w:p>
        </w:tc>
        <w:tc>
          <w:tcPr>
            <w:tcW w:w="677" w:type="dxa"/>
            <w:tcBorders>
              <w:top w:val="nil"/>
              <w:left w:val="nil"/>
              <w:bottom w:val="nil"/>
              <w:right w:val="nil"/>
            </w:tcBorders>
          </w:tcPr>
          <w:p w14:paraId="1D3F85A0" w14:textId="77777777" w:rsidR="00B92327" w:rsidRPr="00801E49" w:rsidRDefault="00332621" w:rsidP="009E169A">
            <w:pPr>
              <w:spacing w:after="0" w:line="259" w:lineRule="auto"/>
              <w:ind w:left="0" w:right="0" w:firstLine="0"/>
              <w:jc w:val="center"/>
              <w:rPr>
                <w:rFonts w:ascii="Open Sans" w:hAnsi="Open Sans" w:cs="Open Sans"/>
                <w:sz w:val="16"/>
                <w:szCs w:val="24"/>
                <w:rPrChange w:id="8438" w:author="Nicole Wu" w:date="2024-01-08T11:26:00Z">
                  <w:rPr>
                    <w:sz w:val="16"/>
                    <w:szCs w:val="24"/>
                  </w:rPr>
                </w:rPrChange>
              </w:rPr>
            </w:pPr>
            <w:r w:rsidRPr="00801E49">
              <w:rPr>
                <w:rFonts w:ascii="Open Sans" w:hAnsi="Open Sans" w:cs="Open Sans"/>
                <w:sz w:val="16"/>
                <w:szCs w:val="24"/>
                <w:rPrChange w:id="8439" w:author="Nicole Wu" w:date="2024-01-08T11:26:00Z">
                  <w:rPr>
                    <w:sz w:val="16"/>
                    <w:szCs w:val="24"/>
                  </w:rPr>
                </w:rPrChange>
              </w:rPr>
              <w:t>0.19</w:t>
            </w:r>
          </w:p>
        </w:tc>
        <w:tc>
          <w:tcPr>
            <w:tcW w:w="504" w:type="dxa"/>
            <w:tcBorders>
              <w:top w:val="nil"/>
              <w:left w:val="nil"/>
              <w:bottom w:val="nil"/>
              <w:right w:val="nil"/>
            </w:tcBorders>
          </w:tcPr>
          <w:p w14:paraId="28F5FB4E" w14:textId="77777777" w:rsidR="00B92327" w:rsidRPr="00801E49" w:rsidRDefault="00332621" w:rsidP="009E169A">
            <w:pPr>
              <w:spacing w:after="0" w:line="259" w:lineRule="auto"/>
              <w:ind w:left="0" w:right="0" w:firstLine="0"/>
              <w:jc w:val="center"/>
              <w:rPr>
                <w:rFonts w:ascii="Open Sans" w:hAnsi="Open Sans" w:cs="Open Sans"/>
                <w:sz w:val="16"/>
                <w:szCs w:val="24"/>
                <w:rPrChange w:id="8440" w:author="Nicole Wu" w:date="2024-01-08T11:26:00Z">
                  <w:rPr>
                    <w:sz w:val="16"/>
                    <w:szCs w:val="24"/>
                  </w:rPr>
                </w:rPrChange>
              </w:rPr>
            </w:pPr>
            <w:r w:rsidRPr="00801E49">
              <w:rPr>
                <w:rFonts w:ascii="Open Sans" w:hAnsi="Open Sans" w:cs="Open Sans"/>
                <w:sz w:val="16"/>
                <w:szCs w:val="24"/>
                <w:rPrChange w:id="8441" w:author="Nicole Wu" w:date="2024-01-08T11:26:00Z">
                  <w:rPr>
                    <w:sz w:val="16"/>
                    <w:szCs w:val="24"/>
                  </w:rPr>
                </w:rPrChange>
              </w:rPr>
              <w:t>0.05</w:t>
            </w:r>
          </w:p>
        </w:tc>
        <w:tc>
          <w:tcPr>
            <w:tcW w:w="819" w:type="dxa"/>
            <w:tcBorders>
              <w:top w:val="nil"/>
              <w:left w:val="nil"/>
              <w:bottom w:val="nil"/>
              <w:right w:val="nil"/>
            </w:tcBorders>
          </w:tcPr>
          <w:p w14:paraId="7FB6B14E" w14:textId="77777777" w:rsidR="00B92327" w:rsidRPr="00801E49" w:rsidRDefault="00332621" w:rsidP="009E169A">
            <w:pPr>
              <w:spacing w:after="0" w:line="259" w:lineRule="auto"/>
              <w:ind w:left="0" w:right="0" w:firstLine="0"/>
              <w:jc w:val="center"/>
              <w:rPr>
                <w:rFonts w:ascii="Open Sans" w:hAnsi="Open Sans" w:cs="Open Sans"/>
                <w:sz w:val="16"/>
                <w:szCs w:val="24"/>
                <w:rPrChange w:id="8442" w:author="Nicole Wu" w:date="2024-01-08T11:26:00Z">
                  <w:rPr>
                    <w:sz w:val="16"/>
                    <w:szCs w:val="24"/>
                  </w:rPr>
                </w:rPrChange>
              </w:rPr>
            </w:pPr>
            <w:r w:rsidRPr="00801E49">
              <w:rPr>
                <w:rFonts w:ascii="Open Sans" w:hAnsi="Open Sans" w:cs="Open Sans"/>
                <w:sz w:val="16"/>
                <w:szCs w:val="24"/>
                <w:rPrChange w:id="8443" w:author="Nicole Wu" w:date="2024-01-08T11:26:00Z">
                  <w:rPr>
                    <w:sz w:val="16"/>
                    <w:szCs w:val="24"/>
                  </w:rPr>
                </w:rPrChange>
              </w:rPr>
              <w:t>0.18</w:t>
            </w:r>
          </w:p>
        </w:tc>
        <w:tc>
          <w:tcPr>
            <w:tcW w:w="677" w:type="dxa"/>
            <w:tcBorders>
              <w:top w:val="nil"/>
              <w:left w:val="nil"/>
              <w:bottom w:val="nil"/>
              <w:right w:val="nil"/>
            </w:tcBorders>
          </w:tcPr>
          <w:p w14:paraId="1EBCF29A" w14:textId="77777777" w:rsidR="00B92327" w:rsidRPr="00801E49" w:rsidRDefault="00332621" w:rsidP="009E169A">
            <w:pPr>
              <w:spacing w:after="0" w:line="259" w:lineRule="auto"/>
              <w:ind w:left="0" w:right="0" w:firstLine="0"/>
              <w:jc w:val="center"/>
              <w:rPr>
                <w:rFonts w:ascii="Open Sans" w:hAnsi="Open Sans" w:cs="Open Sans"/>
                <w:sz w:val="16"/>
                <w:szCs w:val="24"/>
                <w:rPrChange w:id="8444" w:author="Nicole Wu" w:date="2024-01-08T11:26:00Z">
                  <w:rPr>
                    <w:sz w:val="16"/>
                    <w:szCs w:val="24"/>
                  </w:rPr>
                </w:rPrChange>
              </w:rPr>
            </w:pPr>
            <w:r w:rsidRPr="00801E49">
              <w:rPr>
                <w:rFonts w:ascii="Open Sans" w:hAnsi="Open Sans" w:cs="Open Sans"/>
                <w:sz w:val="16"/>
                <w:szCs w:val="24"/>
                <w:rPrChange w:id="8445" w:author="Nicole Wu" w:date="2024-01-08T11:26:00Z">
                  <w:rPr>
                    <w:sz w:val="16"/>
                    <w:szCs w:val="24"/>
                  </w:rPr>
                </w:rPrChange>
              </w:rPr>
              <w:t>0.20</w:t>
            </w:r>
          </w:p>
        </w:tc>
        <w:tc>
          <w:tcPr>
            <w:tcW w:w="740" w:type="dxa"/>
            <w:tcBorders>
              <w:top w:val="nil"/>
              <w:left w:val="nil"/>
              <w:bottom w:val="nil"/>
              <w:right w:val="nil"/>
            </w:tcBorders>
          </w:tcPr>
          <w:p w14:paraId="51B3BBC3" w14:textId="77777777" w:rsidR="00B92327" w:rsidRPr="00801E49" w:rsidRDefault="00332621" w:rsidP="009E169A">
            <w:pPr>
              <w:spacing w:after="0" w:line="259" w:lineRule="auto"/>
              <w:ind w:left="0" w:right="0" w:firstLine="0"/>
              <w:jc w:val="center"/>
              <w:rPr>
                <w:rFonts w:ascii="Open Sans" w:hAnsi="Open Sans" w:cs="Open Sans"/>
                <w:sz w:val="16"/>
                <w:szCs w:val="24"/>
                <w:rPrChange w:id="8446" w:author="Nicole Wu" w:date="2024-01-08T11:26:00Z">
                  <w:rPr>
                    <w:sz w:val="16"/>
                    <w:szCs w:val="24"/>
                  </w:rPr>
                </w:rPrChange>
              </w:rPr>
            </w:pPr>
            <w:r w:rsidRPr="00801E49">
              <w:rPr>
                <w:rFonts w:ascii="Open Sans" w:hAnsi="Open Sans" w:cs="Open Sans"/>
                <w:sz w:val="16"/>
                <w:szCs w:val="24"/>
                <w:rPrChange w:id="8447" w:author="Nicole Wu" w:date="2024-01-08T11:26:00Z">
                  <w:rPr>
                    <w:sz w:val="16"/>
                    <w:szCs w:val="24"/>
                  </w:rPr>
                </w:rPrChange>
              </w:rPr>
              <w:t>0.02</w:t>
            </w:r>
          </w:p>
        </w:tc>
      </w:tr>
      <w:tr w:rsidR="00B92327" w:rsidRPr="00801E49" w14:paraId="6C986375" w14:textId="77777777" w:rsidTr="009E169A">
        <w:trPr>
          <w:trHeight w:val="143"/>
        </w:trPr>
        <w:tc>
          <w:tcPr>
            <w:tcW w:w="3038" w:type="dxa"/>
            <w:tcBorders>
              <w:top w:val="nil"/>
              <w:left w:val="nil"/>
              <w:bottom w:val="nil"/>
              <w:right w:val="nil"/>
            </w:tcBorders>
          </w:tcPr>
          <w:p w14:paraId="1370AB96" w14:textId="77777777" w:rsidR="00B92327" w:rsidRPr="00801E49" w:rsidRDefault="00B92327" w:rsidP="00C46F67">
            <w:pPr>
              <w:spacing w:after="0" w:line="259" w:lineRule="auto"/>
              <w:ind w:left="0" w:right="0" w:firstLine="0"/>
              <w:jc w:val="left"/>
              <w:rPr>
                <w:rFonts w:ascii="Open Sans" w:hAnsi="Open Sans" w:cs="Open Sans"/>
                <w:sz w:val="16"/>
                <w:szCs w:val="24"/>
                <w:rPrChange w:id="8448" w:author="Nicole Wu" w:date="2024-01-08T11:26:00Z">
                  <w:rPr>
                    <w:sz w:val="16"/>
                    <w:szCs w:val="24"/>
                  </w:rPr>
                </w:rPrChange>
              </w:rPr>
            </w:pPr>
          </w:p>
        </w:tc>
        <w:tc>
          <w:tcPr>
            <w:tcW w:w="819" w:type="dxa"/>
            <w:tcBorders>
              <w:top w:val="nil"/>
              <w:left w:val="nil"/>
              <w:bottom w:val="nil"/>
              <w:right w:val="nil"/>
            </w:tcBorders>
          </w:tcPr>
          <w:p w14:paraId="64734EC4" w14:textId="77777777" w:rsidR="00B92327" w:rsidRPr="00801E49" w:rsidRDefault="00332621" w:rsidP="009E169A">
            <w:pPr>
              <w:spacing w:after="0" w:line="259" w:lineRule="auto"/>
              <w:ind w:left="0" w:right="0" w:firstLine="0"/>
              <w:jc w:val="center"/>
              <w:rPr>
                <w:rFonts w:ascii="Open Sans" w:hAnsi="Open Sans" w:cs="Open Sans"/>
                <w:sz w:val="16"/>
                <w:szCs w:val="24"/>
                <w:rPrChange w:id="8449" w:author="Nicole Wu" w:date="2024-01-08T11:26:00Z">
                  <w:rPr>
                    <w:sz w:val="16"/>
                    <w:szCs w:val="24"/>
                  </w:rPr>
                </w:rPrChange>
              </w:rPr>
            </w:pPr>
            <w:r w:rsidRPr="00801E49">
              <w:rPr>
                <w:rFonts w:ascii="Open Sans" w:hAnsi="Open Sans" w:cs="Open Sans"/>
                <w:sz w:val="16"/>
                <w:szCs w:val="24"/>
                <w:rPrChange w:id="8450" w:author="Nicole Wu" w:date="2024-01-08T11:26:00Z">
                  <w:rPr>
                    <w:sz w:val="16"/>
                    <w:szCs w:val="24"/>
                  </w:rPr>
                </w:rPrChange>
              </w:rPr>
              <w:t>(0.44)</w:t>
            </w:r>
          </w:p>
        </w:tc>
        <w:tc>
          <w:tcPr>
            <w:tcW w:w="679" w:type="dxa"/>
            <w:tcBorders>
              <w:top w:val="nil"/>
              <w:left w:val="nil"/>
              <w:bottom w:val="nil"/>
              <w:right w:val="nil"/>
            </w:tcBorders>
          </w:tcPr>
          <w:p w14:paraId="36A194AA" w14:textId="77777777" w:rsidR="00B92327" w:rsidRPr="00801E49" w:rsidRDefault="00332621" w:rsidP="009E169A">
            <w:pPr>
              <w:spacing w:after="0" w:line="259" w:lineRule="auto"/>
              <w:ind w:left="0" w:right="0" w:firstLine="0"/>
              <w:jc w:val="center"/>
              <w:rPr>
                <w:rFonts w:ascii="Open Sans" w:hAnsi="Open Sans" w:cs="Open Sans"/>
                <w:sz w:val="16"/>
                <w:szCs w:val="24"/>
                <w:rPrChange w:id="8451" w:author="Nicole Wu" w:date="2024-01-08T11:26:00Z">
                  <w:rPr>
                    <w:sz w:val="16"/>
                    <w:szCs w:val="24"/>
                  </w:rPr>
                </w:rPrChange>
              </w:rPr>
            </w:pPr>
            <w:r w:rsidRPr="00801E49">
              <w:rPr>
                <w:rFonts w:ascii="Open Sans" w:hAnsi="Open Sans" w:cs="Open Sans"/>
                <w:sz w:val="16"/>
                <w:szCs w:val="24"/>
                <w:rPrChange w:id="8452" w:author="Nicole Wu" w:date="2024-01-08T11:26:00Z">
                  <w:rPr>
                    <w:sz w:val="16"/>
                    <w:szCs w:val="24"/>
                  </w:rPr>
                </w:rPrChange>
              </w:rPr>
              <w:t>(0.64)</w:t>
            </w:r>
          </w:p>
        </w:tc>
        <w:tc>
          <w:tcPr>
            <w:tcW w:w="726" w:type="dxa"/>
            <w:tcBorders>
              <w:top w:val="nil"/>
              <w:left w:val="nil"/>
              <w:bottom w:val="nil"/>
              <w:right w:val="nil"/>
            </w:tcBorders>
          </w:tcPr>
          <w:p w14:paraId="6FD100F7" w14:textId="77777777" w:rsidR="00B92327" w:rsidRPr="00801E49" w:rsidRDefault="00332621" w:rsidP="009E169A">
            <w:pPr>
              <w:spacing w:after="0" w:line="259" w:lineRule="auto"/>
              <w:ind w:left="0" w:right="0" w:firstLine="0"/>
              <w:jc w:val="center"/>
              <w:rPr>
                <w:rFonts w:ascii="Open Sans" w:hAnsi="Open Sans" w:cs="Open Sans"/>
                <w:sz w:val="16"/>
                <w:szCs w:val="24"/>
                <w:rPrChange w:id="8453" w:author="Nicole Wu" w:date="2024-01-08T11:26:00Z">
                  <w:rPr>
                    <w:sz w:val="16"/>
                    <w:szCs w:val="24"/>
                  </w:rPr>
                </w:rPrChange>
              </w:rPr>
            </w:pPr>
            <w:r w:rsidRPr="00801E49">
              <w:rPr>
                <w:rFonts w:ascii="Open Sans" w:hAnsi="Open Sans" w:cs="Open Sans"/>
                <w:sz w:val="16"/>
                <w:szCs w:val="24"/>
                <w:rPrChange w:id="8454" w:author="Nicole Wu" w:date="2024-01-08T11:26:00Z">
                  <w:rPr>
                    <w:sz w:val="16"/>
                    <w:szCs w:val="24"/>
                  </w:rPr>
                </w:rPrChange>
              </w:rPr>
              <w:t>(0.65)</w:t>
            </w:r>
          </w:p>
        </w:tc>
        <w:tc>
          <w:tcPr>
            <w:tcW w:w="819" w:type="dxa"/>
            <w:tcBorders>
              <w:top w:val="nil"/>
              <w:left w:val="nil"/>
              <w:bottom w:val="nil"/>
              <w:right w:val="nil"/>
            </w:tcBorders>
          </w:tcPr>
          <w:p w14:paraId="401F0150" w14:textId="77777777" w:rsidR="00B92327" w:rsidRPr="00801E49" w:rsidRDefault="00332621" w:rsidP="009E169A">
            <w:pPr>
              <w:spacing w:after="0" w:line="259" w:lineRule="auto"/>
              <w:ind w:left="0" w:right="0" w:firstLine="0"/>
              <w:jc w:val="center"/>
              <w:rPr>
                <w:rFonts w:ascii="Open Sans" w:hAnsi="Open Sans" w:cs="Open Sans"/>
                <w:sz w:val="16"/>
                <w:szCs w:val="24"/>
                <w:rPrChange w:id="8455" w:author="Nicole Wu" w:date="2024-01-08T11:26:00Z">
                  <w:rPr>
                    <w:sz w:val="16"/>
                    <w:szCs w:val="24"/>
                  </w:rPr>
                </w:rPrChange>
              </w:rPr>
            </w:pPr>
            <w:r w:rsidRPr="00801E49">
              <w:rPr>
                <w:rFonts w:ascii="Open Sans" w:hAnsi="Open Sans" w:cs="Open Sans"/>
                <w:sz w:val="16"/>
                <w:szCs w:val="24"/>
                <w:rPrChange w:id="8456" w:author="Nicole Wu" w:date="2024-01-08T11:26:00Z">
                  <w:rPr>
                    <w:sz w:val="16"/>
                    <w:szCs w:val="24"/>
                  </w:rPr>
                </w:rPrChange>
              </w:rPr>
              <w:t>(0.41)</w:t>
            </w:r>
          </w:p>
        </w:tc>
        <w:tc>
          <w:tcPr>
            <w:tcW w:w="677" w:type="dxa"/>
            <w:tcBorders>
              <w:top w:val="nil"/>
              <w:left w:val="nil"/>
              <w:bottom w:val="nil"/>
              <w:right w:val="nil"/>
            </w:tcBorders>
          </w:tcPr>
          <w:p w14:paraId="00821E07" w14:textId="77777777" w:rsidR="00B92327" w:rsidRPr="00801E49" w:rsidRDefault="00332621" w:rsidP="009E169A">
            <w:pPr>
              <w:spacing w:after="0" w:line="259" w:lineRule="auto"/>
              <w:ind w:left="0" w:right="0" w:firstLine="0"/>
              <w:jc w:val="center"/>
              <w:rPr>
                <w:rFonts w:ascii="Open Sans" w:hAnsi="Open Sans" w:cs="Open Sans"/>
                <w:sz w:val="16"/>
                <w:szCs w:val="24"/>
                <w:rPrChange w:id="8457" w:author="Nicole Wu" w:date="2024-01-08T11:26:00Z">
                  <w:rPr>
                    <w:sz w:val="16"/>
                    <w:szCs w:val="24"/>
                  </w:rPr>
                </w:rPrChange>
              </w:rPr>
            </w:pPr>
            <w:r w:rsidRPr="00801E49">
              <w:rPr>
                <w:rFonts w:ascii="Open Sans" w:hAnsi="Open Sans" w:cs="Open Sans"/>
                <w:sz w:val="16"/>
                <w:szCs w:val="24"/>
                <w:rPrChange w:id="8458" w:author="Nicole Wu" w:date="2024-01-08T11:26:00Z">
                  <w:rPr>
                    <w:sz w:val="16"/>
                    <w:szCs w:val="24"/>
                  </w:rPr>
                </w:rPrChange>
              </w:rPr>
              <w:t>(0.49)</w:t>
            </w:r>
          </w:p>
        </w:tc>
        <w:tc>
          <w:tcPr>
            <w:tcW w:w="504" w:type="dxa"/>
            <w:tcBorders>
              <w:top w:val="nil"/>
              <w:left w:val="nil"/>
              <w:bottom w:val="nil"/>
              <w:right w:val="nil"/>
            </w:tcBorders>
          </w:tcPr>
          <w:p w14:paraId="1AC69C5B" w14:textId="77777777" w:rsidR="00B92327" w:rsidRPr="00801E49" w:rsidRDefault="00332621" w:rsidP="009E169A">
            <w:pPr>
              <w:spacing w:after="0" w:line="259" w:lineRule="auto"/>
              <w:ind w:left="0" w:right="0" w:firstLine="0"/>
              <w:jc w:val="center"/>
              <w:rPr>
                <w:rFonts w:ascii="Open Sans" w:hAnsi="Open Sans" w:cs="Open Sans"/>
                <w:sz w:val="16"/>
                <w:szCs w:val="24"/>
                <w:rPrChange w:id="8459" w:author="Nicole Wu" w:date="2024-01-08T11:26:00Z">
                  <w:rPr>
                    <w:sz w:val="16"/>
                    <w:szCs w:val="24"/>
                  </w:rPr>
                </w:rPrChange>
              </w:rPr>
            </w:pPr>
            <w:r w:rsidRPr="00801E49">
              <w:rPr>
                <w:rFonts w:ascii="Open Sans" w:hAnsi="Open Sans" w:cs="Open Sans"/>
                <w:sz w:val="16"/>
                <w:szCs w:val="24"/>
                <w:rPrChange w:id="8460" w:author="Nicole Wu" w:date="2024-01-08T11:26:00Z">
                  <w:rPr>
                    <w:sz w:val="16"/>
                    <w:szCs w:val="24"/>
                  </w:rPr>
                </w:rPrChange>
              </w:rPr>
              <w:t>(0.21)</w:t>
            </w:r>
          </w:p>
        </w:tc>
        <w:tc>
          <w:tcPr>
            <w:tcW w:w="819" w:type="dxa"/>
            <w:tcBorders>
              <w:top w:val="nil"/>
              <w:left w:val="nil"/>
              <w:bottom w:val="nil"/>
              <w:right w:val="nil"/>
            </w:tcBorders>
          </w:tcPr>
          <w:p w14:paraId="5069102C" w14:textId="77777777" w:rsidR="00B92327" w:rsidRPr="00801E49" w:rsidRDefault="00332621" w:rsidP="009E169A">
            <w:pPr>
              <w:spacing w:after="0" w:line="259" w:lineRule="auto"/>
              <w:ind w:left="0" w:right="0" w:firstLine="0"/>
              <w:jc w:val="center"/>
              <w:rPr>
                <w:rFonts w:ascii="Open Sans" w:hAnsi="Open Sans" w:cs="Open Sans"/>
                <w:sz w:val="16"/>
                <w:szCs w:val="24"/>
                <w:rPrChange w:id="8461" w:author="Nicole Wu" w:date="2024-01-08T11:26:00Z">
                  <w:rPr>
                    <w:sz w:val="16"/>
                    <w:szCs w:val="24"/>
                  </w:rPr>
                </w:rPrChange>
              </w:rPr>
            </w:pPr>
            <w:r w:rsidRPr="00801E49">
              <w:rPr>
                <w:rFonts w:ascii="Open Sans" w:hAnsi="Open Sans" w:cs="Open Sans"/>
                <w:sz w:val="16"/>
                <w:szCs w:val="24"/>
                <w:rPrChange w:id="8462" w:author="Nicole Wu" w:date="2024-01-08T11:26:00Z">
                  <w:rPr>
                    <w:sz w:val="16"/>
                    <w:szCs w:val="24"/>
                  </w:rPr>
                </w:rPrChange>
              </w:rPr>
              <w:t>(0.43)</w:t>
            </w:r>
          </w:p>
        </w:tc>
        <w:tc>
          <w:tcPr>
            <w:tcW w:w="677" w:type="dxa"/>
            <w:tcBorders>
              <w:top w:val="nil"/>
              <w:left w:val="nil"/>
              <w:bottom w:val="nil"/>
              <w:right w:val="nil"/>
            </w:tcBorders>
          </w:tcPr>
          <w:p w14:paraId="699E4767" w14:textId="77777777" w:rsidR="00B92327" w:rsidRPr="00801E49" w:rsidRDefault="00332621" w:rsidP="009E169A">
            <w:pPr>
              <w:spacing w:after="0" w:line="259" w:lineRule="auto"/>
              <w:ind w:left="0" w:right="0" w:firstLine="0"/>
              <w:jc w:val="center"/>
              <w:rPr>
                <w:rFonts w:ascii="Open Sans" w:hAnsi="Open Sans" w:cs="Open Sans"/>
                <w:sz w:val="16"/>
                <w:szCs w:val="24"/>
                <w:rPrChange w:id="8463" w:author="Nicole Wu" w:date="2024-01-08T11:26:00Z">
                  <w:rPr>
                    <w:sz w:val="16"/>
                    <w:szCs w:val="24"/>
                  </w:rPr>
                </w:rPrChange>
              </w:rPr>
            </w:pPr>
            <w:r w:rsidRPr="00801E49">
              <w:rPr>
                <w:rFonts w:ascii="Open Sans" w:hAnsi="Open Sans" w:cs="Open Sans"/>
                <w:sz w:val="16"/>
                <w:szCs w:val="24"/>
                <w:rPrChange w:id="8464" w:author="Nicole Wu" w:date="2024-01-08T11:26:00Z">
                  <w:rPr>
                    <w:sz w:val="16"/>
                    <w:szCs w:val="24"/>
                  </w:rPr>
                </w:rPrChange>
              </w:rPr>
              <w:t>(0.53)</w:t>
            </w:r>
          </w:p>
        </w:tc>
        <w:tc>
          <w:tcPr>
            <w:tcW w:w="740" w:type="dxa"/>
            <w:tcBorders>
              <w:top w:val="nil"/>
              <w:left w:val="nil"/>
              <w:bottom w:val="nil"/>
              <w:right w:val="nil"/>
            </w:tcBorders>
          </w:tcPr>
          <w:p w14:paraId="782633A6" w14:textId="77777777" w:rsidR="00B92327" w:rsidRPr="00801E49" w:rsidRDefault="00332621" w:rsidP="009E169A">
            <w:pPr>
              <w:spacing w:after="0" w:line="259" w:lineRule="auto"/>
              <w:ind w:left="0" w:right="0" w:firstLine="0"/>
              <w:jc w:val="center"/>
              <w:rPr>
                <w:rFonts w:ascii="Open Sans" w:hAnsi="Open Sans" w:cs="Open Sans"/>
                <w:sz w:val="16"/>
                <w:szCs w:val="24"/>
                <w:rPrChange w:id="8465" w:author="Nicole Wu" w:date="2024-01-08T11:26:00Z">
                  <w:rPr>
                    <w:sz w:val="16"/>
                    <w:szCs w:val="24"/>
                  </w:rPr>
                </w:rPrChange>
              </w:rPr>
            </w:pPr>
            <w:r w:rsidRPr="00801E49">
              <w:rPr>
                <w:rFonts w:ascii="Open Sans" w:hAnsi="Open Sans" w:cs="Open Sans"/>
                <w:sz w:val="16"/>
                <w:szCs w:val="24"/>
                <w:rPrChange w:id="8466" w:author="Nicole Wu" w:date="2024-01-08T11:26:00Z">
                  <w:rPr>
                    <w:sz w:val="16"/>
                    <w:szCs w:val="24"/>
                  </w:rPr>
                </w:rPrChange>
              </w:rPr>
              <w:t>(0.52)</w:t>
            </w:r>
          </w:p>
        </w:tc>
      </w:tr>
      <w:tr w:rsidR="00B92327" w:rsidRPr="00801E49" w14:paraId="7A0FA501" w14:textId="77777777" w:rsidTr="009E169A">
        <w:trPr>
          <w:trHeight w:val="143"/>
        </w:trPr>
        <w:tc>
          <w:tcPr>
            <w:tcW w:w="3038" w:type="dxa"/>
            <w:tcBorders>
              <w:top w:val="nil"/>
              <w:left w:val="nil"/>
              <w:bottom w:val="nil"/>
              <w:right w:val="nil"/>
            </w:tcBorders>
          </w:tcPr>
          <w:p w14:paraId="2D2C7EF5" w14:textId="77777777" w:rsidR="00B92327" w:rsidRPr="00801E49" w:rsidRDefault="00332621" w:rsidP="00C46F67">
            <w:pPr>
              <w:spacing w:after="0" w:line="259" w:lineRule="auto"/>
              <w:ind w:left="0" w:right="0" w:firstLine="0"/>
              <w:jc w:val="left"/>
              <w:rPr>
                <w:rFonts w:ascii="Open Sans" w:hAnsi="Open Sans" w:cs="Open Sans"/>
                <w:sz w:val="16"/>
                <w:szCs w:val="24"/>
                <w:rPrChange w:id="8467" w:author="Nicole Wu" w:date="2024-01-08T11:26:00Z">
                  <w:rPr>
                    <w:sz w:val="16"/>
                    <w:szCs w:val="24"/>
                  </w:rPr>
                </w:rPrChange>
              </w:rPr>
            </w:pPr>
            <w:r w:rsidRPr="00801E49">
              <w:rPr>
                <w:rFonts w:ascii="Open Sans" w:hAnsi="Open Sans" w:cs="Open Sans"/>
                <w:sz w:val="16"/>
                <w:szCs w:val="24"/>
                <w:rPrChange w:id="8468" w:author="Nicole Wu" w:date="2024-01-08T11:26:00Z">
                  <w:rPr>
                    <w:sz w:val="16"/>
                    <w:szCs w:val="24"/>
                  </w:rPr>
                </w:rPrChange>
              </w:rPr>
              <w:t>Has household member with disability/chronic disease</w:t>
            </w:r>
          </w:p>
        </w:tc>
        <w:tc>
          <w:tcPr>
            <w:tcW w:w="819" w:type="dxa"/>
            <w:tcBorders>
              <w:top w:val="nil"/>
              <w:left w:val="nil"/>
              <w:bottom w:val="nil"/>
              <w:right w:val="nil"/>
            </w:tcBorders>
          </w:tcPr>
          <w:p w14:paraId="1F0F55CC" w14:textId="77777777" w:rsidR="00B92327" w:rsidRPr="00801E49" w:rsidRDefault="00332621" w:rsidP="009E169A">
            <w:pPr>
              <w:spacing w:after="0" w:line="259" w:lineRule="auto"/>
              <w:ind w:left="0" w:right="0" w:firstLine="0"/>
              <w:jc w:val="center"/>
              <w:rPr>
                <w:rFonts w:ascii="Open Sans" w:hAnsi="Open Sans" w:cs="Open Sans"/>
                <w:sz w:val="16"/>
                <w:szCs w:val="24"/>
                <w:rPrChange w:id="8469" w:author="Nicole Wu" w:date="2024-01-08T11:26:00Z">
                  <w:rPr>
                    <w:sz w:val="16"/>
                    <w:szCs w:val="24"/>
                  </w:rPr>
                </w:rPrChange>
              </w:rPr>
            </w:pPr>
            <w:r w:rsidRPr="00801E49">
              <w:rPr>
                <w:rFonts w:ascii="Open Sans" w:hAnsi="Open Sans" w:cs="Open Sans"/>
                <w:sz w:val="16"/>
                <w:szCs w:val="24"/>
                <w:rPrChange w:id="8470" w:author="Nicole Wu" w:date="2024-01-08T11:26:00Z">
                  <w:rPr>
                    <w:sz w:val="16"/>
                    <w:szCs w:val="24"/>
                  </w:rPr>
                </w:rPrChange>
              </w:rPr>
              <w:t>0.31</w:t>
            </w:r>
          </w:p>
        </w:tc>
        <w:tc>
          <w:tcPr>
            <w:tcW w:w="679" w:type="dxa"/>
            <w:tcBorders>
              <w:top w:val="nil"/>
              <w:left w:val="nil"/>
              <w:bottom w:val="nil"/>
              <w:right w:val="nil"/>
            </w:tcBorders>
          </w:tcPr>
          <w:p w14:paraId="2A5B2FF4" w14:textId="77777777" w:rsidR="00B92327" w:rsidRPr="00801E49" w:rsidRDefault="00332621" w:rsidP="009E169A">
            <w:pPr>
              <w:spacing w:after="0" w:line="259" w:lineRule="auto"/>
              <w:ind w:left="0" w:right="0" w:firstLine="0"/>
              <w:jc w:val="center"/>
              <w:rPr>
                <w:rFonts w:ascii="Open Sans" w:hAnsi="Open Sans" w:cs="Open Sans"/>
                <w:sz w:val="16"/>
                <w:szCs w:val="24"/>
                <w:rPrChange w:id="8471" w:author="Nicole Wu" w:date="2024-01-08T11:26:00Z">
                  <w:rPr>
                    <w:sz w:val="16"/>
                    <w:szCs w:val="24"/>
                  </w:rPr>
                </w:rPrChange>
              </w:rPr>
            </w:pPr>
            <w:r w:rsidRPr="00801E49">
              <w:rPr>
                <w:rFonts w:ascii="Open Sans" w:hAnsi="Open Sans" w:cs="Open Sans"/>
                <w:sz w:val="16"/>
                <w:szCs w:val="24"/>
                <w:rPrChange w:id="8472" w:author="Nicole Wu" w:date="2024-01-08T11:26:00Z">
                  <w:rPr>
                    <w:sz w:val="16"/>
                    <w:szCs w:val="24"/>
                  </w:rPr>
                </w:rPrChange>
              </w:rPr>
              <w:t>0.28</w:t>
            </w:r>
          </w:p>
        </w:tc>
        <w:tc>
          <w:tcPr>
            <w:tcW w:w="726" w:type="dxa"/>
            <w:tcBorders>
              <w:top w:val="nil"/>
              <w:left w:val="nil"/>
              <w:bottom w:val="nil"/>
              <w:right w:val="nil"/>
            </w:tcBorders>
          </w:tcPr>
          <w:p w14:paraId="074B6A01" w14:textId="77777777" w:rsidR="00B92327" w:rsidRPr="00801E49" w:rsidRDefault="00332621" w:rsidP="009E169A">
            <w:pPr>
              <w:spacing w:after="0" w:line="259" w:lineRule="auto"/>
              <w:ind w:left="0" w:right="0" w:firstLine="0"/>
              <w:jc w:val="center"/>
              <w:rPr>
                <w:rFonts w:ascii="Open Sans" w:hAnsi="Open Sans" w:cs="Open Sans"/>
                <w:sz w:val="16"/>
                <w:szCs w:val="24"/>
                <w:rPrChange w:id="8473" w:author="Nicole Wu" w:date="2024-01-08T11:26:00Z">
                  <w:rPr>
                    <w:sz w:val="16"/>
                    <w:szCs w:val="24"/>
                  </w:rPr>
                </w:rPrChange>
              </w:rPr>
            </w:pPr>
            <w:r w:rsidRPr="00801E49">
              <w:rPr>
                <w:rFonts w:ascii="Open Sans" w:hAnsi="Open Sans" w:cs="Open Sans"/>
                <w:sz w:val="16"/>
                <w:szCs w:val="24"/>
                <w:rPrChange w:id="8474" w:author="Nicole Wu" w:date="2024-01-08T11:26:00Z">
                  <w:rPr>
                    <w:sz w:val="16"/>
                    <w:szCs w:val="24"/>
                  </w:rPr>
                </w:rPrChange>
              </w:rPr>
              <w:t>-0.02</w:t>
            </w:r>
          </w:p>
        </w:tc>
        <w:tc>
          <w:tcPr>
            <w:tcW w:w="819" w:type="dxa"/>
            <w:tcBorders>
              <w:top w:val="nil"/>
              <w:left w:val="nil"/>
              <w:bottom w:val="nil"/>
              <w:right w:val="nil"/>
            </w:tcBorders>
          </w:tcPr>
          <w:p w14:paraId="732E4AFA" w14:textId="77777777" w:rsidR="00B92327" w:rsidRPr="00801E49" w:rsidRDefault="00332621" w:rsidP="009E169A">
            <w:pPr>
              <w:spacing w:after="0" w:line="259" w:lineRule="auto"/>
              <w:ind w:left="0" w:right="0" w:firstLine="0"/>
              <w:jc w:val="center"/>
              <w:rPr>
                <w:rFonts w:ascii="Open Sans" w:hAnsi="Open Sans" w:cs="Open Sans"/>
                <w:sz w:val="16"/>
                <w:szCs w:val="24"/>
                <w:rPrChange w:id="8475" w:author="Nicole Wu" w:date="2024-01-08T11:26:00Z">
                  <w:rPr>
                    <w:sz w:val="16"/>
                    <w:szCs w:val="24"/>
                  </w:rPr>
                </w:rPrChange>
              </w:rPr>
            </w:pPr>
            <w:r w:rsidRPr="00801E49">
              <w:rPr>
                <w:rFonts w:ascii="Open Sans" w:hAnsi="Open Sans" w:cs="Open Sans"/>
                <w:sz w:val="16"/>
                <w:szCs w:val="24"/>
                <w:rPrChange w:id="8476" w:author="Nicole Wu" w:date="2024-01-08T11:26:00Z">
                  <w:rPr>
                    <w:sz w:val="16"/>
                    <w:szCs w:val="24"/>
                  </w:rPr>
                </w:rPrChange>
              </w:rPr>
              <w:t>0.15</w:t>
            </w:r>
          </w:p>
        </w:tc>
        <w:tc>
          <w:tcPr>
            <w:tcW w:w="677" w:type="dxa"/>
            <w:tcBorders>
              <w:top w:val="nil"/>
              <w:left w:val="nil"/>
              <w:bottom w:val="nil"/>
              <w:right w:val="nil"/>
            </w:tcBorders>
          </w:tcPr>
          <w:p w14:paraId="51FF55E0" w14:textId="77777777" w:rsidR="00B92327" w:rsidRPr="00801E49" w:rsidRDefault="00332621" w:rsidP="009E169A">
            <w:pPr>
              <w:spacing w:after="0" w:line="259" w:lineRule="auto"/>
              <w:ind w:left="0" w:right="0" w:firstLine="0"/>
              <w:jc w:val="center"/>
              <w:rPr>
                <w:rFonts w:ascii="Open Sans" w:hAnsi="Open Sans" w:cs="Open Sans"/>
                <w:sz w:val="16"/>
                <w:szCs w:val="24"/>
                <w:rPrChange w:id="8477" w:author="Nicole Wu" w:date="2024-01-08T11:26:00Z">
                  <w:rPr>
                    <w:sz w:val="16"/>
                    <w:szCs w:val="24"/>
                  </w:rPr>
                </w:rPrChange>
              </w:rPr>
            </w:pPr>
            <w:r w:rsidRPr="00801E49">
              <w:rPr>
                <w:rFonts w:ascii="Open Sans" w:hAnsi="Open Sans" w:cs="Open Sans"/>
                <w:sz w:val="16"/>
                <w:szCs w:val="24"/>
                <w:rPrChange w:id="8478" w:author="Nicole Wu" w:date="2024-01-08T11:26:00Z">
                  <w:rPr>
                    <w:sz w:val="16"/>
                    <w:szCs w:val="24"/>
                  </w:rPr>
                </w:rPrChange>
              </w:rPr>
              <w:t>0.17</w:t>
            </w:r>
          </w:p>
        </w:tc>
        <w:tc>
          <w:tcPr>
            <w:tcW w:w="504" w:type="dxa"/>
            <w:tcBorders>
              <w:top w:val="nil"/>
              <w:left w:val="nil"/>
              <w:bottom w:val="nil"/>
              <w:right w:val="nil"/>
            </w:tcBorders>
          </w:tcPr>
          <w:p w14:paraId="4B8E525C" w14:textId="77777777" w:rsidR="00B92327" w:rsidRPr="00801E49" w:rsidRDefault="00332621" w:rsidP="009E169A">
            <w:pPr>
              <w:spacing w:after="0" w:line="259" w:lineRule="auto"/>
              <w:ind w:left="0" w:right="0" w:firstLine="0"/>
              <w:jc w:val="center"/>
              <w:rPr>
                <w:rFonts w:ascii="Open Sans" w:hAnsi="Open Sans" w:cs="Open Sans"/>
                <w:sz w:val="16"/>
                <w:szCs w:val="24"/>
                <w:rPrChange w:id="8479" w:author="Nicole Wu" w:date="2024-01-08T11:26:00Z">
                  <w:rPr>
                    <w:sz w:val="16"/>
                    <w:szCs w:val="24"/>
                  </w:rPr>
                </w:rPrChange>
              </w:rPr>
            </w:pPr>
            <w:r w:rsidRPr="00801E49">
              <w:rPr>
                <w:rFonts w:ascii="Open Sans" w:hAnsi="Open Sans" w:cs="Open Sans"/>
                <w:sz w:val="16"/>
                <w:szCs w:val="24"/>
                <w:rPrChange w:id="8480" w:author="Nicole Wu" w:date="2024-01-08T11:26:00Z">
                  <w:rPr>
                    <w:sz w:val="16"/>
                    <w:szCs w:val="24"/>
                  </w:rPr>
                </w:rPrChange>
              </w:rPr>
              <w:t>0.01</w:t>
            </w:r>
          </w:p>
        </w:tc>
        <w:tc>
          <w:tcPr>
            <w:tcW w:w="819" w:type="dxa"/>
            <w:tcBorders>
              <w:top w:val="nil"/>
              <w:left w:val="nil"/>
              <w:bottom w:val="nil"/>
              <w:right w:val="nil"/>
            </w:tcBorders>
          </w:tcPr>
          <w:p w14:paraId="2DFA610D" w14:textId="77777777" w:rsidR="00B92327" w:rsidRPr="00801E49" w:rsidRDefault="00332621" w:rsidP="009E169A">
            <w:pPr>
              <w:spacing w:after="0" w:line="259" w:lineRule="auto"/>
              <w:ind w:left="0" w:right="0" w:firstLine="0"/>
              <w:jc w:val="center"/>
              <w:rPr>
                <w:rFonts w:ascii="Open Sans" w:hAnsi="Open Sans" w:cs="Open Sans"/>
                <w:sz w:val="16"/>
                <w:szCs w:val="24"/>
                <w:rPrChange w:id="8481" w:author="Nicole Wu" w:date="2024-01-08T11:26:00Z">
                  <w:rPr>
                    <w:sz w:val="16"/>
                    <w:szCs w:val="24"/>
                  </w:rPr>
                </w:rPrChange>
              </w:rPr>
            </w:pPr>
            <w:r w:rsidRPr="00801E49">
              <w:rPr>
                <w:rFonts w:ascii="Open Sans" w:hAnsi="Open Sans" w:cs="Open Sans"/>
                <w:sz w:val="16"/>
                <w:szCs w:val="24"/>
                <w:rPrChange w:id="8482" w:author="Nicole Wu" w:date="2024-01-08T11:26:00Z">
                  <w:rPr>
                    <w:sz w:val="16"/>
                    <w:szCs w:val="24"/>
                  </w:rPr>
                </w:rPrChange>
              </w:rPr>
              <w:t>0.24</w:t>
            </w:r>
          </w:p>
        </w:tc>
        <w:tc>
          <w:tcPr>
            <w:tcW w:w="677" w:type="dxa"/>
            <w:tcBorders>
              <w:top w:val="nil"/>
              <w:left w:val="nil"/>
              <w:bottom w:val="nil"/>
              <w:right w:val="nil"/>
            </w:tcBorders>
          </w:tcPr>
          <w:p w14:paraId="7969EA17" w14:textId="77777777" w:rsidR="00B92327" w:rsidRPr="00801E49" w:rsidRDefault="00332621" w:rsidP="009E169A">
            <w:pPr>
              <w:spacing w:after="0" w:line="259" w:lineRule="auto"/>
              <w:ind w:left="0" w:right="0" w:firstLine="0"/>
              <w:jc w:val="center"/>
              <w:rPr>
                <w:rFonts w:ascii="Open Sans" w:hAnsi="Open Sans" w:cs="Open Sans"/>
                <w:sz w:val="16"/>
                <w:szCs w:val="24"/>
                <w:rPrChange w:id="8483" w:author="Nicole Wu" w:date="2024-01-08T11:26:00Z">
                  <w:rPr>
                    <w:sz w:val="16"/>
                    <w:szCs w:val="24"/>
                  </w:rPr>
                </w:rPrChange>
              </w:rPr>
            </w:pPr>
            <w:r w:rsidRPr="00801E49">
              <w:rPr>
                <w:rFonts w:ascii="Open Sans" w:hAnsi="Open Sans" w:cs="Open Sans"/>
                <w:sz w:val="16"/>
                <w:szCs w:val="24"/>
                <w:rPrChange w:id="8484" w:author="Nicole Wu" w:date="2024-01-08T11:26:00Z">
                  <w:rPr>
                    <w:sz w:val="16"/>
                    <w:szCs w:val="24"/>
                  </w:rPr>
                </w:rPrChange>
              </w:rPr>
              <w:t>0.19</w:t>
            </w:r>
          </w:p>
        </w:tc>
        <w:tc>
          <w:tcPr>
            <w:tcW w:w="740" w:type="dxa"/>
            <w:tcBorders>
              <w:top w:val="nil"/>
              <w:left w:val="nil"/>
              <w:bottom w:val="nil"/>
              <w:right w:val="nil"/>
            </w:tcBorders>
          </w:tcPr>
          <w:p w14:paraId="6F46614C" w14:textId="77777777" w:rsidR="00B92327" w:rsidRPr="00801E49" w:rsidRDefault="00332621" w:rsidP="009E169A">
            <w:pPr>
              <w:spacing w:after="0" w:line="259" w:lineRule="auto"/>
              <w:ind w:left="0" w:right="0" w:firstLine="0"/>
              <w:jc w:val="center"/>
              <w:rPr>
                <w:rFonts w:ascii="Open Sans" w:hAnsi="Open Sans" w:cs="Open Sans"/>
                <w:sz w:val="16"/>
                <w:szCs w:val="24"/>
                <w:rPrChange w:id="8485" w:author="Nicole Wu" w:date="2024-01-08T11:26:00Z">
                  <w:rPr>
                    <w:sz w:val="16"/>
                    <w:szCs w:val="24"/>
                  </w:rPr>
                </w:rPrChange>
              </w:rPr>
            </w:pPr>
            <w:r w:rsidRPr="00801E49">
              <w:rPr>
                <w:rFonts w:ascii="Open Sans" w:hAnsi="Open Sans" w:cs="Open Sans"/>
                <w:sz w:val="16"/>
                <w:szCs w:val="24"/>
                <w:rPrChange w:id="8486" w:author="Nicole Wu" w:date="2024-01-08T11:26:00Z">
                  <w:rPr>
                    <w:sz w:val="16"/>
                    <w:szCs w:val="24"/>
                  </w:rPr>
                </w:rPrChange>
              </w:rPr>
              <w:t>-0.05</w:t>
            </w:r>
          </w:p>
        </w:tc>
      </w:tr>
      <w:tr w:rsidR="00B92327" w:rsidRPr="00801E49" w14:paraId="1EC670AA" w14:textId="77777777" w:rsidTr="009E169A">
        <w:trPr>
          <w:trHeight w:val="143"/>
        </w:trPr>
        <w:tc>
          <w:tcPr>
            <w:tcW w:w="3038" w:type="dxa"/>
            <w:tcBorders>
              <w:top w:val="nil"/>
              <w:left w:val="nil"/>
              <w:bottom w:val="nil"/>
              <w:right w:val="nil"/>
            </w:tcBorders>
          </w:tcPr>
          <w:p w14:paraId="453A1611" w14:textId="77777777" w:rsidR="00B92327" w:rsidRPr="00801E49" w:rsidRDefault="00B92327" w:rsidP="00C46F67">
            <w:pPr>
              <w:spacing w:after="0" w:line="259" w:lineRule="auto"/>
              <w:ind w:left="0" w:right="0" w:firstLine="0"/>
              <w:jc w:val="left"/>
              <w:rPr>
                <w:rFonts w:ascii="Open Sans" w:hAnsi="Open Sans" w:cs="Open Sans"/>
                <w:sz w:val="16"/>
                <w:szCs w:val="24"/>
                <w:rPrChange w:id="8487" w:author="Nicole Wu" w:date="2024-01-08T11:26:00Z">
                  <w:rPr>
                    <w:sz w:val="16"/>
                    <w:szCs w:val="24"/>
                  </w:rPr>
                </w:rPrChange>
              </w:rPr>
            </w:pPr>
          </w:p>
        </w:tc>
        <w:tc>
          <w:tcPr>
            <w:tcW w:w="819" w:type="dxa"/>
            <w:tcBorders>
              <w:top w:val="nil"/>
              <w:left w:val="nil"/>
              <w:bottom w:val="nil"/>
              <w:right w:val="nil"/>
            </w:tcBorders>
          </w:tcPr>
          <w:p w14:paraId="606D6A02" w14:textId="77777777" w:rsidR="00B92327" w:rsidRPr="00801E49" w:rsidRDefault="00332621" w:rsidP="009E169A">
            <w:pPr>
              <w:spacing w:after="0" w:line="259" w:lineRule="auto"/>
              <w:ind w:left="0" w:right="0" w:firstLine="0"/>
              <w:jc w:val="center"/>
              <w:rPr>
                <w:rFonts w:ascii="Open Sans" w:hAnsi="Open Sans" w:cs="Open Sans"/>
                <w:sz w:val="16"/>
                <w:szCs w:val="24"/>
                <w:rPrChange w:id="8488" w:author="Nicole Wu" w:date="2024-01-08T11:26:00Z">
                  <w:rPr>
                    <w:sz w:val="16"/>
                    <w:szCs w:val="24"/>
                  </w:rPr>
                </w:rPrChange>
              </w:rPr>
            </w:pPr>
            <w:r w:rsidRPr="00801E49">
              <w:rPr>
                <w:rFonts w:ascii="Open Sans" w:hAnsi="Open Sans" w:cs="Open Sans"/>
                <w:sz w:val="16"/>
                <w:szCs w:val="24"/>
                <w:rPrChange w:id="8489" w:author="Nicole Wu" w:date="2024-01-08T11:26:00Z">
                  <w:rPr>
                    <w:sz w:val="16"/>
                    <w:szCs w:val="24"/>
                  </w:rPr>
                </w:rPrChange>
              </w:rPr>
              <w:t>(0.46)</w:t>
            </w:r>
          </w:p>
        </w:tc>
        <w:tc>
          <w:tcPr>
            <w:tcW w:w="679" w:type="dxa"/>
            <w:tcBorders>
              <w:top w:val="nil"/>
              <w:left w:val="nil"/>
              <w:bottom w:val="nil"/>
              <w:right w:val="nil"/>
            </w:tcBorders>
          </w:tcPr>
          <w:p w14:paraId="6088B4C7" w14:textId="77777777" w:rsidR="00B92327" w:rsidRPr="00801E49" w:rsidRDefault="00332621" w:rsidP="009E169A">
            <w:pPr>
              <w:spacing w:after="0" w:line="259" w:lineRule="auto"/>
              <w:ind w:left="0" w:right="0" w:firstLine="0"/>
              <w:jc w:val="center"/>
              <w:rPr>
                <w:rFonts w:ascii="Open Sans" w:hAnsi="Open Sans" w:cs="Open Sans"/>
                <w:sz w:val="16"/>
                <w:szCs w:val="24"/>
                <w:rPrChange w:id="8490" w:author="Nicole Wu" w:date="2024-01-08T11:26:00Z">
                  <w:rPr>
                    <w:sz w:val="16"/>
                    <w:szCs w:val="24"/>
                  </w:rPr>
                </w:rPrChange>
              </w:rPr>
            </w:pPr>
            <w:r w:rsidRPr="00801E49">
              <w:rPr>
                <w:rFonts w:ascii="Open Sans" w:hAnsi="Open Sans" w:cs="Open Sans"/>
                <w:sz w:val="16"/>
                <w:szCs w:val="24"/>
                <w:rPrChange w:id="8491" w:author="Nicole Wu" w:date="2024-01-08T11:26:00Z">
                  <w:rPr>
                    <w:sz w:val="16"/>
                    <w:szCs w:val="24"/>
                  </w:rPr>
                </w:rPrChange>
              </w:rPr>
              <w:t>(0.45)</w:t>
            </w:r>
          </w:p>
        </w:tc>
        <w:tc>
          <w:tcPr>
            <w:tcW w:w="726" w:type="dxa"/>
            <w:tcBorders>
              <w:top w:val="nil"/>
              <w:left w:val="nil"/>
              <w:bottom w:val="nil"/>
              <w:right w:val="nil"/>
            </w:tcBorders>
          </w:tcPr>
          <w:p w14:paraId="778C1F44" w14:textId="77777777" w:rsidR="00B92327" w:rsidRPr="00801E49" w:rsidRDefault="00332621" w:rsidP="009E169A">
            <w:pPr>
              <w:spacing w:after="0" w:line="259" w:lineRule="auto"/>
              <w:ind w:left="0" w:right="0" w:firstLine="0"/>
              <w:jc w:val="center"/>
              <w:rPr>
                <w:rFonts w:ascii="Open Sans" w:hAnsi="Open Sans" w:cs="Open Sans"/>
                <w:sz w:val="16"/>
                <w:szCs w:val="24"/>
                <w:rPrChange w:id="8492" w:author="Nicole Wu" w:date="2024-01-08T11:26:00Z">
                  <w:rPr>
                    <w:sz w:val="16"/>
                    <w:szCs w:val="24"/>
                  </w:rPr>
                </w:rPrChange>
              </w:rPr>
            </w:pPr>
            <w:r w:rsidRPr="00801E49">
              <w:rPr>
                <w:rFonts w:ascii="Open Sans" w:hAnsi="Open Sans" w:cs="Open Sans"/>
                <w:sz w:val="16"/>
                <w:szCs w:val="24"/>
                <w:rPrChange w:id="8493" w:author="Nicole Wu" w:date="2024-01-08T11:26:00Z">
                  <w:rPr>
                    <w:sz w:val="16"/>
                    <w:szCs w:val="24"/>
                  </w:rPr>
                </w:rPrChange>
              </w:rPr>
              <w:t>(0.69)</w:t>
            </w:r>
          </w:p>
        </w:tc>
        <w:tc>
          <w:tcPr>
            <w:tcW w:w="819" w:type="dxa"/>
            <w:tcBorders>
              <w:top w:val="nil"/>
              <w:left w:val="nil"/>
              <w:bottom w:val="nil"/>
              <w:right w:val="nil"/>
            </w:tcBorders>
          </w:tcPr>
          <w:p w14:paraId="55985FE6" w14:textId="77777777" w:rsidR="00B92327" w:rsidRPr="00801E49" w:rsidRDefault="00332621" w:rsidP="009E169A">
            <w:pPr>
              <w:spacing w:after="0" w:line="259" w:lineRule="auto"/>
              <w:ind w:left="0" w:right="0" w:firstLine="0"/>
              <w:jc w:val="center"/>
              <w:rPr>
                <w:rFonts w:ascii="Open Sans" w:hAnsi="Open Sans" w:cs="Open Sans"/>
                <w:sz w:val="16"/>
                <w:szCs w:val="24"/>
                <w:rPrChange w:id="8494" w:author="Nicole Wu" w:date="2024-01-08T11:26:00Z">
                  <w:rPr>
                    <w:sz w:val="16"/>
                    <w:szCs w:val="24"/>
                  </w:rPr>
                </w:rPrChange>
              </w:rPr>
            </w:pPr>
            <w:r w:rsidRPr="00801E49">
              <w:rPr>
                <w:rFonts w:ascii="Open Sans" w:hAnsi="Open Sans" w:cs="Open Sans"/>
                <w:sz w:val="16"/>
                <w:szCs w:val="24"/>
                <w:rPrChange w:id="8495" w:author="Nicole Wu" w:date="2024-01-08T11:26:00Z">
                  <w:rPr>
                    <w:sz w:val="16"/>
                    <w:szCs w:val="24"/>
                  </w:rPr>
                </w:rPrChange>
              </w:rPr>
              <w:t>(0.36)</w:t>
            </w:r>
          </w:p>
        </w:tc>
        <w:tc>
          <w:tcPr>
            <w:tcW w:w="677" w:type="dxa"/>
            <w:tcBorders>
              <w:top w:val="nil"/>
              <w:left w:val="nil"/>
              <w:bottom w:val="nil"/>
              <w:right w:val="nil"/>
            </w:tcBorders>
          </w:tcPr>
          <w:p w14:paraId="51A3DF7B" w14:textId="77777777" w:rsidR="00B92327" w:rsidRPr="00801E49" w:rsidRDefault="00332621" w:rsidP="009E169A">
            <w:pPr>
              <w:spacing w:after="0" w:line="259" w:lineRule="auto"/>
              <w:ind w:left="0" w:right="0" w:firstLine="0"/>
              <w:jc w:val="center"/>
              <w:rPr>
                <w:rFonts w:ascii="Open Sans" w:hAnsi="Open Sans" w:cs="Open Sans"/>
                <w:sz w:val="16"/>
                <w:szCs w:val="24"/>
                <w:rPrChange w:id="8496" w:author="Nicole Wu" w:date="2024-01-08T11:26:00Z">
                  <w:rPr>
                    <w:sz w:val="16"/>
                    <w:szCs w:val="24"/>
                  </w:rPr>
                </w:rPrChange>
              </w:rPr>
            </w:pPr>
            <w:r w:rsidRPr="00801E49">
              <w:rPr>
                <w:rFonts w:ascii="Open Sans" w:hAnsi="Open Sans" w:cs="Open Sans"/>
                <w:sz w:val="16"/>
                <w:szCs w:val="24"/>
                <w:rPrChange w:id="8497" w:author="Nicole Wu" w:date="2024-01-08T11:26:00Z">
                  <w:rPr>
                    <w:sz w:val="16"/>
                    <w:szCs w:val="24"/>
                  </w:rPr>
                </w:rPrChange>
              </w:rPr>
              <w:t>(0.37)</w:t>
            </w:r>
          </w:p>
        </w:tc>
        <w:tc>
          <w:tcPr>
            <w:tcW w:w="504" w:type="dxa"/>
            <w:tcBorders>
              <w:top w:val="nil"/>
              <w:left w:val="nil"/>
              <w:bottom w:val="nil"/>
              <w:right w:val="nil"/>
            </w:tcBorders>
          </w:tcPr>
          <w:p w14:paraId="16C1653A" w14:textId="77777777" w:rsidR="00B92327" w:rsidRPr="00801E49" w:rsidRDefault="00332621" w:rsidP="009E169A">
            <w:pPr>
              <w:spacing w:after="0" w:line="259" w:lineRule="auto"/>
              <w:ind w:left="0" w:right="0" w:firstLine="0"/>
              <w:jc w:val="center"/>
              <w:rPr>
                <w:rFonts w:ascii="Open Sans" w:hAnsi="Open Sans" w:cs="Open Sans"/>
                <w:sz w:val="16"/>
                <w:szCs w:val="24"/>
                <w:rPrChange w:id="8498" w:author="Nicole Wu" w:date="2024-01-08T11:26:00Z">
                  <w:rPr>
                    <w:sz w:val="16"/>
                    <w:szCs w:val="24"/>
                  </w:rPr>
                </w:rPrChange>
              </w:rPr>
            </w:pPr>
            <w:r w:rsidRPr="00801E49">
              <w:rPr>
                <w:rFonts w:ascii="Open Sans" w:hAnsi="Open Sans" w:cs="Open Sans"/>
                <w:sz w:val="16"/>
                <w:szCs w:val="24"/>
                <w:rPrChange w:id="8499" w:author="Nicole Wu" w:date="2024-01-08T11:26:00Z">
                  <w:rPr>
                    <w:sz w:val="16"/>
                    <w:szCs w:val="24"/>
                  </w:rPr>
                </w:rPrChange>
              </w:rPr>
              <w:t>(0.68)</w:t>
            </w:r>
          </w:p>
        </w:tc>
        <w:tc>
          <w:tcPr>
            <w:tcW w:w="819" w:type="dxa"/>
            <w:tcBorders>
              <w:top w:val="nil"/>
              <w:left w:val="nil"/>
              <w:bottom w:val="nil"/>
              <w:right w:val="nil"/>
            </w:tcBorders>
          </w:tcPr>
          <w:p w14:paraId="145518FF" w14:textId="77777777" w:rsidR="00B92327" w:rsidRPr="00801E49" w:rsidRDefault="00332621" w:rsidP="009E169A">
            <w:pPr>
              <w:spacing w:after="0" w:line="259" w:lineRule="auto"/>
              <w:ind w:left="0" w:right="0" w:firstLine="0"/>
              <w:jc w:val="center"/>
              <w:rPr>
                <w:rFonts w:ascii="Open Sans" w:hAnsi="Open Sans" w:cs="Open Sans"/>
                <w:sz w:val="16"/>
                <w:szCs w:val="24"/>
                <w:rPrChange w:id="8500" w:author="Nicole Wu" w:date="2024-01-08T11:26:00Z">
                  <w:rPr>
                    <w:sz w:val="16"/>
                    <w:szCs w:val="24"/>
                  </w:rPr>
                </w:rPrChange>
              </w:rPr>
            </w:pPr>
            <w:r w:rsidRPr="00801E49">
              <w:rPr>
                <w:rFonts w:ascii="Open Sans" w:hAnsi="Open Sans" w:cs="Open Sans"/>
                <w:sz w:val="16"/>
                <w:szCs w:val="24"/>
                <w:rPrChange w:id="8501" w:author="Nicole Wu" w:date="2024-01-08T11:26:00Z">
                  <w:rPr>
                    <w:sz w:val="16"/>
                    <w:szCs w:val="24"/>
                  </w:rPr>
                </w:rPrChange>
              </w:rPr>
              <w:t>(0.43)</w:t>
            </w:r>
          </w:p>
        </w:tc>
        <w:tc>
          <w:tcPr>
            <w:tcW w:w="677" w:type="dxa"/>
            <w:tcBorders>
              <w:top w:val="nil"/>
              <w:left w:val="nil"/>
              <w:bottom w:val="nil"/>
              <w:right w:val="nil"/>
            </w:tcBorders>
          </w:tcPr>
          <w:p w14:paraId="1FACA796" w14:textId="77777777" w:rsidR="00B92327" w:rsidRPr="00801E49" w:rsidRDefault="00332621" w:rsidP="009E169A">
            <w:pPr>
              <w:spacing w:after="0" w:line="259" w:lineRule="auto"/>
              <w:ind w:left="0" w:right="0" w:firstLine="0"/>
              <w:jc w:val="center"/>
              <w:rPr>
                <w:rFonts w:ascii="Open Sans" w:hAnsi="Open Sans" w:cs="Open Sans"/>
                <w:sz w:val="16"/>
                <w:szCs w:val="24"/>
                <w:rPrChange w:id="8502" w:author="Nicole Wu" w:date="2024-01-08T11:26:00Z">
                  <w:rPr>
                    <w:sz w:val="16"/>
                    <w:szCs w:val="24"/>
                  </w:rPr>
                </w:rPrChange>
              </w:rPr>
            </w:pPr>
            <w:r w:rsidRPr="00801E49">
              <w:rPr>
                <w:rFonts w:ascii="Open Sans" w:hAnsi="Open Sans" w:cs="Open Sans"/>
                <w:sz w:val="16"/>
                <w:szCs w:val="24"/>
                <w:rPrChange w:id="8503" w:author="Nicole Wu" w:date="2024-01-08T11:26:00Z">
                  <w:rPr>
                    <w:sz w:val="16"/>
                    <w:szCs w:val="24"/>
                  </w:rPr>
                </w:rPrChange>
              </w:rPr>
              <w:t>(0.39)</w:t>
            </w:r>
          </w:p>
        </w:tc>
        <w:tc>
          <w:tcPr>
            <w:tcW w:w="740" w:type="dxa"/>
            <w:tcBorders>
              <w:top w:val="nil"/>
              <w:left w:val="nil"/>
              <w:bottom w:val="nil"/>
              <w:right w:val="nil"/>
            </w:tcBorders>
          </w:tcPr>
          <w:p w14:paraId="3DA5DAC4" w14:textId="77777777" w:rsidR="00B92327" w:rsidRPr="00801E49" w:rsidRDefault="00332621" w:rsidP="009E169A">
            <w:pPr>
              <w:spacing w:after="0" w:line="259" w:lineRule="auto"/>
              <w:ind w:left="0" w:right="0" w:firstLine="0"/>
              <w:jc w:val="center"/>
              <w:rPr>
                <w:rFonts w:ascii="Open Sans" w:hAnsi="Open Sans" w:cs="Open Sans"/>
                <w:sz w:val="16"/>
                <w:szCs w:val="24"/>
                <w:rPrChange w:id="8504" w:author="Nicole Wu" w:date="2024-01-08T11:26:00Z">
                  <w:rPr>
                    <w:sz w:val="16"/>
                    <w:szCs w:val="24"/>
                  </w:rPr>
                </w:rPrChange>
              </w:rPr>
            </w:pPr>
            <w:r w:rsidRPr="00801E49">
              <w:rPr>
                <w:rFonts w:ascii="Open Sans" w:hAnsi="Open Sans" w:cs="Open Sans"/>
                <w:sz w:val="16"/>
                <w:szCs w:val="24"/>
                <w:rPrChange w:id="8505" w:author="Nicole Wu" w:date="2024-01-08T11:26:00Z">
                  <w:rPr>
                    <w:sz w:val="16"/>
                    <w:szCs w:val="24"/>
                  </w:rPr>
                </w:rPrChange>
              </w:rPr>
              <w:t>(0.10)</w:t>
            </w:r>
          </w:p>
        </w:tc>
      </w:tr>
      <w:tr w:rsidR="00B92327" w:rsidRPr="00801E49" w14:paraId="125F42A5" w14:textId="77777777" w:rsidTr="009E169A">
        <w:trPr>
          <w:trHeight w:val="143"/>
        </w:trPr>
        <w:tc>
          <w:tcPr>
            <w:tcW w:w="3038" w:type="dxa"/>
            <w:tcBorders>
              <w:top w:val="nil"/>
              <w:left w:val="nil"/>
              <w:bottom w:val="nil"/>
              <w:right w:val="nil"/>
            </w:tcBorders>
          </w:tcPr>
          <w:p w14:paraId="3DDCECF8" w14:textId="77777777" w:rsidR="00B92327" w:rsidRPr="00801E49" w:rsidRDefault="00332621" w:rsidP="00C46F67">
            <w:pPr>
              <w:spacing w:after="0" w:line="259" w:lineRule="auto"/>
              <w:ind w:left="0" w:right="0" w:firstLine="0"/>
              <w:jc w:val="left"/>
              <w:rPr>
                <w:rFonts w:ascii="Open Sans" w:hAnsi="Open Sans" w:cs="Open Sans"/>
                <w:sz w:val="16"/>
                <w:szCs w:val="24"/>
                <w:rPrChange w:id="8506" w:author="Nicole Wu" w:date="2024-01-08T11:26:00Z">
                  <w:rPr>
                    <w:sz w:val="16"/>
                    <w:szCs w:val="24"/>
                  </w:rPr>
                </w:rPrChange>
              </w:rPr>
            </w:pPr>
            <w:r w:rsidRPr="00801E49">
              <w:rPr>
                <w:rFonts w:ascii="Open Sans" w:hAnsi="Open Sans" w:cs="Open Sans"/>
                <w:sz w:val="16"/>
                <w:szCs w:val="24"/>
                <w:rPrChange w:id="8507" w:author="Nicole Wu" w:date="2024-01-08T11:26:00Z">
                  <w:rPr>
                    <w:sz w:val="16"/>
                    <w:szCs w:val="24"/>
                  </w:rPr>
                </w:rPrChange>
              </w:rPr>
              <w:t>Number of rooms</w:t>
            </w:r>
          </w:p>
        </w:tc>
        <w:tc>
          <w:tcPr>
            <w:tcW w:w="819" w:type="dxa"/>
            <w:tcBorders>
              <w:top w:val="nil"/>
              <w:left w:val="nil"/>
              <w:bottom w:val="nil"/>
              <w:right w:val="nil"/>
            </w:tcBorders>
          </w:tcPr>
          <w:p w14:paraId="5F7BBD4F" w14:textId="77777777" w:rsidR="00B92327" w:rsidRPr="00801E49" w:rsidRDefault="00332621" w:rsidP="009E169A">
            <w:pPr>
              <w:spacing w:after="0" w:line="259" w:lineRule="auto"/>
              <w:ind w:left="0" w:right="0" w:firstLine="0"/>
              <w:jc w:val="center"/>
              <w:rPr>
                <w:rFonts w:ascii="Open Sans" w:hAnsi="Open Sans" w:cs="Open Sans"/>
                <w:sz w:val="16"/>
                <w:szCs w:val="24"/>
                <w:rPrChange w:id="8508" w:author="Nicole Wu" w:date="2024-01-08T11:26:00Z">
                  <w:rPr>
                    <w:sz w:val="16"/>
                    <w:szCs w:val="24"/>
                  </w:rPr>
                </w:rPrChange>
              </w:rPr>
            </w:pPr>
            <w:r w:rsidRPr="00801E49">
              <w:rPr>
                <w:rFonts w:ascii="Open Sans" w:hAnsi="Open Sans" w:cs="Open Sans"/>
                <w:sz w:val="16"/>
                <w:szCs w:val="24"/>
                <w:rPrChange w:id="8509" w:author="Nicole Wu" w:date="2024-01-08T11:26:00Z">
                  <w:rPr>
                    <w:sz w:val="16"/>
                    <w:szCs w:val="24"/>
                  </w:rPr>
                </w:rPrChange>
              </w:rPr>
              <w:t>3.13</w:t>
            </w:r>
          </w:p>
        </w:tc>
        <w:tc>
          <w:tcPr>
            <w:tcW w:w="679" w:type="dxa"/>
            <w:tcBorders>
              <w:top w:val="nil"/>
              <w:left w:val="nil"/>
              <w:bottom w:val="nil"/>
              <w:right w:val="nil"/>
            </w:tcBorders>
          </w:tcPr>
          <w:p w14:paraId="291A6A06" w14:textId="77777777" w:rsidR="00B92327" w:rsidRPr="00801E49" w:rsidRDefault="00332621" w:rsidP="009E169A">
            <w:pPr>
              <w:spacing w:after="0" w:line="259" w:lineRule="auto"/>
              <w:ind w:left="0" w:right="0" w:firstLine="0"/>
              <w:jc w:val="center"/>
              <w:rPr>
                <w:rFonts w:ascii="Open Sans" w:hAnsi="Open Sans" w:cs="Open Sans"/>
                <w:sz w:val="16"/>
                <w:szCs w:val="24"/>
                <w:rPrChange w:id="8510" w:author="Nicole Wu" w:date="2024-01-08T11:26:00Z">
                  <w:rPr>
                    <w:sz w:val="16"/>
                    <w:szCs w:val="24"/>
                  </w:rPr>
                </w:rPrChange>
              </w:rPr>
            </w:pPr>
            <w:r w:rsidRPr="00801E49">
              <w:rPr>
                <w:rFonts w:ascii="Open Sans" w:hAnsi="Open Sans" w:cs="Open Sans"/>
                <w:sz w:val="16"/>
                <w:szCs w:val="24"/>
                <w:rPrChange w:id="8511" w:author="Nicole Wu" w:date="2024-01-08T11:26:00Z">
                  <w:rPr>
                    <w:sz w:val="16"/>
                    <w:szCs w:val="24"/>
                  </w:rPr>
                </w:rPrChange>
              </w:rPr>
              <w:t>2.85</w:t>
            </w:r>
          </w:p>
        </w:tc>
        <w:tc>
          <w:tcPr>
            <w:tcW w:w="726" w:type="dxa"/>
            <w:tcBorders>
              <w:top w:val="nil"/>
              <w:left w:val="nil"/>
              <w:bottom w:val="nil"/>
              <w:right w:val="nil"/>
            </w:tcBorders>
          </w:tcPr>
          <w:p w14:paraId="7562385A" w14:textId="77777777" w:rsidR="00B92327" w:rsidRPr="00801E49" w:rsidRDefault="00332621" w:rsidP="009E169A">
            <w:pPr>
              <w:spacing w:after="0" w:line="259" w:lineRule="auto"/>
              <w:ind w:left="0" w:right="0" w:firstLine="0"/>
              <w:jc w:val="center"/>
              <w:rPr>
                <w:rFonts w:ascii="Open Sans" w:hAnsi="Open Sans" w:cs="Open Sans"/>
                <w:sz w:val="16"/>
                <w:szCs w:val="24"/>
                <w:rPrChange w:id="8512" w:author="Nicole Wu" w:date="2024-01-08T11:26:00Z">
                  <w:rPr>
                    <w:sz w:val="16"/>
                    <w:szCs w:val="24"/>
                  </w:rPr>
                </w:rPrChange>
              </w:rPr>
            </w:pPr>
            <w:r w:rsidRPr="00801E49">
              <w:rPr>
                <w:rFonts w:ascii="Open Sans" w:hAnsi="Open Sans" w:cs="Open Sans"/>
                <w:sz w:val="16"/>
                <w:szCs w:val="24"/>
                <w:rPrChange w:id="8513" w:author="Nicole Wu" w:date="2024-01-08T11:26:00Z">
                  <w:rPr>
                    <w:sz w:val="16"/>
                    <w:szCs w:val="24"/>
                  </w:rPr>
                </w:rPrChange>
              </w:rPr>
              <w:t>-0.29</w:t>
            </w:r>
          </w:p>
        </w:tc>
        <w:tc>
          <w:tcPr>
            <w:tcW w:w="819" w:type="dxa"/>
            <w:tcBorders>
              <w:top w:val="nil"/>
              <w:left w:val="nil"/>
              <w:bottom w:val="nil"/>
              <w:right w:val="nil"/>
            </w:tcBorders>
          </w:tcPr>
          <w:p w14:paraId="5418BC2C" w14:textId="77777777" w:rsidR="00B92327" w:rsidRPr="00801E49" w:rsidRDefault="00332621" w:rsidP="009E169A">
            <w:pPr>
              <w:spacing w:after="0" w:line="259" w:lineRule="auto"/>
              <w:ind w:left="0" w:right="0" w:firstLine="0"/>
              <w:jc w:val="center"/>
              <w:rPr>
                <w:rFonts w:ascii="Open Sans" w:hAnsi="Open Sans" w:cs="Open Sans"/>
                <w:sz w:val="16"/>
                <w:szCs w:val="24"/>
                <w:rPrChange w:id="8514" w:author="Nicole Wu" w:date="2024-01-08T11:26:00Z">
                  <w:rPr>
                    <w:sz w:val="16"/>
                    <w:szCs w:val="24"/>
                  </w:rPr>
                </w:rPrChange>
              </w:rPr>
            </w:pPr>
            <w:r w:rsidRPr="00801E49">
              <w:rPr>
                <w:rFonts w:ascii="Open Sans" w:hAnsi="Open Sans" w:cs="Open Sans"/>
                <w:sz w:val="16"/>
                <w:szCs w:val="24"/>
                <w:rPrChange w:id="8515" w:author="Nicole Wu" w:date="2024-01-08T11:26:00Z">
                  <w:rPr>
                    <w:sz w:val="16"/>
                    <w:szCs w:val="24"/>
                  </w:rPr>
                </w:rPrChange>
              </w:rPr>
              <w:t>1.95</w:t>
            </w:r>
          </w:p>
        </w:tc>
        <w:tc>
          <w:tcPr>
            <w:tcW w:w="677" w:type="dxa"/>
            <w:tcBorders>
              <w:top w:val="nil"/>
              <w:left w:val="nil"/>
              <w:bottom w:val="nil"/>
              <w:right w:val="nil"/>
            </w:tcBorders>
          </w:tcPr>
          <w:p w14:paraId="53F7B7FA" w14:textId="77777777" w:rsidR="00B92327" w:rsidRPr="00801E49" w:rsidRDefault="00332621" w:rsidP="009E169A">
            <w:pPr>
              <w:spacing w:after="0" w:line="259" w:lineRule="auto"/>
              <w:ind w:left="0" w:right="0" w:firstLine="0"/>
              <w:jc w:val="center"/>
              <w:rPr>
                <w:rFonts w:ascii="Open Sans" w:hAnsi="Open Sans" w:cs="Open Sans"/>
                <w:sz w:val="16"/>
                <w:szCs w:val="24"/>
                <w:rPrChange w:id="8516" w:author="Nicole Wu" w:date="2024-01-08T11:26:00Z">
                  <w:rPr>
                    <w:sz w:val="16"/>
                    <w:szCs w:val="24"/>
                  </w:rPr>
                </w:rPrChange>
              </w:rPr>
            </w:pPr>
            <w:r w:rsidRPr="00801E49">
              <w:rPr>
                <w:rFonts w:ascii="Open Sans" w:hAnsi="Open Sans" w:cs="Open Sans"/>
                <w:sz w:val="16"/>
                <w:szCs w:val="24"/>
                <w:rPrChange w:id="8517" w:author="Nicole Wu" w:date="2024-01-08T11:26:00Z">
                  <w:rPr>
                    <w:sz w:val="16"/>
                    <w:szCs w:val="24"/>
                  </w:rPr>
                </w:rPrChange>
              </w:rPr>
              <w:t>1.91</w:t>
            </w:r>
          </w:p>
        </w:tc>
        <w:tc>
          <w:tcPr>
            <w:tcW w:w="504" w:type="dxa"/>
            <w:tcBorders>
              <w:top w:val="nil"/>
              <w:left w:val="nil"/>
              <w:bottom w:val="nil"/>
              <w:right w:val="nil"/>
            </w:tcBorders>
          </w:tcPr>
          <w:p w14:paraId="6159E369" w14:textId="77777777" w:rsidR="00B92327" w:rsidRPr="00801E49" w:rsidRDefault="00332621" w:rsidP="009E169A">
            <w:pPr>
              <w:spacing w:after="0" w:line="259" w:lineRule="auto"/>
              <w:ind w:left="0" w:right="0" w:firstLine="0"/>
              <w:jc w:val="center"/>
              <w:rPr>
                <w:rFonts w:ascii="Open Sans" w:hAnsi="Open Sans" w:cs="Open Sans"/>
                <w:sz w:val="16"/>
                <w:szCs w:val="24"/>
                <w:rPrChange w:id="8518" w:author="Nicole Wu" w:date="2024-01-08T11:26:00Z">
                  <w:rPr>
                    <w:sz w:val="16"/>
                    <w:szCs w:val="24"/>
                  </w:rPr>
                </w:rPrChange>
              </w:rPr>
            </w:pPr>
            <w:r w:rsidRPr="00801E49">
              <w:rPr>
                <w:rFonts w:ascii="Open Sans" w:hAnsi="Open Sans" w:cs="Open Sans"/>
                <w:sz w:val="16"/>
                <w:szCs w:val="24"/>
                <w:rPrChange w:id="8519" w:author="Nicole Wu" w:date="2024-01-08T11:26:00Z">
                  <w:rPr>
                    <w:sz w:val="16"/>
                    <w:szCs w:val="24"/>
                  </w:rPr>
                </w:rPrChange>
              </w:rPr>
              <w:t>-0.04</w:t>
            </w:r>
          </w:p>
        </w:tc>
        <w:tc>
          <w:tcPr>
            <w:tcW w:w="819" w:type="dxa"/>
            <w:tcBorders>
              <w:top w:val="nil"/>
              <w:left w:val="nil"/>
              <w:bottom w:val="nil"/>
              <w:right w:val="nil"/>
            </w:tcBorders>
          </w:tcPr>
          <w:p w14:paraId="50761B12" w14:textId="77777777" w:rsidR="00B92327" w:rsidRPr="00801E49" w:rsidRDefault="00332621" w:rsidP="009E169A">
            <w:pPr>
              <w:spacing w:after="0" w:line="259" w:lineRule="auto"/>
              <w:ind w:left="0" w:right="0" w:firstLine="0"/>
              <w:jc w:val="center"/>
              <w:rPr>
                <w:rFonts w:ascii="Open Sans" w:hAnsi="Open Sans" w:cs="Open Sans"/>
                <w:sz w:val="16"/>
                <w:szCs w:val="24"/>
                <w:rPrChange w:id="8520" w:author="Nicole Wu" w:date="2024-01-08T11:26:00Z">
                  <w:rPr>
                    <w:sz w:val="16"/>
                    <w:szCs w:val="24"/>
                  </w:rPr>
                </w:rPrChange>
              </w:rPr>
            </w:pPr>
            <w:r w:rsidRPr="00801E49">
              <w:rPr>
                <w:rFonts w:ascii="Open Sans" w:hAnsi="Open Sans" w:cs="Open Sans"/>
                <w:sz w:val="16"/>
                <w:szCs w:val="24"/>
                <w:rPrChange w:id="8521" w:author="Nicole Wu" w:date="2024-01-08T11:26:00Z">
                  <w:rPr>
                    <w:sz w:val="16"/>
                    <w:szCs w:val="24"/>
                  </w:rPr>
                </w:rPrChange>
              </w:rPr>
              <w:t>2.62</w:t>
            </w:r>
          </w:p>
        </w:tc>
        <w:tc>
          <w:tcPr>
            <w:tcW w:w="677" w:type="dxa"/>
            <w:tcBorders>
              <w:top w:val="nil"/>
              <w:left w:val="nil"/>
              <w:bottom w:val="nil"/>
              <w:right w:val="nil"/>
            </w:tcBorders>
          </w:tcPr>
          <w:p w14:paraId="5DF958E7" w14:textId="77777777" w:rsidR="00B92327" w:rsidRPr="00801E49" w:rsidRDefault="00332621" w:rsidP="009E169A">
            <w:pPr>
              <w:spacing w:after="0" w:line="259" w:lineRule="auto"/>
              <w:ind w:left="0" w:right="0" w:firstLine="0"/>
              <w:jc w:val="center"/>
              <w:rPr>
                <w:rFonts w:ascii="Open Sans" w:hAnsi="Open Sans" w:cs="Open Sans"/>
                <w:sz w:val="16"/>
                <w:szCs w:val="24"/>
                <w:rPrChange w:id="8522" w:author="Nicole Wu" w:date="2024-01-08T11:26:00Z">
                  <w:rPr>
                    <w:sz w:val="16"/>
                    <w:szCs w:val="24"/>
                  </w:rPr>
                </w:rPrChange>
              </w:rPr>
            </w:pPr>
            <w:r w:rsidRPr="00801E49">
              <w:rPr>
                <w:rFonts w:ascii="Open Sans" w:hAnsi="Open Sans" w:cs="Open Sans"/>
                <w:sz w:val="16"/>
                <w:szCs w:val="24"/>
                <w:rPrChange w:id="8523" w:author="Nicole Wu" w:date="2024-01-08T11:26:00Z">
                  <w:rPr>
                    <w:sz w:val="16"/>
                    <w:szCs w:val="24"/>
                  </w:rPr>
                </w:rPrChange>
              </w:rPr>
              <w:t>2.10</w:t>
            </w:r>
          </w:p>
        </w:tc>
        <w:tc>
          <w:tcPr>
            <w:tcW w:w="740" w:type="dxa"/>
            <w:tcBorders>
              <w:top w:val="nil"/>
              <w:left w:val="nil"/>
              <w:bottom w:val="nil"/>
              <w:right w:val="nil"/>
            </w:tcBorders>
          </w:tcPr>
          <w:p w14:paraId="41D48E2E" w14:textId="77777777" w:rsidR="00B92327" w:rsidRPr="00801E49" w:rsidRDefault="00332621" w:rsidP="009E169A">
            <w:pPr>
              <w:spacing w:after="0" w:line="259" w:lineRule="auto"/>
              <w:ind w:left="0" w:right="0" w:firstLine="0"/>
              <w:jc w:val="center"/>
              <w:rPr>
                <w:rFonts w:ascii="Open Sans" w:hAnsi="Open Sans" w:cs="Open Sans"/>
                <w:sz w:val="16"/>
                <w:szCs w:val="24"/>
                <w:rPrChange w:id="8524" w:author="Nicole Wu" w:date="2024-01-08T11:26:00Z">
                  <w:rPr>
                    <w:sz w:val="16"/>
                    <w:szCs w:val="24"/>
                  </w:rPr>
                </w:rPrChange>
              </w:rPr>
            </w:pPr>
            <w:r w:rsidRPr="00801E49">
              <w:rPr>
                <w:rFonts w:ascii="Open Sans" w:hAnsi="Open Sans" w:cs="Open Sans"/>
                <w:sz w:val="16"/>
                <w:szCs w:val="24"/>
                <w:rPrChange w:id="8525" w:author="Nicole Wu" w:date="2024-01-08T11:26:00Z">
                  <w:rPr>
                    <w:sz w:val="16"/>
                    <w:szCs w:val="24"/>
                  </w:rPr>
                </w:rPrChange>
              </w:rPr>
              <w:t>-0.53***</w:t>
            </w:r>
          </w:p>
        </w:tc>
      </w:tr>
      <w:tr w:rsidR="00B92327" w:rsidRPr="00801E49" w14:paraId="3B28D380" w14:textId="77777777" w:rsidTr="009E169A">
        <w:trPr>
          <w:trHeight w:val="143"/>
        </w:trPr>
        <w:tc>
          <w:tcPr>
            <w:tcW w:w="3038" w:type="dxa"/>
            <w:tcBorders>
              <w:top w:val="nil"/>
              <w:left w:val="nil"/>
              <w:bottom w:val="nil"/>
              <w:right w:val="nil"/>
            </w:tcBorders>
          </w:tcPr>
          <w:p w14:paraId="6B8C75CD" w14:textId="77777777" w:rsidR="00B92327" w:rsidRPr="00801E49" w:rsidRDefault="00B92327" w:rsidP="00C46F67">
            <w:pPr>
              <w:spacing w:after="0" w:line="259" w:lineRule="auto"/>
              <w:ind w:left="0" w:right="0" w:firstLine="0"/>
              <w:jc w:val="left"/>
              <w:rPr>
                <w:rFonts w:ascii="Open Sans" w:hAnsi="Open Sans" w:cs="Open Sans"/>
                <w:sz w:val="16"/>
                <w:szCs w:val="24"/>
                <w:rPrChange w:id="8526" w:author="Nicole Wu" w:date="2024-01-08T11:26:00Z">
                  <w:rPr>
                    <w:sz w:val="16"/>
                    <w:szCs w:val="24"/>
                  </w:rPr>
                </w:rPrChange>
              </w:rPr>
            </w:pPr>
          </w:p>
        </w:tc>
        <w:tc>
          <w:tcPr>
            <w:tcW w:w="819" w:type="dxa"/>
            <w:tcBorders>
              <w:top w:val="nil"/>
              <w:left w:val="nil"/>
              <w:bottom w:val="nil"/>
              <w:right w:val="nil"/>
            </w:tcBorders>
          </w:tcPr>
          <w:p w14:paraId="06902CB7" w14:textId="77777777" w:rsidR="00B92327" w:rsidRPr="00801E49" w:rsidRDefault="00332621" w:rsidP="009E169A">
            <w:pPr>
              <w:spacing w:after="0" w:line="259" w:lineRule="auto"/>
              <w:ind w:left="0" w:right="0" w:firstLine="0"/>
              <w:jc w:val="center"/>
              <w:rPr>
                <w:rFonts w:ascii="Open Sans" w:hAnsi="Open Sans" w:cs="Open Sans"/>
                <w:sz w:val="16"/>
                <w:szCs w:val="24"/>
                <w:rPrChange w:id="8527" w:author="Nicole Wu" w:date="2024-01-08T11:26:00Z">
                  <w:rPr>
                    <w:sz w:val="16"/>
                    <w:szCs w:val="24"/>
                  </w:rPr>
                </w:rPrChange>
              </w:rPr>
            </w:pPr>
            <w:r w:rsidRPr="00801E49">
              <w:rPr>
                <w:rFonts w:ascii="Open Sans" w:hAnsi="Open Sans" w:cs="Open Sans"/>
                <w:sz w:val="16"/>
                <w:szCs w:val="24"/>
                <w:rPrChange w:id="8528" w:author="Nicole Wu" w:date="2024-01-08T11:26:00Z">
                  <w:rPr>
                    <w:sz w:val="16"/>
                    <w:szCs w:val="24"/>
                  </w:rPr>
                </w:rPrChange>
              </w:rPr>
              <w:t>(1.27)</w:t>
            </w:r>
          </w:p>
        </w:tc>
        <w:tc>
          <w:tcPr>
            <w:tcW w:w="679" w:type="dxa"/>
            <w:tcBorders>
              <w:top w:val="nil"/>
              <w:left w:val="nil"/>
              <w:bottom w:val="nil"/>
              <w:right w:val="nil"/>
            </w:tcBorders>
          </w:tcPr>
          <w:p w14:paraId="64102A0A" w14:textId="77777777" w:rsidR="00B92327" w:rsidRPr="00801E49" w:rsidRDefault="00332621" w:rsidP="009E169A">
            <w:pPr>
              <w:spacing w:after="0" w:line="259" w:lineRule="auto"/>
              <w:ind w:left="0" w:right="0" w:firstLine="0"/>
              <w:jc w:val="center"/>
              <w:rPr>
                <w:rFonts w:ascii="Open Sans" w:hAnsi="Open Sans" w:cs="Open Sans"/>
                <w:sz w:val="16"/>
                <w:szCs w:val="24"/>
                <w:rPrChange w:id="8529" w:author="Nicole Wu" w:date="2024-01-08T11:26:00Z">
                  <w:rPr>
                    <w:sz w:val="16"/>
                    <w:szCs w:val="24"/>
                  </w:rPr>
                </w:rPrChange>
              </w:rPr>
            </w:pPr>
            <w:r w:rsidRPr="00801E49">
              <w:rPr>
                <w:rFonts w:ascii="Open Sans" w:hAnsi="Open Sans" w:cs="Open Sans"/>
                <w:sz w:val="16"/>
                <w:szCs w:val="24"/>
                <w:rPrChange w:id="8530" w:author="Nicole Wu" w:date="2024-01-08T11:26:00Z">
                  <w:rPr>
                    <w:sz w:val="16"/>
                    <w:szCs w:val="24"/>
                  </w:rPr>
                </w:rPrChange>
              </w:rPr>
              <w:t>(1.40)</w:t>
            </w:r>
          </w:p>
        </w:tc>
        <w:tc>
          <w:tcPr>
            <w:tcW w:w="726" w:type="dxa"/>
            <w:tcBorders>
              <w:top w:val="nil"/>
              <w:left w:val="nil"/>
              <w:bottom w:val="nil"/>
              <w:right w:val="nil"/>
            </w:tcBorders>
          </w:tcPr>
          <w:p w14:paraId="5B29BF5C" w14:textId="77777777" w:rsidR="00B92327" w:rsidRPr="00801E49" w:rsidRDefault="00332621" w:rsidP="009E169A">
            <w:pPr>
              <w:spacing w:after="0" w:line="259" w:lineRule="auto"/>
              <w:ind w:left="0" w:right="0" w:firstLine="0"/>
              <w:jc w:val="center"/>
              <w:rPr>
                <w:rFonts w:ascii="Open Sans" w:hAnsi="Open Sans" w:cs="Open Sans"/>
                <w:sz w:val="16"/>
                <w:szCs w:val="24"/>
                <w:rPrChange w:id="8531" w:author="Nicole Wu" w:date="2024-01-08T11:26:00Z">
                  <w:rPr>
                    <w:sz w:val="16"/>
                    <w:szCs w:val="24"/>
                  </w:rPr>
                </w:rPrChange>
              </w:rPr>
            </w:pPr>
            <w:r w:rsidRPr="00801E49">
              <w:rPr>
                <w:rFonts w:ascii="Open Sans" w:hAnsi="Open Sans" w:cs="Open Sans"/>
                <w:sz w:val="16"/>
                <w:szCs w:val="24"/>
                <w:rPrChange w:id="8532" w:author="Nicole Wu" w:date="2024-01-08T11:26:00Z">
                  <w:rPr>
                    <w:sz w:val="16"/>
                    <w:szCs w:val="24"/>
                  </w:rPr>
                </w:rPrChange>
              </w:rPr>
              <w:t>(0.06)</w:t>
            </w:r>
          </w:p>
        </w:tc>
        <w:tc>
          <w:tcPr>
            <w:tcW w:w="819" w:type="dxa"/>
            <w:tcBorders>
              <w:top w:val="nil"/>
              <w:left w:val="nil"/>
              <w:bottom w:val="nil"/>
              <w:right w:val="nil"/>
            </w:tcBorders>
          </w:tcPr>
          <w:p w14:paraId="6B9F24AE" w14:textId="77777777" w:rsidR="00B92327" w:rsidRPr="00801E49" w:rsidRDefault="00332621" w:rsidP="009E169A">
            <w:pPr>
              <w:spacing w:after="0" w:line="259" w:lineRule="auto"/>
              <w:ind w:left="0" w:right="0" w:firstLine="0"/>
              <w:jc w:val="center"/>
              <w:rPr>
                <w:rFonts w:ascii="Open Sans" w:hAnsi="Open Sans" w:cs="Open Sans"/>
                <w:sz w:val="16"/>
                <w:szCs w:val="24"/>
                <w:rPrChange w:id="8533" w:author="Nicole Wu" w:date="2024-01-08T11:26:00Z">
                  <w:rPr>
                    <w:sz w:val="16"/>
                    <w:szCs w:val="24"/>
                  </w:rPr>
                </w:rPrChange>
              </w:rPr>
            </w:pPr>
            <w:r w:rsidRPr="00801E49">
              <w:rPr>
                <w:rFonts w:ascii="Open Sans" w:hAnsi="Open Sans" w:cs="Open Sans"/>
                <w:sz w:val="16"/>
                <w:szCs w:val="24"/>
                <w:rPrChange w:id="8534" w:author="Nicole Wu" w:date="2024-01-08T11:26:00Z">
                  <w:rPr>
                    <w:sz w:val="16"/>
                    <w:szCs w:val="24"/>
                  </w:rPr>
                </w:rPrChange>
              </w:rPr>
              <w:t>(1.09)</w:t>
            </w:r>
          </w:p>
        </w:tc>
        <w:tc>
          <w:tcPr>
            <w:tcW w:w="677" w:type="dxa"/>
            <w:tcBorders>
              <w:top w:val="nil"/>
              <w:left w:val="nil"/>
              <w:bottom w:val="nil"/>
              <w:right w:val="nil"/>
            </w:tcBorders>
          </w:tcPr>
          <w:p w14:paraId="534F1581" w14:textId="77777777" w:rsidR="00B92327" w:rsidRPr="00801E49" w:rsidRDefault="00332621" w:rsidP="009E169A">
            <w:pPr>
              <w:spacing w:after="0" w:line="259" w:lineRule="auto"/>
              <w:ind w:left="0" w:right="0" w:firstLine="0"/>
              <w:jc w:val="center"/>
              <w:rPr>
                <w:rFonts w:ascii="Open Sans" w:hAnsi="Open Sans" w:cs="Open Sans"/>
                <w:sz w:val="16"/>
                <w:szCs w:val="24"/>
                <w:rPrChange w:id="8535" w:author="Nicole Wu" w:date="2024-01-08T11:26:00Z">
                  <w:rPr>
                    <w:sz w:val="16"/>
                    <w:szCs w:val="24"/>
                  </w:rPr>
                </w:rPrChange>
              </w:rPr>
            </w:pPr>
            <w:r w:rsidRPr="00801E49">
              <w:rPr>
                <w:rFonts w:ascii="Open Sans" w:hAnsi="Open Sans" w:cs="Open Sans"/>
                <w:sz w:val="16"/>
                <w:szCs w:val="24"/>
                <w:rPrChange w:id="8536" w:author="Nicole Wu" w:date="2024-01-08T11:26:00Z">
                  <w:rPr>
                    <w:sz w:val="16"/>
                    <w:szCs w:val="24"/>
                  </w:rPr>
                </w:rPrChange>
              </w:rPr>
              <w:t>(1.09)</w:t>
            </w:r>
          </w:p>
        </w:tc>
        <w:tc>
          <w:tcPr>
            <w:tcW w:w="504" w:type="dxa"/>
            <w:tcBorders>
              <w:top w:val="nil"/>
              <w:left w:val="nil"/>
              <w:bottom w:val="nil"/>
              <w:right w:val="nil"/>
            </w:tcBorders>
          </w:tcPr>
          <w:p w14:paraId="1BF8DE17" w14:textId="77777777" w:rsidR="00B92327" w:rsidRPr="00801E49" w:rsidRDefault="00332621" w:rsidP="009E169A">
            <w:pPr>
              <w:spacing w:after="0" w:line="259" w:lineRule="auto"/>
              <w:ind w:left="0" w:right="0" w:firstLine="0"/>
              <w:jc w:val="center"/>
              <w:rPr>
                <w:rFonts w:ascii="Open Sans" w:hAnsi="Open Sans" w:cs="Open Sans"/>
                <w:sz w:val="16"/>
                <w:szCs w:val="24"/>
                <w:rPrChange w:id="8537" w:author="Nicole Wu" w:date="2024-01-08T11:26:00Z">
                  <w:rPr>
                    <w:sz w:val="16"/>
                    <w:szCs w:val="24"/>
                  </w:rPr>
                </w:rPrChange>
              </w:rPr>
            </w:pPr>
            <w:r w:rsidRPr="00801E49">
              <w:rPr>
                <w:rFonts w:ascii="Open Sans" w:hAnsi="Open Sans" w:cs="Open Sans"/>
                <w:sz w:val="16"/>
                <w:szCs w:val="24"/>
                <w:rPrChange w:id="8538" w:author="Nicole Wu" w:date="2024-01-08T11:26:00Z">
                  <w:rPr>
                    <w:sz w:val="16"/>
                    <w:szCs w:val="24"/>
                  </w:rPr>
                </w:rPrChange>
              </w:rPr>
              <w:t>(0.69)</w:t>
            </w:r>
          </w:p>
        </w:tc>
        <w:tc>
          <w:tcPr>
            <w:tcW w:w="819" w:type="dxa"/>
            <w:tcBorders>
              <w:top w:val="nil"/>
              <w:left w:val="nil"/>
              <w:bottom w:val="nil"/>
              <w:right w:val="nil"/>
            </w:tcBorders>
          </w:tcPr>
          <w:p w14:paraId="356CE53C" w14:textId="77777777" w:rsidR="00B92327" w:rsidRPr="00801E49" w:rsidRDefault="00332621" w:rsidP="009E169A">
            <w:pPr>
              <w:spacing w:after="0" w:line="259" w:lineRule="auto"/>
              <w:ind w:left="0" w:right="0" w:firstLine="0"/>
              <w:jc w:val="center"/>
              <w:rPr>
                <w:rFonts w:ascii="Open Sans" w:hAnsi="Open Sans" w:cs="Open Sans"/>
                <w:sz w:val="16"/>
                <w:szCs w:val="24"/>
                <w:rPrChange w:id="8539" w:author="Nicole Wu" w:date="2024-01-08T11:26:00Z">
                  <w:rPr>
                    <w:sz w:val="16"/>
                    <w:szCs w:val="24"/>
                  </w:rPr>
                </w:rPrChange>
              </w:rPr>
            </w:pPr>
            <w:r w:rsidRPr="00801E49">
              <w:rPr>
                <w:rFonts w:ascii="Open Sans" w:hAnsi="Open Sans" w:cs="Open Sans"/>
                <w:sz w:val="16"/>
                <w:szCs w:val="24"/>
                <w:rPrChange w:id="8540" w:author="Nicole Wu" w:date="2024-01-08T11:26:00Z">
                  <w:rPr>
                    <w:sz w:val="16"/>
                    <w:szCs w:val="24"/>
                  </w:rPr>
                </w:rPrChange>
              </w:rPr>
              <w:t>(1.33)</w:t>
            </w:r>
          </w:p>
        </w:tc>
        <w:tc>
          <w:tcPr>
            <w:tcW w:w="677" w:type="dxa"/>
            <w:tcBorders>
              <w:top w:val="nil"/>
              <w:left w:val="nil"/>
              <w:bottom w:val="nil"/>
              <w:right w:val="nil"/>
            </w:tcBorders>
          </w:tcPr>
          <w:p w14:paraId="2DA2F036" w14:textId="77777777" w:rsidR="00B92327" w:rsidRPr="00801E49" w:rsidRDefault="00332621" w:rsidP="009E169A">
            <w:pPr>
              <w:spacing w:after="0" w:line="259" w:lineRule="auto"/>
              <w:ind w:left="0" w:right="0" w:firstLine="0"/>
              <w:jc w:val="center"/>
              <w:rPr>
                <w:rFonts w:ascii="Open Sans" w:hAnsi="Open Sans" w:cs="Open Sans"/>
                <w:sz w:val="16"/>
                <w:szCs w:val="24"/>
                <w:rPrChange w:id="8541" w:author="Nicole Wu" w:date="2024-01-08T11:26:00Z">
                  <w:rPr>
                    <w:sz w:val="16"/>
                    <w:szCs w:val="24"/>
                  </w:rPr>
                </w:rPrChange>
              </w:rPr>
            </w:pPr>
            <w:r w:rsidRPr="00801E49">
              <w:rPr>
                <w:rFonts w:ascii="Open Sans" w:hAnsi="Open Sans" w:cs="Open Sans"/>
                <w:sz w:val="16"/>
                <w:szCs w:val="24"/>
                <w:rPrChange w:id="8542" w:author="Nicole Wu" w:date="2024-01-08T11:26:00Z">
                  <w:rPr>
                    <w:sz w:val="16"/>
                    <w:szCs w:val="24"/>
                  </w:rPr>
                </w:rPrChange>
              </w:rPr>
              <w:t>(1.22)</w:t>
            </w:r>
          </w:p>
        </w:tc>
        <w:tc>
          <w:tcPr>
            <w:tcW w:w="740" w:type="dxa"/>
            <w:tcBorders>
              <w:top w:val="nil"/>
              <w:left w:val="nil"/>
              <w:bottom w:val="nil"/>
              <w:right w:val="nil"/>
            </w:tcBorders>
          </w:tcPr>
          <w:p w14:paraId="5EE6110C" w14:textId="77777777" w:rsidR="00B92327" w:rsidRPr="00801E49" w:rsidRDefault="00332621" w:rsidP="009E169A">
            <w:pPr>
              <w:spacing w:after="0" w:line="259" w:lineRule="auto"/>
              <w:ind w:left="0" w:right="0" w:firstLine="0"/>
              <w:jc w:val="center"/>
              <w:rPr>
                <w:rFonts w:ascii="Open Sans" w:hAnsi="Open Sans" w:cs="Open Sans"/>
                <w:sz w:val="16"/>
                <w:szCs w:val="24"/>
                <w:rPrChange w:id="8543" w:author="Nicole Wu" w:date="2024-01-08T11:26:00Z">
                  <w:rPr>
                    <w:sz w:val="16"/>
                    <w:szCs w:val="24"/>
                  </w:rPr>
                </w:rPrChange>
              </w:rPr>
            </w:pPr>
            <w:r w:rsidRPr="00801E49">
              <w:rPr>
                <w:rFonts w:ascii="Open Sans" w:hAnsi="Open Sans" w:cs="Open Sans"/>
                <w:sz w:val="16"/>
                <w:szCs w:val="24"/>
                <w:rPrChange w:id="8544" w:author="Nicole Wu" w:date="2024-01-08T11:26:00Z">
                  <w:rPr>
                    <w:sz w:val="16"/>
                    <w:szCs w:val="24"/>
                  </w:rPr>
                </w:rPrChange>
              </w:rPr>
              <w:t>(0.00)</w:t>
            </w:r>
          </w:p>
        </w:tc>
      </w:tr>
      <w:tr w:rsidR="00B92327" w:rsidRPr="00801E49" w14:paraId="25C737FE" w14:textId="77777777" w:rsidTr="009E169A">
        <w:trPr>
          <w:trHeight w:val="143"/>
        </w:trPr>
        <w:tc>
          <w:tcPr>
            <w:tcW w:w="3038" w:type="dxa"/>
            <w:tcBorders>
              <w:top w:val="nil"/>
              <w:left w:val="nil"/>
              <w:bottom w:val="nil"/>
              <w:right w:val="nil"/>
            </w:tcBorders>
          </w:tcPr>
          <w:p w14:paraId="28469CAF" w14:textId="77777777" w:rsidR="00B92327" w:rsidRPr="00801E49" w:rsidRDefault="00332621" w:rsidP="00C46F67">
            <w:pPr>
              <w:spacing w:after="0" w:line="259" w:lineRule="auto"/>
              <w:ind w:left="0" w:right="0" w:firstLine="0"/>
              <w:jc w:val="left"/>
              <w:rPr>
                <w:rFonts w:ascii="Open Sans" w:hAnsi="Open Sans" w:cs="Open Sans"/>
                <w:sz w:val="16"/>
                <w:szCs w:val="24"/>
                <w:rPrChange w:id="8545" w:author="Nicole Wu" w:date="2024-01-08T11:26:00Z">
                  <w:rPr>
                    <w:sz w:val="16"/>
                    <w:szCs w:val="24"/>
                  </w:rPr>
                </w:rPrChange>
              </w:rPr>
            </w:pPr>
            <w:r w:rsidRPr="00801E49">
              <w:rPr>
                <w:rFonts w:ascii="Open Sans" w:hAnsi="Open Sans" w:cs="Open Sans"/>
                <w:sz w:val="16"/>
                <w:szCs w:val="24"/>
                <w:rPrChange w:id="8546" w:author="Nicole Wu" w:date="2024-01-08T11:26:00Z">
                  <w:rPr>
                    <w:sz w:val="16"/>
                    <w:szCs w:val="24"/>
                  </w:rPr>
                </w:rPrChange>
              </w:rPr>
              <w:t>Household Crowding Index</w:t>
            </w:r>
          </w:p>
        </w:tc>
        <w:tc>
          <w:tcPr>
            <w:tcW w:w="819" w:type="dxa"/>
            <w:tcBorders>
              <w:top w:val="nil"/>
              <w:left w:val="nil"/>
              <w:bottom w:val="nil"/>
              <w:right w:val="nil"/>
            </w:tcBorders>
          </w:tcPr>
          <w:p w14:paraId="37F5AE7B" w14:textId="77777777" w:rsidR="00B92327" w:rsidRPr="00801E49" w:rsidRDefault="00332621" w:rsidP="009E169A">
            <w:pPr>
              <w:spacing w:after="0" w:line="259" w:lineRule="auto"/>
              <w:ind w:left="0" w:right="0" w:firstLine="0"/>
              <w:jc w:val="center"/>
              <w:rPr>
                <w:rFonts w:ascii="Open Sans" w:hAnsi="Open Sans" w:cs="Open Sans"/>
                <w:sz w:val="16"/>
                <w:szCs w:val="24"/>
                <w:rPrChange w:id="8547" w:author="Nicole Wu" w:date="2024-01-08T11:26:00Z">
                  <w:rPr>
                    <w:sz w:val="16"/>
                    <w:szCs w:val="24"/>
                  </w:rPr>
                </w:rPrChange>
              </w:rPr>
            </w:pPr>
            <w:r w:rsidRPr="00801E49">
              <w:rPr>
                <w:rFonts w:ascii="Open Sans" w:hAnsi="Open Sans" w:cs="Open Sans"/>
                <w:sz w:val="16"/>
                <w:szCs w:val="24"/>
                <w:rPrChange w:id="8548" w:author="Nicole Wu" w:date="2024-01-08T11:26:00Z">
                  <w:rPr>
                    <w:sz w:val="16"/>
                    <w:szCs w:val="24"/>
                  </w:rPr>
                </w:rPrChange>
              </w:rPr>
              <w:t>2.97</w:t>
            </w:r>
          </w:p>
        </w:tc>
        <w:tc>
          <w:tcPr>
            <w:tcW w:w="679" w:type="dxa"/>
            <w:tcBorders>
              <w:top w:val="nil"/>
              <w:left w:val="nil"/>
              <w:bottom w:val="nil"/>
              <w:right w:val="nil"/>
            </w:tcBorders>
          </w:tcPr>
          <w:p w14:paraId="67337468" w14:textId="77777777" w:rsidR="00B92327" w:rsidRPr="00801E49" w:rsidRDefault="00332621" w:rsidP="009E169A">
            <w:pPr>
              <w:spacing w:after="0" w:line="259" w:lineRule="auto"/>
              <w:ind w:left="0" w:right="0" w:firstLine="0"/>
              <w:jc w:val="center"/>
              <w:rPr>
                <w:rFonts w:ascii="Open Sans" w:hAnsi="Open Sans" w:cs="Open Sans"/>
                <w:sz w:val="16"/>
                <w:szCs w:val="24"/>
                <w:rPrChange w:id="8549" w:author="Nicole Wu" w:date="2024-01-08T11:26:00Z">
                  <w:rPr>
                    <w:sz w:val="16"/>
                    <w:szCs w:val="24"/>
                  </w:rPr>
                </w:rPrChange>
              </w:rPr>
            </w:pPr>
            <w:r w:rsidRPr="00801E49">
              <w:rPr>
                <w:rFonts w:ascii="Open Sans" w:hAnsi="Open Sans" w:cs="Open Sans"/>
                <w:sz w:val="16"/>
                <w:szCs w:val="24"/>
                <w:rPrChange w:id="8550" w:author="Nicole Wu" w:date="2024-01-08T11:26:00Z">
                  <w:rPr>
                    <w:sz w:val="16"/>
                    <w:szCs w:val="24"/>
                  </w:rPr>
                </w:rPrChange>
              </w:rPr>
              <w:t>3.04</w:t>
            </w:r>
          </w:p>
        </w:tc>
        <w:tc>
          <w:tcPr>
            <w:tcW w:w="726" w:type="dxa"/>
            <w:tcBorders>
              <w:top w:val="nil"/>
              <w:left w:val="nil"/>
              <w:bottom w:val="nil"/>
              <w:right w:val="nil"/>
            </w:tcBorders>
          </w:tcPr>
          <w:p w14:paraId="3C059DD0" w14:textId="77777777" w:rsidR="00B92327" w:rsidRPr="00801E49" w:rsidRDefault="00332621" w:rsidP="009E169A">
            <w:pPr>
              <w:spacing w:after="0" w:line="259" w:lineRule="auto"/>
              <w:ind w:left="0" w:right="0" w:firstLine="0"/>
              <w:jc w:val="center"/>
              <w:rPr>
                <w:rFonts w:ascii="Open Sans" w:hAnsi="Open Sans" w:cs="Open Sans"/>
                <w:sz w:val="16"/>
                <w:szCs w:val="24"/>
                <w:rPrChange w:id="8551" w:author="Nicole Wu" w:date="2024-01-08T11:26:00Z">
                  <w:rPr>
                    <w:sz w:val="16"/>
                    <w:szCs w:val="24"/>
                  </w:rPr>
                </w:rPrChange>
              </w:rPr>
            </w:pPr>
            <w:r w:rsidRPr="00801E49">
              <w:rPr>
                <w:rFonts w:ascii="Open Sans" w:hAnsi="Open Sans" w:cs="Open Sans"/>
                <w:sz w:val="16"/>
                <w:szCs w:val="24"/>
                <w:rPrChange w:id="8552" w:author="Nicole Wu" w:date="2024-01-08T11:26:00Z">
                  <w:rPr>
                    <w:sz w:val="16"/>
                    <w:szCs w:val="24"/>
                  </w:rPr>
                </w:rPrChange>
              </w:rPr>
              <w:t>0.06</w:t>
            </w:r>
          </w:p>
        </w:tc>
        <w:tc>
          <w:tcPr>
            <w:tcW w:w="819" w:type="dxa"/>
            <w:tcBorders>
              <w:top w:val="nil"/>
              <w:left w:val="nil"/>
              <w:bottom w:val="nil"/>
              <w:right w:val="nil"/>
            </w:tcBorders>
          </w:tcPr>
          <w:p w14:paraId="3E83FAD8" w14:textId="77777777" w:rsidR="00B92327" w:rsidRPr="00801E49" w:rsidRDefault="00332621" w:rsidP="009E169A">
            <w:pPr>
              <w:spacing w:after="0" w:line="259" w:lineRule="auto"/>
              <w:ind w:left="0" w:right="0" w:firstLine="0"/>
              <w:jc w:val="center"/>
              <w:rPr>
                <w:rFonts w:ascii="Open Sans" w:hAnsi="Open Sans" w:cs="Open Sans"/>
                <w:sz w:val="16"/>
                <w:szCs w:val="24"/>
                <w:rPrChange w:id="8553" w:author="Nicole Wu" w:date="2024-01-08T11:26:00Z">
                  <w:rPr>
                    <w:sz w:val="16"/>
                    <w:szCs w:val="24"/>
                  </w:rPr>
                </w:rPrChange>
              </w:rPr>
            </w:pPr>
            <w:r w:rsidRPr="00801E49">
              <w:rPr>
                <w:rFonts w:ascii="Open Sans" w:hAnsi="Open Sans" w:cs="Open Sans"/>
                <w:sz w:val="16"/>
                <w:szCs w:val="24"/>
                <w:rPrChange w:id="8554" w:author="Nicole Wu" w:date="2024-01-08T11:26:00Z">
                  <w:rPr>
                    <w:sz w:val="16"/>
                    <w:szCs w:val="24"/>
                  </w:rPr>
                </w:rPrChange>
              </w:rPr>
              <w:t>3.80</w:t>
            </w:r>
          </w:p>
        </w:tc>
        <w:tc>
          <w:tcPr>
            <w:tcW w:w="677" w:type="dxa"/>
            <w:tcBorders>
              <w:top w:val="nil"/>
              <w:left w:val="nil"/>
              <w:bottom w:val="nil"/>
              <w:right w:val="nil"/>
            </w:tcBorders>
          </w:tcPr>
          <w:p w14:paraId="683B18D7" w14:textId="77777777" w:rsidR="00B92327" w:rsidRPr="00801E49" w:rsidRDefault="00332621" w:rsidP="009E169A">
            <w:pPr>
              <w:spacing w:after="0" w:line="259" w:lineRule="auto"/>
              <w:ind w:left="0" w:right="0" w:firstLine="0"/>
              <w:jc w:val="center"/>
              <w:rPr>
                <w:rFonts w:ascii="Open Sans" w:hAnsi="Open Sans" w:cs="Open Sans"/>
                <w:sz w:val="16"/>
                <w:szCs w:val="24"/>
                <w:rPrChange w:id="8555" w:author="Nicole Wu" w:date="2024-01-08T11:26:00Z">
                  <w:rPr>
                    <w:sz w:val="16"/>
                    <w:szCs w:val="24"/>
                  </w:rPr>
                </w:rPrChange>
              </w:rPr>
            </w:pPr>
            <w:r w:rsidRPr="00801E49">
              <w:rPr>
                <w:rFonts w:ascii="Open Sans" w:hAnsi="Open Sans" w:cs="Open Sans"/>
                <w:sz w:val="16"/>
                <w:szCs w:val="24"/>
                <w:rPrChange w:id="8556" w:author="Nicole Wu" w:date="2024-01-08T11:26:00Z">
                  <w:rPr>
                    <w:sz w:val="16"/>
                    <w:szCs w:val="24"/>
                  </w:rPr>
                </w:rPrChange>
              </w:rPr>
              <w:t>4.04</w:t>
            </w:r>
          </w:p>
        </w:tc>
        <w:tc>
          <w:tcPr>
            <w:tcW w:w="504" w:type="dxa"/>
            <w:tcBorders>
              <w:top w:val="nil"/>
              <w:left w:val="nil"/>
              <w:bottom w:val="nil"/>
              <w:right w:val="nil"/>
            </w:tcBorders>
          </w:tcPr>
          <w:p w14:paraId="3E34F148" w14:textId="77777777" w:rsidR="00B92327" w:rsidRPr="00801E49" w:rsidRDefault="00332621" w:rsidP="009E169A">
            <w:pPr>
              <w:spacing w:after="0" w:line="259" w:lineRule="auto"/>
              <w:ind w:left="0" w:right="0" w:firstLine="0"/>
              <w:jc w:val="center"/>
              <w:rPr>
                <w:rFonts w:ascii="Open Sans" w:hAnsi="Open Sans" w:cs="Open Sans"/>
                <w:sz w:val="16"/>
                <w:szCs w:val="24"/>
                <w:rPrChange w:id="8557" w:author="Nicole Wu" w:date="2024-01-08T11:26:00Z">
                  <w:rPr>
                    <w:sz w:val="16"/>
                    <w:szCs w:val="24"/>
                  </w:rPr>
                </w:rPrChange>
              </w:rPr>
            </w:pPr>
            <w:r w:rsidRPr="00801E49">
              <w:rPr>
                <w:rFonts w:ascii="Open Sans" w:hAnsi="Open Sans" w:cs="Open Sans"/>
                <w:sz w:val="16"/>
                <w:szCs w:val="24"/>
                <w:rPrChange w:id="8558" w:author="Nicole Wu" w:date="2024-01-08T11:26:00Z">
                  <w:rPr>
                    <w:sz w:val="16"/>
                    <w:szCs w:val="24"/>
                  </w:rPr>
                </w:rPrChange>
              </w:rPr>
              <w:t>0.25</w:t>
            </w:r>
          </w:p>
        </w:tc>
        <w:tc>
          <w:tcPr>
            <w:tcW w:w="819" w:type="dxa"/>
            <w:tcBorders>
              <w:top w:val="nil"/>
              <w:left w:val="nil"/>
              <w:bottom w:val="nil"/>
              <w:right w:val="nil"/>
            </w:tcBorders>
          </w:tcPr>
          <w:p w14:paraId="101936B1" w14:textId="77777777" w:rsidR="00B92327" w:rsidRPr="00801E49" w:rsidRDefault="00332621" w:rsidP="009E169A">
            <w:pPr>
              <w:spacing w:after="0" w:line="259" w:lineRule="auto"/>
              <w:ind w:left="0" w:right="0" w:firstLine="0"/>
              <w:jc w:val="center"/>
              <w:rPr>
                <w:rFonts w:ascii="Open Sans" w:hAnsi="Open Sans" w:cs="Open Sans"/>
                <w:sz w:val="16"/>
                <w:szCs w:val="24"/>
                <w:rPrChange w:id="8559" w:author="Nicole Wu" w:date="2024-01-08T11:26:00Z">
                  <w:rPr>
                    <w:sz w:val="16"/>
                    <w:szCs w:val="24"/>
                  </w:rPr>
                </w:rPrChange>
              </w:rPr>
            </w:pPr>
            <w:r w:rsidRPr="00801E49">
              <w:rPr>
                <w:rFonts w:ascii="Open Sans" w:hAnsi="Open Sans" w:cs="Open Sans"/>
                <w:sz w:val="16"/>
                <w:szCs w:val="24"/>
                <w:rPrChange w:id="8560" w:author="Nicole Wu" w:date="2024-01-08T11:26:00Z">
                  <w:rPr>
                    <w:sz w:val="16"/>
                    <w:szCs w:val="24"/>
                  </w:rPr>
                </w:rPrChange>
              </w:rPr>
              <w:t>3.33</w:t>
            </w:r>
          </w:p>
        </w:tc>
        <w:tc>
          <w:tcPr>
            <w:tcW w:w="677" w:type="dxa"/>
            <w:tcBorders>
              <w:top w:val="nil"/>
              <w:left w:val="nil"/>
              <w:bottom w:val="nil"/>
              <w:right w:val="nil"/>
            </w:tcBorders>
          </w:tcPr>
          <w:p w14:paraId="3253EE7B" w14:textId="77777777" w:rsidR="00B92327" w:rsidRPr="00801E49" w:rsidRDefault="00332621" w:rsidP="009E169A">
            <w:pPr>
              <w:spacing w:after="0" w:line="259" w:lineRule="auto"/>
              <w:ind w:left="0" w:right="0" w:firstLine="0"/>
              <w:jc w:val="center"/>
              <w:rPr>
                <w:rFonts w:ascii="Open Sans" w:hAnsi="Open Sans" w:cs="Open Sans"/>
                <w:sz w:val="16"/>
                <w:szCs w:val="24"/>
                <w:rPrChange w:id="8561" w:author="Nicole Wu" w:date="2024-01-08T11:26:00Z">
                  <w:rPr>
                    <w:sz w:val="16"/>
                    <w:szCs w:val="24"/>
                  </w:rPr>
                </w:rPrChange>
              </w:rPr>
            </w:pPr>
            <w:r w:rsidRPr="00801E49">
              <w:rPr>
                <w:rFonts w:ascii="Open Sans" w:hAnsi="Open Sans" w:cs="Open Sans"/>
                <w:sz w:val="16"/>
                <w:szCs w:val="24"/>
                <w:rPrChange w:id="8562" w:author="Nicole Wu" w:date="2024-01-08T11:26:00Z">
                  <w:rPr>
                    <w:sz w:val="16"/>
                    <w:szCs w:val="24"/>
                  </w:rPr>
                </w:rPrChange>
              </w:rPr>
              <w:t>3.84</w:t>
            </w:r>
          </w:p>
        </w:tc>
        <w:tc>
          <w:tcPr>
            <w:tcW w:w="740" w:type="dxa"/>
            <w:tcBorders>
              <w:top w:val="nil"/>
              <w:left w:val="nil"/>
              <w:bottom w:val="nil"/>
              <w:right w:val="nil"/>
            </w:tcBorders>
          </w:tcPr>
          <w:p w14:paraId="58F0B7C7" w14:textId="77777777" w:rsidR="00B92327" w:rsidRPr="00801E49" w:rsidRDefault="00332621" w:rsidP="009E169A">
            <w:pPr>
              <w:spacing w:after="0" w:line="259" w:lineRule="auto"/>
              <w:ind w:left="0" w:right="0" w:firstLine="0"/>
              <w:jc w:val="center"/>
              <w:rPr>
                <w:rFonts w:ascii="Open Sans" w:hAnsi="Open Sans" w:cs="Open Sans"/>
                <w:sz w:val="16"/>
                <w:szCs w:val="24"/>
                <w:rPrChange w:id="8563" w:author="Nicole Wu" w:date="2024-01-08T11:26:00Z">
                  <w:rPr>
                    <w:sz w:val="16"/>
                    <w:szCs w:val="24"/>
                  </w:rPr>
                </w:rPrChange>
              </w:rPr>
            </w:pPr>
            <w:r w:rsidRPr="00801E49">
              <w:rPr>
                <w:rFonts w:ascii="Open Sans" w:hAnsi="Open Sans" w:cs="Open Sans"/>
                <w:sz w:val="16"/>
                <w:szCs w:val="24"/>
                <w:rPrChange w:id="8564" w:author="Nicole Wu" w:date="2024-01-08T11:26:00Z">
                  <w:rPr>
                    <w:sz w:val="16"/>
                    <w:szCs w:val="24"/>
                  </w:rPr>
                </w:rPrChange>
              </w:rPr>
              <w:t>0.51**</w:t>
            </w:r>
          </w:p>
        </w:tc>
      </w:tr>
      <w:tr w:rsidR="00B92327" w:rsidRPr="00801E49" w14:paraId="385B4864" w14:textId="77777777" w:rsidTr="009E169A">
        <w:trPr>
          <w:trHeight w:val="143"/>
        </w:trPr>
        <w:tc>
          <w:tcPr>
            <w:tcW w:w="3038" w:type="dxa"/>
            <w:tcBorders>
              <w:top w:val="nil"/>
              <w:left w:val="nil"/>
              <w:bottom w:val="nil"/>
              <w:right w:val="nil"/>
            </w:tcBorders>
          </w:tcPr>
          <w:p w14:paraId="66BBD7EC" w14:textId="77777777" w:rsidR="00B92327" w:rsidRPr="00801E49" w:rsidRDefault="00B92327" w:rsidP="00C46F67">
            <w:pPr>
              <w:spacing w:after="0" w:line="259" w:lineRule="auto"/>
              <w:ind w:left="0" w:right="0" w:firstLine="0"/>
              <w:jc w:val="left"/>
              <w:rPr>
                <w:rFonts w:ascii="Open Sans" w:hAnsi="Open Sans" w:cs="Open Sans"/>
                <w:sz w:val="16"/>
                <w:szCs w:val="24"/>
                <w:rPrChange w:id="8565" w:author="Nicole Wu" w:date="2024-01-08T11:26:00Z">
                  <w:rPr>
                    <w:sz w:val="16"/>
                    <w:szCs w:val="24"/>
                  </w:rPr>
                </w:rPrChange>
              </w:rPr>
            </w:pPr>
          </w:p>
        </w:tc>
        <w:tc>
          <w:tcPr>
            <w:tcW w:w="819" w:type="dxa"/>
            <w:tcBorders>
              <w:top w:val="nil"/>
              <w:left w:val="nil"/>
              <w:bottom w:val="nil"/>
              <w:right w:val="nil"/>
            </w:tcBorders>
          </w:tcPr>
          <w:p w14:paraId="4F5771F8" w14:textId="77777777" w:rsidR="00B92327" w:rsidRPr="00801E49" w:rsidRDefault="00332621" w:rsidP="009E169A">
            <w:pPr>
              <w:spacing w:after="0" w:line="259" w:lineRule="auto"/>
              <w:ind w:left="0" w:right="0" w:firstLine="0"/>
              <w:jc w:val="center"/>
              <w:rPr>
                <w:rFonts w:ascii="Open Sans" w:hAnsi="Open Sans" w:cs="Open Sans"/>
                <w:sz w:val="16"/>
                <w:szCs w:val="24"/>
                <w:rPrChange w:id="8566" w:author="Nicole Wu" w:date="2024-01-08T11:26:00Z">
                  <w:rPr>
                    <w:sz w:val="16"/>
                    <w:szCs w:val="24"/>
                  </w:rPr>
                </w:rPrChange>
              </w:rPr>
            </w:pPr>
            <w:r w:rsidRPr="00801E49">
              <w:rPr>
                <w:rFonts w:ascii="Open Sans" w:hAnsi="Open Sans" w:cs="Open Sans"/>
                <w:sz w:val="16"/>
                <w:szCs w:val="24"/>
                <w:rPrChange w:id="8567" w:author="Nicole Wu" w:date="2024-01-08T11:26:00Z">
                  <w:rPr>
                    <w:sz w:val="16"/>
                    <w:szCs w:val="24"/>
                  </w:rPr>
                </w:rPrChange>
              </w:rPr>
              <w:t>(1.26)</w:t>
            </w:r>
          </w:p>
        </w:tc>
        <w:tc>
          <w:tcPr>
            <w:tcW w:w="679" w:type="dxa"/>
            <w:tcBorders>
              <w:top w:val="nil"/>
              <w:left w:val="nil"/>
              <w:bottom w:val="nil"/>
              <w:right w:val="nil"/>
            </w:tcBorders>
          </w:tcPr>
          <w:p w14:paraId="68BC0CE2" w14:textId="77777777" w:rsidR="00B92327" w:rsidRPr="00801E49" w:rsidRDefault="00332621" w:rsidP="009E169A">
            <w:pPr>
              <w:spacing w:after="0" w:line="259" w:lineRule="auto"/>
              <w:ind w:left="0" w:right="0" w:firstLine="0"/>
              <w:jc w:val="center"/>
              <w:rPr>
                <w:rFonts w:ascii="Open Sans" w:hAnsi="Open Sans" w:cs="Open Sans"/>
                <w:sz w:val="16"/>
                <w:szCs w:val="24"/>
                <w:rPrChange w:id="8568" w:author="Nicole Wu" w:date="2024-01-08T11:26:00Z">
                  <w:rPr>
                    <w:sz w:val="16"/>
                    <w:szCs w:val="24"/>
                  </w:rPr>
                </w:rPrChange>
              </w:rPr>
            </w:pPr>
            <w:r w:rsidRPr="00801E49">
              <w:rPr>
                <w:rFonts w:ascii="Open Sans" w:hAnsi="Open Sans" w:cs="Open Sans"/>
                <w:sz w:val="16"/>
                <w:szCs w:val="24"/>
                <w:rPrChange w:id="8569" w:author="Nicole Wu" w:date="2024-01-08T11:26:00Z">
                  <w:rPr>
                    <w:sz w:val="16"/>
                    <w:szCs w:val="24"/>
                  </w:rPr>
                </w:rPrChange>
              </w:rPr>
              <w:t>(1.97)</w:t>
            </w:r>
          </w:p>
        </w:tc>
        <w:tc>
          <w:tcPr>
            <w:tcW w:w="726" w:type="dxa"/>
            <w:tcBorders>
              <w:top w:val="nil"/>
              <w:left w:val="nil"/>
              <w:bottom w:val="nil"/>
              <w:right w:val="nil"/>
            </w:tcBorders>
          </w:tcPr>
          <w:p w14:paraId="1147397C" w14:textId="77777777" w:rsidR="00B92327" w:rsidRPr="00801E49" w:rsidRDefault="00332621" w:rsidP="009E169A">
            <w:pPr>
              <w:spacing w:after="0" w:line="259" w:lineRule="auto"/>
              <w:ind w:left="0" w:right="0" w:firstLine="0"/>
              <w:jc w:val="center"/>
              <w:rPr>
                <w:rFonts w:ascii="Open Sans" w:hAnsi="Open Sans" w:cs="Open Sans"/>
                <w:sz w:val="16"/>
                <w:szCs w:val="24"/>
                <w:rPrChange w:id="8570" w:author="Nicole Wu" w:date="2024-01-08T11:26:00Z">
                  <w:rPr>
                    <w:sz w:val="16"/>
                    <w:szCs w:val="24"/>
                  </w:rPr>
                </w:rPrChange>
              </w:rPr>
            </w:pPr>
            <w:r w:rsidRPr="00801E49">
              <w:rPr>
                <w:rFonts w:ascii="Open Sans" w:hAnsi="Open Sans" w:cs="Open Sans"/>
                <w:sz w:val="16"/>
                <w:szCs w:val="24"/>
                <w:rPrChange w:id="8571" w:author="Nicole Wu" w:date="2024-01-08T11:26:00Z">
                  <w:rPr>
                    <w:sz w:val="16"/>
                    <w:szCs w:val="24"/>
                  </w:rPr>
                </w:rPrChange>
              </w:rPr>
              <w:t>(0.74)</w:t>
            </w:r>
          </w:p>
        </w:tc>
        <w:tc>
          <w:tcPr>
            <w:tcW w:w="819" w:type="dxa"/>
            <w:tcBorders>
              <w:top w:val="nil"/>
              <w:left w:val="nil"/>
              <w:bottom w:val="nil"/>
              <w:right w:val="nil"/>
            </w:tcBorders>
          </w:tcPr>
          <w:p w14:paraId="7474F56D" w14:textId="77777777" w:rsidR="00B92327" w:rsidRPr="00801E49" w:rsidRDefault="00332621" w:rsidP="009E169A">
            <w:pPr>
              <w:spacing w:after="0" w:line="259" w:lineRule="auto"/>
              <w:ind w:left="0" w:right="0" w:firstLine="0"/>
              <w:jc w:val="center"/>
              <w:rPr>
                <w:rFonts w:ascii="Open Sans" w:hAnsi="Open Sans" w:cs="Open Sans"/>
                <w:sz w:val="16"/>
                <w:szCs w:val="24"/>
                <w:rPrChange w:id="8572" w:author="Nicole Wu" w:date="2024-01-08T11:26:00Z">
                  <w:rPr>
                    <w:sz w:val="16"/>
                    <w:szCs w:val="24"/>
                  </w:rPr>
                </w:rPrChange>
              </w:rPr>
            </w:pPr>
            <w:r w:rsidRPr="00801E49">
              <w:rPr>
                <w:rFonts w:ascii="Open Sans" w:hAnsi="Open Sans" w:cs="Open Sans"/>
                <w:sz w:val="16"/>
                <w:szCs w:val="24"/>
                <w:rPrChange w:id="8573" w:author="Nicole Wu" w:date="2024-01-08T11:26:00Z">
                  <w:rPr>
                    <w:sz w:val="16"/>
                    <w:szCs w:val="24"/>
                  </w:rPr>
                </w:rPrChange>
              </w:rPr>
              <w:t>(2.68)</w:t>
            </w:r>
          </w:p>
        </w:tc>
        <w:tc>
          <w:tcPr>
            <w:tcW w:w="677" w:type="dxa"/>
            <w:tcBorders>
              <w:top w:val="nil"/>
              <w:left w:val="nil"/>
              <w:bottom w:val="nil"/>
              <w:right w:val="nil"/>
            </w:tcBorders>
          </w:tcPr>
          <w:p w14:paraId="45F85D52" w14:textId="77777777" w:rsidR="00B92327" w:rsidRPr="00801E49" w:rsidRDefault="00332621" w:rsidP="009E169A">
            <w:pPr>
              <w:spacing w:after="0" w:line="259" w:lineRule="auto"/>
              <w:ind w:left="0" w:right="0" w:firstLine="0"/>
              <w:jc w:val="center"/>
              <w:rPr>
                <w:rFonts w:ascii="Open Sans" w:hAnsi="Open Sans" w:cs="Open Sans"/>
                <w:sz w:val="16"/>
                <w:szCs w:val="24"/>
                <w:rPrChange w:id="8574" w:author="Nicole Wu" w:date="2024-01-08T11:26:00Z">
                  <w:rPr>
                    <w:sz w:val="16"/>
                    <w:szCs w:val="24"/>
                  </w:rPr>
                </w:rPrChange>
              </w:rPr>
            </w:pPr>
            <w:r w:rsidRPr="00801E49">
              <w:rPr>
                <w:rFonts w:ascii="Open Sans" w:hAnsi="Open Sans" w:cs="Open Sans"/>
                <w:sz w:val="16"/>
                <w:szCs w:val="24"/>
                <w:rPrChange w:id="8575" w:author="Nicole Wu" w:date="2024-01-08T11:26:00Z">
                  <w:rPr>
                    <w:sz w:val="16"/>
                    <w:szCs w:val="24"/>
                  </w:rPr>
                </w:rPrChange>
              </w:rPr>
              <w:t>(3.02)</w:t>
            </w:r>
          </w:p>
        </w:tc>
        <w:tc>
          <w:tcPr>
            <w:tcW w:w="504" w:type="dxa"/>
            <w:tcBorders>
              <w:top w:val="nil"/>
              <w:left w:val="nil"/>
              <w:bottom w:val="nil"/>
              <w:right w:val="nil"/>
            </w:tcBorders>
          </w:tcPr>
          <w:p w14:paraId="6420DD0B" w14:textId="77777777" w:rsidR="00B92327" w:rsidRPr="00801E49" w:rsidRDefault="00332621" w:rsidP="009E169A">
            <w:pPr>
              <w:spacing w:after="0" w:line="259" w:lineRule="auto"/>
              <w:ind w:left="0" w:right="0" w:firstLine="0"/>
              <w:jc w:val="center"/>
              <w:rPr>
                <w:rFonts w:ascii="Open Sans" w:hAnsi="Open Sans" w:cs="Open Sans"/>
                <w:sz w:val="16"/>
                <w:szCs w:val="24"/>
                <w:rPrChange w:id="8576" w:author="Nicole Wu" w:date="2024-01-08T11:26:00Z">
                  <w:rPr>
                    <w:sz w:val="16"/>
                    <w:szCs w:val="24"/>
                  </w:rPr>
                </w:rPrChange>
              </w:rPr>
            </w:pPr>
            <w:r w:rsidRPr="00801E49">
              <w:rPr>
                <w:rFonts w:ascii="Open Sans" w:hAnsi="Open Sans" w:cs="Open Sans"/>
                <w:sz w:val="16"/>
                <w:szCs w:val="24"/>
                <w:rPrChange w:id="8577" w:author="Nicole Wu" w:date="2024-01-08T11:26:00Z">
                  <w:rPr>
                    <w:sz w:val="16"/>
                    <w:szCs w:val="24"/>
                  </w:rPr>
                </w:rPrChange>
              </w:rPr>
              <w:t>(0.37)</w:t>
            </w:r>
          </w:p>
        </w:tc>
        <w:tc>
          <w:tcPr>
            <w:tcW w:w="819" w:type="dxa"/>
            <w:tcBorders>
              <w:top w:val="nil"/>
              <w:left w:val="nil"/>
              <w:bottom w:val="nil"/>
              <w:right w:val="nil"/>
            </w:tcBorders>
          </w:tcPr>
          <w:p w14:paraId="5BCCC90F" w14:textId="77777777" w:rsidR="00B92327" w:rsidRPr="00801E49" w:rsidRDefault="00332621" w:rsidP="009E169A">
            <w:pPr>
              <w:spacing w:after="0" w:line="259" w:lineRule="auto"/>
              <w:ind w:left="0" w:right="0" w:firstLine="0"/>
              <w:jc w:val="center"/>
              <w:rPr>
                <w:rFonts w:ascii="Open Sans" w:hAnsi="Open Sans" w:cs="Open Sans"/>
                <w:sz w:val="16"/>
                <w:szCs w:val="24"/>
                <w:rPrChange w:id="8578" w:author="Nicole Wu" w:date="2024-01-08T11:26:00Z">
                  <w:rPr>
                    <w:sz w:val="16"/>
                    <w:szCs w:val="24"/>
                  </w:rPr>
                </w:rPrChange>
              </w:rPr>
            </w:pPr>
            <w:r w:rsidRPr="00801E49">
              <w:rPr>
                <w:rFonts w:ascii="Open Sans" w:hAnsi="Open Sans" w:cs="Open Sans"/>
                <w:sz w:val="16"/>
                <w:szCs w:val="24"/>
                <w:rPrChange w:id="8579" w:author="Nicole Wu" w:date="2024-01-08T11:26:00Z">
                  <w:rPr>
                    <w:sz w:val="16"/>
                    <w:szCs w:val="24"/>
                  </w:rPr>
                </w:rPrChange>
              </w:rPr>
              <w:t>(2.04)</w:t>
            </w:r>
          </w:p>
        </w:tc>
        <w:tc>
          <w:tcPr>
            <w:tcW w:w="677" w:type="dxa"/>
            <w:tcBorders>
              <w:top w:val="nil"/>
              <w:left w:val="nil"/>
              <w:bottom w:val="nil"/>
              <w:right w:val="nil"/>
            </w:tcBorders>
          </w:tcPr>
          <w:p w14:paraId="5A4A2B06" w14:textId="77777777" w:rsidR="00B92327" w:rsidRPr="00801E49" w:rsidRDefault="00332621" w:rsidP="009E169A">
            <w:pPr>
              <w:spacing w:after="0" w:line="259" w:lineRule="auto"/>
              <w:ind w:left="0" w:right="0" w:firstLine="0"/>
              <w:jc w:val="center"/>
              <w:rPr>
                <w:rFonts w:ascii="Open Sans" w:hAnsi="Open Sans" w:cs="Open Sans"/>
                <w:sz w:val="16"/>
                <w:szCs w:val="24"/>
                <w:rPrChange w:id="8580" w:author="Nicole Wu" w:date="2024-01-08T11:26:00Z">
                  <w:rPr>
                    <w:sz w:val="16"/>
                    <w:szCs w:val="24"/>
                  </w:rPr>
                </w:rPrChange>
              </w:rPr>
            </w:pPr>
            <w:r w:rsidRPr="00801E49">
              <w:rPr>
                <w:rFonts w:ascii="Open Sans" w:hAnsi="Open Sans" w:cs="Open Sans"/>
                <w:sz w:val="16"/>
                <w:szCs w:val="24"/>
                <w:rPrChange w:id="8581" w:author="Nicole Wu" w:date="2024-01-08T11:26:00Z">
                  <w:rPr>
                    <w:sz w:val="16"/>
                    <w:szCs w:val="24"/>
                  </w:rPr>
                </w:rPrChange>
              </w:rPr>
              <w:t>(2.87)</w:t>
            </w:r>
          </w:p>
        </w:tc>
        <w:tc>
          <w:tcPr>
            <w:tcW w:w="740" w:type="dxa"/>
            <w:tcBorders>
              <w:top w:val="nil"/>
              <w:left w:val="nil"/>
              <w:bottom w:val="nil"/>
              <w:right w:val="nil"/>
            </w:tcBorders>
          </w:tcPr>
          <w:p w14:paraId="6A617891" w14:textId="77777777" w:rsidR="00B92327" w:rsidRPr="00801E49" w:rsidRDefault="00332621" w:rsidP="009E169A">
            <w:pPr>
              <w:spacing w:after="0" w:line="259" w:lineRule="auto"/>
              <w:ind w:left="0" w:right="0" w:firstLine="0"/>
              <w:jc w:val="center"/>
              <w:rPr>
                <w:rFonts w:ascii="Open Sans" w:hAnsi="Open Sans" w:cs="Open Sans"/>
                <w:sz w:val="16"/>
                <w:szCs w:val="24"/>
                <w:rPrChange w:id="8582" w:author="Nicole Wu" w:date="2024-01-08T11:26:00Z">
                  <w:rPr>
                    <w:sz w:val="16"/>
                    <w:szCs w:val="24"/>
                  </w:rPr>
                </w:rPrChange>
              </w:rPr>
            </w:pPr>
            <w:r w:rsidRPr="00801E49">
              <w:rPr>
                <w:rFonts w:ascii="Open Sans" w:hAnsi="Open Sans" w:cs="Open Sans"/>
                <w:sz w:val="16"/>
                <w:szCs w:val="24"/>
                <w:rPrChange w:id="8583" w:author="Nicole Wu" w:date="2024-01-08T11:26:00Z">
                  <w:rPr>
                    <w:sz w:val="16"/>
                    <w:szCs w:val="24"/>
                  </w:rPr>
                </w:rPrChange>
              </w:rPr>
              <w:t>(0.00)</w:t>
            </w:r>
          </w:p>
        </w:tc>
      </w:tr>
      <w:tr w:rsidR="00B92327" w:rsidRPr="00801E49" w14:paraId="3DDA2006" w14:textId="77777777" w:rsidTr="009E169A">
        <w:trPr>
          <w:trHeight w:val="143"/>
        </w:trPr>
        <w:tc>
          <w:tcPr>
            <w:tcW w:w="3038" w:type="dxa"/>
            <w:tcBorders>
              <w:top w:val="nil"/>
              <w:left w:val="nil"/>
              <w:bottom w:val="nil"/>
              <w:right w:val="nil"/>
            </w:tcBorders>
          </w:tcPr>
          <w:p w14:paraId="20F4E585" w14:textId="77777777" w:rsidR="00B92327" w:rsidRPr="00801E49" w:rsidRDefault="00332621" w:rsidP="00C46F67">
            <w:pPr>
              <w:spacing w:after="0" w:line="259" w:lineRule="auto"/>
              <w:ind w:left="0" w:right="0" w:firstLine="0"/>
              <w:jc w:val="left"/>
              <w:rPr>
                <w:rFonts w:ascii="Open Sans" w:hAnsi="Open Sans" w:cs="Open Sans"/>
                <w:sz w:val="16"/>
                <w:szCs w:val="24"/>
                <w:rPrChange w:id="8584" w:author="Nicole Wu" w:date="2024-01-08T11:26:00Z">
                  <w:rPr>
                    <w:sz w:val="16"/>
                    <w:szCs w:val="24"/>
                  </w:rPr>
                </w:rPrChange>
              </w:rPr>
            </w:pPr>
            <w:r w:rsidRPr="00801E49">
              <w:rPr>
                <w:rFonts w:ascii="Open Sans" w:hAnsi="Open Sans" w:cs="Open Sans"/>
                <w:sz w:val="16"/>
                <w:szCs w:val="24"/>
                <w:rPrChange w:id="8585" w:author="Nicole Wu" w:date="2024-01-08T11:26:00Z">
                  <w:rPr>
                    <w:sz w:val="16"/>
                    <w:szCs w:val="24"/>
                  </w:rPr>
                </w:rPrChange>
              </w:rPr>
              <w:t>Household has impoverished roof</w:t>
            </w:r>
          </w:p>
        </w:tc>
        <w:tc>
          <w:tcPr>
            <w:tcW w:w="819" w:type="dxa"/>
            <w:tcBorders>
              <w:top w:val="nil"/>
              <w:left w:val="nil"/>
              <w:bottom w:val="nil"/>
              <w:right w:val="nil"/>
            </w:tcBorders>
          </w:tcPr>
          <w:p w14:paraId="6E15D3D7" w14:textId="77777777" w:rsidR="00B92327" w:rsidRPr="00801E49" w:rsidRDefault="00332621" w:rsidP="009E169A">
            <w:pPr>
              <w:spacing w:after="0" w:line="259" w:lineRule="auto"/>
              <w:ind w:left="0" w:right="0" w:firstLine="0"/>
              <w:jc w:val="center"/>
              <w:rPr>
                <w:rFonts w:ascii="Open Sans" w:hAnsi="Open Sans" w:cs="Open Sans"/>
                <w:sz w:val="16"/>
                <w:szCs w:val="24"/>
                <w:rPrChange w:id="8586" w:author="Nicole Wu" w:date="2024-01-08T11:26:00Z">
                  <w:rPr>
                    <w:sz w:val="16"/>
                    <w:szCs w:val="24"/>
                  </w:rPr>
                </w:rPrChange>
              </w:rPr>
            </w:pPr>
            <w:r w:rsidRPr="00801E49">
              <w:rPr>
                <w:rFonts w:ascii="Open Sans" w:hAnsi="Open Sans" w:cs="Open Sans"/>
                <w:sz w:val="16"/>
                <w:szCs w:val="24"/>
                <w:rPrChange w:id="8587" w:author="Nicole Wu" w:date="2024-01-08T11:26:00Z">
                  <w:rPr>
                    <w:sz w:val="16"/>
                    <w:szCs w:val="24"/>
                  </w:rPr>
                </w:rPrChange>
              </w:rPr>
              <w:t>0.63</w:t>
            </w:r>
          </w:p>
        </w:tc>
        <w:tc>
          <w:tcPr>
            <w:tcW w:w="679" w:type="dxa"/>
            <w:tcBorders>
              <w:top w:val="nil"/>
              <w:left w:val="nil"/>
              <w:bottom w:val="nil"/>
              <w:right w:val="nil"/>
            </w:tcBorders>
          </w:tcPr>
          <w:p w14:paraId="566CC59B" w14:textId="77777777" w:rsidR="00B92327" w:rsidRPr="00801E49" w:rsidRDefault="00332621" w:rsidP="009E169A">
            <w:pPr>
              <w:spacing w:after="0" w:line="259" w:lineRule="auto"/>
              <w:ind w:left="0" w:right="0" w:firstLine="0"/>
              <w:jc w:val="center"/>
              <w:rPr>
                <w:rFonts w:ascii="Open Sans" w:hAnsi="Open Sans" w:cs="Open Sans"/>
                <w:sz w:val="16"/>
                <w:szCs w:val="24"/>
                <w:rPrChange w:id="8588" w:author="Nicole Wu" w:date="2024-01-08T11:26:00Z">
                  <w:rPr>
                    <w:sz w:val="16"/>
                    <w:szCs w:val="24"/>
                  </w:rPr>
                </w:rPrChange>
              </w:rPr>
            </w:pPr>
            <w:r w:rsidRPr="00801E49">
              <w:rPr>
                <w:rFonts w:ascii="Open Sans" w:hAnsi="Open Sans" w:cs="Open Sans"/>
                <w:sz w:val="16"/>
                <w:szCs w:val="24"/>
                <w:rPrChange w:id="8589" w:author="Nicole Wu" w:date="2024-01-08T11:26:00Z">
                  <w:rPr>
                    <w:sz w:val="16"/>
                    <w:szCs w:val="24"/>
                  </w:rPr>
                </w:rPrChange>
              </w:rPr>
              <w:t>0.68</w:t>
            </w:r>
          </w:p>
        </w:tc>
        <w:tc>
          <w:tcPr>
            <w:tcW w:w="726" w:type="dxa"/>
            <w:tcBorders>
              <w:top w:val="nil"/>
              <w:left w:val="nil"/>
              <w:bottom w:val="nil"/>
              <w:right w:val="nil"/>
            </w:tcBorders>
          </w:tcPr>
          <w:p w14:paraId="25E5B7BB" w14:textId="77777777" w:rsidR="00B92327" w:rsidRPr="00801E49" w:rsidRDefault="00332621" w:rsidP="009E169A">
            <w:pPr>
              <w:spacing w:after="0" w:line="259" w:lineRule="auto"/>
              <w:ind w:left="0" w:right="0" w:firstLine="0"/>
              <w:jc w:val="center"/>
              <w:rPr>
                <w:rFonts w:ascii="Open Sans" w:hAnsi="Open Sans" w:cs="Open Sans"/>
                <w:sz w:val="16"/>
                <w:szCs w:val="24"/>
                <w:rPrChange w:id="8590" w:author="Nicole Wu" w:date="2024-01-08T11:26:00Z">
                  <w:rPr>
                    <w:sz w:val="16"/>
                    <w:szCs w:val="24"/>
                  </w:rPr>
                </w:rPrChange>
              </w:rPr>
            </w:pPr>
            <w:r w:rsidRPr="00801E49">
              <w:rPr>
                <w:rFonts w:ascii="Open Sans" w:hAnsi="Open Sans" w:cs="Open Sans"/>
                <w:sz w:val="16"/>
                <w:szCs w:val="24"/>
                <w:rPrChange w:id="8591" w:author="Nicole Wu" w:date="2024-01-08T11:26:00Z">
                  <w:rPr>
                    <w:sz w:val="16"/>
                    <w:szCs w:val="24"/>
                  </w:rPr>
                </w:rPrChange>
              </w:rPr>
              <w:t>0.05</w:t>
            </w:r>
          </w:p>
        </w:tc>
        <w:tc>
          <w:tcPr>
            <w:tcW w:w="819" w:type="dxa"/>
            <w:tcBorders>
              <w:top w:val="nil"/>
              <w:left w:val="nil"/>
              <w:bottom w:val="nil"/>
              <w:right w:val="nil"/>
            </w:tcBorders>
          </w:tcPr>
          <w:p w14:paraId="78C65467" w14:textId="77777777" w:rsidR="00B92327" w:rsidRPr="00801E49" w:rsidRDefault="00332621" w:rsidP="009E169A">
            <w:pPr>
              <w:spacing w:after="0" w:line="259" w:lineRule="auto"/>
              <w:ind w:left="0" w:right="0" w:firstLine="0"/>
              <w:jc w:val="center"/>
              <w:rPr>
                <w:rFonts w:ascii="Open Sans" w:hAnsi="Open Sans" w:cs="Open Sans"/>
                <w:sz w:val="16"/>
                <w:szCs w:val="24"/>
                <w:rPrChange w:id="8592" w:author="Nicole Wu" w:date="2024-01-08T11:26:00Z">
                  <w:rPr>
                    <w:sz w:val="16"/>
                    <w:szCs w:val="24"/>
                  </w:rPr>
                </w:rPrChange>
              </w:rPr>
            </w:pPr>
            <w:r w:rsidRPr="00801E49">
              <w:rPr>
                <w:rFonts w:ascii="Open Sans" w:hAnsi="Open Sans" w:cs="Open Sans"/>
                <w:sz w:val="16"/>
                <w:szCs w:val="24"/>
                <w:rPrChange w:id="8593" w:author="Nicole Wu" w:date="2024-01-08T11:26:00Z">
                  <w:rPr>
                    <w:sz w:val="16"/>
                    <w:szCs w:val="24"/>
                  </w:rPr>
                </w:rPrChange>
              </w:rPr>
              <w:t>0.86</w:t>
            </w:r>
          </w:p>
        </w:tc>
        <w:tc>
          <w:tcPr>
            <w:tcW w:w="677" w:type="dxa"/>
            <w:tcBorders>
              <w:top w:val="nil"/>
              <w:left w:val="nil"/>
              <w:bottom w:val="nil"/>
              <w:right w:val="nil"/>
            </w:tcBorders>
          </w:tcPr>
          <w:p w14:paraId="6BA0DA98" w14:textId="77777777" w:rsidR="00B92327" w:rsidRPr="00801E49" w:rsidRDefault="00332621" w:rsidP="009E169A">
            <w:pPr>
              <w:spacing w:after="0" w:line="259" w:lineRule="auto"/>
              <w:ind w:left="0" w:right="0" w:firstLine="0"/>
              <w:jc w:val="center"/>
              <w:rPr>
                <w:rFonts w:ascii="Open Sans" w:hAnsi="Open Sans" w:cs="Open Sans"/>
                <w:sz w:val="16"/>
                <w:szCs w:val="24"/>
                <w:rPrChange w:id="8594" w:author="Nicole Wu" w:date="2024-01-08T11:26:00Z">
                  <w:rPr>
                    <w:sz w:val="16"/>
                    <w:szCs w:val="24"/>
                  </w:rPr>
                </w:rPrChange>
              </w:rPr>
            </w:pPr>
            <w:r w:rsidRPr="00801E49">
              <w:rPr>
                <w:rFonts w:ascii="Open Sans" w:hAnsi="Open Sans" w:cs="Open Sans"/>
                <w:sz w:val="16"/>
                <w:szCs w:val="24"/>
                <w:rPrChange w:id="8595" w:author="Nicole Wu" w:date="2024-01-08T11:26:00Z">
                  <w:rPr>
                    <w:sz w:val="16"/>
                    <w:szCs w:val="24"/>
                  </w:rPr>
                </w:rPrChange>
              </w:rPr>
              <w:t>0.86</w:t>
            </w:r>
          </w:p>
        </w:tc>
        <w:tc>
          <w:tcPr>
            <w:tcW w:w="504" w:type="dxa"/>
            <w:tcBorders>
              <w:top w:val="nil"/>
              <w:left w:val="nil"/>
              <w:bottom w:val="nil"/>
              <w:right w:val="nil"/>
            </w:tcBorders>
          </w:tcPr>
          <w:p w14:paraId="14EED7B5" w14:textId="77777777" w:rsidR="00B92327" w:rsidRPr="00801E49" w:rsidRDefault="00332621" w:rsidP="009E169A">
            <w:pPr>
              <w:spacing w:after="0" w:line="259" w:lineRule="auto"/>
              <w:ind w:left="0" w:right="0" w:firstLine="0"/>
              <w:jc w:val="center"/>
              <w:rPr>
                <w:rFonts w:ascii="Open Sans" w:hAnsi="Open Sans" w:cs="Open Sans"/>
                <w:sz w:val="16"/>
                <w:szCs w:val="24"/>
                <w:rPrChange w:id="8596" w:author="Nicole Wu" w:date="2024-01-08T11:26:00Z">
                  <w:rPr>
                    <w:sz w:val="16"/>
                    <w:szCs w:val="24"/>
                  </w:rPr>
                </w:rPrChange>
              </w:rPr>
            </w:pPr>
            <w:r w:rsidRPr="00801E49">
              <w:rPr>
                <w:rFonts w:ascii="Open Sans" w:hAnsi="Open Sans" w:cs="Open Sans"/>
                <w:sz w:val="16"/>
                <w:szCs w:val="24"/>
                <w:rPrChange w:id="8597" w:author="Nicole Wu" w:date="2024-01-08T11:26:00Z">
                  <w:rPr>
                    <w:sz w:val="16"/>
                    <w:szCs w:val="24"/>
                  </w:rPr>
                </w:rPrChange>
              </w:rPr>
              <w:t>0.00</w:t>
            </w:r>
          </w:p>
        </w:tc>
        <w:tc>
          <w:tcPr>
            <w:tcW w:w="819" w:type="dxa"/>
            <w:tcBorders>
              <w:top w:val="nil"/>
              <w:left w:val="nil"/>
              <w:bottom w:val="nil"/>
              <w:right w:val="nil"/>
            </w:tcBorders>
          </w:tcPr>
          <w:p w14:paraId="29D5F02E" w14:textId="77777777" w:rsidR="00B92327" w:rsidRPr="00801E49" w:rsidRDefault="00332621" w:rsidP="009E169A">
            <w:pPr>
              <w:spacing w:after="0" w:line="259" w:lineRule="auto"/>
              <w:ind w:left="0" w:right="0" w:firstLine="0"/>
              <w:jc w:val="center"/>
              <w:rPr>
                <w:rFonts w:ascii="Open Sans" w:hAnsi="Open Sans" w:cs="Open Sans"/>
                <w:sz w:val="16"/>
                <w:szCs w:val="24"/>
                <w:rPrChange w:id="8598" w:author="Nicole Wu" w:date="2024-01-08T11:26:00Z">
                  <w:rPr>
                    <w:sz w:val="16"/>
                    <w:szCs w:val="24"/>
                  </w:rPr>
                </w:rPrChange>
              </w:rPr>
            </w:pPr>
            <w:r w:rsidRPr="00801E49">
              <w:rPr>
                <w:rFonts w:ascii="Open Sans" w:hAnsi="Open Sans" w:cs="Open Sans"/>
                <w:sz w:val="16"/>
                <w:szCs w:val="24"/>
                <w:rPrChange w:id="8599" w:author="Nicole Wu" w:date="2024-01-08T11:26:00Z">
                  <w:rPr>
                    <w:sz w:val="16"/>
                    <w:szCs w:val="24"/>
                  </w:rPr>
                </w:rPrChange>
              </w:rPr>
              <w:t>0.73</w:t>
            </w:r>
          </w:p>
        </w:tc>
        <w:tc>
          <w:tcPr>
            <w:tcW w:w="677" w:type="dxa"/>
            <w:tcBorders>
              <w:top w:val="nil"/>
              <w:left w:val="nil"/>
              <w:bottom w:val="nil"/>
              <w:right w:val="nil"/>
            </w:tcBorders>
          </w:tcPr>
          <w:p w14:paraId="0F6BDBBF" w14:textId="77777777" w:rsidR="00B92327" w:rsidRPr="00801E49" w:rsidRDefault="00332621" w:rsidP="009E169A">
            <w:pPr>
              <w:spacing w:after="0" w:line="259" w:lineRule="auto"/>
              <w:ind w:left="0" w:right="0" w:firstLine="0"/>
              <w:jc w:val="center"/>
              <w:rPr>
                <w:rFonts w:ascii="Open Sans" w:hAnsi="Open Sans" w:cs="Open Sans"/>
                <w:sz w:val="16"/>
                <w:szCs w:val="24"/>
                <w:rPrChange w:id="8600" w:author="Nicole Wu" w:date="2024-01-08T11:26:00Z">
                  <w:rPr>
                    <w:sz w:val="16"/>
                    <w:szCs w:val="24"/>
                  </w:rPr>
                </w:rPrChange>
              </w:rPr>
            </w:pPr>
            <w:r w:rsidRPr="00801E49">
              <w:rPr>
                <w:rFonts w:ascii="Open Sans" w:hAnsi="Open Sans" w:cs="Open Sans"/>
                <w:sz w:val="16"/>
                <w:szCs w:val="24"/>
                <w:rPrChange w:id="8601" w:author="Nicole Wu" w:date="2024-01-08T11:26:00Z">
                  <w:rPr>
                    <w:sz w:val="16"/>
                    <w:szCs w:val="24"/>
                  </w:rPr>
                </w:rPrChange>
              </w:rPr>
              <w:t>0.82</w:t>
            </w:r>
          </w:p>
        </w:tc>
        <w:tc>
          <w:tcPr>
            <w:tcW w:w="740" w:type="dxa"/>
            <w:tcBorders>
              <w:top w:val="nil"/>
              <w:left w:val="nil"/>
              <w:bottom w:val="nil"/>
              <w:right w:val="nil"/>
            </w:tcBorders>
          </w:tcPr>
          <w:p w14:paraId="37D9E95B" w14:textId="77777777" w:rsidR="00B92327" w:rsidRPr="00801E49" w:rsidRDefault="00332621" w:rsidP="009E169A">
            <w:pPr>
              <w:spacing w:after="0" w:line="259" w:lineRule="auto"/>
              <w:ind w:left="0" w:right="0" w:firstLine="0"/>
              <w:jc w:val="center"/>
              <w:rPr>
                <w:rFonts w:ascii="Open Sans" w:hAnsi="Open Sans" w:cs="Open Sans"/>
                <w:sz w:val="16"/>
                <w:szCs w:val="24"/>
                <w:rPrChange w:id="8602" w:author="Nicole Wu" w:date="2024-01-08T11:26:00Z">
                  <w:rPr>
                    <w:sz w:val="16"/>
                    <w:szCs w:val="24"/>
                  </w:rPr>
                </w:rPrChange>
              </w:rPr>
            </w:pPr>
            <w:r w:rsidRPr="00801E49">
              <w:rPr>
                <w:rFonts w:ascii="Open Sans" w:hAnsi="Open Sans" w:cs="Open Sans"/>
                <w:sz w:val="16"/>
                <w:szCs w:val="24"/>
                <w:rPrChange w:id="8603" w:author="Nicole Wu" w:date="2024-01-08T11:26:00Z">
                  <w:rPr>
                    <w:sz w:val="16"/>
                    <w:szCs w:val="24"/>
                  </w:rPr>
                </w:rPrChange>
              </w:rPr>
              <w:t>0.09**</w:t>
            </w:r>
          </w:p>
        </w:tc>
      </w:tr>
      <w:tr w:rsidR="00B92327" w:rsidRPr="00801E49" w14:paraId="7E8C6D65" w14:textId="77777777" w:rsidTr="009E169A">
        <w:trPr>
          <w:trHeight w:val="143"/>
        </w:trPr>
        <w:tc>
          <w:tcPr>
            <w:tcW w:w="3038" w:type="dxa"/>
            <w:tcBorders>
              <w:top w:val="nil"/>
              <w:left w:val="nil"/>
              <w:bottom w:val="nil"/>
              <w:right w:val="nil"/>
            </w:tcBorders>
          </w:tcPr>
          <w:p w14:paraId="740B6975" w14:textId="77777777" w:rsidR="00B92327" w:rsidRPr="00801E49" w:rsidRDefault="00B92327" w:rsidP="00C46F67">
            <w:pPr>
              <w:spacing w:after="0" w:line="259" w:lineRule="auto"/>
              <w:ind w:left="0" w:right="0" w:firstLine="0"/>
              <w:jc w:val="left"/>
              <w:rPr>
                <w:rFonts w:ascii="Open Sans" w:hAnsi="Open Sans" w:cs="Open Sans"/>
                <w:sz w:val="16"/>
                <w:szCs w:val="24"/>
                <w:rPrChange w:id="8604" w:author="Nicole Wu" w:date="2024-01-08T11:26:00Z">
                  <w:rPr>
                    <w:sz w:val="16"/>
                    <w:szCs w:val="24"/>
                  </w:rPr>
                </w:rPrChange>
              </w:rPr>
            </w:pPr>
          </w:p>
        </w:tc>
        <w:tc>
          <w:tcPr>
            <w:tcW w:w="819" w:type="dxa"/>
            <w:tcBorders>
              <w:top w:val="nil"/>
              <w:left w:val="nil"/>
              <w:bottom w:val="nil"/>
              <w:right w:val="nil"/>
            </w:tcBorders>
          </w:tcPr>
          <w:p w14:paraId="74D9A131" w14:textId="77777777" w:rsidR="00B92327" w:rsidRPr="00801E49" w:rsidRDefault="00332621" w:rsidP="009E169A">
            <w:pPr>
              <w:spacing w:after="0" w:line="259" w:lineRule="auto"/>
              <w:ind w:left="0" w:right="0" w:firstLine="0"/>
              <w:jc w:val="center"/>
              <w:rPr>
                <w:rFonts w:ascii="Open Sans" w:hAnsi="Open Sans" w:cs="Open Sans"/>
                <w:sz w:val="16"/>
                <w:szCs w:val="24"/>
                <w:rPrChange w:id="8605" w:author="Nicole Wu" w:date="2024-01-08T11:26:00Z">
                  <w:rPr>
                    <w:sz w:val="16"/>
                    <w:szCs w:val="24"/>
                  </w:rPr>
                </w:rPrChange>
              </w:rPr>
            </w:pPr>
            <w:r w:rsidRPr="00801E49">
              <w:rPr>
                <w:rFonts w:ascii="Open Sans" w:hAnsi="Open Sans" w:cs="Open Sans"/>
                <w:sz w:val="16"/>
                <w:szCs w:val="24"/>
                <w:rPrChange w:id="8606" w:author="Nicole Wu" w:date="2024-01-08T11:26:00Z">
                  <w:rPr>
                    <w:sz w:val="16"/>
                    <w:szCs w:val="24"/>
                  </w:rPr>
                </w:rPrChange>
              </w:rPr>
              <w:t>(0.48)</w:t>
            </w:r>
          </w:p>
        </w:tc>
        <w:tc>
          <w:tcPr>
            <w:tcW w:w="679" w:type="dxa"/>
            <w:tcBorders>
              <w:top w:val="nil"/>
              <w:left w:val="nil"/>
              <w:bottom w:val="nil"/>
              <w:right w:val="nil"/>
            </w:tcBorders>
          </w:tcPr>
          <w:p w14:paraId="5C09C006" w14:textId="77777777" w:rsidR="00B92327" w:rsidRPr="00801E49" w:rsidRDefault="00332621" w:rsidP="009E169A">
            <w:pPr>
              <w:spacing w:after="0" w:line="259" w:lineRule="auto"/>
              <w:ind w:left="0" w:right="0" w:firstLine="0"/>
              <w:jc w:val="center"/>
              <w:rPr>
                <w:rFonts w:ascii="Open Sans" w:hAnsi="Open Sans" w:cs="Open Sans"/>
                <w:sz w:val="16"/>
                <w:szCs w:val="24"/>
                <w:rPrChange w:id="8607" w:author="Nicole Wu" w:date="2024-01-08T11:26:00Z">
                  <w:rPr>
                    <w:sz w:val="16"/>
                    <w:szCs w:val="24"/>
                  </w:rPr>
                </w:rPrChange>
              </w:rPr>
            </w:pPr>
            <w:r w:rsidRPr="00801E49">
              <w:rPr>
                <w:rFonts w:ascii="Open Sans" w:hAnsi="Open Sans" w:cs="Open Sans"/>
                <w:sz w:val="16"/>
                <w:szCs w:val="24"/>
                <w:rPrChange w:id="8608" w:author="Nicole Wu" w:date="2024-01-08T11:26:00Z">
                  <w:rPr>
                    <w:sz w:val="16"/>
                    <w:szCs w:val="24"/>
                  </w:rPr>
                </w:rPrChange>
              </w:rPr>
              <w:t>(0.47)</w:t>
            </w:r>
          </w:p>
        </w:tc>
        <w:tc>
          <w:tcPr>
            <w:tcW w:w="726" w:type="dxa"/>
            <w:tcBorders>
              <w:top w:val="nil"/>
              <w:left w:val="nil"/>
              <w:bottom w:val="nil"/>
              <w:right w:val="nil"/>
            </w:tcBorders>
          </w:tcPr>
          <w:p w14:paraId="7D187D51" w14:textId="77777777" w:rsidR="00B92327" w:rsidRPr="00801E49" w:rsidRDefault="00332621" w:rsidP="009E169A">
            <w:pPr>
              <w:spacing w:after="0" w:line="259" w:lineRule="auto"/>
              <w:ind w:left="0" w:right="0" w:firstLine="0"/>
              <w:jc w:val="center"/>
              <w:rPr>
                <w:rFonts w:ascii="Open Sans" w:hAnsi="Open Sans" w:cs="Open Sans"/>
                <w:sz w:val="16"/>
                <w:szCs w:val="24"/>
                <w:rPrChange w:id="8609" w:author="Nicole Wu" w:date="2024-01-08T11:26:00Z">
                  <w:rPr>
                    <w:sz w:val="16"/>
                    <w:szCs w:val="24"/>
                  </w:rPr>
                </w:rPrChange>
              </w:rPr>
            </w:pPr>
            <w:r w:rsidRPr="00801E49">
              <w:rPr>
                <w:rFonts w:ascii="Open Sans" w:hAnsi="Open Sans" w:cs="Open Sans"/>
                <w:sz w:val="16"/>
                <w:szCs w:val="24"/>
                <w:rPrChange w:id="8610" w:author="Nicole Wu" w:date="2024-01-08T11:26:00Z">
                  <w:rPr>
                    <w:sz w:val="16"/>
                    <w:szCs w:val="24"/>
                  </w:rPr>
                </w:rPrChange>
              </w:rPr>
              <w:t>(0.34)</w:t>
            </w:r>
          </w:p>
        </w:tc>
        <w:tc>
          <w:tcPr>
            <w:tcW w:w="819" w:type="dxa"/>
            <w:tcBorders>
              <w:top w:val="nil"/>
              <w:left w:val="nil"/>
              <w:bottom w:val="nil"/>
              <w:right w:val="nil"/>
            </w:tcBorders>
          </w:tcPr>
          <w:p w14:paraId="2F8C9625" w14:textId="77777777" w:rsidR="00B92327" w:rsidRPr="00801E49" w:rsidRDefault="00332621" w:rsidP="009E169A">
            <w:pPr>
              <w:spacing w:after="0" w:line="259" w:lineRule="auto"/>
              <w:ind w:left="0" w:right="0" w:firstLine="0"/>
              <w:jc w:val="center"/>
              <w:rPr>
                <w:rFonts w:ascii="Open Sans" w:hAnsi="Open Sans" w:cs="Open Sans"/>
                <w:sz w:val="16"/>
                <w:szCs w:val="24"/>
                <w:rPrChange w:id="8611" w:author="Nicole Wu" w:date="2024-01-08T11:26:00Z">
                  <w:rPr>
                    <w:sz w:val="16"/>
                    <w:szCs w:val="24"/>
                  </w:rPr>
                </w:rPrChange>
              </w:rPr>
            </w:pPr>
            <w:r w:rsidRPr="00801E49">
              <w:rPr>
                <w:rFonts w:ascii="Open Sans" w:hAnsi="Open Sans" w:cs="Open Sans"/>
                <w:sz w:val="16"/>
                <w:szCs w:val="24"/>
                <w:rPrChange w:id="8612" w:author="Nicole Wu" w:date="2024-01-08T11:26:00Z">
                  <w:rPr>
                    <w:sz w:val="16"/>
                    <w:szCs w:val="24"/>
                  </w:rPr>
                </w:rPrChange>
              </w:rPr>
              <w:t>(0.35)</w:t>
            </w:r>
          </w:p>
        </w:tc>
        <w:tc>
          <w:tcPr>
            <w:tcW w:w="677" w:type="dxa"/>
            <w:tcBorders>
              <w:top w:val="nil"/>
              <w:left w:val="nil"/>
              <w:bottom w:val="nil"/>
              <w:right w:val="nil"/>
            </w:tcBorders>
          </w:tcPr>
          <w:p w14:paraId="3F68DDE3" w14:textId="77777777" w:rsidR="00B92327" w:rsidRPr="00801E49" w:rsidRDefault="00332621" w:rsidP="009E169A">
            <w:pPr>
              <w:spacing w:after="0" w:line="259" w:lineRule="auto"/>
              <w:ind w:left="0" w:right="0" w:firstLine="0"/>
              <w:jc w:val="center"/>
              <w:rPr>
                <w:rFonts w:ascii="Open Sans" w:hAnsi="Open Sans" w:cs="Open Sans"/>
                <w:sz w:val="16"/>
                <w:szCs w:val="24"/>
                <w:rPrChange w:id="8613" w:author="Nicole Wu" w:date="2024-01-08T11:26:00Z">
                  <w:rPr>
                    <w:sz w:val="16"/>
                    <w:szCs w:val="24"/>
                  </w:rPr>
                </w:rPrChange>
              </w:rPr>
            </w:pPr>
            <w:r w:rsidRPr="00801E49">
              <w:rPr>
                <w:rFonts w:ascii="Open Sans" w:hAnsi="Open Sans" w:cs="Open Sans"/>
                <w:sz w:val="16"/>
                <w:szCs w:val="24"/>
                <w:rPrChange w:id="8614" w:author="Nicole Wu" w:date="2024-01-08T11:26:00Z">
                  <w:rPr>
                    <w:sz w:val="16"/>
                    <w:szCs w:val="24"/>
                  </w:rPr>
                </w:rPrChange>
              </w:rPr>
              <w:t>(0.35)</w:t>
            </w:r>
          </w:p>
        </w:tc>
        <w:tc>
          <w:tcPr>
            <w:tcW w:w="504" w:type="dxa"/>
            <w:tcBorders>
              <w:top w:val="nil"/>
              <w:left w:val="nil"/>
              <w:bottom w:val="nil"/>
              <w:right w:val="nil"/>
            </w:tcBorders>
          </w:tcPr>
          <w:p w14:paraId="35151C24" w14:textId="77777777" w:rsidR="00B92327" w:rsidRPr="00801E49" w:rsidRDefault="00332621" w:rsidP="009E169A">
            <w:pPr>
              <w:spacing w:after="0" w:line="259" w:lineRule="auto"/>
              <w:ind w:left="0" w:right="0" w:firstLine="0"/>
              <w:jc w:val="center"/>
              <w:rPr>
                <w:rFonts w:ascii="Open Sans" w:hAnsi="Open Sans" w:cs="Open Sans"/>
                <w:sz w:val="16"/>
                <w:szCs w:val="24"/>
                <w:rPrChange w:id="8615" w:author="Nicole Wu" w:date="2024-01-08T11:26:00Z">
                  <w:rPr>
                    <w:sz w:val="16"/>
                    <w:szCs w:val="24"/>
                  </w:rPr>
                </w:rPrChange>
              </w:rPr>
            </w:pPr>
            <w:r w:rsidRPr="00801E49">
              <w:rPr>
                <w:rFonts w:ascii="Open Sans" w:hAnsi="Open Sans" w:cs="Open Sans"/>
                <w:sz w:val="16"/>
                <w:szCs w:val="24"/>
                <w:rPrChange w:id="8616" w:author="Nicole Wu" w:date="2024-01-08T11:26:00Z">
                  <w:rPr>
                    <w:sz w:val="16"/>
                    <w:szCs w:val="24"/>
                  </w:rPr>
                </w:rPrChange>
              </w:rPr>
              <w:t>(0.99)</w:t>
            </w:r>
          </w:p>
        </w:tc>
        <w:tc>
          <w:tcPr>
            <w:tcW w:w="819" w:type="dxa"/>
            <w:tcBorders>
              <w:top w:val="nil"/>
              <w:left w:val="nil"/>
              <w:bottom w:val="nil"/>
              <w:right w:val="nil"/>
            </w:tcBorders>
          </w:tcPr>
          <w:p w14:paraId="05E56048" w14:textId="77777777" w:rsidR="00B92327" w:rsidRPr="00801E49" w:rsidRDefault="00332621" w:rsidP="009E169A">
            <w:pPr>
              <w:spacing w:after="0" w:line="259" w:lineRule="auto"/>
              <w:ind w:left="0" w:right="0" w:firstLine="0"/>
              <w:jc w:val="center"/>
              <w:rPr>
                <w:rFonts w:ascii="Open Sans" w:hAnsi="Open Sans" w:cs="Open Sans"/>
                <w:sz w:val="16"/>
                <w:szCs w:val="24"/>
                <w:rPrChange w:id="8617" w:author="Nicole Wu" w:date="2024-01-08T11:26:00Z">
                  <w:rPr>
                    <w:sz w:val="16"/>
                    <w:szCs w:val="24"/>
                  </w:rPr>
                </w:rPrChange>
              </w:rPr>
            </w:pPr>
            <w:r w:rsidRPr="00801E49">
              <w:rPr>
                <w:rFonts w:ascii="Open Sans" w:hAnsi="Open Sans" w:cs="Open Sans"/>
                <w:sz w:val="16"/>
                <w:szCs w:val="24"/>
                <w:rPrChange w:id="8618" w:author="Nicole Wu" w:date="2024-01-08T11:26:00Z">
                  <w:rPr>
                    <w:sz w:val="16"/>
                    <w:szCs w:val="24"/>
                  </w:rPr>
                </w:rPrChange>
              </w:rPr>
              <w:t>(0.45)</w:t>
            </w:r>
          </w:p>
        </w:tc>
        <w:tc>
          <w:tcPr>
            <w:tcW w:w="677" w:type="dxa"/>
            <w:tcBorders>
              <w:top w:val="nil"/>
              <w:left w:val="nil"/>
              <w:bottom w:val="nil"/>
              <w:right w:val="nil"/>
            </w:tcBorders>
          </w:tcPr>
          <w:p w14:paraId="4BAB5D68" w14:textId="77777777" w:rsidR="00B92327" w:rsidRPr="00801E49" w:rsidRDefault="00332621" w:rsidP="009E169A">
            <w:pPr>
              <w:spacing w:after="0" w:line="259" w:lineRule="auto"/>
              <w:ind w:left="0" w:right="0" w:firstLine="0"/>
              <w:jc w:val="center"/>
              <w:rPr>
                <w:rFonts w:ascii="Open Sans" w:hAnsi="Open Sans" w:cs="Open Sans"/>
                <w:sz w:val="16"/>
                <w:szCs w:val="24"/>
                <w:rPrChange w:id="8619" w:author="Nicole Wu" w:date="2024-01-08T11:26:00Z">
                  <w:rPr>
                    <w:sz w:val="16"/>
                    <w:szCs w:val="24"/>
                  </w:rPr>
                </w:rPrChange>
              </w:rPr>
            </w:pPr>
            <w:r w:rsidRPr="00801E49">
              <w:rPr>
                <w:rFonts w:ascii="Open Sans" w:hAnsi="Open Sans" w:cs="Open Sans"/>
                <w:sz w:val="16"/>
                <w:szCs w:val="24"/>
                <w:rPrChange w:id="8620" w:author="Nicole Wu" w:date="2024-01-08T11:26:00Z">
                  <w:rPr>
                    <w:sz w:val="16"/>
                    <w:szCs w:val="24"/>
                  </w:rPr>
                </w:rPrChange>
              </w:rPr>
              <w:t>(0.38)</w:t>
            </w:r>
          </w:p>
        </w:tc>
        <w:tc>
          <w:tcPr>
            <w:tcW w:w="740" w:type="dxa"/>
            <w:tcBorders>
              <w:top w:val="nil"/>
              <w:left w:val="nil"/>
              <w:bottom w:val="nil"/>
              <w:right w:val="nil"/>
            </w:tcBorders>
          </w:tcPr>
          <w:p w14:paraId="082B41EA" w14:textId="77777777" w:rsidR="00B92327" w:rsidRPr="00801E49" w:rsidRDefault="00332621" w:rsidP="009E169A">
            <w:pPr>
              <w:spacing w:after="0" w:line="259" w:lineRule="auto"/>
              <w:ind w:left="0" w:right="0" w:firstLine="0"/>
              <w:jc w:val="center"/>
              <w:rPr>
                <w:rFonts w:ascii="Open Sans" w:hAnsi="Open Sans" w:cs="Open Sans"/>
                <w:sz w:val="16"/>
                <w:szCs w:val="24"/>
                <w:rPrChange w:id="8621" w:author="Nicole Wu" w:date="2024-01-08T11:26:00Z">
                  <w:rPr>
                    <w:sz w:val="16"/>
                    <w:szCs w:val="24"/>
                  </w:rPr>
                </w:rPrChange>
              </w:rPr>
            </w:pPr>
            <w:r w:rsidRPr="00801E49">
              <w:rPr>
                <w:rFonts w:ascii="Open Sans" w:hAnsi="Open Sans" w:cs="Open Sans"/>
                <w:sz w:val="16"/>
                <w:szCs w:val="24"/>
                <w:rPrChange w:id="8622" w:author="Nicole Wu" w:date="2024-01-08T11:26:00Z">
                  <w:rPr>
                    <w:sz w:val="16"/>
                    <w:szCs w:val="24"/>
                  </w:rPr>
                </w:rPrChange>
              </w:rPr>
              <w:t>(0.00)</w:t>
            </w:r>
          </w:p>
        </w:tc>
      </w:tr>
      <w:tr w:rsidR="00B92327" w:rsidRPr="00801E49" w14:paraId="5A9F9F52" w14:textId="77777777" w:rsidTr="009E169A">
        <w:trPr>
          <w:trHeight w:val="143"/>
        </w:trPr>
        <w:tc>
          <w:tcPr>
            <w:tcW w:w="3038" w:type="dxa"/>
            <w:tcBorders>
              <w:top w:val="nil"/>
              <w:left w:val="nil"/>
              <w:bottom w:val="nil"/>
              <w:right w:val="nil"/>
            </w:tcBorders>
          </w:tcPr>
          <w:p w14:paraId="6C4DAF27" w14:textId="77777777" w:rsidR="00B92327" w:rsidRPr="00801E49" w:rsidRDefault="00332621" w:rsidP="00C46F67">
            <w:pPr>
              <w:spacing w:after="0" w:line="259" w:lineRule="auto"/>
              <w:ind w:left="0" w:right="0" w:firstLine="0"/>
              <w:jc w:val="left"/>
              <w:rPr>
                <w:rFonts w:ascii="Open Sans" w:hAnsi="Open Sans" w:cs="Open Sans"/>
                <w:sz w:val="16"/>
                <w:szCs w:val="24"/>
                <w:rPrChange w:id="8623" w:author="Nicole Wu" w:date="2024-01-08T11:26:00Z">
                  <w:rPr>
                    <w:sz w:val="16"/>
                    <w:szCs w:val="24"/>
                  </w:rPr>
                </w:rPrChange>
              </w:rPr>
            </w:pPr>
            <w:r w:rsidRPr="00801E49">
              <w:rPr>
                <w:rFonts w:ascii="Open Sans" w:hAnsi="Open Sans" w:cs="Open Sans"/>
                <w:sz w:val="16"/>
                <w:szCs w:val="24"/>
                <w:rPrChange w:id="8624" w:author="Nicole Wu" w:date="2024-01-08T11:26:00Z">
                  <w:rPr>
                    <w:sz w:val="16"/>
                    <w:szCs w:val="24"/>
                  </w:rPr>
                </w:rPrChange>
              </w:rPr>
              <w:t>Household has impoverished floor</w:t>
            </w:r>
          </w:p>
        </w:tc>
        <w:tc>
          <w:tcPr>
            <w:tcW w:w="819" w:type="dxa"/>
            <w:tcBorders>
              <w:top w:val="nil"/>
              <w:left w:val="nil"/>
              <w:bottom w:val="nil"/>
              <w:right w:val="nil"/>
            </w:tcBorders>
          </w:tcPr>
          <w:p w14:paraId="7B4567EC" w14:textId="77777777" w:rsidR="00B92327" w:rsidRPr="00801E49" w:rsidRDefault="00332621" w:rsidP="009E169A">
            <w:pPr>
              <w:spacing w:after="0" w:line="259" w:lineRule="auto"/>
              <w:ind w:left="0" w:right="0" w:firstLine="0"/>
              <w:jc w:val="center"/>
              <w:rPr>
                <w:rFonts w:ascii="Open Sans" w:hAnsi="Open Sans" w:cs="Open Sans"/>
                <w:sz w:val="16"/>
                <w:szCs w:val="24"/>
                <w:rPrChange w:id="8625" w:author="Nicole Wu" w:date="2024-01-08T11:26:00Z">
                  <w:rPr>
                    <w:sz w:val="16"/>
                    <w:szCs w:val="24"/>
                  </w:rPr>
                </w:rPrChange>
              </w:rPr>
            </w:pPr>
            <w:r w:rsidRPr="00801E49">
              <w:rPr>
                <w:rFonts w:ascii="Open Sans" w:hAnsi="Open Sans" w:cs="Open Sans"/>
                <w:sz w:val="16"/>
                <w:szCs w:val="24"/>
                <w:rPrChange w:id="8626" w:author="Nicole Wu" w:date="2024-01-08T11:26:00Z">
                  <w:rPr>
                    <w:sz w:val="16"/>
                    <w:szCs w:val="24"/>
                  </w:rPr>
                </w:rPrChange>
              </w:rPr>
              <w:t>0.92</w:t>
            </w:r>
          </w:p>
        </w:tc>
        <w:tc>
          <w:tcPr>
            <w:tcW w:w="679" w:type="dxa"/>
            <w:tcBorders>
              <w:top w:val="nil"/>
              <w:left w:val="nil"/>
              <w:bottom w:val="nil"/>
              <w:right w:val="nil"/>
            </w:tcBorders>
          </w:tcPr>
          <w:p w14:paraId="30B0B335" w14:textId="77777777" w:rsidR="00B92327" w:rsidRPr="00801E49" w:rsidRDefault="00332621" w:rsidP="009E169A">
            <w:pPr>
              <w:spacing w:after="0" w:line="259" w:lineRule="auto"/>
              <w:ind w:left="0" w:right="0" w:firstLine="0"/>
              <w:jc w:val="center"/>
              <w:rPr>
                <w:rFonts w:ascii="Open Sans" w:hAnsi="Open Sans" w:cs="Open Sans"/>
                <w:sz w:val="16"/>
                <w:szCs w:val="24"/>
                <w:rPrChange w:id="8627" w:author="Nicole Wu" w:date="2024-01-08T11:26:00Z">
                  <w:rPr>
                    <w:sz w:val="16"/>
                    <w:szCs w:val="24"/>
                  </w:rPr>
                </w:rPrChange>
              </w:rPr>
            </w:pPr>
            <w:r w:rsidRPr="00801E49">
              <w:rPr>
                <w:rFonts w:ascii="Open Sans" w:hAnsi="Open Sans" w:cs="Open Sans"/>
                <w:sz w:val="16"/>
                <w:szCs w:val="24"/>
                <w:rPrChange w:id="8628" w:author="Nicole Wu" w:date="2024-01-08T11:26:00Z">
                  <w:rPr>
                    <w:sz w:val="16"/>
                    <w:szCs w:val="24"/>
                  </w:rPr>
                </w:rPrChange>
              </w:rPr>
              <w:t>0.90</w:t>
            </w:r>
          </w:p>
        </w:tc>
        <w:tc>
          <w:tcPr>
            <w:tcW w:w="726" w:type="dxa"/>
            <w:tcBorders>
              <w:top w:val="nil"/>
              <w:left w:val="nil"/>
              <w:bottom w:val="nil"/>
              <w:right w:val="nil"/>
            </w:tcBorders>
          </w:tcPr>
          <w:p w14:paraId="05D7D671" w14:textId="77777777" w:rsidR="00B92327" w:rsidRPr="00801E49" w:rsidRDefault="00332621" w:rsidP="009E169A">
            <w:pPr>
              <w:spacing w:after="0" w:line="259" w:lineRule="auto"/>
              <w:ind w:left="0" w:right="0" w:firstLine="0"/>
              <w:jc w:val="center"/>
              <w:rPr>
                <w:rFonts w:ascii="Open Sans" w:hAnsi="Open Sans" w:cs="Open Sans"/>
                <w:sz w:val="16"/>
                <w:szCs w:val="24"/>
                <w:rPrChange w:id="8629" w:author="Nicole Wu" w:date="2024-01-08T11:26:00Z">
                  <w:rPr>
                    <w:sz w:val="16"/>
                    <w:szCs w:val="24"/>
                  </w:rPr>
                </w:rPrChange>
              </w:rPr>
            </w:pPr>
            <w:r w:rsidRPr="00801E49">
              <w:rPr>
                <w:rFonts w:ascii="Open Sans" w:hAnsi="Open Sans" w:cs="Open Sans"/>
                <w:sz w:val="16"/>
                <w:szCs w:val="24"/>
                <w:rPrChange w:id="8630" w:author="Nicole Wu" w:date="2024-01-08T11:26:00Z">
                  <w:rPr>
                    <w:sz w:val="16"/>
                    <w:szCs w:val="24"/>
                  </w:rPr>
                </w:rPrChange>
              </w:rPr>
              <w:t>-0.02</w:t>
            </w:r>
          </w:p>
        </w:tc>
        <w:tc>
          <w:tcPr>
            <w:tcW w:w="819" w:type="dxa"/>
            <w:tcBorders>
              <w:top w:val="nil"/>
              <w:left w:val="nil"/>
              <w:bottom w:val="nil"/>
              <w:right w:val="nil"/>
            </w:tcBorders>
          </w:tcPr>
          <w:p w14:paraId="444A6CE4" w14:textId="77777777" w:rsidR="00B92327" w:rsidRPr="00801E49" w:rsidRDefault="00332621" w:rsidP="009E169A">
            <w:pPr>
              <w:spacing w:after="0" w:line="259" w:lineRule="auto"/>
              <w:ind w:left="0" w:right="0" w:firstLine="0"/>
              <w:jc w:val="center"/>
              <w:rPr>
                <w:rFonts w:ascii="Open Sans" w:hAnsi="Open Sans" w:cs="Open Sans"/>
                <w:sz w:val="16"/>
                <w:szCs w:val="24"/>
                <w:rPrChange w:id="8631" w:author="Nicole Wu" w:date="2024-01-08T11:26:00Z">
                  <w:rPr>
                    <w:sz w:val="16"/>
                    <w:szCs w:val="24"/>
                  </w:rPr>
                </w:rPrChange>
              </w:rPr>
            </w:pPr>
            <w:r w:rsidRPr="00801E49">
              <w:rPr>
                <w:rFonts w:ascii="Open Sans" w:hAnsi="Open Sans" w:cs="Open Sans"/>
                <w:sz w:val="16"/>
                <w:szCs w:val="24"/>
                <w:rPrChange w:id="8632" w:author="Nicole Wu" w:date="2024-01-08T11:26:00Z">
                  <w:rPr>
                    <w:sz w:val="16"/>
                    <w:szCs w:val="24"/>
                  </w:rPr>
                </w:rPrChange>
              </w:rPr>
              <w:t>0.97</w:t>
            </w:r>
          </w:p>
        </w:tc>
        <w:tc>
          <w:tcPr>
            <w:tcW w:w="677" w:type="dxa"/>
            <w:tcBorders>
              <w:top w:val="nil"/>
              <w:left w:val="nil"/>
              <w:bottom w:val="nil"/>
              <w:right w:val="nil"/>
            </w:tcBorders>
          </w:tcPr>
          <w:p w14:paraId="76403760" w14:textId="77777777" w:rsidR="00B92327" w:rsidRPr="00801E49" w:rsidRDefault="00332621" w:rsidP="009E169A">
            <w:pPr>
              <w:spacing w:after="0" w:line="259" w:lineRule="auto"/>
              <w:ind w:left="0" w:right="0" w:firstLine="0"/>
              <w:jc w:val="center"/>
              <w:rPr>
                <w:rFonts w:ascii="Open Sans" w:hAnsi="Open Sans" w:cs="Open Sans"/>
                <w:sz w:val="16"/>
                <w:szCs w:val="24"/>
                <w:rPrChange w:id="8633" w:author="Nicole Wu" w:date="2024-01-08T11:26:00Z">
                  <w:rPr>
                    <w:sz w:val="16"/>
                    <w:szCs w:val="24"/>
                  </w:rPr>
                </w:rPrChange>
              </w:rPr>
            </w:pPr>
            <w:r w:rsidRPr="00801E49">
              <w:rPr>
                <w:rFonts w:ascii="Open Sans" w:hAnsi="Open Sans" w:cs="Open Sans"/>
                <w:sz w:val="16"/>
                <w:szCs w:val="24"/>
                <w:rPrChange w:id="8634" w:author="Nicole Wu" w:date="2024-01-08T11:26:00Z">
                  <w:rPr>
                    <w:sz w:val="16"/>
                    <w:szCs w:val="24"/>
                  </w:rPr>
                </w:rPrChange>
              </w:rPr>
              <w:t>0.96</w:t>
            </w:r>
          </w:p>
        </w:tc>
        <w:tc>
          <w:tcPr>
            <w:tcW w:w="504" w:type="dxa"/>
            <w:tcBorders>
              <w:top w:val="nil"/>
              <w:left w:val="nil"/>
              <w:bottom w:val="nil"/>
              <w:right w:val="nil"/>
            </w:tcBorders>
          </w:tcPr>
          <w:p w14:paraId="189941D5" w14:textId="77777777" w:rsidR="00B92327" w:rsidRPr="00801E49" w:rsidRDefault="00332621" w:rsidP="009E169A">
            <w:pPr>
              <w:spacing w:after="0" w:line="259" w:lineRule="auto"/>
              <w:ind w:left="0" w:right="0" w:firstLine="0"/>
              <w:jc w:val="center"/>
              <w:rPr>
                <w:rFonts w:ascii="Open Sans" w:hAnsi="Open Sans" w:cs="Open Sans"/>
                <w:sz w:val="16"/>
                <w:szCs w:val="24"/>
                <w:rPrChange w:id="8635" w:author="Nicole Wu" w:date="2024-01-08T11:26:00Z">
                  <w:rPr>
                    <w:sz w:val="16"/>
                    <w:szCs w:val="24"/>
                  </w:rPr>
                </w:rPrChange>
              </w:rPr>
            </w:pPr>
            <w:r w:rsidRPr="00801E49">
              <w:rPr>
                <w:rFonts w:ascii="Open Sans" w:hAnsi="Open Sans" w:cs="Open Sans"/>
                <w:sz w:val="16"/>
                <w:szCs w:val="24"/>
                <w:rPrChange w:id="8636" w:author="Nicole Wu" w:date="2024-01-08T11:26:00Z">
                  <w:rPr>
                    <w:sz w:val="16"/>
                    <w:szCs w:val="24"/>
                  </w:rPr>
                </w:rPrChange>
              </w:rPr>
              <w:t>-0.01</w:t>
            </w:r>
          </w:p>
        </w:tc>
        <w:tc>
          <w:tcPr>
            <w:tcW w:w="819" w:type="dxa"/>
            <w:tcBorders>
              <w:top w:val="nil"/>
              <w:left w:val="nil"/>
              <w:bottom w:val="nil"/>
              <w:right w:val="nil"/>
            </w:tcBorders>
          </w:tcPr>
          <w:p w14:paraId="4A7F47D8" w14:textId="77777777" w:rsidR="00B92327" w:rsidRPr="00801E49" w:rsidRDefault="00332621" w:rsidP="009E169A">
            <w:pPr>
              <w:spacing w:after="0" w:line="259" w:lineRule="auto"/>
              <w:ind w:left="0" w:right="0" w:firstLine="0"/>
              <w:jc w:val="center"/>
              <w:rPr>
                <w:rFonts w:ascii="Open Sans" w:hAnsi="Open Sans" w:cs="Open Sans"/>
                <w:sz w:val="16"/>
                <w:szCs w:val="24"/>
                <w:rPrChange w:id="8637" w:author="Nicole Wu" w:date="2024-01-08T11:26:00Z">
                  <w:rPr>
                    <w:sz w:val="16"/>
                    <w:szCs w:val="24"/>
                  </w:rPr>
                </w:rPrChange>
              </w:rPr>
            </w:pPr>
            <w:r w:rsidRPr="00801E49">
              <w:rPr>
                <w:rFonts w:ascii="Open Sans" w:hAnsi="Open Sans" w:cs="Open Sans"/>
                <w:sz w:val="16"/>
                <w:szCs w:val="24"/>
                <w:rPrChange w:id="8638" w:author="Nicole Wu" w:date="2024-01-08T11:26:00Z">
                  <w:rPr>
                    <w:sz w:val="16"/>
                    <w:szCs w:val="24"/>
                  </w:rPr>
                </w:rPrChange>
              </w:rPr>
              <w:t>0.94</w:t>
            </w:r>
          </w:p>
        </w:tc>
        <w:tc>
          <w:tcPr>
            <w:tcW w:w="677" w:type="dxa"/>
            <w:tcBorders>
              <w:top w:val="nil"/>
              <w:left w:val="nil"/>
              <w:bottom w:val="nil"/>
              <w:right w:val="nil"/>
            </w:tcBorders>
          </w:tcPr>
          <w:p w14:paraId="0FF3FD8B" w14:textId="77777777" w:rsidR="00B92327" w:rsidRPr="00801E49" w:rsidRDefault="00332621" w:rsidP="009E169A">
            <w:pPr>
              <w:spacing w:after="0" w:line="259" w:lineRule="auto"/>
              <w:ind w:left="0" w:right="0" w:firstLine="0"/>
              <w:jc w:val="center"/>
              <w:rPr>
                <w:rFonts w:ascii="Open Sans" w:hAnsi="Open Sans" w:cs="Open Sans"/>
                <w:sz w:val="16"/>
                <w:szCs w:val="24"/>
                <w:rPrChange w:id="8639" w:author="Nicole Wu" w:date="2024-01-08T11:26:00Z">
                  <w:rPr>
                    <w:sz w:val="16"/>
                    <w:szCs w:val="24"/>
                  </w:rPr>
                </w:rPrChange>
              </w:rPr>
            </w:pPr>
            <w:r w:rsidRPr="00801E49">
              <w:rPr>
                <w:rFonts w:ascii="Open Sans" w:hAnsi="Open Sans" w:cs="Open Sans"/>
                <w:sz w:val="16"/>
                <w:szCs w:val="24"/>
                <w:rPrChange w:id="8640" w:author="Nicole Wu" w:date="2024-01-08T11:26:00Z">
                  <w:rPr>
                    <w:sz w:val="16"/>
                    <w:szCs w:val="24"/>
                  </w:rPr>
                </w:rPrChange>
              </w:rPr>
              <w:t>0.95</w:t>
            </w:r>
          </w:p>
        </w:tc>
        <w:tc>
          <w:tcPr>
            <w:tcW w:w="740" w:type="dxa"/>
            <w:tcBorders>
              <w:top w:val="nil"/>
              <w:left w:val="nil"/>
              <w:bottom w:val="nil"/>
              <w:right w:val="nil"/>
            </w:tcBorders>
          </w:tcPr>
          <w:p w14:paraId="1E526955" w14:textId="77777777" w:rsidR="00B92327" w:rsidRPr="00801E49" w:rsidRDefault="00332621" w:rsidP="009E169A">
            <w:pPr>
              <w:spacing w:after="0" w:line="259" w:lineRule="auto"/>
              <w:ind w:left="0" w:right="0" w:firstLine="0"/>
              <w:jc w:val="center"/>
              <w:rPr>
                <w:rFonts w:ascii="Open Sans" w:hAnsi="Open Sans" w:cs="Open Sans"/>
                <w:sz w:val="16"/>
                <w:szCs w:val="24"/>
                <w:rPrChange w:id="8641" w:author="Nicole Wu" w:date="2024-01-08T11:26:00Z">
                  <w:rPr>
                    <w:sz w:val="16"/>
                    <w:szCs w:val="24"/>
                  </w:rPr>
                </w:rPrChange>
              </w:rPr>
            </w:pPr>
            <w:r w:rsidRPr="00801E49">
              <w:rPr>
                <w:rFonts w:ascii="Open Sans" w:hAnsi="Open Sans" w:cs="Open Sans"/>
                <w:sz w:val="16"/>
                <w:szCs w:val="24"/>
                <w:rPrChange w:id="8642" w:author="Nicole Wu" w:date="2024-01-08T11:26:00Z">
                  <w:rPr>
                    <w:sz w:val="16"/>
                    <w:szCs w:val="24"/>
                  </w:rPr>
                </w:rPrChange>
              </w:rPr>
              <w:t>0.01</w:t>
            </w:r>
          </w:p>
        </w:tc>
      </w:tr>
      <w:tr w:rsidR="00B92327" w:rsidRPr="00801E49" w14:paraId="51ADF9B4" w14:textId="77777777" w:rsidTr="009E169A">
        <w:trPr>
          <w:trHeight w:val="148"/>
        </w:trPr>
        <w:tc>
          <w:tcPr>
            <w:tcW w:w="3038" w:type="dxa"/>
            <w:tcBorders>
              <w:top w:val="nil"/>
              <w:left w:val="nil"/>
              <w:bottom w:val="single" w:sz="2" w:space="0" w:color="000000"/>
              <w:right w:val="nil"/>
            </w:tcBorders>
          </w:tcPr>
          <w:p w14:paraId="38AFE488" w14:textId="77777777" w:rsidR="00B92327" w:rsidRPr="00801E49" w:rsidRDefault="00B92327" w:rsidP="00C46F67">
            <w:pPr>
              <w:spacing w:after="0" w:line="259" w:lineRule="auto"/>
              <w:ind w:left="0" w:right="0" w:firstLine="0"/>
              <w:jc w:val="left"/>
              <w:rPr>
                <w:rFonts w:ascii="Open Sans" w:hAnsi="Open Sans" w:cs="Open Sans"/>
                <w:sz w:val="16"/>
                <w:szCs w:val="24"/>
                <w:rPrChange w:id="8643" w:author="Nicole Wu" w:date="2024-01-08T11:26:00Z">
                  <w:rPr>
                    <w:sz w:val="16"/>
                    <w:szCs w:val="24"/>
                  </w:rPr>
                </w:rPrChange>
              </w:rPr>
            </w:pPr>
          </w:p>
        </w:tc>
        <w:tc>
          <w:tcPr>
            <w:tcW w:w="819" w:type="dxa"/>
            <w:tcBorders>
              <w:top w:val="nil"/>
              <w:left w:val="nil"/>
              <w:bottom w:val="single" w:sz="2" w:space="0" w:color="000000"/>
              <w:right w:val="nil"/>
            </w:tcBorders>
          </w:tcPr>
          <w:p w14:paraId="4EDF03C8" w14:textId="77777777" w:rsidR="00B92327" w:rsidRPr="00801E49" w:rsidRDefault="00332621" w:rsidP="009E169A">
            <w:pPr>
              <w:spacing w:after="0" w:line="259" w:lineRule="auto"/>
              <w:ind w:left="0" w:right="0" w:firstLine="0"/>
              <w:jc w:val="center"/>
              <w:rPr>
                <w:rFonts w:ascii="Open Sans" w:hAnsi="Open Sans" w:cs="Open Sans"/>
                <w:sz w:val="16"/>
                <w:szCs w:val="24"/>
                <w:rPrChange w:id="8644" w:author="Nicole Wu" w:date="2024-01-08T11:26:00Z">
                  <w:rPr>
                    <w:sz w:val="16"/>
                    <w:szCs w:val="24"/>
                  </w:rPr>
                </w:rPrChange>
              </w:rPr>
            </w:pPr>
            <w:r w:rsidRPr="00801E49">
              <w:rPr>
                <w:rFonts w:ascii="Open Sans" w:hAnsi="Open Sans" w:cs="Open Sans"/>
                <w:sz w:val="16"/>
                <w:szCs w:val="24"/>
                <w:rPrChange w:id="8645" w:author="Nicole Wu" w:date="2024-01-08T11:26:00Z">
                  <w:rPr>
                    <w:sz w:val="16"/>
                    <w:szCs w:val="24"/>
                  </w:rPr>
                </w:rPrChange>
              </w:rPr>
              <w:t>(0.28)</w:t>
            </w:r>
          </w:p>
        </w:tc>
        <w:tc>
          <w:tcPr>
            <w:tcW w:w="679" w:type="dxa"/>
            <w:tcBorders>
              <w:top w:val="nil"/>
              <w:left w:val="nil"/>
              <w:bottom w:val="single" w:sz="2" w:space="0" w:color="000000"/>
              <w:right w:val="nil"/>
            </w:tcBorders>
          </w:tcPr>
          <w:p w14:paraId="5CA0E958" w14:textId="77777777" w:rsidR="00B92327" w:rsidRPr="00801E49" w:rsidRDefault="00332621" w:rsidP="009E169A">
            <w:pPr>
              <w:spacing w:after="0" w:line="259" w:lineRule="auto"/>
              <w:ind w:left="0" w:right="0" w:firstLine="0"/>
              <w:jc w:val="center"/>
              <w:rPr>
                <w:rFonts w:ascii="Open Sans" w:hAnsi="Open Sans" w:cs="Open Sans"/>
                <w:sz w:val="16"/>
                <w:szCs w:val="24"/>
                <w:rPrChange w:id="8646" w:author="Nicole Wu" w:date="2024-01-08T11:26:00Z">
                  <w:rPr>
                    <w:sz w:val="16"/>
                    <w:szCs w:val="24"/>
                  </w:rPr>
                </w:rPrChange>
              </w:rPr>
            </w:pPr>
            <w:r w:rsidRPr="00801E49">
              <w:rPr>
                <w:rFonts w:ascii="Open Sans" w:hAnsi="Open Sans" w:cs="Open Sans"/>
                <w:sz w:val="16"/>
                <w:szCs w:val="24"/>
                <w:rPrChange w:id="8647" w:author="Nicole Wu" w:date="2024-01-08T11:26:00Z">
                  <w:rPr>
                    <w:sz w:val="16"/>
                    <w:szCs w:val="24"/>
                  </w:rPr>
                </w:rPrChange>
              </w:rPr>
              <w:t>(0.30)</w:t>
            </w:r>
          </w:p>
        </w:tc>
        <w:tc>
          <w:tcPr>
            <w:tcW w:w="726" w:type="dxa"/>
            <w:tcBorders>
              <w:top w:val="nil"/>
              <w:left w:val="nil"/>
              <w:bottom w:val="single" w:sz="2" w:space="0" w:color="000000"/>
              <w:right w:val="nil"/>
            </w:tcBorders>
          </w:tcPr>
          <w:p w14:paraId="2424BF12" w14:textId="77777777" w:rsidR="00B92327" w:rsidRPr="00801E49" w:rsidRDefault="00332621" w:rsidP="009E169A">
            <w:pPr>
              <w:spacing w:after="0" w:line="259" w:lineRule="auto"/>
              <w:ind w:left="0" w:right="0" w:firstLine="0"/>
              <w:jc w:val="center"/>
              <w:rPr>
                <w:rFonts w:ascii="Open Sans" w:hAnsi="Open Sans" w:cs="Open Sans"/>
                <w:sz w:val="16"/>
                <w:szCs w:val="24"/>
                <w:rPrChange w:id="8648" w:author="Nicole Wu" w:date="2024-01-08T11:26:00Z">
                  <w:rPr>
                    <w:sz w:val="16"/>
                    <w:szCs w:val="24"/>
                  </w:rPr>
                </w:rPrChange>
              </w:rPr>
            </w:pPr>
            <w:r w:rsidRPr="00801E49">
              <w:rPr>
                <w:rFonts w:ascii="Open Sans" w:hAnsi="Open Sans" w:cs="Open Sans"/>
                <w:sz w:val="16"/>
                <w:szCs w:val="24"/>
                <w:rPrChange w:id="8649" w:author="Nicole Wu" w:date="2024-01-08T11:26:00Z">
                  <w:rPr>
                    <w:sz w:val="16"/>
                    <w:szCs w:val="24"/>
                  </w:rPr>
                </w:rPrChange>
              </w:rPr>
              <w:t>(0.62)</w:t>
            </w:r>
          </w:p>
        </w:tc>
        <w:tc>
          <w:tcPr>
            <w:tcW w:w="819" w:type="dxa"/>
            <w:tcBorders>
              <w:top w:val="nil"/>
              <w:left w:val="nil"/>
              <w:bottom w:val="single" w:sz="2" w:space="0" w:color="000000"/>
              <w:right w:val="nil"/>
            </w:tcBorders>
          </w:tcPr>
          <w:p w14:paraId="30C2D0CF" w14:textId="77777777" w:rsidR="00B92327" w:rsidRPr="00801E49" w:rsidRDefault="00332621" w:rsidP="009E169A">
            <w:pPr>
              <w:spacing w:after="0" w:line="259" w:lineRule="auto"/>
              <w:ind w:left="0" w:right="0" w:firstLine="0"/>
              <w:jc w:val="center"/>
              <w:rPr>
                <w:rFonts w:ascii="Open Sans" w:hAnsi="Open Sans" w:cs="Open Sans"/>
                <w:sz w:val="16"/>
                <w:szCs w:val="24"/>
                <w:rPrChange w:id="8650" w:author="Nicole Wu" w:date="2024-01-08T11:26:00Z">
                  <w:rPr>
                    <w:sz w:val="16"/>
                    <w:szCs w:val="24"/>
                  </w:rPr>
                </w:rPrChange>
              </w:rPr>
            </w:pPr>
            <w:r w:rsidRPr="00801E49">
              <w:rPr>
                <w:rFonts w:ascii="Open Sans" w:hAnsi="Open Sans" w:cs="Open Sans"/>
                <w:sz w:val="16"/>
                <w:szCs w:val="24"/>
                <w:rPrChange w:id="8651" w:author="Nicole Wu" w:date="2024-01-08T11:26:00Z">
                  <w:rPr>
                    <w:sz w:val="16"/>
                    <w:szCs w:val="24"/>
                  </w:rPr>
                </w:rPrChange>
              </w:rPr>
              <w:t>(0.16)</w:t>
            </w:r>
          </w:p>
        </w:tc>
        <w:tc>
          <w:tcPr>
            <w:tcW w:w="677" w:type="dxa"/>
            <w:tcBorders>
              <w:top w:val="nil"/>
              <w:left w:val="nil"/>
              <w:bottom w:val="single" w:sz="2" w:space="0" w:color="000000"/>
              <w:right w:val="nil"/>
            </w:tcBorders>
          </w:tcPr>
          <w:p w14:paraId="3CD162AD" w14:textId="77777777" w:rsidR="00B92327" w:rsidRPr="00801E49" w:rsidRDefault="00332621" w:rsidP="009E169A">
            <w:pPr>
              <w:spacing w:after="0" w:line="259" w:lineRule="auto"/>
              <w:ind w:left="0" w:right="0" w:firstLine="0"/>
              <w:jc w:val="center"/>
              <w:rPr>
                <w:rFonts w:ascii="Open Sans" w:hAnsi="Open Sans" w:cs="Open Sans"/>
                <w:sz w:val="16"/>
                <w:szCs w:val="24"/>
                <w:rPrChange w:id="8652" w:author="Nicole Wu" w:date="2024-01-08T11:26:00Z">
                  <w:rPr>
                    <w:sz w:val="16"/>
                    <w:szCs w:val="24"/>
                  </w:rPr>
                </w:rPrChange>
              </w:rPr>
            </w:pPr>
            <w:r w:rsidRPr="00801E49">
              <w:rPr>
                <w:rFonts w:ascii="Open Sans" w:hAnsi="Open Sans" w:cs="Open Sans"/>
                <w:sz w:val="16"/>
                <w:szCs w:val="24"/>
                <w:rPrChange w:id="8653" w:author="Nicole Wu" w:date="2024-01-08T11:26:00Z">
                  <w:rPr>
                    <w:sz w:val="16"/>
                    <w:szCs w:val="24"/>
                  </w:rPr>
                </w:rPrChange>
              </w:rPr>
              <w:t>(0.19)</w:t>
            </w:r>
          </w:p>
        </w:tc>
        <w:tc>
          <w:tcPr>
            <w:tcW w:w="504" w:type="dxa"/>
            <w:tcBorders>
              <w:top w:val="nil"/>
              <w:left w:val="nil"/>
              <w:bottom w:val="single" w:sz="2" w:space="0" w:color="000000"/>
              <w:right w:val="nil"/>
            </w:tcBorders>
          </w:tcPr>
          <w:p w14:paraId="47C359A5" w14:textId="77777777" w:rsidR="00B92327" w:rsidRPr="00801E49" w:rsidRDefault="00332621" w:rsidP="009E169A">
            <w:pPr>
              <w:spacing w:after="0" w:line="259" w:lineRule="auto"/>
              <w:ind w:left="0" w:right="0" w:firstLine="0"/>
              <w:jc w:val="center"/>
              <w:rPr>
                <w:rFonts w:ascii="Open Sans" w:hAnsi="Open Sans" w:cs="Open Sans"/>
                <w:sz w:val="16"/>
                <w:szCs w:val="24"/>
                <w:rPrChange w:id="8654" w:author="Nicole Wu" w:date="2024-01-08T11:26:00Z">
                  <w:rPr>
                    <w:sz w:val="16"/>
                    <w:szCs w:val="24"/>
                  </w:rPr>
                </w:rPrChange>
              </w:rPr>
            </w:pPr>
            <w:r w:rsidRPr="00801E49">
              <w:rPr>
                <w:rFonts w:ascii="Open Sans" w:hAnsi="Open Sans" w:cs="Open Sans"/>
                <w:sz w:val="16"/>
                <w:szCs w:val="24"/>
                <w:rPrChange w:id="8655" w:author="Nicole Wu" w:date="2024-01-08T11:26:00Z">
                  <w:rPr>
                    <w:sz w:val="16"/>
                    <w:szCs w:val="24"/>
                  </w:rPr>
                </w:rPrChange>
              </w:rPr>
              <w:t>(0.42)</w:t>
            </w:r>
          </w:p>
        </w:tc>
        <w:tc>
          <w:tcPr>
            <w:tcW w:w="819" w:type="dxa"/>
            <w:tcBorders>
              <w:top w:val="nil"/>
              <w:left w:val="nil"/>
              <w:bottom w:val="single" w:sz="2" w:space="0" w:color="000000"/>
              <w:right w:val="nil"/>
            </w:tcBorders>
          </w:tcPr>
          <w:p w14:paraId="2C52DDC4" w14:textId="77777777" w:rsidR="00B92327" w:rsidRPr="00801E49" w:rsidRDefault="00332621" w:rsidP="009E169A">
            <w:pPr>
              <w:spacing w:after="0" w:line="259" w:lineRule="auto"/>
              <w:ind w:left="0" w:right="0" w:firstLine="0"/>
              <w:jc w:val="center"/>
              <w:rPr>
                <w:rFonts w:ascii="Open Sans" w:hAnsi="Open Sans" w:cs="Open Sans"/>
                <w:sz w:val="16"/>
                <w:szCs w:val="24"/>
                <w:rPrChange w:id="8656" w:author="Nicole Wu" w:date="2024-01-08T11:26:00Z">
                  <w:rPr>
                    <w:sz w:val="16"/>
                    <w:szCs w:val="24"/>
                  </w:rPr>
                </w:rPrChange>
              </w:rPr>
            </w:pPr>
            <w:r w:rsidRPr="00801E49">
              <w:rPr>
                <w:rFonts w:ascii="Open Sans" w:hAnsi="Open Sans" w:cs="Open Sans"/>
                <w:sz w:val="16"/>
                <w:szCs w:val="24"/>
                <w:rPrChange w:id="8657" w:author="Nicole Wu" w:date="2024-01-08T11:26:00Z">
                  <w:rPr>
                    <w:sz w:val="16"/>
                    <w:szCs w:val="24"/>
                  </w:rPr>
                </w:rPrChange>
              </w:rPr>
              <w:t>(0.23)</w:t>
            </w:r>
          </w:p>
        </w:tc>
        <w:tc>
          <w:tcPr>
            <w:tcW w:w="677" w:type="dxa"/>
            <w:tcBorders>
              <w:top w:val="nil"/>
              <w:left w:val="nil"/>
              <w:bottom w:val="single" w:sz="2" w:space="0" w:color="000000"/>
              <w:right w:val="nil"/>
            </w:tcBorders>
          </w:tcPr>
          <w:p w14:paraId="02128558" w14:textId="77777777" w:rsidR="00B92327" w:rsidRPr="00801E49" w:rsidRDefault="00332621" w:rsidP="009E169A">
            <w:pPr>
              <w:spacing w:after="0" w:line="259" w:lineRule="auto"/>
              <w:ind w:left="0" w:right="0" w:firstLine="0"/>
              <w:jc w:val="center"/>
              <w:rPr>
                <w:rFonts w:ascii="Open Sans" w:hAnsi="Open Sans" w:cs="Open Sans"/>
                <w:sz w:val="16"/>
                <w:szCs w:val="24"/>
                <w:rPrChange w:id="8658" w:author="Nicole Wu" w:date="2024-01-08T11:26:00Z">
                  <w:rPr>
                    <w:sz w:val="16"/>
                    <w:szCs w:val="24"/>
                  </w:rPr>
                </w:rPrChange>
              </w:rPr>
            </w:pPr>
            <w:r w:rsidRPr="00801E49">
              <w:rPr>
                <w:rFonts w:ascii="Open Sans" w:hAnsi="Open Sans" w:cs="Open Sans"/>
                <w:sz w:val="16"/>
                <w:szCs w:val="24"/>
                <w:rPrChange w:id="8659" w:author="Nicole Wu" w:date="2024-01-08T11:26:00Z">
                  <w:rPr>
                    <w:sz w:val="16"/>
                    <w:szCs w:val="24"/>
                  </w:rPr>
                </w:rPrChange>
              </w:rPr>
              <w:t>(0.22)</w:t>
            </w:r>
          </w:p>
        </w:tc>
        <w:tc>
          <w:tcPr>
            <w:tcW w:w="740" w:type="dxa"/>
            <w:tcBorders>
              <w:top w:val="nil"/>
              <w:left w:val="nil"/>
              <w:bottom w:val="single" w:sz="2" w:space="0" w:color="000000"/>
              <w:right w:val="nil"/>
            </w:tcBorders>
          </w:tcPr>
          <w:p w14:paraId="1B922BFB" w14:textId="77777777" w:rsidR="00B92327" w:rsidRPr="00801E49" w:rsidRDefault="00332621" w:rsidP="009E169A">
            <w:pPr>
              <w:spacing w:after="0" w:line="259" w:lineRule="auto"/>
              <w:ind w:left="0" w:right="0" w:firstLine="0"/>
              <w:jc w:val="center"/>
              <w:rPr>
                <w:rFonts w:ascii="Open Sans" w:hAnsi="Open Sans" w:cs="Open Sans"/>
                <w:sz w:val="16"/>
                <w:szCs w:val="24"/>
                <w:rPrChange w:id="8660" w:author="Nicole Wu" w:date="2024-01-08T11:26:00Z">
                  <w:rPr>
                    <w:sz w:val="16"/>
                    <w:szCs w:val="24"/>
                  </w:rPr>
                </w:rPrChange>
              </w:rPr>
            </w:pPr>
            <w:r w:rsidRPr="00801E49">
              <w:rPr>
                <w:rFonts w:ascii="Open Sans" w:hAnsi="Open Sans" w:cs="Open Sans"/>
                <w:sz w:val="16"/>
                <w:szCs w:val="24"/>
                <w:rPrChange w:id="8661" w:author="Nicole Wu" w:date="2024-01-08T11:26:00Z">
                  <w:rPr>
                    <w:sz w:val="16"/>
                    <w:szCs w:val="24"/>
                  </w:rPr>
                </w:rPrChange>
              </w:rPr>
              <w:t>(0.66)</w:t>
            </w:r>
          </w:p>
        </w:tc>
      </w:tr>
      <w:tr w:rsidR="00B92327" w:rsidRPr="00801E49" w14:paraId="6F7D3F53" w14:textId="77777777" w:rsidTr="009E169A">
        <w:trPr>
          <w:trHeight w:val="167"/>
        </w:trPr>
        <w:tc>
          <w:tcPr>
            <w:tcW w:w="3038" w:type="dxa"/>
            <w:tcBorders>
              <w:top w:val="single" w:sz="2" w:space="0" w:color="000000"/>
              <w:left w:val="nil"/>
              <w:bottom w:val="double" w:sz="2" w:space="0" w:color="000000"/>
              <w:right w:val="nil"/>
            </w:tcBorders>
          </w:tcPr>
          <w:p w14:paraId="1A513DBE" w14:textId="77777777" w:rsidR="00B92327" w:rsidRPr="00801E49" w:rsidRDefault="00332621" w:rsidP="00C46F67">
            <w:pPr>
              <w:spacing w:after="0" w:line="259" w:lineRule="auto"/>
              <w:ind w:left="0" w:right="0" w:firstLine="0"/>
              <w:jc w:val="left"/>
              <w:rPr>
                <w:rFonts w:ascii="Open Sans" w:hAnsi="Open Sans" w:cs="Open Sans"/>
                <w:sz w:val="16"/>
                <w:szCs w:val="24"/>
                <w:rPrChange w:id="8662" w:author="Nicole Wu" w:date="2024-01-08T11:26:00Z">
                  <w:rPr>
                    <w:sz w:val="16"/>
                    <w:szCs w:val="24"/>
                  </w:rPr>
                </w:rPrChange>
              </w:rPr>
            </w:pPr>
            <w:r w:rsidRPr="00801E49">
              <w:rPr>
                <w:rFonts w:ascii="Open Sans" w:hAnsi="Open Sans" w:cs="Open Sans"/>
                <w:sz w:val="16"/>
                <w:szCs w:val="24"/>
                <w:rPrChange w:id="8663" w:author="Nicole Wu" w:date="2024-01-08T11:26:00Z">
                  <w:rPr>
                    <w:sz w:val="16"/>
                    <w:szCs w:val="24"/>
                  </w:rPr>
                </w:rPrChange>
              </w:rPr>
              <w:t>Observations</w:t>
            </w:r>
          </w:p>
        </w:tc>
        <w:tc>
          <w:tcPr>
            <w:tcW w:w="819" w:type="dxa"/>
            <w:tcBorders>
              <w:top w:val="single" w:sz="2" w:space="0" w:color="000000"/>
              <w:left w:val="nil"/>
              <w:bottom w:val="double" w:sz="2" w:space="0" w:color="000000"/>
              <w:right w:val="nil"/>
            </w:tcBorders>
          </w:tcPr>
          <w:p w14:paraId="39BA6336" w14:textId="77777777" w:rsidR="00B92327" w:rsidRPr="00801E49" w:rsidRDefault="00332621" w:rsidP="009E169A">
            <w:pPr>
              <w:spacing w:after="0" w:line="259" w:lineRule="auto"/>
              <w:ind w:left="0" w:right="0" w:firstLine="0"/>
              <w:jc w:val="center"/>
              <w:rPr>
                <w:rFonts w:ascii="Open Sans" w:hAnsi="Open Sans" w:cs="Open Sans"/>
                <w:sz w:val="16"/>
                <w:szCs w:val="24"/>
                <w:rPrChange w:id="8664" w:author="Nicole Wu" w:date="2024-01-08T11:26:00Z">
                  <w:rPr>
                    <w:sz w:val="16"/>
                    <w:szCs w:val="24"/>
                  </w:rPr>
                </w:rPrChange>
              </w:rPr>
            </w:pPr>
            <w:r w:rsidRPr="00801E49">
              <w:rPr>
                <w:rFonts w:ascii="Open Sans" w:hAnsi="Open Sans" w:cs="Open Sans"/>
                <w:sz w:val="16"/>
                <w:szCs w:val="24"/>
                <w:rPrChange w:id="8665" w:author="Nicole Wu" w:date="2024-01-08T11:26:00Z">
                  <w:rPr>
                    <w:sz w:val="16"/>
                    <w:szCs w:val="24"/>
                  </w:rPr>
                </w:rPrChange>
              </w:rPr>
              <w:t>157</w:t>
            </w:r>
          </w:p>
        </w:tc>
        <w:tc>
          <w:tcPr>
            <w:tcW w:w="679" w:type="dxa"/>
            <w:tcBorders>
              <w:top w:val="single" w:sz="2" w:space="0" w:color="000000"/>
              <w:left w:val="nil"/>
              <w:bottom w:val="double" w:sz="2" w:space="0" w:color="000000"/>
              <w:right w:val="nil"/>
            </w:tcBorders>
          </w:tcPr>
          <w:p w14:paraId="3E7CE981" w14:textId="77777777" w:rsidR="00B92327" w:rsidRPr="00801E49" w:rsidRDefault="00332621" w:rsidP="009E169A">
            <w:pPr>
              <w:spacing w:after="0" w:line="259" w:lineRule="auto"/>
              <w:ind w:left="0" w:right="0" w:firstLine="0"/>
              <w:jc w:val="center"/>
              <w:rPr>
                <w:rFonts w:ascii="Open Sans" w:hAnsi="Open Sans" w:cs="Open Sans"/>
                <w:sz w:val="16"/>
                <w:szCs w:val="24"/>
                <w:rPrChange w:id="8666" w:author="Nicole Wu" w:date="2024-01-08T11:26:00Z">
                  <w:rPr>
                    <w:sz w:val="16"/>
                    <w:szCs w:val="24"/>
                  </w:rPr>
                </w:rPrChange>
              </w:rPr>
            </w:pPr>
            <w:r w:rsidRPr="00801E49">
              <w:rPr>
                <w:rFonts w:ascii="Open Sans" w:hAnsi="Open Sans" w:cs="Open Sans"/>
                <w:sz w:val="16"/>
                <w:szCs w:val="24"/>
                <w:rPrChange w:id="8667" w:author="Nicole Wu" w:date="2024-01-08T11:26:00Z">
                  <w:rPr>
                    <w:sz w:val="16"/>
                    <w:szCs w:val="24"/>
                  </w:rPr>
                </w:rPrChange>
              </w:rPr>
              <w:t>151</w:t>
            </w:r>
          </w:p>
        </w:tc>
        <w:tc>
          <w:tcPr>
            <w:tcW w:w="726" w:type="dxa"/>
            <w:tcBorders>
              <w:top w:val="single" w:sz="2" w:space="0" w:color="000000"/>
              <w:left w:val="nil"/>
              <w:bottom w:val="double" w:sz="2" w:space="0" w:color="000000"/>
              <w:right w:val="nil"/>
            </w:tcBorders>
          </w:tcPr>
          <w:p w14:paraId="5916E05D" w14:textId="77777777" w:rsidR="00B92327" w:rsidRPr="00801E49" w:rsidRDefault="00332621" w:rsidP="009E169A">
            <w:pPr>
              <w:spacing w:after="0" w:line="259" w:lineRule="auto"/>
              <w:ind w:left="0" w:right="0" w:firstLine="0"/>
              <w:jc w:val="center"/>
              <w:rPr>
                <w:rFonts w:ascii="Open Sans" w:hAnsi="Open Sans" w:cs="Open Sans"/>
                <w:sz w:val="16"/>
                <w:szCs w:val="24"/>
                <w:rPrChange w:id="8668" w:author="Nicole Wu" w:date="2024-01-08T11:26:00Z">
                  <w:rPr>
                    <w:sz w:val="16"/>
                    <w:szCs w:val="24"/>
                  </w:rPr>
                </w:rPrChange>
              </w:rPr>
            </w:pPr>
            <w:r w:rsidRPr="00801E49">
              <w:rPr>
                <w:rFonts w:ascii="Open Sans" w:hAnsi="Open Sans" w:cs="Open Sans"/>
                <w:sz w:val="16"/>
                <w:szCs w:val="24"/>
                <w:rPrChange w:id="8669" w:author="Nicole Wu" w:date="2024-01-08T11:26:00Z">
                  <w:rPr>
                    <w:sz w:val="16"/>
                    <w:szCs w:val="24"/>
                  </w:rPr>
                </w:rPrChange>
              </w:rPr>
              <w:t>308</w:t>
            </w:r>
          </w:p>
        </w:tc>
        <w:tc>
          <w:tcPr>
            <w:tcW w:w="819" w:type="dxa"/>
            <w:tcBorders>
              <w:top w:val="single" w:sz="2" w:space="0" w:color="000000"/>
              <w:left w:val="nil"/>
              <w:bottom w:val="double" w:sz="2" w:space="0" w:color="000000"/>
              <w:right w:val="nil"/>
            </w:tcBorders>
          </w:tcPr>
          <w:p w14:paraId="5DAA3C34" w14:textId="77777777" w:rsidR="00B92327" w:rsidRPr="00801E49" w:rsidRDefault="00332621" w:rsidP="009E169A">
            <w:pPr>
              <w:spacing w:after="0" w:line="259" w:lineRule="auto"/>
              <w:ind w:left="0" w:right="0" w:firstLine="0"/>
              <w:jc w:val="center"/>
              <w:rPr>
                <w:rFonts w:ascii="Open Sans" w:hAnsi="Open Sans" w:cs="Open Sans"/>
                <w:sz w:val="16"/>
                <w:szCs w:val="24"/>
                <w:rPrChange w:id="8670" w:author="Nicole Wu" w:date="2024-01-08T11:26:00Z">
                  <w:rPr>
                    <w:sz w:val="16"/>
                    <w:szCs w:val="24"/>
                  </w:rPr>
                </w:rPrChange>
              </w:rPr>
            </w:pPr>
            <w:r w:rsidRPr="00801E49">
              <w:rPr>
                <w:rFonts w:ascii="Open Sans" w:hAnsi="Open Sans" w:cs="Open Sans"/>
                <w:sz w:val="16"/>
                <w:szCs w:val="24"/>
                <w:rPrChange w:id="8671" w:author="Nicole Wu" w:date="2024-01-08T11:26:00Z">
                  <w:rPr>
                    <w:sz w:val="16"/>
                    <w:szCs w:val="24"/>
                  </w:rPr>
                </w:rPrChange>
              </w:rPr>
              <w:t>119</w:t>
            </w:r>
          </w:p>
        </w:tc>
        <w:tc>
          <w:tcPr>
            <w:tcW w:w="677" w:type="dxa"/>
            <w:tcBorders>
              <w:top w:val="single" w:sz="2" w:space="0" w:color="000000"/>
              <w:left w:val="nil"/>
              <w:bottom w:val="double" w:sz="2" w:space="0" w:color="000000"/>
              <w:right w:val="nil"/>
            </w:tcBorders>
          </w:tcPr>
          <w:p w14:paraId="66D490B9" w14:textId="77777777" w:rsidR="00B92327" w:rsidRPr="00801E49" w:rsidRDefault="00332621" w:rsidP="009E169A">
            <w:pPr>
              <w:spacing w:after="0" w:line="259" w:lineRule="auto"/>
              <w:ind w:left="0" w:right="0" w:firstLine="0"/>
              <w:jc w:val="center"/>
              <w:rPr>
                <w:rFonts w:ascii="Open Sans" w:hAnsi="Open Sans" w:cs="Open Sans"/>
                <w:sz w:val="16"/>
                <w:szCs w:val="24"/>
                <w:rPrChange w:id="8672" w:author="Nicole Wu" w:date="2024-01-08T11:26:00Z">
                  <w:rPr>
                    <w:sz w:val="16"/>
                    <w:szCs w:val="24"/>
                  </w:rPr>
                </w:rPrChange>
              </w:rPr>
            </w:pPr>
            <w:r w:rsidRPr="00801E49">
              <w:rPr>
                <w:rFonts w:ascii="Open Sans" w:hAnsi="Open Sans" w:cs="Open Sans"/>
                <w:sz w:val="16"/>
                <w:szCs w:val="24"/>
                <w:rPrChange w:id="8673" w:author="Nicole Wu" w:date="2024-01-08T11:26:00Z">
                  <w:rPr>
                    <w:sz w:val="16"/>
                    <w:szCs w:val="24"/>
                  </w:rPr>
                </w:rPrChange>
              </w:rPr>
              <w:t>596</w:t>
            </w:r>
          </w:p>
        </w:tc>
        <w:tc>
          <w:tcPr>
            <w:tcW w:w="504" w:type="dxa"/>
            <w:tcBorders>
              <w:top w:val="single" w:sz="2" w:space="0" w:color="000000"/>
              <w:left w:val="nil"/>
              <w:bottom w:val="double" w:sz="2" w:space="0" w:color="000000"/>
              <w:right w:val="nil"/>
            </w:tcBorders>
          </w:tcPr>
          <w:p w14:paraId="03C0F063" w14:textId="77777777" w:rsidR="00B92327" w:rsidRPr="00801E49" w:rsidRDefault="00332621" w:rsidP="009E169A">
            <w:pPr>
              <w:spacing w:after="0" w:line="259" w:lineRule="auto"/>
              <w:ind w:left="0" w:right="0" w:firstLine="0"/>
              <w:jc w:val="center"/>
              <w:rPr>
                <w:rFonts w:ascii="Open Sans" w:hAnsi="Open Sans" w:cs="Open Sans"/>
                <w:sz w:val="16"/>
                <w:szCs w:val="24"/>
                <w:rPrChange w:id="8674" w:author="Nicole Wu" w:date="2024-01-08T11:26:00Z">
                  <w:rPr>
                    <w:sz w:val="16"/>
                    <w:szCs w:val="24"/>
                  </w:rPr>
                </w:rPrChange>
              </w:rPr>
            </w:pPr>
            <w:r w:rsidRPr="00801E49">
              <w:rPr>
                <w:rFonts w:ascii="Open Sans" w:hAnsi="Open Sans" w:cs="Open Sans"/>
                <w:sz w:val="16"/>
                <w:szCs w:val="24"/>
                <w:rPrChange w:id="8675" w:author="Nicole Wu" w:date="2024-01-08T11:26:00Z">
                  <w:rPr>
                    <w:sz w:val="16"/>
                    <w:szCs w:val="24"/>
                  </w:rPr>
                </w:rPrChange>
              </w:rPr>
              <w:t>715</w:t>
            </w:r>
          </w:p>
        </w:tc>
        <w:tc>
          <w:tcPr>
            <w:tcW w:w="819" w:type="dxa"/>
            <w:tcBorders>
              <w:top w:val="single" w:sz="2" w:space="0" w:color="000000"/>
              <w:left w:val="nil"/>
              <w:bottom w:val="double" w:sz="2" w:space="0" w:color="000000"/>
              <w:right w:val="nil"/>
            </w:tcBorders>
          </w:tcPr>
          <w:p w14:paraId="1BD2BE04" w14:textId="77777777" w:rsidR="00B92327" w:rsidRPr="00801E49" w:rsidRDefault="00332621" w:rsidP="009E169A">
            <w:pPr>
              <w:spacing w:after="0" w:line="259" w:lineRule="auto"/>
              <w:ind w:left="0" w:right="0" w:firstLine="0"/>
              <w:jc w:val="center"/>
              <w:rPr>
                <w:rFonts w:ascii="Open Sans" w:hAnsi="Open Sans" w:cs="Open Sans"/>
                <w:sz w:val="16"/>
                <w:szCs w:val="24"/>
                <w:rPrChange w:id="8676" w:author="Nicole Wu" w:date="2024-01-08T11:26:00Z">
                  <w:rPr>
                    <w:sz w:val="16"/>
                    <w:szCs w:val="24"/>
                  </w:rPr>
                </w:rPrChange>
              </w:rPr>
            </w:pPr>
            <w:r w:rsidRPr="00801E49">
              <w:rPr>
                <w:rFonts w:ascii="Open Sans" w:hAnsi="Open Sans" w:cs="Open Sans"/>
                <w:sz w:val="16"/>
                <w:szCs w:val="24"/>
                <w:rPrChange w:id="8677" w:author="Nicole Wu" w:date="2024-01-08T11:26:00Z">
                  <w:rPr>
                    <w:sz w:val="16"/>
                    <w:szCs w:val="24"/>
                  </w:rPr>
                </w:rPrChange>
              </w:rPr>
              <w:t>276</w:t>
            </w:r>
          </w:p>
        </w:tc>
        <w:tc>
          <w:tcPr>
            <w:tcW w:w="677" w:type="dxa"/>
            <w:tcBorders>
              <w:top w:val="single" w:sz="2" w:space="0" w:color="000000"/>
              <w:left w:val="nil"/>
              <w:bottom w:val="double" w:sz="2" w:space="0" w:color="000000"/>
              <w:right w:val="nil"/>
            </w:tcBorders>
          </w:tcPr>
          <w:p w14:paraId="7ED04DD5" w14:textId="77777777" w:rsidR="00B92327" w:rsidRPr="00801E49" w:rsidRDefault="00332621" w:rsidP="009E169A">
            <w:pPr>
              <w:spacing w:after="0" w:line="259" w:lineRule="auto"/>
              <w:ind w:left="0" w:right="0" w:firstLine="0"/>
              <w:jc w:val="center"/>
              <w:rPr>
                <w:rFonts w:ascii="Open Sans" w:hAnsi="Open Sans" w:cs="Open Sans"/>
                <w:sz w:val="16"/>
                <w:szCs w:val="24"/>
                <w:rPrChange w:id="8678" w:author="Nicole Wu" w:date="2024-01-08T11:26:00Z">
                  <w:rPr>
                    <w:sz w:val="16"/>
                    <w:szCs w:val="24"/>
                  </w:rPr>
                </w:rPrChange>
              </w:rPr>
            </w:pPr>
            <w:r w:rsidRPr="00801E49">
              <w:rPr>
                <w:rFonts w:ascii="Open Sans" w:hAnsi="Open Sans" w:cs="Open Sans"/>
                <w:sz w:val="16"/>
                <w:szCs w:val="24"/>
                <w:rPrChange w:id="8679" w:author="Nicole Wu" w:date="2024-01-08T11:26:00Z">
                  <w:rPr>
                    <w:sz w:val="16"/>
                    <w:szCs w:val="24"/>
                  </w:rPr>
                </w:rPrChange>
              </w:rPr>
              <w:t>747</w:t>
            </w:r>
          </w:p>
        </w:tc>
        <w:tc>
          <w:tcPr>
            <w:tcW w:w="740" w:type="dxa"/>
            <w:tcBorders>
              <w:top w:val="single" w:sz="2" w:space="0" w:color="000000"/>
              <w:left w:val="nil"/>
              <w:bottom w:val="double" w:sz="2" w:space="0" w:color="000000"/>
              <w:right w:val="nil"/>
            </w:tcBorders>
          </w:tcPr>
          <w:p w14:paraId="1846CEEE" w14:textId="77777777" w:rsidR="00B92327" w:rsidRPr="00801E49" w:rsidRDefault="00332621" w:rsidP="009E169A">
            <w:pPr>
              <w:spacing w:after="0" w:line="259" w:lineRule="auto"/>
              <w:ind w:left="0" w:right="0" w:firstLine="0"/>
              <w:jc w:val="center"/>
              <w:rPr>
                <w:rFonts w:ascii="Open Sans" w:hAnsi="Open Sans" w:cs="Open Sans"/>
                <w:sz w:val="16"/>
                <w:szCs w:val="24"/>
                <w:rPrChange w:id="8680" w:author="Nicole Wu" w:date="2024-01-08T11:26:00Z">
                  <w:rPr>
                    <w:sz w:val="16"/>
                    <w:szCs w:val="24"/>
                  </w:rPr>
                </w:rPrChange>
              </w:rPr>
            </w:pPr>
            <w:r w:rsidRPr="00801E49">
              <w:rPr>
                <w:rFonts w:ascii="Open Sans" w:hAnsi="Open Sans" w:cs="Open Sans"/>
                <w:sz w:val="16"/>
                <w:szCs w:val="24"/>
                <w:rPrChange w:id="8681" w:author="Nicole Wu" w:date="2024-01-08T11:26:00Z">
                  <w:rPr>
                    <w:sz w:val="16"/>
                    <w:szCs w:val="24"/>
                  </w:rPr>
                </w:rPrChange>
              </w:rPr>
              <w:t>1,023</w:t>
            </w:r>
          </w:p>
        </w:tc>
      </w:tr>
    </w:tbl>
    <w:p w14:paraId="32F33C34" w14:textId="77777777" w:rsidR="00B92327" w:rsidRPr="00801E49" w:rsidRDefault="00332621" w:rsidP="00C46F67">
      <w:pPr>
        <w:spacing w:after="0" w:line="259" w:lineRule="auto"/>
        <w:ind w:left="0" w:right="0" w:firstLine="0"/>
        <w:jc w:val="left"/>
        <w:rPr>
          <w:rFonts w:ascii="Open Sans" w:hAnsi="Open Sans" w:cs="Open Sans"/>
          <w:sz w:val="16"/>
          <w:szCs w:val="24"/>
          <w:rPrChange w:id="8682" w:author="Nicole Wu" w:date="2024-01-08T11:26:00Z">
            <w:rPr>
              <w:sz w:val="16"/>
              <w:szCs w:val="24"/>
            </w:rPr>
          </w:rPrChange>
        </w:rPr>
      </w:pPr>
      <w:r w:rsidRPr="00801E49">
        <w:rPr>
          <w:rFonts w:ascii="Open Sans" w:hAnsi="Open Sans" w:cs="Open Sans"/>
          <w:sz w:val="16"/>
          <w:szCs w:val="24"/>
          <w:rPrChange w:id="8683" w:author="Nicole Wu" w:date="2024-01-08T11:26:00Z">
            <w:rPr>
              <w:sz w:val="16"/>
              <w:szCs w:val="24"/>
            </w:rPr>
          </w:rPrChange>
        </w:rPr>
        <w:t>Note: Robust standard errors in parentheses; * p&lt;0.05, ** p&lt;0.01, *** p&lt;0.001.</w:t>
      </w:r>
    </w:p>
    <w:p w14:paraId="76F8806B" w14:textId="77777777" w:rsidR="00C46F67" w:rsidRPr="00801E49" w:rsidRDefault="00C46F67" w:rsidP="00C46F67">
      <w:pPr>
        <w:spacing w:after="0" w:line="259" w:lineRule="auto"/>
        <w:ind w:left="0" w:right="0" w:firstLine="0"/>
        <w:jc w:val="left"/>
        <w:rPr>
          <w:rFonts w:ascii="Open Sans" w:hAnsi="Open Sans" w:cs="Open Sans"/>
          <w:sz w:val="16"/>
          <w:szCs w:val="24"/>
          <w:rPrChange w:id="8684" w:author="Nicole Wu" w:date="2024-01-08T11:26:00Z">
            <w:rPr>
              <w:sz w:val="16"/>
              <w:szCs w:val="24"/>
            </w:rPr>
          </w:rPrChange>
        </w:rPr>
      </w:pPr>
    </w:p>
    <w:p w14:paraId="385963D8" w14:textId="77777777" w:rsidR="00B92327" w:rsidRPr="00801E49" w:rsidRDefault="00332621">
      <w:pPr>
        <w:pStyle w:val="Heading2"/>
        <w:ind w:left="598" w:hanging="613"/>
        <w:rPr>
          <w:rFonts w:ascii="Open Sans" w:hAnsi="Open Sans" w:cs="Open Sans"/>
          <w:rPrChange w:id="8685" w:author="Nicole Wu" w:date="2024-01-08T11:26:00Z">
            <w:rPr/>
          </w:rPrChange>
        </w:rPr>
      </w:pPr>
      <w:bookmarkStart w:id="8686" w:name="_Toc135995"/>
      <w:r w:rsidRPr="00801E49">
        <w:rPr>
          <w:rFonts w:ascii="Open Sans" w:hAnsi="Open Sans" w:cs="Open Sans"/>
          <w:rPrChange w:id="8687" w:author="Nicole Wu" w:date="2024-01-08T11:26:00Z">
            <w:rPr/>
          </w:rPrChange>
        </w:rPr>
        <w:t>Supporting documents</w:t>
      </w:r>
      <w:bookmarkEnd w:id="8686"/>
    </w:p>
    <w:p w14:paraId="58581DD9" w14:textId="77777777" w:rsidR="00B92327" w:rsidRPr="00801E49" w:rsidRDefault="007B6852">
      <w:pPr>
        <w:numPr>
          <w:ilvl w:val="0"/>
          <w:numId w:val="15"/>
        </w:numPr>
        <w:ind w:left="546" w:right="446" w:hanging="279"/>
        <w:rPr>
          <w:rFonts w:ascii="Open Sans" w:hAnsi="Open Sans" w:cs="Open Sans"/>
          <w:rPrChange w:id="8688" w:author="Nicole Wu" w:date="2024-01-08T11:26:00Z">
            <w:rPr/>
          </w:rPrChange>
        </w:rPr>
      </w:pPr>
      <w:r w:rsidRPr="00801E49">
        <w:rPr>
          <w:rFonts w:ascii="Open Sans" w:hAnsi="Open Sans" w:cs="Open Sans"/>
          <w:rPrChange w:id="8689" w:author="Nicole Wu" w:date="2024-01-08T11:26:00Z">
            <w:rPr/>
          </w:rPrChange>
        </w:rPr>
        <w:fldChar w:fldCharType="begin"/>
      </w:r>
      <w:r w:rsidRPr="00801E49">
        <w:rPr>
          <w:rFonts w:ascii="Open Sans" w:hAnsi="Open Sans" w:cs="Open Sans"/>
          <w:rPrChange w:id="8690" w:author="Nicole Wu" w:date="2024-01-08T11:26:00Z">
            <w:rPr/>
          </w:rPrChange>
        </w:rPr>
        <w:instrText>HYPERLINK "https://resources.vam.wfp.org/data-analysis/quantitative/food-security/cari" \h</w:instrText>
      </w:r>
      <w:r w:rsidRPr="008708F4">
        <w:rPr>
          <w:rFonts w:ascii="Open Sans" w:hAnsi="Open Sans" w:cs="Open Sans"/>
        </w:rPr>
      </w:r>
      <w:r w:rsidRPr="00801E49">
        <w:rPr>
          <w:rFonts w:ascii="Open Sans" w:hAnsi="Open Sans" w:cs="Open Sans"/>
          <w:rPrChange w:id="8691" w:author="Nicole Wu" w:date="2024-01-08T11:26:00Z">
            <w:rPr/>
          </w:rPrChange>
        </w:rPr>
        <w:fldChar w:fldCharType="separate"/>
      </w:r>
      <w:r w:rsidR="00332621" w:rsidRPr="00801E49">
        <w:rPr>
          <w:rFonts w:ascii="Open Sans" w:hAnsi="Open Sans" w:cs="Open Sans"/>
          <w:rPrChange w:id="8692" w:author="Nicole Wu" w:date="2024-01-08T11:26:00Z">
            <w:rPr/>
          </w:rPrChange>
        </w:rPr>
        <w:t xml:space="preserve">CARI methodology Consolidated Approach for Reporting Indicators of Food Security (CARI) </w:t>
      </w:r>
      <w:r w:rsidRPr="00801E49">
        <w:rPr>
          <w:rFonts w:ascii="Open Sans" w:hAnsi="Open Sans" w:cs="Open Sans"/>
          <w:rPrChange w:id="8693" w:author="Nicole Wu" w:date="2024-01-08T11:26:00Z">
            <w:rPr/>
          </w:rPrChange>
        </w:rPr>
        <w:fldChar w:fldCharType="end"/>
      </w:r>
      <w:r w:rsidRPr="00801E49">
        <w:rPr>
          <w:rFonts w:ascii="Open Sans" w:hAnsi="Open Sans" w:cs="Open Sans"/>
          <w:rPrChange w:id="8694" w:author="Nicole Wu" w:date="2024-01-08T11:26:00Z">
            <w:rPr/>
          </w:rPrChange>
        </w:rPr>
        <w:fldChar w:fldCharType="begin"/>
      </w:r>
      <w:r w:rsidRPr="00801E49">
        <w:rPr>
          <w:rFonts w:ascii="Open Sans" w:hAnsi="Open Sans" w:cs="Open Sans"/>
          <w:rPrChange w:id="8695" w:author="Nicole Wu" w:date="2024-01-08T11:26:00Z">
            <w:rPr/>
          </w:rPrChange>
        </w:rPr>
        <w:instrText>HYPERLI</w:instrText>
      </w:r>
      <w:r w:rsidRPr="00801E49">
        <w:rPr>
          <w:rFonts w:ascii="Open Sans" w:hAnsi="Open Sans" w:cs="Open Sans"/>
          <w:rPrChange w:id="8696" w:author="Nicole Wu" w:date="2024-01-08T11:26:00Z">
            <w:rPr/>
          </w:rPrChange>
        </w:rPr>
        <w:instrText>NK "https://resources.vam.wfp.org/data-analysis/quantitative/food-security/cari" \h</w:instrText>
      </w:r>
      <w:r w:rsidRPr="008708F4">
        <w:rPr>
          <w:rFonts w:ascii="Open Sans" w:hAnsi="Open Sans" w:cs="Open Sans"/>
        </w:rPr>
      </w:r>
      <w:r w:rsidRPr="00801E49">
        <w:rPr>
          <w:rFonts w:ascii="Open Sans" w:hAnsi="Open Sans" w:cs="Open Sans"/>
          <w:rPrChange w:id="8697" w:author="Nicole Wu" w:date="2024-01-08T11:26:00Z">
            <w:rPr/>
          </w:rPrChange>
        </w:rPr>
        <w:fldChar w:fldCharType="separate"/>
      </w:r>
      <w:r w:rsidR="00332621" w:rsidRPr="00801E49">
        <w:rPr>
          <w:rFonts w:ascii="Open Sans" w:hAnsi="Open Sans" w:cs="Open Sans"/>
          <w:rPrChange w:id="8698" w:author="Nicole Wu" w:date="2024-01-08T11:26:00Z">
            <w:rPr/>
          </w:rPrChange>
        </w:rPr>
        <w:t>Guidelines - Third edition</w:t>
      </w:r>
      <w:r w:rsidRPr="00801E49">
        <w:rPr>
          <w:rFonts w:ascii="Open Sans" w:hAnsi="Open Sans" w:cs="Open Sans"/>
          <w:rPrChange w:id="8699" w:author="Nicole Wu" w:date="2024-01-08T11:26:00Z">
            <w:rPr/>
          </w:rPrChange>
        </w:rPr>
        <w:fldChar w:fldCharType="end"/>
      </w:r>
    </w:p>
    <w:p w14:paraId="477DF981" w14:textId="77777777" w:rsidR="00B92327" w:rsidRPr="00801E49" w:rsidRDefault="007B6852">
      <w:pPr>
        <w:numPr>
          <w:ilvl w:val="0"/>
          <w:numId w:val="15"/>
        </w:numPr>
        <w:ind w:left="546" w:right="446" w:hanging="279"/>
        <w:rPr>
          <w:rFonts w:ascii="Open Sans" w:hAnsi="Open Sans" w:cs="Open Sans"/>
          <w:rPrChange w:id="8700" w:author="Nicole Wu" w:date="2024-01-08T11:26:00Z">
            <w:rPr/>
          </w:rPrChange>
        </w:rPr>
      </w:pPr>
      <w:r w:rsidRPr="00801E49">
        <w:rPr>
          <w:rFonts w:ascii="Open Sans" w:hAnsi="Open Sans" w:cs="Open Sans"/>
          <w:rPrChange w:id="8701" w:author="Nicole Wu" w:date="2024-01-08T11:26:00Z">
            <w:rPr/>
          </w:rPrChange>
        </w:rPr>
        <w:fldChar w:fldCharType="begin"/>
      </w:r>
      <w:r w:rsidRPr="00801E49">
        <w:rPr>
          <w:rFonts w:ascii="Open Sans" w:hAnsi="Open Sans" w:cs="Open Sans"/>
          <w:rPrChange w:id="8702" w:author="Nicole Wu" w:date="2024-01-08T11:26:00Z">
            <w:rPr/>
          </w:rPrChange>
        </w:rPr>
        <w:instrText>HYPERLINK "https://resources.vam.wfp.org/data-analysis/quantitative/food-security/food-consumption-score" \h</w:instrText>
      </w:r>
      <w:r w:rsidRPr="008708F4">
        <w:rPr>
          <w:rFonts w:ascii="Open Sans" w:hAnsi="Open Sans" w:cs="Open Sans"/>
        </w:rPr>
      </w:r>
      <w:r w:rsidRPr="00801E49">
        <w:rPr>
          <w:rFonts w:ascii="Open Sans" w:hAnsi="Open Sans" w:cs="Open Sans"/>
          <w:rPrChange w:id="8703" w:author="Nicole Wu" w:date="2024-01-08T11:26:00Z">
            <w:rPr/>
          </w:rPrChange>
        </w:rPr>
        <w:fldChar w:fldCharType="separate"/>
      </w:r>
      <w:r w:rsidR="00332621" w:rsidRPr="00801E49">
        <w:rPr>
          <w:rFonts w:ascii="Open Sans" w:hAnsi="Open Sans" w:cs="Open Sans"/>
          <w:rPrChange w:id="8704" w:author="Nicole Wu" w:date="2024-01-08T11:26:00Z">
            <w:rPr/>
          </w:rPrChange>
        </w:rPr>
        <w:t>FCS</w:t>
      </w:r>
      <w:r w:rsidRPr="00801E49">
        <w:rPr>
          <w:rFonts w:ascii="Open Sans" w:hAnsi="Open Sans" w:cs="Open Sans"/>
          <w:rPrChange w:id="8705" w:author="Nicole Wu" w:date="2024-01-08T11:26:00Z">
            <w:rPr/>
          </w:rPrChange>
        </w:rPr>
        <w:fldChar w:fldCharType="end"/>
      </w:r>
    </w:p>
    <w:p w14:paraId="46D9A460" w14:textId="77777777" w:rsidR="00B92327" w:rsidRPr="00801E49" w:rsidRDefault="007B6852">
      <w:pPr>
        <w:numPr>
          <w:ilvl w:val="0"/>
          <w:numId w:val="15"/>
        </w:numPr>
        <w:ind w:left="546" w:right="446" w:hanging="279"/>
        <w:rPr>
          <w:rFonts w:ascii="Open Sans" w:hAnsi="Open Sans" w:cs="Open Sans"/>
          <w:rPrChange w:id="8706" w:author="Nicole Wu" w:date="2024-01-08T11:26:00Z">
            <w:rPr/>
          </w:rPrChange>
        </w:rPr>
      </w:pPr>
      <w:r w:rsidRPr="00801E49">
        <w:rPr>
          <w:rFonts w:ascii="Open Sans" w:hAnsi="Open Sans" w:cs="Open Sans"/>
          <w:rPrChange w:id="8707" w:author="Nicole Wu" w:date="2024-01-08T11:26:00Z">
            <w:rPr/>
          </w:rPrChange>
        </w:rPr>
        <w:fldChar w:fldCharType="begin"/>
      </w:r>
      <w:r w:rsidRPr="00801E49">
        <w:rPr>
          <w:rFonts w:ascii="Open Sans" w:hAnsi="Open Sans" w:cs="Open Sans"/>
          <w:rPrChange w:id="8708" w:author="Nicole Wu" w:date="2024-01-08T11:26:00Z">
            <w:rPr/>
          </w:rPrChange>
        </w:rPr>
        <w:instrText>HYPERLINK "https://resources.vam.wfp.org/data-analysis/quantitative/food-security/reduced-coping-strategies-index" \h</w:instrText>
      </w:r>
      <w:r w:rsidRPr="008708F4">
        <w:rPr>
          <w:rFonts w:ascii="Open Sans" w:hAnsi="Open Sans" w:cs="Open Sans"/>
        </w:rPr>
      </w:r>
      <w:r w:rsidRPr="00801E49">
        <w:rPr>
          <w:rFonts w:ascii="Open Sans" w:hAnsi="Open Sans" w:cs="Open Sans"/>
          <w:rPrChange w:id="8709" w:author="Nicole Wu" w:date="2024-01-08T11:26:00Z">
            <w:rPr/>
          </w:rPrChange>
        </w:rPr>
        <w:fldChar w:fldCharType="separate"/>
      </w:r>
      <w:r w:rsidR="00332621" w:rsidRPr="00801E49">
        <w:rPr>
          <w:rFonts w:ascii="Open Sans" w:hAnsi="Open Sans" w:cs="Open Sans"/>
          <w:rPrChange w:id="8710" w:author="Nicole Wu" w:date="2024-01-08T11:26:00Z">
            <w:rPr/>
          </w:rPrChange>
        </w:rPr>
        <w:t>rCSI</w:t>
      </w:r>
      <w:r w:rsidRPr="00801E49">
        <w:rPr>
          <w:rFonts w:ascii="Open Sans" w:hAnsi="Open Sans" w:cs="Open Sans"/>
          <w:rPrChange w:id="8711" w:author="Nicole Wu" w:date="2024-01-08T11:26:00Z">
            <w:rPr/>
          </w:rPrChange>
        </w:rPr>
        <w:fldChar w:fldCharType="end"/>
      </w:r>
    </w:p>
    <w:p w14:paraId="2683E0E7" w14:textId="77777777" w:rsidR="00B92327" w:rsidRPr="00801E49" w:rsidRDefault="007B6852">
      <w:pPr>
        <w:numPr>
          <w:ilvl w:val="0"/>
          <w:numId w:val="15"/>
        </w:numPr>
        <w:ind w:left="546" w:right="446" w:hanging="279"/>
        <w:rPr>
          <w:rFonts w:ascii="Open Sans" w:hAnsi="Open Sans" w:cs="Open Sans"/>
          <w:rPrChange w:id="8712" w:author="Nicole Wu" w:date="2024-01-08T11:26:00Z">
            <w:rPr/>
          </w:rPrChange>
        </w:rPr>
      </w:pPr>
      <w:r w:rsidRPr="00801E49">
        <w:rPr>
          <w:rFonts w:ascii="Open Sans" w:hAnsi="Open Sans" w:cs="Open Sans"/>
          <w:rPrChange w:id="8713" w:author="Nicole Wu" w:date="2024-01-08T11:26:00Z">
            <w:rPr/>
          </w:rPrChange>
        </w:rPr>
        <w:fldChar w:fldCharType="begin"/>
      </w:r>
      <w:r w:rsidRPr="00801E49">
        <w:rPr>
          <w:rFonts w:ascii="Open Sans" w:hAnsi="Open Sans" w:cs="Open Sans"/>
          <w:rPrChange w:id="8714" w:author="Nicole Wu" w:date="2024-01-08T11:26:00Z">
            <w:rPr/>
          </w:rPrChange>
        </w:rPr>
        <w:instrText>HYPERLINK "https://resources.vam.wfp.org/data-analysis</w:instrText>
      </w:r>
      <w:r w:rsidRPr="00801E49">
        <w:rPr>
          <w:rFonts w:ascii="Open Sans" w:hAnsi="Open Sans" w:cs="Open Sans"/>
          <w:rPrChange w:id="8715" w:author="Nicole Wu" w:date="2024-01-08T11:26:00Z">
            <w:rPr/>
          </w:rPrChange>
        </w:rPr>
        <w:instrText>/quantitative/food-security/livelihood-coping-strategies-food-security" \h</w:instrText>
      </w:r>
      <w:r w:rsidRPr="008708F4">
        <w:rPr>
          <w:rFonts w:ascii="Open Sans" w:hAnsi="Open Sans" w:cs="Open Sans"/>
        </w:rPr>
      </w:r>
      <w:r w:rsidRPr="00801E49">
        <w:rPr>
          <w:rFonts w:ascii="Open Sans" w:hAnsi="Open Sans" w:cs="Open Sans"/>
          <w:rPrChange w:id="8716" w:author="Nicole Wu" w:date="2024-01-08T11:26:00Z">
            <w:rPr/>
          </w:rPrChange>
        </w:rPr>
        <w:fldChar w:fldCharType="separate"/>
      </w:r>
      <w:r w:rsidR="00332621" w:rsidRPr="00801E49">
        <w:rPr>
          <w:rFonts w:ascii="Open Sans" w:hAnsi="Open Sans" w:cs="Open Sans"/>
          <w:rPrChange w:id="8717" w:author="Nicole Wu" w:date="2024-01-08T11:26:00Z">
            <w:rPr/>
          </w:rPrChange>
        </w:rPr>
        <w:t>LCS</w:t>
      </w:r>
      <w:r w:rsidRPr="00801E49">
        <w:rPr>
          <w:rFonts w:ascii="Open Sans" w:hAnsi="Open Sans" w:cs="Open Sans"/>
          <w:rPrChange w:id="8718" w:author="Nicole Wu" w:date="2024-01-08T11:26:00Z">
            <w:rPr/>
          </w:rPrChange>
        </w:rPr>
        <w:fldChar w:fldCharType="end"/>
      </w:r>
    </w:p>
    <w:p w14:paraId="2C57B238" w14:textId="77777777" w:rsidR="00B92327" w:rsidRPr="00801E49" w:rsidRDefault="007B6852">
      <w:pPr>
        <w:numPr>
          <w:ilvl w:val="0"/>
          <w:numId w:val="15"/>
        </w:numPr>
        <w:ind w:left="546" w:right="446" w:hanging="279"/>
        <w:rPr>
          <w:rFonts w:ascii="Open Sans" w:hAnsi="Open Sans" w:cs="Open Sans"/>
          <w:rPrChange w:id="8719" w:author="Nicole Wu" w:date="2024-01-08T11:26:00Z">
            <w:rPr/>
          </w:rPrChange>
        </w:rPr>
      </w:pPr>
      <w:r w:rsidRPr="00801E49">
        <w:rPr>
          <w:rFonts w:ascii="Open Sans" w:hAnsi="Open Sans" w:cs="Open Sans"/>
          <w:rPrChange w:id="8720" w:author="Nicole Wu" w:date="2024-01-08T11:26:00Z">
            <w:rPr/>
          </w:rPrChange>
        </w:rPr>
        <w:fldChar w:fldCharType="begin"/>
      </w:r>
      <w:r w:rsidRPr="00801E49">
        <w:rPr>
          <w:rFonts w:ascii="Open Sans" w:hAnsi="Open Sans" w:cs="Open Sans"/>
          <w:rPrChange w:id="8721" w:author="Nicole Wu" w:date="2024-01-08T11:26:00Z">
            <w:rPr/>
          </w:rPrChange>
        </w:rPr>
        <w:instrText>HYPERLINK "https://resources.vam.wfp.org/data-analysis/quantitative/food-security/food-expenditure-share" \h</w:instrText>
      </w:r>
      <w:r w:rsidRPr="008708F4">
        <w:rPr>
          <w:rFonts w:ascii="Open Sans" w:hAnsi="Open Sans" w:cs="Open Sans"/>
        </w:rPr>
      </w:r>
      <w:r w:rsidRPr="00801E49">
        <w:rPr>
          <w:rFonts w:ascii="Open Sans" w:hAnsi="Open Sans" w:cs="Open Sans"/>
          <w:rPrChange w:id="8722" w:author="Nicole Wu" w:date="2024-01-08T11:26:00Z">
            <w:rPr/>
          </w:rPrChange>
        </w:rPr>
        <w:fldChar w:fldCharType="separate"/>
      </w:r>
      <w:r w:rsidR="00332621" w:rsidRPr="00801E49">
        <w:rPr>
          <w:rFonts w:ascii="Open Sans" w:hAnsi="Open Sans" w:cs="Open Sans"/>
          <w:rPrChange w:id="8723" w:author="Nicole Wu" w:date="2024-01-08T11:26:00Z">
            <w:rPr/>
          </w:rPrChange>
        </w:rPr>
        <w:t>FES</w:t>
      </w:r>
      <w:r w:rsidRPr="00801E49">
        <w:rPr>
          <w:rFonts w:ascii="Open Sans" w:hAnsi="Open Sans" w:cs="Open Sans"/>
          <w:rPrChange w:id="8724" w:author="Nicole Wu" w:date="2024-01-08T11:26:00Z">
            <w:rPr/>
          </w:rPrChange>
        </w:rPr>
        <w:fldChar w:fldCharType="end"/>
      </w:r>
    </w:p>
    <w:sectPr w:rsidR="00B92327" w:rsidRPr="00801E49">
      <w:footerReference w:type="even" r:id="rId17"/>
      <w:footerReference w:type="default" r:id="rId18"/>
      <w:footerReference w:type="first" r:id="rId19"/>
      <w:pgSz w:w="12240" w:h="15840"/>
      <w:pgMar w:top="1384" w:right="979" w:bottom="1377" w:left="1440" w:header="720" w:footer="77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42" w:author="Matthieu TOCKERT" w:date="2023-12-04T09:52:00Z" w:initials="MT">
    <w:p w14:paraId="2B199298" w14:textId="1BDBA289" w:rsidR="216B46F7" w:rsidRDefault="216B46F7">
      <w:r>
        <w:t>mVAM actually was developed during Ebola already and in DRC before. Hence there is more than 10 years experience in that methodology. Let's not make it sound here like this was put together in a rush during COVID.</w:t>
      </w:r>
      <w:r>
        <w:annotationRef/>
      </w:r>
    </w:p>
  </w:comment>
  <w:comment w:id="419" w:author="Nicole Wu" w:date="2024-01-08T10:32:00Z" w:initials="YW">
    <w:p w14:paraId="0E454797" w14:textId="77777777" w:rsidR="00AE75FD" w:rsidRDefault="00AE75FD" w:rsidP="00AE75FD">
      <w:pPr>
        <w:jc w:val="left"/>
      </w:pPr>
      <w:r>
        <w:rPr>
          <w:rStyle w:val="CommentReference"/>
        </w:rPr>
        <w:annotationRef/>
      </w:r>
      <w:r>
        <w:rPr>
          <w:sz w:val="20"/>
          <w:szCs w:val="20"/>
        </w:rPr>
        <w:t xml:space="preserve">Methodology vs. Method: when talking about CARI and rCARI as an overall process (from data collection, cleaning, analyzing food security/insecurity), it’s a methodology; while talking about the combination of indicators into one measurement, it’s a method. </w:t>
      </w:r>
    </w:p>
  </w:comment>
  <w:comment w:id="423" w:author="Mohamed SALEM" w:date="2023-12-15T22:37:00Z" w:initials="MS">
    <w:p w14:paraId="5CC515E2" w14:textId="1EE7CD50" w:rsidR="00452211" w:rsidRDefault="00452211">
      <w:pPr>
        <w:pStyle w:val="CommentText"/>
        <w:ind w:left="0" w:firstLine="0"/>
        <w:jc w:val="left"/>
      </w:pPr>
      <w:r>
        <w:rPr>
          <w:rStyle w:val="CommentReference"/>
        </w:rPr>
        <w:annotationRef/>
      </w:r>
      <w:r>
        <w:rPr>
          <w:lang w:val="en-US"/>
        </w:rPr>
        <w:t xml:space="preserve">2 prefectures were randomly selected from the XXX prefectures in CAR, in each prefectura 25 villages were randomly selected. XX number of households were randomly selected from each village    </w:t>
      </w:r>
    </w:p>
  </w:comment>
  <w:comment w:id="468" w:author="Nicole Wu" w:date="2024-01-08T10:34:00Z" w:initials="YW">
    <w:p w14:paraId="26453C79" w14:textId="77777777" w:rsidR="00BF68D1" w:rsidRDefault="00BF68D1" w:rsidP="00BF68D1">
      <w:pPr>
        <w:jc w:val="left"/>
      </w:pPr>
      <w:r>
        <w:rPr>
          <w:rStyle w:val="CommentReference"/>
        </w:rPr>
        <w:annotationRef/>
      </w:r>
      <w:r>
        <w:rPr>
          <w:sz w:val="20"/>
          <w:szCs w:val="20"/>
        </w:rPr>
        <w:t>Not necessarily as rCARI because we also asked about the expenditure?</w:t>
      </w:r>
    </w:p>
  </w:comment>
  <w:comment w:id="493" w:author="Mohamed SALEM" w:date="2023-12-15T22:43:00Z" w:initials="MS">
    <w:p w14:paraId="2DAD9D7C" w14:textId="7D61F556" w:rsidR="001C51D9" w:rsidRDefault="001C51D9">
      <w:pPr>
        <w:pStyle w:val="CommentText"/>
        <w:ind w:left="0" w:firstLine="0"/>
        <w:jc w:val="left"/>
      </w:pPr>
      <w:r>
        <w:rPr>
          <w:rStyle w:val="CommentReference"/>
        </w:rPr>
        <w:annotationRef/>
      </w:r>
      <w:r>
        <w:rPr>
          <w:lang w:val="en-US"/>
        </w:rPr>
        <w:t xml:space="preserve">Good job, that the findings are concise and conclusive </w:t>
      </w:r>
    </w:p>
  </w:comment>
  <w:comment w:id="498" w:author="Matthieu TOCKERT" w:date="2023-12-04T10:06:00Z" w:initials="MT">
    <w:p w14:paraId="6F8C8477" w14:textId="01F9ADF6" w:rsidR="213E334A" w:rsidRDefault="213E334A">
      <w:pPr>
        <w:pStyle w:val="CommentText"/>
      </w:pPr>
      <w:r>
        <w:t>are they still preliminary?</w:t>
      </w:r>
      <w:r>
        <w:rPr>
          <w:rStyle w:val="CommentReference"/>
        </w:rPr>
        <w:annotationRef/>
      </w:r>
    </w:p>
  </w:comment>
  <w:comment w:id="516" w:author="Mohamed SALEM" w:date="2023-12-15T22:39:00Z" w:initials="MS">
    <w:p w14:paraId="4E8F283D" w14:textId="77777777" w:rsidR="0069586D" w:rsidRDefault="0069586D">
      <w:pPr>
        <w:pStyle w:val="CommentText"/>
        <w:ind w:left="0" w:firstLine="0"/>
        <w:jc w:val="left"/>
      </w:pPr>
      <w:r>
        <w:rPr>
          <w:rStyle w:val="CommentReference"/>
        </w:rPr>
        <w:annotationRef/>
      </w:r>
      <w:r>
        <w:rPr>
          <w:lang w:val="en-US"/>
        </w:rPr>
        <w:t xml:space="preserve">In the summary you didn’t mention how did we interviewed the sample without mobile phones. We need to add one line on this </w:t>
      </w:r>
    </w:p>
  </w:comment>
  <w:comment w:id="520" w:author="Mohamed SALEM" w:date="2023-12-15T22:40:00Z" w:initials="MS">
    <w:p w14:paraId="6498584A" w14:textId="77777777" w:rsidR="008A61F4" w:rsidRDefault="008A61F4">
      <w:pPr>
        <w:pStyle w:val="CommentText"/>
        <w:ind w:left="0" w:firstLine="0"/>
        <w:jc w:val="left"/>
      </w:pPr>
      <w:r>
        <w:rPr>
          <w:rStyle w:val="CommentReference"/>
        </w:rPr>
        <w:annotationRef/>
      </w:r>
      <w:r>
        <w:rPr>
          <w:lang w:val="en-US"/>
        </w:rPr>
        <w:t>35% more respondents!!!</w:t>
      </w:r>
    </w:p>
  </w:comment>
  <w:comment w:id="529" w:author="Mohamed SALEM" w:date="2023-12-15T22:41:00Z" w:initials="MS">
    <w:p w14:paraId="2D9BAD11" w14:textId="77777777" w:rsidR="003D0FC3" w:rsidRDefault="003D0FC3">
      <w:pPr>
        <w:pStyle w:val="CommentText"/>
        <w:ind w:left="0" w:firstLine="0"/>
        <w:jc w:val="left"/>
      </w:pPr>
      <w:r>
        <w:rPr>
          <w:rStyle w:val="CommentReference"/>
        </w:rPr>
        <w:annotationRef/>
      </w:r>
      <w:r>
        <w:rPr>
          <w:lang w:val="en-US"/>
        </w:rPr>
        <w:t>What do you mean by composite CARI</w:t>
      </w:r>
    </w:p>
  </w:comment>
  <w:comment w:id="752" w:author="Mohamed SALEM" w:date="2023-12-15T22:45:00Z" w:initials="MS">
    <w:p w14:paraId="0112C8A3" w14:textId="77777777" w:rsidR="004A02BD" w:rsidRDefault="004A02BD">
      <w:pPr>
        <w:pStyle w:val="CommentText"/>
        <w:ind w:left="0" w:firstLine="0"/>
        <w:jc w:val="left"/>
      </w:pPr>
      <w:r>
        <w:rPr>
          <w:rStyle w:val="CommentReference"/>
        </w:rPr>
        <w:annotationRef/>
      </w:r>
      <w:r>
        <w:rPr>
          <w:lang w:val="en-US"/>
        </w:rPr>
        <w:t xml:space="preserve">The introduction is missing background, starts from the goal. </w:t>
      </w:r>
    </w:p>
    <w:p w14:paraId="48A7B4C2" w14:textId="77777777" w:rsidR="004A02BD" w:rsidRDefault="004A02BD">
      <w:pPr>
        <w:pStyle w:val="CommentText"/>
        <w:ind w:left="0" w:firstLine="0"/>
        <w:jc w:val="left"/>
      </w:pPr>
    </w:p>
    <w:p w14:paraId="1A97B655" w14:textId="77777777" w:rsidR="004A02BD" w:rsidRDefault="004A02BD">
      <w:pPr>
        <w:pStyle w:val="CommentText"/>
        <w:ind w:left="0" w:firstLine="0"/>
        <w:jc w:val="left"/>
      </w:pPr>
      <w:r>
        <w:rPr>
          <w:lang w:val="en-US"/>
        </w:rPr>
        <w:t>Need to move the background here</w:t>
      </w:r>
    </w:p>
  </w:comment>
  <w:comment w:id="764" w:author="Mohamed SALEM" w:date="2023-12-15T22:53:00Z" w:initials="MS">
    <w:p w14:paraId="0F8ECFA9" w14:textId="77777777" w:rsidR="00C034A1" w:rsidRDefault="00C034A1">
      <w:pPr>
        <w:pStyle w:val="CommentText"/>
        <w:ind w:left="0" w:firstLine="0"/>
        <w:jc w:val="left"/>
      </w:pPr>
      <w:r>
        <w:rPr>
          <w:rStyle w:val="CommentReference"/>
        </w:rPr>
        <w:annotationRef/>
      </w:r>
      <w:r>
        <w:rPr>
          <w:lang w:val="en-US"/>
        </w:rPr>
        <w:t xml:space="preserve">We need to stander the tens, is it past or future. I think everything should be in the past as it is a report </w:t>
      </w:r>
    </w:p>
  </w:comment>
  <w:comment w:id="794" w:author="Mohamed SALEM" w:date="2023-12-15T22:57:00Z" w:initials="MS">
    <w:p w14:paraId="56FB5B58" w14:textId="77777777" w:rsidR="00567795" w:rsidRDefault="00567795">
      <w:pPr>
        <w:pStyle w:val="CommentText"/>
        <w:ind w:left="0" w:firstLine="0"/>
        <w:jc w:val="left"/>
      </w:pPr>
      <w:r>
        <w:rPr>
          <w:rStyle w:val="CommentReference"/>
        </w:rPr>
        <w:annotationRef/>
      </w:r>
      <w:r>
        <w:rPr>
          <w:lang w:val="en-US"/>
        </w:rPr>
        <w:t>Something missing ?</w:t>
      </w:r>
    </w:p>
  </w:comment>
  <w:comment w:id="800" w:author="Mohamed SALEM" w:date="2023-12-15T22:59:00Z" w:initials="MS">
    <w:p w14:paraId="0FF40789" w14:textId="77777777" w:rsidR="00865801" w:rsidRDefault="00865801">
      <w:pPr>
        <w:pStyle w:val="CommentText"/>
        <w:ind w:left="0" w:firstLine="0"/>
        <w:jc w:val="left"/>
      </w:pPr>
      <w:r>
        <w:rPr>
          <w:rStyle w:val="CommentReference"/>
        </w:rPr>
        <w:annotationRef/>
      </w:r>
      <w:r>
        <w:rPr>
          <w:lang w:val="en-US"/>
        </w:rPr>
        <w:t xml:space="preserve">When are we going to adjust for the sampling skewness to control for response rate and phone ownership ? </w:t>
      </w:r>
    </w:p>
  </w:comment>
  <w:comment w:id="804" w:author="Mohamed SALEM" w:date="2023-12-15T23:00:00Z" w:initials="MS">
    <w:p w14:paraId="26105229" w14:textId="77777777" w:rsidR="00865801" w:rsidRDefault="00865801">
      <w:pPr>
        <w:pStyle w:val="CommentText"/>
        <w:ind w:left="0" w:firstLine="0"/>
        <w:jc w:val="left"/>
      </w:pPr>
      <w:r>
        <w:rPr>
          <w:rStyle w:val="CommentReference"/>
        </w:rPr>
        <w:annotationRef/>
      </w:r>
      <w:r>
        <w:rPr>
          <w:lang w:val="en-US"/>
        </w:rPr>
        <w:t xml:space="preserve">What is stopping us from doing it? </w:t>
      </w:r>
    </w:p>
  </w:comment>
  <w:comment w:id="817" w:author="Mohamed SALEM" w:date="2023-12-15T23:05:00Z" w:initials="MS">
    <w:p w14:paraId="7655ECEB" w14:textId="77777777" w:rsidR="00DE3B4D" w:rsidRDefault="00DE3B4D">
      <w:pPr>
        <w:pStyle w:val="CommentText"/>
        <w:ind w:left="0" w:firstLine="0"/>
        <w:jc w:val="left"/>
      </w:pPr>
      <w:r>
        <w:rPr>
          <w:rStyle w:val="CommentReference"/>
        </w:rPr>
        <w:annotationRef/>
      </w:r>
      <w:r>
        <w:rPr>
          <w:lang w:val="en-US"/>
        </w:rPr>
        <w:t xml:space="preserve">Was it random or based on criteria. There were was criteria involved then it is not random selection of the 2 areas and the villages. No problem if it is not random </w:t>
      </w:r>
    </w:p>
  </w:comment>
  <w:comment w:id="843" w:author="Mohamed SALEM" w:date="2023-12-15T23:06:00Z" w:initials="MS">
    <w:p w14:paraId="7984776E" w14:textId="77777777" w:rsidR="002B1D4B" w:rsidRDefault="002B1D4B">
      <w:pPr>
        <w:pStyle w:val="CommentText"/>
        <w:ind w:left="0" w:firstLine="0"/>
        <w:jc w:val="left"/>
      </w:pPr>
      <w:r>
        <w:rPr>
          <w:rStyle w:val="CommentReference"/>
        </w:rPr>
        <w:annotationRef/>
      </w:r>
      <w:r>
        <w:rPr>
          <w:lang w:val="en-US"/>
        </w:rPr>
        <w:t xml:space="preserve">We can't say random and based on criteria in the same sentence. Unless you had a criteria and you made a list of areas with the criteria then you randomly select from the areas that were included </w:t>
      </w:r>
    </w:p>
  </w:comment>
  <w:comment w:id="847" w:author="Matthieu TOCKERT" w:date="2023-12-04T10:08:00Z" w:initials="MT">
    <w:p w14:paraId="13119D47" w14:textId="1BBDBB5F" w:rsidR="213E334A" w:rsidRDefault="213E334A">
      <w:pPr>
        <w:pStyle w:val="CommentText"/>
      </w:pPr>
      <w:r>
        <w:t xml:space="preserve">is it really random then? </w:t>
      </w:r>
      <w:r>
        <w:rPr>
          <w:rStyle w:val="CommentReference"/>
        </w:rPr>
        <w:annotationRef/>
      </w:r>
    </w:p>
  </w:comment>
  <w:comment w:id="854" w:author="Mohamed SALEM" w:date="2023-12-15T23:11:00Z" w:initials="MS">
    <w:p w14:paraId="7B81A3FA" w14:textId="77777777" w:rsidR="00B87266" w:rsidRDefault="00B87266">
      <w:pPr>
        <w:pStyle w:val="CommentText"/>
        <w:ind w:left="0" w:firstLine="0"/>
        <w:jc w:val="left"/>
      </w:pPr>
      <w:r>
        <w:rPr>
          <w:rStyle w:val="CommentReference"/>
        </w:rPr>
        <w:annotationRef/>
      </w:r>
      <w:r>
        <w:rPr>
          <w:lang w:val="en-US"/>
        </w:rPr>
        <w:t xml:space="preserve">Was it a coincidence that all villages met the inclusion criteria were 20, or you had a larger list and then you randomly selected the 20 out of them. </w:t>
      </w:r>
    </w:p>
    <w:p w14:paraId="377C9E4A" w14:textId="77777777" w:rsidR="00B87266" w:rsidRDefault="00B87266">
      <w:pPr>
        <w:pStyle w:val="CommentText"/>
        <w:ind w:left="0" w:firstLine="0"/>
        <w:jc w:val="left"/>
      </w:pPr>
    </w:p>
    <w:p w14:paraId="42D14916" w14:textId="77777777" w:rsidR="00B87266" w:rsidRDefault="00B87266">
      <w:pPr>
        <w:pStyle w:val="CommentText"/>
        <w:ind w:left="0" w:firstLine="0"/>
        <w:jc w:val="left"/>
      </w:pPr>
      <w:r>
        <w:rPr>
          <w:lang w:val="en-US"/>
        </w:rPr>
        <w:t xml:space="preserve">Random selection of areas, villages, HHs are not an issue, if they were selected based on convenience we shouldn’t hide it. </w:t>
      </w:r>
    </w:p>
    <w:p w14:paraId="71EDA06A" w14:textId="77777777" w:rsidR="00B87266" w:rsidRDefault="00B87266">
      <w:pPr>
        <w:pStyle w:val="CommentText"/>
        <w:ind w:left="0" w:firstLine="0"/>
        <w:jc w:val="left"/>
      </w:pPr>
    </w:p>
    <w:p w14:paraId="25912CAE" w14:textId="77777777" w:rsidR="00B87266" w:rsidRDefault="00B87266">
      <w:pPr>
        <w:pStyle w:val="CommentText"/>
        <w:ind w:left="0" w:firstLine="0"/>
        <w:jc w:val="left"/>
      </w:pPr>
      <w:r>
        <w:rPr>
          <w:lang w:val="en-US"/>
        </w:rPr>
        <w:t xml:space="preserve">Randomization of the study population to phone and F2F is the most important step. Before that even if all the steps are based on convenience, no problem </w:t>
      </w:r>
    </w:p>
  </w:comment>
  <w:comment w:id="892" w:author="Mohamed SALEM" w:date="2023-12-18T09:54:00Z" w:initials="MS">
    <w:p w14:paraId="3155F8BD" w14:textId="77777777" w:rsidR="000F39B0" w:rsidRDefault="000F39B0">
      <w:pPr>
        <w:pStyle w:val="CommentText"/>
        <w:ind w:left="0" w:firstLine="0"/>
        <w:jc w:val="left"/>
      </w:pPr>
      <w:r>
        <w:rPr>
          <w:rStyle w:val="CommentReference"/>
        </w:rPr>
        <w:annotationRef/>
      </w:r>
      <w:r>
        <w:rPr>
          <w:lang w:val="en-US"/>
        </w:rPr>
        <w:t xml:space="preserve">Suggest to merge this section with the steps above, instead of going back and forth for the admin 2, 3 and village, HHHs discussion. Also step 5 above stopped at randmoization and didn't include the phone assignment thing which gives the impression that phone assignment was not part of the design </w:t>
      </w:r>
    </w:p>
  </w:comment>
  <w:comment w:id="916" w:author="Mohamed SALEM" w:date="2023-12-18T09:55:00Z" w:initials="MS">
    <w:p w14:paraId="0F6E6936" w14:textId="77777777" w:rsidR="005C36EA" w:rsidRDefault="005C36EA">
      <w:pPr>
        <w:pStyle w:val="CommentText"/>
        <w:ind w:left="0" w:firstLine="0"/>
        <w:jc w:val="left"/>
      </w:pPr>
      <w:r>
        <w:rPr>
          <w:rStyle w:val="CommentReference"/>
        </w:rPr>
        <w:annotationRef/>
      </w:r>
      <w:r>
        <w:rPr>
          <w:lang w:val="en-US"/>
        </w:rPr>
        <w:t xml:space="preserve">Does this mean some Admin 2 areas were excluded from the sampling frame of admin 2, or this was done only at admin 5 level ?  </w:t>
      </w:r>
    </w:p>
  </w:comment>
  <w:comment w:id="917" w:author="Mohamed SALEM" w:date="2023-12-18T09:56:00Z" w:initials="MS">
    <w:p w14:paraId="6AD49751" w14:textId="77777777" w:rsidR="004E5FF2" w:rsidRDefault="004E5FF2">
      <w:pPr>
        <w:pStyle w:val="CommentText"/>
        <w:ind w:left="0" w:firstLine="0"/>
        <w:jc w:val="left"/>
      </w:pPr>
      <w:r>
        <w:rPr>
          <w:rStyle w:val="CommentReference"/>
        </w:rPr>
        <w:annotationRef/>
      </w:r>
      <w:r>
        <w:rPr>
          <w:lang w:val="en-US"/>
        </w:rPr>
        <w:t xml:space="preserve">Suggest merging with the above steps, so we are clear what was the sampling frame at admin 2 , 3 and 5. </w:t>
      </w:r>
    </w:p>
  </w:comment>
  <w:comment w:id="977" w:author="Mohamed SALEM" w:date="2023-12-18T09:58:00Z" w:initials="MS">
    <w:p w14:paraId="09C416B8" w14:textId="77777777" w:rsidR="009570CB" w:rsidRDefault="009570CB">
      <w:pPr>
        <w:pStyle w:val="CommentText"/>
        <w:ind w:left="0" w:firstLine="0"/>
        <w:jc w:val="left"/>
      </w:pPr>
      <w:r>
        <w:rPr>
          <w:rStyle w:val="CommentReference"/>
        </w:rPr>
        <w:annotationRef/>
      </w:r>
      <w:r>
        <w:rPr>
          <w:lang w:val="en-US"/>
        </w:rPr>
        <w:t>Table 1 is not there</w:t>
      </w:r>
    </w:p>
  </w:comment>
  <w:comment w:id="986" w:author="Mohamed SALEM" w:date="2023-12-18T10:39:00Z" w:initials="MS">
    <w:p w14:paraId="7DFC933A" w14:textId="77777777" w:rsidR="00DC41B3" w:rsidRDefault="00DC41B3">
      <w:pPr>
        <w:pStyle w:val="CommentText"/>
        <w:ind w:left="0" w:firstLine="0"/>
        <w:jc w:val="left"/>
      </w:pPr>
      <w:r>
        <w:rPr>
          <w:rStyle w:val="CommentReference"/>
        </w:rPr>
        <w:annotationRef/>
      </w:r>
      <w:r>
        <w:rPr>
          <w:lang w:val="en-US"/>
        </w:rPr>
        <w:t xml:space="preserve">Are they 20 or 25, </w:t>
      </w:r>
    </w:p>
    <w:p w14:paraId="31DB5208" w14:textId="77777777" w:rsidR="00DC41B3" w:rsidRDefault="00DC41B3">
      <w:pPr>
        <w:pStyle w:val="CommentText"/>
        <w:ind w:left="0" w:firstLine="0"/>
        <w:jc w:val="left"/>
      </w:pPr>
      <w:r>
        <w:rPr>
          <w:lang w:val="en-US"/>
        </w:rPr>
        <w:t xml:space="preserve">Previously it was mentioned 20 PSU ? </w:t>
      </w:r>
    </w:p>
  </w:comment>
  <w:comment w:id="990" w:author="Mohamed SALEM" w:date="2023-12-18T10:41:00Z" w:initials="MS">
    <w:p w14:paraId="50EA2CD0" w14:textId="77777777" w:rsidR="00C717FC" w:rsidRDefault="00C717FC">
      <w:pPr>
        <w:pStyle w:val="CommentText"/>
        <w:ind w:left="0" w:firstLine="0"/>
        <w:jc w:val="left"/>
      </w:pPr>
      <w:r>
        <w:rPr>
          <w:rStyle w:val="CommentReference"/>
        </w:rPr>
        <w:annotationRef/>
      </w:r>
      <w:r>
        <w:rPr>
          <w:lang w:val="en-US"/>
        </w:rPr>
        <w:t xml:space="preserve">Is it approximately or at least, previously mentioned at least. </w:t>
      </w:r>
    </w:p>
    <w:p w14:paraId="42C6127C" w14:textId="77777777" w:rsidR="00C717FC" w:rsidRDefault="00C717FC">
      <w:pPr>
        <w:pStyle w:val="CommentText"/>
        <w:ind w:left="0" w:firstLine="0"/>
        <w:jc w:val="left"/>
      </w:pPr>
    </w:p>
    <w:p w14:paraId="3EFE643C" w14:textId="77777777" w:rsidR="00C717FC" w:rsidRDefault="00C717FC">
      <w:pPr>
        <w:pStyle w:val="CommentText"/>
        <w:ind w:left="0" w:firstLine="0"/>
        <w:jc w:val="left"/>
      </w:pPr>
      <w:r>
        <w:rPr>
          <w:lang w:val="en-US"/>
        </w:rPr>
        <w:t xml:space="preserve">If we get a table with villages and number of people listed this will be more informative. We can add it to the annexes  </w:t>
      </w:r>
    </w:p>
  </w:comment>
  <w:comment w:id="991" w:author="Mohamed SALEM" w:date="2024-01-05T07:46:00Z" w:initials="MS">
    <w:p w14:paraId="1C1E6DEC" w14:textId="77777777" w:rsidR="00683F0E" w:rsidRDefault="00683F0E">
      <w:pPr>
        <w:pStyle w:val="CommentText"/>
        <w:ind w:left="0" w:firstLine="0"/>
        <w:jc w:val="left"/>
      </w:pPr>
      <w:r>
        <w:rPr>
          <w:rStyle w:val="CommentReference"/>
        </w:rPr>
        <w:annotationRef/>
      </w:r>
      <w:r>
        <w:rPr>
          <w:lang w:val="en-US"/>
        </w:rPr>
        <w:t xml:space="preserve">I see the table, some admin 5 areas we listed 57 , 28 HH. Not approximately 100. Pleas adjust </w:t>
      </w:r>
    </w:p>
  </w:comment>
  <w:comment w:id="996" w:author="Mohamed SALEM" w:date="2023-12-18T10:41:00Z" w:initials="MS">
    <w:p w14:paraId="361C0902" w14:textId="7A10C28A" w:rsidR="0019668F" w:rsidRDefault="0019668F">
      <w:pPr>
        <w:pStyle w:val="CommentText"/>
        <w:ind w:left="0" w:firstLine="0"/>
        <w:jc w:val="left"/>
      </w:pPr>
      <w:r>
        <w:rPr>
          <w:rStyle w:val="CommentReference"/>
        </w:rPr>
        <w:annotationRef/>
      </w:r>
      <w:r>
        <w:rPr>
          <w:lang w:val="en-US"/>
        </w:rPr>
        <w:t xml:space="preserve">Need to add the listing questionnaire to the annexes as well </w:t>
      </w:r>
    </w:p>
  </w:comment>
  <w:comment w:id="1006" w:author="Mohamed SALEM" w:date="2023-12-18T10:48:00Z" w:initials="MS">
    <w:p w14:paraId="1D7EFAA5" w14:textId="77777777" w:rsidR="006A182B" w:rsidRDefault="006A182B">
      <w:pPr>
        <w:pStyle w:val="CommentText"/>
        <w:ind w:left="0" w:firstLine="0"/>
        <w:jc w:val="left"/>
      </w:pPr>
      <w:r>
        <w:rPr>
          <w:rStyle w:val="CommentReference"/>
        </w:rPr>
        <w:annotationRef/>
      </w:r>
      <w:r>
        <w:rPr>
          <w:lang w:val="en-US"/>
        </w:rPr>
        <w:t xml:space="preserve">We are in page 8, and this is the first time we talk about phone assignment, this should be part of the study design in CAR. Correct? </w:t>
      </w:r>
    </w:p>
  </w:comment>
  <w:comment w:id="1032" w:author="Mohamed SALEM" w:date="2023-12-18T10:51:00Z" w:initials="MS">
    <w:p w14:paraId="7F2DBF29" w14:textId="77777777" w:rsidR="005C24DF" w:rsidRDefault="005C24DF">
      <w:pPr>
        <w:pStyle w:val="CommentText"/>
        <w:ind w:left="0" w:firstLine="0"/>
        <w:jc w:val="left"/>
      </w:pPr>
      <w:r>
        <w:rPr>
          <w:rStyle w:val="CommentReference"/>
        </w:rPr>
        <w:annotationRef/>
      </w:r>
      <w:r>
        <w:rPr>
          <w:lang w:val="en-US"/>
        </w:rPr>
        <w:t xml:space="preserve">Yes, No what? Phone ownership? </w:t>
      </w:r>
    </w:p>
  </w:comment>
  <w:comment w:id="1033" w:author="Mohamed SALEM" w:date="2023-12-18T10:53:00Z" w:initials="MS">
    <w:p w14:paraId="55BE6E74" w14:textId="77777777" w:rsidR="00066A40" w:rsidRDefault="00066A40">
      <w:pPr>
        <w:pStyle w:val="CommentText"/>
        <w:ind w:left="0" w:firstLine="0"/>
        <w:jc w:val="left"/>
      </w:pPr>
      <w:r>
        <w:rPr>
          <w:rStyle w:val="CommentReference"/>
        </w:rPr>
        <w:annotationRef/>
      </w:r>
      <w:r>
        <w:rPr>
          <w:lang w:val="en-US"/>
        </w:rPr>
        <w:t xml:space="preserve">Why do we need this info disaggregated by PSU? The design was not to disaggregate phone owners by PSU. </w:t>
      </w:r>
    </w:p>
  </w:comment>
  <w:comment w:id="1042" w:author="Mohamed SALEM" w:date="2023-12-18T10:54:00Z" w:initials="MS">
    <w:p w14:paraId="119BC55D" w14:textId="77777777" w:rsidR="00D06142" w:rsidRDefault="00D06142">
      <w:pPr>
        <w:pStyle w:val="CommentText"/>
        <w:ind w:left="0" w:firstLine="0"/>
        <w:jc w:val="left"/>
      </w:pPr>
      <w:r>
        <w:rPr>
          <w:rStyle w:val="CommentReference"/>
        </w:rPr>
        <w:annotationRef/>
      </w:r>
      <w:r>
        <w:rPr>
          <w:lang w:val="en-US"/>
        </w:rPr>
        <w:t xml:space="preserve">Is this 1452 or 1872 ? This number contradict the graph below </w:t>
      </w:r>
    </w:p>
  </w:comment>
  <w:comment w:id="1043" w:author="Mohamed SALEM" w:date="2024-01-05T07:47:00Z" w:initials="MS">
    <w:p w14:paraId="2D500073" w14:textId="48A0A242" w:rsidR="00B76684" w:rsidRDefault="00B76684">
      <w:pPr>
        <w:pStyle w:val="CommentText"/>
        <w:ind w:left="0" w:firstLine="0"/>
        <w:jc w:val="left"/>
      </w:pPr>
      <w:r>
        <w:rPr>
          <w:rStyle w:val="CommentReference"/>
        </w:rPr>
        <w:annotationRef/>
      </w:r>
      <w:r>
        <w:fldChar w:fldCharType="begin"/>
      </w:r>
      <w:r>
        <w:instrText xml:space="preserve"> HYPERLINK "mailto:alirah.weyori@wfp.org" </w:instrText>
      </w:r>
      <w:bookmarkStart w:id="1049" w:name="_@_87BB7F857A9C4100A02136F9BDE778E0Z"/>
      <w:r>
        <w:fldChar w:fldCharType="separate"/>
      </w:r>
      <w:bookmarkEnd w:id="1049"/>
      <w:r w:rsidRPr="00B76684">
        <w:rPr>
          <w:rStyle w:val="Mention"/>
          <w:noProof/>
        </w:rPr>
        <w:t>@Alirah WEYORI</w:t>
      </w:r>
      <w:r>
        <w:fldChar w:fldCharType="end"/>
      </w:r>
    </w:p>
  </w:comment>
  <w:comment w:id="1044" w:author="Alirah WEYORI" w:date="2024-01-05T14:26:00Z" w:initials="AW">
    <w:p w14:paraId="0DD30E10" w14:textId="77777777" w:rsidR="00E02CE5" w:rsidRDefault="00E02CE5">
      <w:pPr>
        <w:pStyle w:val="CommentText"/>
        <w:ind w:left="0" w:firstLine="0"/>
        <w:jc w:val="left"/>
      </w:pPr>
      <w:r>
        <w:rPr>
          <w:rStyle w:val="CommentReference"/>
        </w:rPr>
        <w:annotationRef/>
      </w:r>
      <w:r>
        <w:t>The number here represents the sample excluding  HHs that did not own mobile phones nor had network coverage (420hhs). This is reflected in the sampling graph presented in the figure below. I will rearrange the to show the figure before the Table to reflect this.</w:t>
      </w:r>
    </w:p>
  </w:comment>
  <w:comment w:id="1045" w:author="Alirah WEYORI" w:date="2024-01-07T10:24:00Z" w:initials="AW">
    <w:p w14:paraId="0A749ED0" w14:textId="77777777" w:rsidR="00B57B76" w:rsidRDefault="00B57B76">
      <w:pPr>
        <w:pStyle w:val="CommentText"/>
        <w:ind w:left="0" w:firstLine="0"/>
        <w:jc w:val="left"/>
      </w:pPr>
      <w:r>
        <w:rPr>
          <w:rStyle w:val="CommentReference"/>
        </w:rPr>
        <w:annotationRef/>
      </w:r>
      <w:r>
        <w:t>This table has been moved to the Annex section to reflect the final sample sizes after dropping the 420hhs</w:t>
      </w:r>
    </w:p>
  </w:comment>
  <w:comment w:id="1331" w:author="Matthieu TOCKERT" w:date="2023-12-04T10:19:00Z" w:initials="MT">
    <w:p w14:paraId="778531CE" w14:textId="571DF1FF" w:rsidR="213E334A" w:rsidRDefault="213E334A">
      <w:pPr>
        <w:pStyle w:val="CommentText"/>
      </w:pPr>
      <w:r>
        <w:t>any training on utilization? or not necessary as they just had to pick up the phone?</w:t>
      </w:r>
      <w:r>
        <w:rPr>
          <w:rStyle w:val="CommentReference"/>
        </w:rPr>
        <w:annotationRef/>
      </w:r>
    </w:p>
  </w:comment>
  <w:comment w:id="1451" w:author="Mohamed SALEM" w:date="2023-12-28T13:39:00Z" w:initials="MS">
    <w:p w14:paraId="0E5CD19F" w14:textId="77777777" w:rsidR="00B42B87" w:rsidRDefault="00B42B87">
      <w:pPr>
        <w:pStyle w:val="CommentText"/>
        <w:ind w:left="0" w:firstLine="0"/>
        <w:jc w:val="left"/>
      </w:pPr>
      <w:r>
        <w:rPr>
          <w:rStyle w:val="CommentReference"/>
        </w:rPr>
        <w:annotationRef/>
      </w:r>
      <w:r>
        <w:rPr>
          <w:lang w:val="en-US"/>
        </w:rPr>
        <w:t xml:space="preserve">Good that randomization process was correct. This could be added in the annex as extra information to check the quality of the randomization process. </w:t>
      </w:r>
    </w:p>
    <w:p w14:paraId="19E27AE9" w14:textId="77777777" w:rsidR="00B42B87" w:rsidRDefault="00B42B87">
      <w:pPr>
        <w:pStyle w:val="CommentText"/>
        <w:ind w:left="0" w:firstLine="0"/>
        <w:jc w:val="left"/>
      </w:pPr>
    </w:p>
    <w:p w14:paraId="2091EE53" w14:textId="77777777" w:rsidR="00B42B87" w:rsidRDefault="00B42B87">
      <w:pPr>
        <w:pStyle w:val="CommentText"/>
        <w:ind w:left="0" w:firstLine="0"/>
        <w:jc w:val="left"/>
      </w:pPr>
      <w:r>
        <w:rPr>
          <w:lang w:val="en-US"/>
        </w:rPr>
        <w:t xml:space="preserve">However, the </w:t>
      </w:r>
      <w:r>
        <w:rPr>
          <w:b/>
          <w:bCs/>
          <w:lang w:val="en-US"/>
        </w:rPr>
        <w:t>balance check</w:t>
      </w:r>
      <w:r>
        <w:rPr>
          <w:lang w:val="en-US"/>
        </w:rPr>
        <w:t xml:space="preserve"> should be done on the completed sample </w:t>
      </w:r>
      <w:r>
        <w:rPr>
          <w:b/>
          <w:bCs/>
          <w:lang w:val="en-US"/>
        </w:rPr>
        <w:t xml:space="preserve">only, </w:t>
      </w:r>
      <w:r>
        <w:rPr>
          <w:lang w:val="en-US"/>
        </w:rPr>
        <w:t xml:space="preserve">this to prove that any observed difference in the results (outcomes) are not due to differences in the background of the population groups who </w:t>
      </w:r>
      <w:r>
        <w:rPr>
          <w:b/>
          <w:bCs/>
          <w:lang w:val="en-US"/>
        </w:rPr>
        <w:t>completed the survey</w:t>
      </w:r>
      <w:r>
        <w:rPr>
          <w:lang w:val="en-US"/>
        </w:rPr>
        <w:t xml:space="preserve">. </w:t>
      </w:r>
    </w:p>
    <w:p w14:paraId="1970AA0A" w14:textId="77777777" w:rsidR="00B42B87" w:rsidRDefault="00B42B87">
      <w:pPr>
        <w:pStyle w:val="CommentText"/>
        <w:ind w:left="0" w:firstLine="0"/>
        <w:jc w:val="left"/>
      </w:pPr>
    </w:p>
    <w:p w14:paraId="12380AD7" w14:textId="77777777" w:rsidR="00B42B87" w:rsidRDefault="00B42B87">
      <w:pPr>
        <w:pStyle w:val="CommentText"/>
        <w:ind w:left="0" w:firstLine="0"/>
        <w:jc w:val="left"/>
      </w:pPr>
    </w:p>
    <w:p w14:paraId="0B049F58" w14:textId="3F36155F" w:rsidR="00B42B87" w:rsidRDefault="00B42B87">
      <w:pPr>
        <w:pStyle w:val="CommentText"/>
        <w:ind w:left="0" w:firstLine="0"/>
        <w:jc w:val="left"/>
      </w:pPr>
      <w:r>
        <w:fldChar w:fldCharType="begin"/>
      </w:r>
      <w:r>
        <w:instrText xml:space="preserve"> HYPERLINK "mailto:alirah.weyori@wfp.org" </w:instrText>
      </w:r>
      <w:bookmarkStart w:id="1454" w:name="_@_DC3874FB52C540AF8BA559E21D1F2C06Z"/>
      <w:r>
        <w:fldChar w:fldCharType="separate"/>
      </w:r>
      <w:bookmarkEnd w:id="1454"/>
      <w:r w:rsidRPr="00B42B87">
        <w:rPr>
          <w:rStyle w:val="Mention"/>
          <w:noProof/>
        </w:rPr>
        <w:t>@Alirah WEYORI</w:t>
      </w:r>
      <w:r>
        <w:fldChar w:fldCharType="end"/>
      </w:r>
    </w:p>
    <w:p w14:paraId="726F7793" w14:textId="77777777" w:rsidR="00B42B87" w:rsidRDefault="00B42B87">
      <w:pPr>
        <w:pStyle w:val="CommentText"/>
        <w:ind w:left="0" w:firstLine="0"/>
        <w:jc w:val="left"/>
      </w:pPr>
      <w:r>
        <w:rPr>
          <w:lang w:val="en-US"/>
        </w:rPr>
        <w:t xml:space="preserve"> </w:t>
      </w:r>
    </w:p>
  </w:comment>
  <w:comment w:id="1458" w:author="Matthieu TOCKERT" w:date="2023-12-04T10:22:00Z" w:initials="MT">
    <w:p w14:paraId="7F0DED0C" w14:textId="7B49BFF2" w:rsidR="213E334A" w:rsidRDefault="213E334A">
      <w:pPr>
        <w:pStyle w:val="CommentText"/>
      </w:pPr>
      <w:r>
        <w:t>review sentence?</w:t>
      </w:r>
      <w:r>
        <w:rPr>
          <w:rStyle w:val="CommentReference"/>
        </w:rPr>
        <w:annotationRef/>
      </w:r>
    </w:p>
  </w:comment>
  <w:comment w:id="1521" w:author="Matthieu TOCKERT" w:date="2023-12-04T10:33:00Z" w:initials="MT">
    <w:p w14:paraId="609A230C" w14:textId="5A902582" w:rsidR="213E334A" w:rsidRDefault="213E334A">
      <w:pPr>
        <w:pStyle w:val="CommentText"/>
      </w:pPr>
      <w:r>
        <w:t>sounds very assertive! :) any other qualifier we could use?</w:t>
      </w:r>
      <w:r>
        <w:rPr>
          <w:rStyle w:val="CommentReference"/>
        </w:rPr>
        <w:annotationRef/>
      </w:r>
    </w:p>
  </w:comment>
  <w:comment w:id="2787" w:author="Mohamed SALEM" w:date="2024-01-05T06:42:00Z" w:initials="MS">
    <w:p w14:paraId="01AC9935" w14:textId="77777777" w:rsidR="001E7331" w:rsidRDefault="001E7331">
      <w:pPr>
        <w:pStyle w:val="CommentText"/>
        <w:ind w:left="0" w:firstLine="0"/>
        <w:jc w:val="left"/>
      </w:pPr>
      <w:r>
        <w:rPr>
          <w:rStyle w:val="CommentReference"/>
        </w:rPr>
        <w:annotationRef/>
      </w:r>
      <w:r>
        <w:rPr>
          <w:lang w:val="en-US"/>
        </w:rPr>
        <w:t>There is no point to refer to the short vs log comparison as it was not included in the analysis</w:t>
      </w:r>
    </w:p>
  </w:comment>
  <w:comment w:id="3491" w:author="Matthieu TOCKERT" w:date="2023-12-04T10:57:00Z" w:initials="MT">
    <w:p w14:paraId="27F38076" w14:textId="3460EFCD" w:rsidR="213E334A" w:rsidRDefault="213E334A">
      <w:pPr>
        <w:pStyle w:val="CommentText"/>
      </w:pPr>
      <w:r>
        <w:t>number of food insecure people? clarify here.</w:t>
      </w:r>
      <w:r>
        <w:rPr>
          <w:rStyle w:val="CommentReference"/>
        </w:rPr>
        <w:annotationRef/>
      </w:r>
    </w:p>
  </w:comment>
  <w:comment w:id="3748" w:author="Mohamed SALEM" w:date="2024-01-01T07:54:00Z" w:initials="MS">
    <w:p w14:paraId="23119E42" w14:textId="77777777" w:rsidR="00343A0A" w:rsidRDefault="00343A0A">
      <w:pPr>
        <w:pStyle w:val="CommentText"/>
        <w:ind w:left="0" w:firstLine="0"/>
        <w:jc w:val="left"/>
      </w:pPr>
      <w:r>
        <w:rPr>
          <w:rStyle w:val="CommentReference"/>
        </w:rPr>
        <w:annotationRef/>
      </w:r>
      <w:r>
        <w:rPr>
          <w:lang w:val="en-US"/>
        </w:rPr>
        <w:t xml:space="preserve">If our research question revolves around, what is the difference between running a F2F survey vs a remote survey in areas with low phone ownership. Which I think is the main question of this analysis. </w:t>
      </w:r>
    </w:p>
    <w:p w14:paraId="75F10DA2" w14:textId="77777777" w:rsidR="00343A0A" w:rsidRDefault="00343A0A">
      <w:pPr>
        <w:pStyle w:val="CommentText"/>
        <w:ind w:left="0" w:firstLine="0"/>
        <w:jc w:val="left"/>
      </w:pPr>
      <w:r>
        <w:rPr>
          <w:lang w:val="en-US"/>
        </w:rPr>
        <w:t xml:space="preserve">The descriptive comparison in the text should be between F2F from full sample (standard F2F assessment practice) vs remote from phone owners (standard mVAM practice) so in this table the main descriptive comparison is 86% FI vs 47% FI respectively. </w:t>
      </w:r>
    </w:p>
    <w:p w14:paraId="3BA500E1" w14:textId="77777777" w:rsidR="00343A0A" w:rsidRDefault="00343A0A">
      <w:pPr>
        <w:pStyle w:val="CommentText"/>
        <w:ind w:left="0" w:firstLine="0"/>
        <w:jc w:val="left"/>
      </w:pPr>
      <w:r>
        <w:rPr>
          <w:lang w:val="en-US"/>
        </w:rPr>
        <w:t xml:space="preserve">Several factors contributes to this massive differences mainly: </w:t>
      </w:r>
    </w:p>
    <w:p w14:paraId="441F897C" w14:textId="77777777" w:rsidR="00343A0A" w:rsidRDefault="00343A0A">
      <w:pPr>
        <w:pStyle w:val="CommentText"/>
        <w:ind w:left="0" w:firstLine="0"/>
        <w:jc w:val="left"/>
      </w:pPr>
      <w:r>
        <w:rPr>
          <w:lang w:val="en-US"/>
        </w:rPr>
        <w:t xml:space="preserve">- the combination of indicators (income source vs FES) </w:t>
      </w:r>
    </w:p>
    <w:p w14:paraId="08EA3A69" w14:textId="77777777" w:rsidR="00343A0A" w:rsidRDefault="00343A0A">
      <w:pPr>
        <w:pStyle w:val="CommentText"/>
        <w:ind w:left="0" w:firstLine="0"/>
        <w:jc w:val="left"/>
      </w:pPr>
      <w:r>
        <w:rPr>
          <w:lang w:val="en-US"/>
        </w:rPr>
        <w:t xml:space="preserve">- the phone ownership </w:t>
      </w:r>
    </w:p>
    <w:p w14:paraId="1CCF71E3" w14:textId="77777777" w:rsidR="00343A0A" w:rsidRDefault="00343A0A">
      <w:pPr>
        <w:pStyle w:val="CommentText"/>
        <w:ind w:left="0" w:firstLine="0"/>
        <w:jc w:val="left"/>
      </w:pPr>
      <w:r>
        <w:rPr>
          <w:lang w:val="en-US"/>
        </w:rPr>
        <w:t>- modality of data collection</w:t>
      </w:r>
    </w:p>
    <w:p w14:paraId="5D50DD97" w14:textId="77777777" w:rsidR="00343A0A" w:rsidRDefault="00343A0A">
      <w:pPr>
        <w:pStyle w:val="CommentText"/>
        <w:ind w:left="0" w:firstLine="0"/>
        <w:jc w:val="left"/>
      </w:pPr>
      <w:r>
        <w:rPr>
          <w:lang w:val="en-US"/>
        </w:rPr>
        <w:t xml:space="preserve">When you regress the outcome (FI 0/1) on the above factors and other background variables that you collected in the listing, this will give you the contribution of each factor to the outcome.  </w:t>
      </w:r>
    </w:p>
    <w:p w14:paraId="0251D8AE" w14:textId="77777777" w:rsidR="00343A0A" w:rsidRDefault="00343A0A">
      <w:pPr>
        <w:pStyle w:val="CommentText"/>
        <w:ind w:left="0" w:firstLine="0"/>
        <w:jc w:val="left"/>
      </w:pPr>
      <w:r>
        <w:rPr>
          <w:lang w:val="en-US"/>
        </w:rPr>
        <w:t xml:space="preserve"> </w:t>
      </w:r>
    </w:p>
    <w:p w14:paraId="7CF9BA35" w14:textId="6B54939A" w:rsidR="00343A0A" w:rsidRDefault="00343A0A">
      <w:pPr>
        <w:pStyle w:val="CommentText"/>
        <w:ind w:left="0" w:firstLine="0"/>
        <w:jc w:val="left"/>
      </w:pPr>
      <w:r>
        <w:fldChar w:fldCharType="begin"/>
      </w:r>
      <w:r>
        <w:instrText xml:space="preserve"> HYPERLINK "mailto:alirah.weyori@wfp.org" </w:instrText>
      </w:r>
      <w:bookmarkStart w:id="3770" w:name="_@_208046CCFF9649F39C1CEC897CB3D54FZ"/>
      <w:r>
        <w:fldChar w:fldCharType="separate"/>
      </w:r>
      <w:bookmarkEnd w:id="3770"/>
      <w:r w:rsidRPr="00343A0A">
        <w:rPr>
          <w:rStyle w:val="Mention"/>
          <w:noProof/>
        </w:rPr>
        <w:t>@Alirah WEYORI</w:t>
      </w:r>
      <w:r>
        <w:fldChar w:fldCharType="end"/>
      </w:r>
    </w:p>
  </w:comment>
  <w:comment w:id="4081" w:author="Mohamed SALEM" w:date="2024-01-05T05:22:00Z" w:initials="MS">
    <w:p w14:paraId="0515DAC7" w14:textId="77777777" w:rsidR="002B6919" w:rsidRDefault="002B6919">
      <w:pPr>
        <w:pStyle w:val="CommentText"/>
        <w:ind w:left="0" w:firstLine="0"/>
        <w:jc w:val="left"/>
      </w:pPr>
      <w:r>
        <w:rPr>
          <w:rStyle w:val="CommentReference"/>
        </w:rPr>
        <w:annotationRef/>
      </w:r>
      <w:r>
        <w:rPr>
          <w:lang w:val="en-US"/>
        </w:rPr>
        <w:t xml:space="preserve">Overestimates compared to what? </w:t>
      </w:r>
    </w:p>
    <w:p w14:paraId="4267C4D1" w14:textId="77777777" w:rsidR="002B6919" w:rsidRDefault="002B6919">
      <w:pPr>
        <w:pStyle w:val="CommentText"/>
        <w:ind w:left="0" w:firstLine="0"/>
        <w:jc w:val="left"/>
      </w:pPr>
      <w:r>
        <w:rPr>
          <w:lang w:val="en-US"/>
        </w:rPr>
        <w:t xml:space="preserve">The second sentence says that the non-phone owners are more food insecure. </w:t>
      </w:r>
    </w:p>
  </w:comment>
  <w:comment w:id="4079" w:author="Mohamed SALEM" w:date="2024-01-01T07:58:00Z" w:initials="MS">
    <w:p w14:paraId="70B07370" w14:textId="0E07C2AA" w:rsidR="00254FA8" w:rsidRDefault="00254FA8">
      <w:pPr>
        <w:pStyle w:val="CommentText"/>
        <w:ind w:left="0" w:firstLine="0"/>
        <w:jc w:val="left"/>
      </w:pPr>
      <w:r>
        <w:rPr>
          <w:rStyle w:val="CommentReference"/>
        </w:rPr>
        <w:annotationRef/>
      </w:r>
      <w:r>
        <w:rPr>
          <w:lang w:val="en-US"/>
        </w:rPr>
        <w:t xml:space="preserve">Here we are removing the effect of the indicator combination. There is still underestimation (86%) vs (71%). So the modality and phone ownership are still having an influence on lowering the FI estimate even if we use the same indicators combination </w:t>
      </w:r>
    </w:p>
  </w:comment>
  <w:comment w:id="4090" w:author="Mohamed SALEM" w:date="2024-01-01T08:00:00Z" w:initials="MS">
    <w:p w14:paraId="75BE23C5" w14:textId="77777777" w:rsidR="00CD3D4B" w:rsidRDefault="00D17558">
      <w:pPr>
        <w:pStyle w:val="CommentText"/>
        <w:ind w:left="0" w:firstLine="0"/>
        <w:jc w:val="left"/>
      </w:pPr>
      <w:r>
        <w:rPr>
          <w:rStyle w:val="CommentReference"/>
        </w:rPr>
        <w:annotationRef/>
      </w:r>
      <w:r w:rsidR="00CD3D4B">
        <w:t>We are using the same indicator combination, but still FI is underestimated from 67% to 47% . We need to know how much is due to phone ownership and how much id due to modality</w:t>
      </w:r>
    </w:p>
  </w:comment>
  <w:comment w:id="4875" w:author="Mohamed SALEM" w:date="2024-01-05T05:54:00Z" w:initials="MS">
    <w:p w14:paraId="03EA6977" w14:textId="77777777" w:rsidR="00812BDD" w:rsidRDefault="00812BDD">
      <w:pPr>
        <w:pStyle w:val="CommentText"/>
        <w:ind w:left="0" w:firstLine="0"/>
        <w:jc w:val="left"/>
      </w:pPr>
      <w:r>
        <w:rPr>
          <w:rStyle w:val="CommentReference"/>
        </w:rPr>
        <w:annotationRef/>
      </w:r>
      <w:r>
        <w:t xml:space="preserve">This is the missing build-up in the narrative that I talked about in the first comment of the results section. </w:t>
      </w:r>
    </w:p>
    <w:p w14:paraId="616B4DFF" w14:textId="77777777" w:rsidR="00812BDD" w:rsidRDefault="00812BDD">
      <w:pPr>
        <w:pStyle w:val="CommentText"/>
        <w:ind w:left="0" w:firstLine="0"/>
        <w:jc w:val="left"/>
      </w:pPr>
      <w:r>
        <w:t xml:space="preserve">If you want to build-up for this conclusion the descriptive comparison "in the text" should cover (complete sample from f2F which is the "reality") vs (phone sample from phone owner, which is RDD scenario), </w:t>
      </w:r>
    </w:p>
  </w:comment>
  <w:comment w:id="4881" w:author="Mohamed SALEM" w:date="2024-01-05T05:54:00Z" w:initials="MS">
    <w:p w14:paraId="2C49BC72" w14:textId="7887B8D6" w:rsidR="00812BDD" w:rsidRDefault="00812BDD">
      <w:pPr>
        <w:pStyle w:val="CommentText"/>
        <w:ind w:left="0" w:firstLine="0"/>
        <w:jc w:val="left"/>
      </w:pPr>
      <w:r>
        <w:rPr>
          <w:rStyle w:val="CommentReference"/>
        </w:rPr>
        <w:annotationRef/>
      </w:r>
      <w:r>
        <w:rPr>
          <w:lang w:val="en-US"/>
        </w:rPr>
        <w:t xml:space="preserve">Compared to what? </w:t>
      </w:r>
    </w:p>
    <w:p w14:paraId="0960715E" w14:textId="77777777" w:rsidR="00812BDD" w:rsidRDefault="00812BDD">
      <w:pPr>
        <w:pStyle w:val="CommentText"/>
        <w:ind w:left="0" w:firstLine="0"/>
        <w:jc w:val="left"/>
      </w:pPr>
    </w:p>
  </w:comment>
  <w:comment w:id="4889" w:author="Matthieu TOCKERT" w:date="2023-12-04T11:06:00Z" w:initials="MT">
    <w:p w14:paraId="6BD55486" w14:textId="5BDF8F4C" w:rsidR="213E334A" w:rsidRDefault="213E334A">
      <w:pPr>
        <w:pStyle w:val="CommentText"/>
      </w:pPr>
      <w:r>
        <w:t>Painful conclusion for our RAM H colleagues! can we somehow, mention how they compensate this using weights etc...?</w:t>
      </w:r>
      <w:r>
        <w:rPr>
          <w:rStyle w:val="CommentReference"/>
        </w:rPr>
        <w:annotationRef/>
      </w:r>
    </w:p>
  </w:comment>
  <w:comment w:id="4890" w:author="Mohamed SALEM" w:date="2024-01-05T05:50:00Z" w:initials="MS">
    <w:p w14:paraId="471BE3D1" w14:textId="77777777" w:rsidR="00A63C37" w:rsidRDefault="00A63C37">
      <w:pPr>
        <w:pStyle w:val="CommentText"/>
        <w:ind w:left="0" w:firstLine="0"/>
        <w:jc w:val="left"/>
      </w:pPr>
      <w:r>
        <w:rPr>
          <w:rStyle w:val="CommentReference"/>
        </w:rPr>
        <w:annotationRef/>
      </w:r>
      <w:r>
        <w:rPr>
          <w:lang w:val="en-US"/>
        </w:rPr>
        <w:t xml:space="preserve">Maybe we don’t need to mention mVAM as a brand, we can have generic conclusion on the methodology of any CATI survey using RDD. </w:t>
      </w:r>
    </w:p>
  </w:comment>
  <w:comment w:id="4958" w:author="Mohamed SALEM" w:date="2024-01-05T05:59:00Z" w:initials="MS">
    <w:p w14:paraId="1AC09AD0" w14:textId="77777777" w:rsidR="00A16226" w:rsidRDefault="00A16226">
      <w:pPr>
        <w:pStyle w:val="CommentText"/>
        <w:ind w:left="0" w:firstLine="0"/>
        <w:jc w:val="left"/>
      </w:pPr>
      <w:r>
        <w:rPr>
          <w:rStyle w:val="CommentReference"/>
        </w:rPr>
        <w:annotationRef/>
      </w:r>
      <w:r>
        <w:rPr>
          <w:lang w:val="en-US"/>
        </w:rPr>
        <w:t>There is a another conclusion from this section, people tend to under-report their FI over the phone in all groups phone owners and non-phone owners regardless of the indicator combination used. With one exception the non-phone owner reporting CARI-Inc "this should be further investigated" in the analysis</w:t>
      </w:r>
    </w:p>
  </w:comment>
  <w:comment w:id="4969" w:author="Mohamed SALEM" w:date="2024-01-05T06:00:00Z" w:initials="MS">
    <w:p w14:paraId="375CD767" w14:textId="77777777" w:rsidR="00D15C0D" w:rsidRDefault="00D15C0D">
      <w:pPr>
        <w:pStyle w:val="CommentText"/>
        <w:ind w:left="0" w:firstLine="0"/>
        <w:jc w:val="left"/>
      </w:pPr>
      <w:r>
        <w:rPr>
          <w:rStyle w:val="CommentReference"/>
        </w:rPr>
        <w:annotationRef/>
      </w:r>
      <w:r>
        <w:rPr>
          <w:lang w:val="en-US"/>
        </w:rPr>
        <w:t xml:space="preserve">Overreported </w:t>
      </w:r>
    </w:p>
  </w:comment>
  <w:comment w:id="6098" w:author="Mohamed SALEM" w:date="2024-01-05T06:22:00Z" w:initials="MS">
    <w:p w14:paraId="3E9535AC" w14:textId="77777777" w:rsidR="00675C5C" w:rsidRDefault="00F46664">
      <w:pPr>
        <w:pStyle w:val="CommentText"/>
        <w:ind w:left="0" w:firstLine="0"/>
        <w:jc w:val="left"/>
      </w:pPr>
      <w:r>
        <w:rPr>
          <w:rStyle w:val="CommentReference"/>
        </w:rPr>
        <w:annotationRef/>
      </w:r>
      <w:r w:rsidR="00675C5C">
        <w:t xml:space="preserve">Similar to what we have seen before, reporting emergency strategy is very high in remote compared to F2F. This is driven mainly by selling house or land and begging.  Reporting emergency coping was 4 to 5 times higher in the remote  compared to F2F . </w:t>
      </w:r>
    </w:p>
    <w:p w14:paraId="7D38CA9E" w14:textId="77777777" w:rsidR="00675C5C" w:rsidRDefault="00675C5C">
      <w:pPr>
        <w:pStyle w:val="CommentText"/>
        <w:ind w:left="0" w:firstLine="0"/>
        <w:jc w:val="left"/>
      </w:pPr>
    </w:p>
    <w:p w14:paraId="2278DA5F" w14:textId="77777777" w:rsidR="00675C5C" w:rsidRDefault="00675C5C">
      <w:pPr>
        <w:pStyle w:val="CommentText"/>
        <w:ind w:left="0" w:firstLine="0"/>
        <w:jc w:val="left"/>
      </w:pPr>
    </w:p>
  </w:comment>
  <w:comment w:id="6621" w:author="Mohamed SALEM" w:date="2024-01-05T06:30:00Z" w:initials="MS">
    <w:p w14:paraId="4D8B651E" w14:textId="77777777" w:rsidR="00F40D22" w:rsidRDefault="00F40D22">
      <w:pPr>
        <w:pStyle w:val="CommentText"/>
        <w:ind w:left="0" w:firstLine="0"/>
        <w:jc w:val="left"/>
      </w:pPr>
      <w:r>
        <w:rPr>
          <w:rStyle w:val="CommentReference"/>
        </w:rPr>
        <w:annotationRef/>
      </w:r>
      <w:r>
        <w:rPr>
          <w:lang w:val="en-US"/>
        </w:rPr>
        <w:t>groups</w:t>
      </w:r>
    </w:p>
  </w:comment>
  <w:comment w:id="6930" w:author="Mohamed SALEM" w:date="2024-01-05T06:50:00Z" w:initials="MS">
    <w:p w14:paraId="4C808BCF" w14:textId="799E3727" w:rsidR="00C16844" w:rsidRDefault="00C16844">
      <w:pPr>
        <w:pStyle w:val="CommentText"/>
        <w:ind w:left="0" w:firstLine="0"/>
        <w:jc w:val="left"/>
      </w:pPr>
      <w:r>
        <w:rPr>
          <w:rStyle w:val="CommentReference"/>
        </w:rPr>
        <w:annotationRef/>
      </w:r>
      <w:r>
        <w:rPr>
          <w:lang w:val="en-US"/>
        </w:rPr>
        <w:fldChar w:fldCharType="begin"/>
      </w:r>
      <w:r>
        <w:rPr>
          <w:lang w:val="en-US"/>
        </w:rPr>
        <w:instrText xml:space="preserve"> HYPERLINK "mailto:alirah.weyori@wfp.org" </w:instrText>
      </w:r>
      <w:r>
        <w:rPr>
          <w:lang w:val="en-US"/>
        </w:rPr>
      </w:r>
      <w:bookmarkStart w:id="6933" w:name="_@_1CEF69D92253414DA8942B0CFB05966BZ"/>
      <w:r>
        <w:rPr>
          <w:lang w:val="en-US"/>
        </w:rPr>
        <w:fldChar w:fldCharType="separate"/>
      </w:r>
      <w:bookmarkEnd w:id="6933"/>
      <w:r w:rsidRPr="00C16844">
        <w:rPr>
          <w:rStyle w:val="Mention"/>
          <w:noProof/>
          <w:lang w:val="en-US"/>
        </w:rPr>
        <w:t>@Alirah WEYORI</w:t>
      </w:r>
      <w:r>
        <w:rPr>
          <w:lang w:val="en-US"/>
        </w:rPr>
        <w:fldChar w:fldCharType="end"/>
      </w:r>
      <w:r>
        <w:rPr>
          <w:lang w:val="en-US"/>
        </w:rPr>
        <w:t xml:space="preserve"> there is no comments on this table. Did you forget to comment on it? </w:t>
      </w:r>
    </w:p>
  </w:comment>
  <w:comment w:id="7277" w:author="Mohamed SALEM" w:date="2024-01-05T05:24:00Z" w:initials="MS">
    <w:p w14:paraId="47A3CFC5" w14:textId="561A0A2B" w:rsidR="00ED5AE7" w:rsidRDefault="00ED5AE7">
      <w:pPr>
        <w:pStyle w:val="CommentText"/>
        <w:ind w:left="0" w:firstLine="0"/>
        <w:jc w:val="left"/>
      </w:pPr>
      <w:r>
        <w:rPr>
          <w:rStyle w:val="CommentReference"/>
        </w:rPr>
        <w:annotationRef/>
      </w:r>
      <w:r>
        <w:rPr>
          <w:lang w:val="en-US"/>
        </w:rPr>
        <w:t>What are we waiting for doing final analysis of CAR data? There won't be extra data collection in CAR!</w:t>
      </w:r>
    </w:p>
  </w:comment>
  <w:comment w:id="7281" w:author="Mohamed SALEM" w:date="2024-01-05T05:25:00Z" w:initials="MS">
    <w:p w14:paraId="33AE8B29" w14:textId="77777777" w:rsidR="00FA3B54" w:rsidRDefault="00FA3B54">
      <w:pPr>
        <w:pStyle w:val="CommentText"/>
        <w:ind w:left="0" w:firstLine="0"/>
        <w:jc w:val="left"/>
      </w:pPr>
      <w:r>
        <w:rPr>
          <w:rStyle w:val="CommentReference"/>
        </w:rPr>
        <w:annotationRef/>
      </w:r>
      <w:r>
        <w:rPr>
          <w:lang w:val="en-US"/>
        </w:rPr>
        <w:t>Maybe we can have section or paragraph on the  limitations</w:t>
      </w:r>
    </w:p>
  </w:comment>
  <w:comment w:id="7298" w:author="Mohamed SALEM" w:date="2024-01-05T06:52:00Z" w:initials="MS">
    <w:p w14:paraId="1F0F9218" w14:textId="77777777" w:rsidR="00670EEB" w:rsidRDefault="00670EEB">
      <w:pPr>
        <w:pStyle w:val="CommentText"/>
        <w:ind w:left="0" w:firstLine="0"/>
        <w:jc w:val="left"/>
      </w:pPr>
      <w:r>
        <w:rPr>
          <w:rStyle w:val="CommentReference"/>
        </w:rPr>
        <w:annotationRef/>
      </w:r>
      <w:r>
        <w:rPr>
          <w:lang w:val="en-US"/>
        </w:rPr>
        <w:t xml:space="preserve">This para needs rephrasing. Coverage affected the response rate over phone. The ownership we tried to overcome by distributing phones  </w:t>
      </w:r>
    </w:p>
  </w:comment>
  <w:comment w:id="7305" w:author="Mohamed SALEM" w:date="2024-01-05T06:55:00Z" w:initials="MS">
    <w:p w14:paraId="3CF1DFFF" w14:textId="77777777" w:rsidR="00985CEC" w:rsidRDefault="00985CEC">
      <w:pPr>
        <w:pStyle w:val="CommentText"/>
        <w:ind w:left="0" w:firstLine="0"/>
        <w:jc w:val="left"/>
      </w:pPr>
      <w:r>
        <w:rPr>
          <w:rStyle w:val="CommentReference"/>
        </w:rPr>
        <w:annotationRef/>
      </w:r>
      <w:r>
        <w:rPr>
          <w:lang w:val="en-US"/>
        </w:rPr>
        <w:t xml:space="preserve">Why we are focusing on phone owner only in the conclusion. I think we should compare full sample from F2F "real F2F scenario" vs remote from phone owner "real CATI scenario" </w:t>
      </w:r>
    </w:p>
  </w:comment>
  <w:comment w:id="7312" w:author="Mohamed SALEM" w:date="2024-01-05T06:55:00Z" w:initials="MS">
    <w:p w14:paraId="5D174DB0" w14:textId="77777777" w:rsidR="00A906FF" w:rsidRDefault="00A906FF">
      <w:pPr>
        <w:pStyle w:val="CommentText"/>
        <w:ind w:left="0" w:firstLine="0"/>
        <w:jc w:val="left"/>
      </w:pPr>
      <w:r>
        <w:rPr>
          <w:rStyle w:val="CommentReference"/>
        </w:rPr>
        <w:annotationRef/>
      </w:r>
      <w:r>
        <w:rPr>
          <w:lang w:val="en-US"/>
        </w:rPr>
        <w:t xml:space="preserve">How this point is different than point number 2 ? </w:t>
      </w:r>
    </w:p>
  </w:comment>
  <w:comment w:id="7321" w:author="Mohamed SALEM" w:date="2024-01-05T06:56:00Z" w:initials="MS">
    <w:p w14:paraId="52303D90" w14:textId="77777777" w:rsidR="00121943" w:rsidRDefault="00121943">
      <w:pPr>
        <w:pStyle w:val="CommentText"/>
        <w:ind w:left="0" w:firstLine="0"/>
        <w:jc w:val="left"/>
      </w:pPr>
      <w:r>
        <w:rPr>
          <w:rStyle w:val="CommentReference"/>
        </w:rPr>
        <w:annotationRef/>
      </w:r>
      <w:r>
        <w:rPr>
          <w:lang w:val="en-US"/>
        </w:rPr>
        <w:t>What do you mean by better? Higher consumption!</w:t>
      </w:r>
    </w:p>
  </w:comment>
  <w:comment w:id="7328" w:author="Mohamed SALEM" w:date="2024-01-05T06:57:00Z" w:initials="MS">
    <w:p w14:paraId="74766441" w14:textId="77777777" w:rsidR="00292322" w:rsidRDefault="00292322">
      <w:pPr>
        <w:pStyle w:val="CommentText"/>
        <w:ind w:left="0" w:firstLine="0"/>
        <w:jc w:val="left"/>
      </w:pPr>
      <w:r>
        <w:rPr>
          <w:rStyle w:val="CommentReference"/>
        </w:rPr>
        <w:annotationRef/>
      </w:r>
      <w:r>
        <w:rPr>
          <w:lang w:val="en-US"/>
        </w:rPr>
        <w:t xml:space="preserve">It is statistically significant but the value is not that big and rCSI contrbuition to CARI is minimal  </w:t>
      </w:r>
    </w:p>
  </w:comment>
  <w:comment w:id="7332" w:author="Mohamed SALEM" w:date="2024-01-05T06:58:00Z" w:initials="MS">
    <w:p w14:paraId="64885D3B" w14:textId="77777777" w:rsidR="0069399C" w:rsidRDefault="0069399C">
      <w:pPr>
        <w:pStyle w:val="CommentText"/>
        <w:ind w:left="0" w:firstLine="0"/>
        <w:jc w:val="left"/>
      </w:pPr>
      <w:r>
        <w:rPr>
          <w:rStyle w:val="CommentReference"/>
        </w:rPr>
        <w:annotationRef/>
      </w:r>
      <w:r>
        <w:rPr>
          <w:lang w:val="en-US"/>
        </w:rPr>
        <w:t xml:space="preserve">LCS is significantly higher statistically and in terms of magnitude as well  </w:t>
      </w:r>
    </w:p>
  </w:comment>
  <w:comment w:id="7336" w:author="Mohamed SALEM" w:date="2024-01-05T07:00:00Z" w:initials="MS">
    <w:p w14:paraId="10BE5F80" w14:textId="77777777" w:rsidR="0069399C" w:rsidRDefault="0069399C">
      <w:pPr>
        <w:pStyle w:val="CommentText"/>
        <w:ind w:left="0" w:firstLine="0"/>
        <w:jc w:val="left"/>
      </w:pPr>
      <w:r>
        <w:rPr>
          <w:rStyle w:val="CommentReference"/>
        </w:rPr>
        <w:annotationRef/>
      </w:r>
      <w:r>
        <w:rPr>
          <w:lang w:val="en-US"/>
        </w:rPr>
        <w:t>The very first question that would come to the readers mind, if everything is higher in the remote (except FCS) how come the CARI is always underestimate FS in the remote !!!</w:t>
      </w:r>
    </w:p>
  </w:comment>
  <w:comment w:id="7345" w:author="Mohamed SALEM" w:date="2024-01-05T07:04:00Z" w:initials="MS">
    <w:p w14:paraId="4D501450" w14:textId="77777777" w:rsidR="00583CA2" w:rsidRDefault="00583CA2">
      <w:pPr>
        <w:pStyle w:val="CommentText"/>
        <w:ind w:left="0" w:firstLine="0"/>
        <w:jc w:val="left"/>
      </w:pPr>
      <w:r>
        <w:rPr>
          <w:rStyle w:val="CommentReference"/>
        </w:rPr>
        <w:annotationRef/>
      </w:r>
      <w:r>
        <w:rPr>
          <w:lang w:val="en-US"/>
        </w:rPr>
        <w:t xml:space="preserve">This is not a valid excuse. This randomization within group should be perfectly even "as it was done after the commencement of the interview "no attrition". So you should have a perfectly balanced sample and it should be good enough to run the comparison. </w:t>
      </w:r>
    </w:p>
    <w:p w14:paraId="14282B04" w14:textId="77777777" w:rsidR="00583CA2" w:rsidRDefault="00583CA2">
      <w:pPr>
        <w:pStyle w:val="CommentText"/>
        <w:ind w:left="0" w:firstLine="0"/>
        <w:jc w:val="left"/>
      </w:pPr>
    </w:p>
    <w:p w14:paraId="602C31BD" w14:textId="77777777" w:rsidR="00583CA2" w:rsidRDefault="00583CA2">
      <w:pPr>
        <w:pStyle w:val="CommentText"/>
        <w:ind w:left="0" w:firstLine="0"/>
        <w:jc w:val="left"/>
      </w:pPr>
      <w:r>
        <w:rPr>
          <w:lang w:val="en-US"/>
        </w:rPr>
        <w:t xml:space="preserve">If we refer to the short and long version we need to analyze. This could be one of the added variables to study the overall effect in the FI measurement (see my first comment in the results section). </w:t>
      </w:r>
    </w:p>
  </w:comment>
  <w:comment w:id="7393" w:author="Mohamed SALEM" w:date="2024-01-05T07:05:00Z" w:initials="MS">
    <w:p w14:paraId="7DB93192" w14:textId="77777777" w:rsidR="00E31F0B" w:rsidRDefault="00E31F0B">
      <w:pPr>
        <w:pStyle w:val="CommentText"/>
        <w:ind w:left="0" w:firstLine="0"/>
        <w:jc w:val="left"/>
      </w:pPr>
      <w:r>
        <w:rPr>
          <w:rStyle w:val="CommentReference"/>
        </w:rPr>
        <w:annotationRef/>
      </w:r>
      <w:r>
        <w:rPr>
          <w:lang w:val="en-US"/>
        </w:rPr>
        <w:t xml:space="preserve">What do you mean? </w:t>
      </w:r>
    </w:p>
  </w:comment>
  <w:comment w:id="7398" w:author="Mohamed SALEM" w:date="2024-01-05T07:05:00Z" w:initials="MS">
    <w:p w14:paraId="47D8A54A" w14:textId="77777777" w:rsidR="00E31F0B" w:rsidRDefault="00E31F0B">
      <w:pPr>
        <w:pStyle w:val="CommentText"/>
        <w:ind w:left="0" w:firstLine="0"/>
        <w:jc w:val="left"/>
      </w:pPr>
      <w:r>
        <w:rPr>
          <w:rStyle w:val="CommentReference"/>
        </w:rPr>
        <w:annotationRef/>
      </w:r>
      <w:r>
        <w:rPr>
          <w:lang w:val="en-US"/>
        </w:rPr>
        <w:t>What do you mean/</w:t>
      </w:r>
    </w:p>
  </w:comment>
  <w:comment w:id="7407" w:author="Mohamed SALEM" w:date="2024-01-05T07:06:00Z" w:initials="MS">
    <w:p w14:paraId="6033F56D" w14:textId="77777777" w:rsidR="00F840B2" w:rsidRDefault="00F840B2">
      <w:pPr>
        <w:pStyle w:val="CommentText"/>
        <w:ind w:left="0" w:firstLine="0"/>
        <w:jc w:val="left"/>
      </w:pPr>
      <w:r>
        <w:rPr>
          <w:rStyle w:val="CommentReference"/>
        </w:rPr>
        <w:annotationRef/>
      </w:r>
      <w:r>
        <w:rPr>
          <w:lang w:val="en-US"/>
        </w:rPr>
        <w:t>What do you mean?</w:t>
      </w:r>
    </w:p>
  </w:comment>
  <w:comment w:id="7426" w:author="Matthieu TOCKERT" w:date="2023-12-04T11:23:00Z" w:initials="MT">
    <w:p w14:paraId="17B60EEA" w14:textId="2122DEDF" w:rsidR="213E334A" w:rsidRDefault="213E334A">
      <w:pPr>
        <w:pStyle w:val="CommentText"/>
      </w:pPr>
      <w:r>
        <w:t>ok this is clear in terms pf why results are preliminary!</w:t>
      </w:r>
      <w:r>
        <w:rPr>
          <w:rStyle w:val="CommentReference"/>
        </w:rPr>
        <w:annotationRef/>
      </w:r>
    </w:p>
  </w:comment>
  <w:comment w:id="7431" w:author="Mohamed SALEM" w:date="2024-01-05T07:10:00Z" w:initials="MS">
    <w:p w14:paraId="22C92719" w14:textId="77777777" w:rsidR="00270DCE" w:rsidRDefault="00270DCE">
      <w:pPr>
        <w:pStyle w:val="CommentText"/>
        <w:ind w:left="0" w:firstLine="0"/>
        <w:jc w:val="left"/>
      </w:pPr>
      <w:r>
        <w:rPr>
          <w:rStyle w:val="CommentReference"/>
        </w:rPr>
        <w:annotationRef/>
      </w:r>
      <w:r>
        <w:rPr>
          <w:lang w:val="en-US"/>
        </w:rPr>
        <w:t xml:space="preserve">Why couldn’t we do diagnostic testing we did already the paired analysis. We could have added the cross tab of the FI groups from the same cohort. </w:t>
      </w:r>
    </w:p>
    <w:p w14:paraId="36A9101B" w14:textId="77777777" w:rsidR="00270DCE" w:rsidRDefault="00270DCE">
      <w:pPr>
        <w:pStyle w:val="CommentText"/>
        <w:ind w:left="0" w:firstLine="0"/>
        <w:jc w:val="left"/>
      </w:pPr>
      <w:r>
        <w:rPr>
          <w:lang w:val="en-US"/>
        </w:rPr>
        <w:t xml:space="preserve">Do you have these tables already?  </w:t>
      </w:r>
    </w:p>
  </w:comment>
  <w:comment w:id="7436" w:author="Mohamed SALEM" w:date="2024-01-05T07:11:00Z" w:initials="MS">
    <w:p w14:paraId="55CF0BCA" w14:textId="77777777" w:rsidR="009A2555" w:rsidRDefault="009A2555">
      <w:pPr>
        <w:pStyle w:val="CommentText"/>
        <w:ind w:left="0" w:firstLine="0"/>
        <w:jc w:val="left"/>
      </w:pPr>
      <w:r>
        <w:rPr>
          <w:rStyle w:val="CommentReference"/>
        </w:rPr>
        <w:annotationRef/>
      </w:r>
      <w:r>
        <w:rPr>
          <w:lang w:val="en-US"/>
        </w:rPr>
        <w:t>Whether applying weights or running model to identify what are the "adjusted" effect of different factors contributing to the different estimation this should be included in the paper not as a next step.</w:t>
      </w:r>
    </w:p>
  </w:comment>
  <w:comment w:id="7468" w:author="Mohamed SALEM" w:date="2024-01-05T05:32:00Z" w:initials="MS">
    <w:p w14:paraId="4C315C5E" w14:textId="298587EA" w:rsidR="003A16AE" w:rsidRDefault="003A16AE">
      <w:pPr>
        <w:pStyle w:val="CommentText"/>
        <w:ind w:left="0" w:firstLine="0"/>
        <w:jc w:val="left"/>
      </w:pPr>
      <w:r>
        <w:rPr>
          <w:rStyle w:val="CommentReference"/>
        </w:rPr>
        <w:annotationRef/>
      </w:r>
      <w:r>
        <w:rPr>
          <w:lang w:val="en-US"/>
        </w:rPr>
        <w:t>Good that we have the attrition analysis. However, this doesn't replace the balance between the respondents from each group (f2f and remote) from each group, which is missing from the analysis. See my comment on the balance test.</w:t>
      </w:r>
    </w:p>
    <w:p w14:paraId="1CB15F5D" w14:textId="77777777" w:rsidR="003A16AE" w:rsidRDefault="003A16AE">
      <w:pPr>
        <w:pStyle w:val="CommentText"/>
        <w:ind w:left="0" w:firstLine="0"/>
        <w:jc w:val="left"/>
      </w:pPr>
      <w:r>
        <w:rPr>
          <w:lang w:val="en-US"/>
        </w:rPr>
        <w:t xml:space="preserve"> </w:t>
      </w:r>
    </w:p>
    <w:p w14:paraId="5BA424C3" w14:textId="77777777" w:rsidR="003A16AE" w:rsidRDefault="003A16AE">
      <w:pPr>
        <w:pStyle w:val="CommentText"/>
        <w:ind w:left="0" w:firstLine="0"/>
        <w:jc w:val="left"/>
      </w:pPr>
      <w:r>
        <w:rPr>
          <w:lang w:val="en-US"/>
        </w:rPr>
        <w:t xml:space="preserve">i.e the group who dropped from the whole phone owner sample "attrition" could be  similar to those who continued, however, those who completed the  F2f could be different from those who completed the phone. </w:t>
      </w:r>
    </w:p>
    <w:p w14:paraId="43232C99" w14:textId="77777777" w:rsidR="003A16AE" w:rsidRDefault="003A16AE">
      <w:pPr>
        <w:pStyle w:val="CommentText"/>
        <w:ind w:left="0" w:firstLine="0"/>
        <w:jc w:val="left"/>
      </w:pPr>
    </w:p>
    <w:p w14:paraId="75CD7537" w14:textId="7E5F4C8F" w:rsidR="003A16AE" w:rsidRDefault="003A16AE">
      <w:pPr>
        <w:pStyle w:val="CommentText"/>
        <w:ind w:left="0" w:firstLine="0"/>
        <w:jc w:val="left"/>
      </w:pPr>
      <w:r>
        <w:rPr>
          <w:lang w:val="en-US"/>
        </w:rPr>
        <w:fldChar w:fldCharType="begin"/>
      </w:r>
      <w:r>
        <w:rPr>
          <w:lang w:val="en-US"/>
        </w:rPr>
        <w:instrText xml:space="preserve"> HYPERLINK "mailto:alirah.weyori@wfp.org" </w:instrText>
      </w:r>
      <w:r>
        <w:rPr>
          <w:lang w:val="en-US"/>
        </w:rPr>
      </w:r>
      <w:bookmarkStart w:id="7471" w:name="_@_9962E7E07FD4411FAD293A5E15B17A8FZ"/>
      <w:r>
        <w:rPr>
          <w:lang w:val="en-US"/>
        </w:rPr>
        <w:fldChar w:fldCharType="separate"/>
      </w:r>
      <w:bookmarkEnd w:id="7471"/>
      <w:r w:rsidRPr="003A16AE">
        <w:rPr>
          <w:rStyle w:val="Mention"/>
          <w:noProof/>
          <w:lang w:val="en-US"/>
        </w:rPr>
        <w:t>@Alirah WEYORI</w:t>
      </w:r>
      <w:r>
        <w:rPr>
          <w:lang w:val="en-US"/>
        </w:rPr>
        <w:fldChar w:fldCharType="end"/>
      </w:r>
      <w:r>
        <w:rPr>
          <w:lang w:val="en-US"/>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B199298" w15:done="0"/>
  <w15:commentEx w15:paraId="0E454797" w15:done="0"/>
  <w15:commentEx w15:paraId="5CC515E2" w15:done="0"/>
  <w15:commentEx w15:paraId="26453C79" w15:done="0"/>
  <w15:commentEx w15:paraId="2DAD9D7C" w15:done="0"/>
  <w15:commentEx w15:paraId="6F8C8477" w15:done="0"/>
  <w15:commentEx w15:paraId="4E8F283D" w15:done="0"/>
  <w15:commentEx w15:paraId="6498584A" w15:done="0"/>
  <w15:commentEx w15:paraId="2D9BAD11" w15:done="0"/>
  <w15:commentEx w15:paraId="1A97B655" w15:done="0"/>
  <w15:commentEx w15:paraId="0F8ECFA9" w15:done="0"/>
  <w15:commentEx w15:paraId="56FB5B58" w15:done="0"/>
  <w15:commentEx w15:paraId="0FF40789" w15:done="0"/>
  <w15:commentEx w15:paraId="26105229" w15:done="0"/>
  <w15:commentEx w15:paraId="7655ECEB" w15:done="0"/>
  <w15:commentEx w15:paraId="7984776E" w15:done="0"/>
  <w15:commentEx w15:paraId="13119D47" w15:done="0"/>
  <w15:commentEx w15:paraId="25912CAE" w15:done="0"/>
  <w15:commentEx w15:paraId="3155F8BD" w15:done="0"/>
  <w15:commentEx w15:paraId="0F6E6936" w15:done="0"/>
  <w15:commentEx w15:paraId="6AD49751" w15:paraIdParent="0F6E6936" w15:done="0"/>
  <w15:commentEx w15:paraId="09C416B8" w15:done="0"/>
  <w15:commentEx w15:paraId="31DB5208" w15:done="0"/>
  <w15:commentEx w15:paraId="3EFE643C" w15:done="0"/>
  <w15:commentEx w15:paraId="1C1E6DEC" w15:paraIdParent="3EFE643C" w15:done="0"/>
  <w15:commentEx w15:paraId="361C0902" w15:done="0"/>
  <w15:commentEx w15:paraId="1D7EFAA5" w15:done="0"/>
  <w15:commentEx w15:paraId="7F2DBF29" w15:done="0"/>
  <w15:commentEx w15:paraId="55BE6E74" w15:paraIdParent="7F2DBF29" w15:done="0"/>
  <w15:commentEx w15:paraId="119BC55D" w15:done="0"/>
  <w15:commentEx w15:paraId="2D500073" w15:paraIdParent="119BC55D" w15:done="0"/>
  <w15:commentEx w15:paraId="0DD30E10" w15:paraIdParent="119BC55D" w15:done="0"/>
  <w15:commentEx w15:paraId="0A749ED0" w15:paraIdParent="119BC55D" w15:done="0"/>
  <w15:commentEx w15:paraId="778531CE" w15:done="0"/>
  <w15:commentEx w15:paraId="726F7793" w15:done="0"/>
  <w15:commentEx w15:paraId="7F0DED0C" w15:done="0"/>
  <w15:commentEx w15:paraId="609A230C" w15:done="0"/>
  <w15:commentEx w15:paraId="01AC9935" w15:done="0"/>
  <w15:commentEx w15:paraId="27F38076" w15:done="0"/>
  <w15:commentEx w15:paraId="7CF9BA35" w15:done="0"/>
  <w15:commentEx w15:paraId="4267C4D1" w15:done="0"/>
  <w15:commentEx w15:paraId="70B07370" w15:done="0"/>
  <w15:commentEx w15:paraId="75BE23C5" w15:done="0"/>
  <w15:commentEx w15:paraId="616B4DFF" w15:done="0"/>
  <w15:commentEx w15:paraId="0960715E" w15:done="0"/>
  <w15:commentEx w15:paraId="6BD55486" w15:done="0"/>
  <w15:commentEx w15:paraId="471BE3D1" w15:paraIdParent="6BD55486" w15:done="0"/>
  <w15:commentEx w15:paraId="1AC09AD0" w15:done="0"/>
  <w15:commentEx w15:paraId="375CD767" w15:done="0"/>
  <w15:commentEx w15:paraId="2278DA5F" w15:done="0"/>
  <w15:commentEx w15:paraId="4D8B651E" w15:done="0"/>
  <w15:commentEx w15:paraId="4C808BCF" w15:done="0"/>
  <w15:commentEx w15:paraId="47A3CFC5" w15:done="0"/>
  <w15:commentEx w15:paraId="33AE8B29" w15:done="0"/>
  <w15:commentEx w15:paraId="1F0F9218" w15:done="0"/>
  <w15:commentEx w15:paraId="3CF1DFFF" w15:done="0"/>
  <w15:commentEx w15:paraId="5D174DB0" w15:done="0"/>
  <w15:commentEx w15:paraId="52303D90" w15:done="0"/>
  <w15:commentEx w15:paraId="74766441" w15:done="0"/>
  <w15:commentEx w15:paraId="64885D3B" w15:done="0"/>
  <w15:commentEx w15:paraId="10BE5F80" w15:done="0"/>
  <w15:commentEx w15:paraId="602C31BD" w15:done="0"/>
  <w15:commentEx w15:paraId="7DB93192" w15:done="0"/>
  <w15:commentEx w15:paraId="47D8A54A" w15:done="0"/>
  <w15:commentEx w15:paraId="6033F56D" w15:done="0"/>
  <w15:commentEx w15:paraId="17B60EEA" w15:done="0"/>
  <w15:commentEx w15:paraId="36A9101B" w15:done="0"/>
  <w15:commentEx w15:paraId="55CF0BCA" w15:done="0"/>
  <w15:commentEx w15:paraId="75CD7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46ED31" w16cex:dateUtc="2023-12-04T08:52:00Z"/>
  <w16cex:commentExtensible w16cex:durableId="4B5AA3E9" w16cex:dateUtc="2024-01-08T09:32:00Z"/>
  <w16cex:commentExtensible w16cex:durableId="292753A3" w16cex:dateUtc="2023-12-15T21:37:00Z"/>
  <w16cex:commentExtensible w16cex:durableId="09808D2D" w16cex:dateUtc="2024-01-08T09:34:00Z"/>
  <w16cex:commentExtensible w16cex:durableId="2927550C" w16cex:dateUtc="2023-12-15T21:43:00Z"/>
  <w16cex:commentExtensible w16cex:durableId="7A6ED4CF" w16cex:dateUtc="2023-12-04T09:06:00Z"/>
  <w16cex:commentExtensible w16cex:durableId="29275420" w16cex:dateUtc="2023-12-15T21:39:00Z"/>
  <w16cex:commentExtensible w16cex:durableId="29275451" w16cex:dateUtc="2023-12-15T21:40:00Z"/>
  <w16cex:commentExtensible w16cex:durableId="292754AE" w16cex:dateUtc="2023-12-15T21:41:00Z"/>
  <w16cex:commentExtensible w16cex:durableId="29275597" w16cex:dateUtc="2023-12-15T21:45:00Z"/>
  <w16cex:commentExtensible w16cex:durableId="29275768" w16cex:dateUtc="2023-12-15T21:53:00Z"/>
  <w16cex:commentExtensible w16cex:durableId="29275872" w16cex:dateUtc="2023-12-15T21:57:00Z"/>
  <w16cex:commentExtensible w16cex:durableId="292758E4" w16cex:dateUtc="2023-12-15T21:59:00Z"/>
  <w16cex:commentExtensible w16cex:durableId="2927590A" w16cex:dateUtc="2023-12-15T22:00:00Z"/>
  <w16cex:commentExtensible w16cex:durableId="29275A22" w16cex:dateUtc="2023-12-15T22:05:00Z"/>
  <w16cex:commentExtensible w16cex:durableId="29275A93" w16cex:dateUtc="2023-12-15T22:06:00Z"/>
  <w16cex:commentExtensible w16cex:durableId="35D72A40" w16cex:dateUtc="2023-12-04T09:08:00Z"/>
  <w16cex:commentExtensible w16cex:durableId="29275BA9" w16cex:dateUtc="2023-12-15T22:11:00Z"/>
  <w16cex:commentExtensible w16cex:durableId="292A9547" w16cex:dateUtc="2023-12-18T08:54:00Z"/>
  <w16cex:commentExtensible w16cex:durableId="292A959B" w16cex:dateUtc="2023-12-18T08:55:00Z"/>
  <w16cex:commentExtensible w16cex:durableId="292A95D6" w16cex:dateUtc="2023-12-18T08:56:00Z"/>
  <w16cex:commentExtensible w16cex:durableId="292A963A" w16cex:dateUtc="2023-12-18T08:58:00Z"/>
  <w16cex:commentExtensible w16cex:durableId="292A9FDA" w16cex:dateUtc="2023-12-18T09:39:00Z"/>
  <w16cex:commentExtensible w16cex:durableId="292AA04D" w16cex:dateUtc="2023-12-18T09:41:00Z"/>
  <w16cex:commentExtensible w16cex:durableId="2942324D" w16cex:dateUtc="2024-01-05T06:46:00Z"/>
  <w16cex:commentExtensible w16cex:durableId="292AA070" w16cex:dateUtc="2023-12-18T09:41:00Z"/>
  <w16cex:commentExtensible w16cex:durableId="292AA1E5" w16cex:dateUtc="2023-12-18T09:48:00Z"/>
  <w16cex:commentExtensible w16cex:durableId="292AA29D" w16cex:dateUtc="2023-12-18T09:51:00Z"/>
  <w16cex:commentExtensible w16cex:durableId="292AA30D" w16cex:dateUtc="2023-12-18T09:53:00Z"/>
  <w16cex:commentExtensible w16cex:durableId="292AA36E" w16cex:dateUtc="2023-12-18T09:54:00Z"/>
  <w16cex:commentExtensible w16cex:durableId="2942327F" w16cex:dateUtc="2024-01-05T06:47:00Z"/>
  <w16cex:commentExtensible w16cex:durableId="29429031" w16cex:dateUtc="2024-01-05T13:26:00Z"/>
  <w16cex:commentExtensible w16cex:durableId="2944FA40" w16cex:dateUtc="2024-01-07T09:24:00Z"/>
  <w16cex:commentExtensible w16cex:durableId="64220D61" w16cex:dateUtc="2023-12-04T09:19:00Z"/>
  <w16cex:commentExtensible w16cex:durableId="2937F925" w16cex:dateUtc="2023-12-28T12:39:00Z"/>
  <w16cex:commentExtensible w16cex:durableId="6596A09A" w16cex:dateUtc="2023-12-04T09:22:00Z"/>
  <w16cex:commentExtensible w16cex:durableId="7B011C91" w16cex:dateUtc="2023-12-04T09:33:00Z"/>
  <w16cex:commentExtensible w16cex:durableId="29422346" w16cex:dateUtc="2024-01-05T05:42:00Z"/>
  <w16cex:commentExtensible w16cex:durableId="62F0EA17" w16cex:dateUtc="2023-12-04T09:57:00Z"/>
  <w16cex:commentExtensible w16cex:durableId="293CEE3C" w16cex:dateUtc="2024-01-01T06:54:00Z"/>
  <w16cex:commentExtensible w16cex:durableId="29421081" w16cex:dateUtc="2024-01-05T04:22:00Z"/>
  <w16cex:commentExtensible w16cex:durableId="293CEF38" w16cex:dateUtc="2024-01-01T06:58:00Z"/>
  <w16cex:commentExtensible w16cex:durableId="293CEFA8" w16cex:dateUtc="2024-01-01T07:00:00Z"/>
  <w16cex:commentExtensible w16cex:durableId="2942182D" w16cex:dateUtc="2024-01-05T04:54:00Z"/>
  <w16cex:commentExtensible w16cex:durableId="2942181D" w16cex:dateUtc="2024-01-05T04:54:00Z"/>
  <w16cex:commentExtensible w16cex:durableId="59F2CD01" w16cex:dateUtc="2023-12-04T10:06:00Z"/>
  <w16cex:commentExtensible w16cex:durableId="29421720" w16cex:dateUtc="2024-01-05T04:50:00Z"/>
  <w16cex:commentExtensible w16cex:durableId="29421955" w16cex:dateUtc="2024-01-05T04:59:00Z"/>
  <w16cex:commentExtensible w16cex:durableId="2942198B" w16cex:dateUtc="2024-01-05T05:00:00Z"/>
  <w16cex:commentExtensible w16cex:durableId="29421EAE" w16cex:dateUtc="2024-01-05T05:22:00Z"/>
  <w16cex:commentExtensible w16cex:durableId="29422068" w16cex:dateUtc="2024-01-05T05:30:00Z"/>
  <w16cex:commentExtensible w16cex:durableId="2942252B" w16cex:dateUtc="2024-01-05T05:50:00Z"/>
  <w16cex:commentExtensible w16cex:durableId="29421103" w16cex:dateUtc="2024-01-05T04:24:00Z"/>
  <w16cex:commentExtensible w16cex:durableId="2942114D" w16cex:dateUtc="2024-01-05T04:25:00Z"/>
  <w16cex:commentExtensible w16cex:durableId="294225B9" w16cex:dateUtc="2024-01-05T05:52:00Z"/>
  <w16cex:commentExtensible w16cex:durableId="29422649" w16cex:dateUtc="2024-01-05T05:55:00Z"/>
  <w16cex:commentExtensible w16cex:durableId="2942267B" w16cex:dateUtc="2024-01-05T05:55:00Z"/>
  <w16cex:commentExtensible w16cex:durableId="294226AA" w16cex:dateUtc="2024-01-05T05:56:00Z"/>
  <w16cex:commentExtensible w16cex:durableId="294226E5" w16cex:dateUtc="2024-01-05T05:57:00Z"/>
  <w16cex:commentExtensible w16cex:durableId="29422727" w16cex:dateUtc="2024-01-05T05:58:00Z"/>
  <w16cex:commentExtensible w16cex:durableId="29422782" w16cex:dateUtc="2024-01-05T06:00:00Z"/>
  <w16cex:commentExtensible w16cex:durableId="29422860" w16cex:dateUtc="2024-01-05T06:04:00Z"/>
  <w16cex:commentExtensible w16cex:durableId="294228A2" w16cex:dateUtc="2024-01-05T06:05:00Z"/>
  <w16cex:commentExtensible w16cex:durableId="294228B8" w16cex:dateUtc="2024-01-05T06:05:00Z"/>
  <w16cex:commentExtensible w16cex:durableId="294228FA" w16cex:dateUtc="2024-01-05T06:06:00Z"/>
  <w16cex:commentExtensible w16cex:durableId="64B56CB6" w16cex:dateUtc="2023-12-04T10:23:00Z"/>
  <w16cex:commentExtensible w16cex:durableId="294229CD" w16cex:dateUtc="2024-01-05T06:10:00Z"/>
  <w16cex:commentExtensible w16cex:durableId="29422A36" w16cex:dateUtc="2024-01-05T06:11:00Z"/>
  <w16cex:commentExtensible w16cex:durableId="294212EA" w16cex:dateUtc="2024-01-05T0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B199298" w16cid:durableId="7446ED31"/>
  <w16cid:commentId w16cid:paraId="0E454797" w16cid:durableId="4B5AA3E9"/>
  <w16cid:commentId w16cid:paraId="5CC515E2" w16cid:durableId="292753A3"/>
  <w16cid:commentId w16cid:paraId="26453C79" w16cid:durableId="09808D2D"/>
  <w16cid:commentId w16cid:paraId="2DAD9D7C" w16cid:durableId="2927550C"/>
  <w16cid:commentId w16cid:paraId="6F8C8477" w16cid:durableId="7A6ED4CF"/>
  <w16cid:commentId w16cid:paraId="4E8F283D" w16cid:durableId="29275420"/>
  <w16cid:commentId w16cid:paraId="6498584A" w16cid:durableId="29275451"/>
  <w16cid:commentId w16cid:paraId="2D9BAD11" w16cid:durableId="292754AE"/>
  <w16cid:commentId w16cid:paraId="1A97B655" w16cid:durableId="29275597"/>
  <w16cid:commentId w16cid:paraId="0F8ECFA9" w16cid:durableId="29275768"/>
  <w16cid:commentId w16cid:paraId="56FB5B58" w16cid:durableId="29275872"/>
  <w16cid:commentId w16cid:paraId="0FF40789" w16cid:durableId="292758E4"/>
  <w16cid:commentId w16cid:paraId="26105229" w16cid:durableId="2927590A"/>
  <w16cid:commentId w16cid:paraId="7655ECEB" w16cid:durableId="29275A22"/>
  <w16cid:commentId w16cid:paraId="7984776E" w16cid:durableId="29275A93"/>
  <w16cid:commentId w16cid:paraId="13119D47" w16cid:durableId="35D72A40"/>
  <w16cid:commentId w16cid:paraId="25912CAE" w16cid:durableId="29275BA9"/>
  <w16cid:commentId w16cid:paraId="3155F8BD" w16cid:durableId="292A9547"/>
  <w16cid:commentId w16cid:paraId="0F6E6936" w16cid:durableId="292A959B"/>
  <w16cid:commentId w16cid:paraId="6AD49751" w16cid:durableId="292A95D6"/>
  <w16cid:commentId w16cid:paraId="09C416B8" w16cid:durableId="292A963A"/>
  <w16cid:commentId w16cid:paraId="31DB5208" w16cid:durableId="292A9FDA"/>
  <w16cid:commentId w16cid:paraId="3EFE643C" w16cid:durableId="292AA04D"/>
  <w16cid:commentId w16cid:paraId="1C1E6DEC" w16cid:durableId="2942324D"/>
  <w16cid:commentId w16cid:paraId="361C0902" w16cid:durableId="292AA070"/>
  <w16cid:commentId w16cid:paraId="1D7EFAA5" w16cid:durableId="292AA1E5"/>
  <w16cid:commentId w16cid:paraId="7F2DBF29" w16cid:durableId="292AA29D"/>
  <w16cid:commentId w16cid:paraId="55BE6E74" w16cid:durableId="292AA30D"/>
  <w16cid:commentId w16cid:paraId="119BC55D" w16cid:durableId="292AA36E"/>
  <w16cid:commentId w16cid:paraId="2D500073" w16cid:durableId="2942327F"/>
  <w16cid:commentId w16cid:paraId="0DD30E10" w16cid:durableId="29429031"/>
  <w16cid:commentId w16cid:paraId="0A749ED0" w16cid:durableId="2944FA40"/>
  <w16cid:commentId w16cid:paraId="778531CE" w16cid:durableId="64220D61"/>
  <w16cid:commentId w16cid:paraId="726F7793" w16cid:durableId="2937F925"/>
  <w16cid:commentId w16cid:paraId="7F0DED0C" w16cid:durableId="6596A09A"/>
  <w16cid:commentId w16cid:paraId="609A230C" w16cid:durableId="7B011C91"/>
  <w16cid:commentId w16cid:paraId="01AC9935" w16cid:durableId="29422346"/>
  <w16cid:commentId w16cid:paraId="27F38076" w16cid:durableId="62F0EA17"/>
  <w16cid:commentId w16cid:paraId="7CF9BA35" w16cid:durableId="293CEE3C"/>
  <w16cid:commentId w16cid:paraId="4267C4D1" w16cid:durableId="29421081"/>
  <w16cid:commentId w16cid:paraId="70B07370" w16cid:durableId="293CEF38"/>
  <w16cid:commentId w16cid:paraId="75BE23C5" w16cid:durableId="293CEFA8"/>
  <w16cid:commentId w16cid:paraId="616B4DFF" w16cid:durableId="2942182D"/>
  <w16cid:commentId w16cid:paraId="0960715E" w16cid:durableId="2942181D"/>
  <w16cid:commentId w16cid:paraId="6BD55486" w16cid:durableId="59F2CD01"/>
  <w16cid:commentId w16cid:paraId="471BE3D1" w16cid:durableId="29421720"/>
  <w16cid:commentId w16cid:paraId="1AC09AD0" w16cid:durableId="29421955"/>
  <w16cid:commentId w16cid:paraId="375CD767" w16cid:durableId="2942198B"/>
  <w16cid:commentId w16cid:paraId="2278DA5F" w16cid:durableId="29421EAE"/>
  <w16cid:commentId w16cid:paraId="4D8B651E" w16cid:durableId="29422068"/>
  <w16cid:commentId w16cid:paraId="4C808BCF" w16cid:durableId="2942252B"/>
  <w16cid:commentId w16cid:paraId="47A3CFC5" w16cid:durableId="29421103"/>
  <w16cid:commentId w16cid:paraId="33AE8B29" w16cid:durableId="2942114D"/>
  <w16cid:commentId w16cid:paraId="1F0F9218" w16cid:durableId="294225B9"/>
  <w16cid:commentId w16cid:paraId="3CF1DFFF" w16cid:durableId="29422649"/>
  <w16cid:commentId w16cid:paraId="5D174DB0" w16cid:durableId="2942267B"/>
  <w16cid:commentId w16cid:paraId="52303D90" w16cid:durableId="294226AA"/>
  <w16cid:commentId w16cid:paraId="74766441" w16cid:durableId="294226E5"/>
  <w16cid:commentId w16cid:paraId="64885D3B" w16cid:durableId="29422727"/>
  <w16cid:commentId w16cid:paraId="10BE5F80" w16cid:durableId="29422782"/>
  <w16cid:commentId w16cid:paraId="602C31BD" w16cid:durableId="29422860"/>
  <w16cid:commentId w16cid:paraId="7DB93192" w16cid:durableId="294228A2"/>
  <w16cid:commentId w16cid:paraId="47D8A54A" w16cid:durableId="294228B8"/>
  <w16cid:commentId w16cid:paraId="6033F56D" w16cid:durableId="294228FA"/>
  <w16cid:commentId w16cid:paraId="17B60EEA" w16cid:durableId="64B56CB6"/>
  <w16cid:commentId w16cid:paraId="36A9101B" w16cid:durableId="294229CD"/>
  <w16cid:commentId w16cid:paraId="55CF0BCA" w16cid:durableId="29422A36"/>
  <w16cid:commentId w16cid:paraId="75CD7537" w16cid:durableId="294212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6503A2" w14:textId="77777777" w:rsidR="00A25605" w:rsidRDefault="00A25605">
      <w:pPr>
        <w:spacing w:after="0" w:line="240" w:lineRule="auto"/>
      </w:pPr>
      <w:r>
        <w:separator/>
      </w:r>
    </w:p>
  </w:endnote>
  <w:endnote w:type="continuationSeparator" w:id="0">
    <w:p w14:paraId="230E5904" w14:textId="77777777" w:rsidR="00A25605" w:rsidRDefault="00A25605">
      <w:pPr>
        <w:spacing w:after="0" w:line="240" w:lineRule="auto"/>
      </w:pPr>
      <w:r>
        <w:continuationSeparator/>
      </w:r>
    </w:p>
  </w:endnote>
  <w:endnote w:type="continuationNotice" w:id="1">
    <w:p w14:paraId="6F3FE25E" w14:textId="77777777" w:rsidR="00A25605" w:rsidRDefault="00A256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17655" w14:textId="77777777" w:rsidR="00B92327" w:rsidRDefault="00332621">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8C399" w14:textId="77777777" w:rsidR="00B92327" w:rsidRDefault="00332621">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42AFA" w14:textId="77777777" w:rsidR="00B92327" w:rsidRDefault="00332621">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3456B" w14:textId="77777777" w:rsidR="00A25605" w:rsidRDefault="00A25605">
      <w:pPr>
        <w:spacing w:after="0" w:line="240" w:lineRule="auto"/>
      </w:pPr>
      <w:r>
        <w:separator/>
      </w:r>
    </w:p>
  </w:footnote>
  <w:footnote w:type="continuationSeparator" w:id="0">
    <w:p w14:paraId="79E36607" w14:textId="77777777" w:rsidR="00A25605" w:rsidRDefault="00A25605">
      <w:pPr>
        <w:spacing w:after="0" w:line="240" w:lineRule="auto"/>
      </w:pPr>
      <w:r>
        <w:continuationSeparator/>
      </w:r>
    </w:p>
  </w:footnote>
  <w:footnote w:type="continuationNotice" w:id="1">
    <w:p w14:paraId="34EAA2E0" w14:textId="77777777" w:rsidR="00A25605" w:rsidRDefault="00A25605">
      <w:pPr>
        <w:spacing w:after="0" w:line="240" w:lineRule="auto"/>
      </w:pPr>
    </w:p>
  </w:footnote>
  <w:footnote w:id="2">
    <w:p w14:paraId="1BA92A59" w14:textId="77777777" w:rsidR="00F96E3D" w:rsidRPr="00801E49" w:rsidRDefault="00F96E3D" w:rsidP="00F96E3D">
      <w:pPr>
        <w:pStyle w:val="FootnoteText"/>
        <w:rPr>
          <w:ins w:id="577" w:author="Alirah WEYORI" w:date="2023-12-19T14:31:00Z"/>
          <w:rFonts w:ascii="Open Sans" w:hAnsi="Open Sans" w:cs="Open Sans"/>
          <w:lang w:val="es-ES"/>
          <w:rPrChange w:id="578" w:author="Nicole Wu" w:date="2024-01-08T11:26:00Z">
            <w:rPr>
              <w:ins w:id="579" w:author="Alirah WEYORI" w:date="2023-12-19T14:31:00Z"/>
              <w:rFonts w:ascii="Arial" w:hAnsi="Arial" w:cs="Arial"/>
              <w:lang w:val="es-ES"/>
            </w:rPr>
          </w:rPrChange>
        </w:rPr>
      </w:pPr>
      <w:ins w:id="580" w:author="Alirah WEYORI" w:date="2023-12-19T14:31:00Z">
        <w:r w:rsidRPr="00801E49">
          <w:rPr>
            <w:rStyle w:val="FootnoteReference"/>
            <w:rFonts w:ascii="Open Sans" w:hAnsi="Open Sans" w:cs="Open Sans"/>
            <w:rPrChange w:id="581" w:author="Nicole Wu" w:date="2024-01-08T11:26:00Z">
              <w:rPr>
                <w:rStyle w:val="FootnoteReference"/>
                <w:rFonts w:ascii="Arial" w:hAnsi="Arial" w:cs="Arial"/>
              </w:rPr>
            </w:rPrChange>
          </w:rPr>
          <w:footnoteRef/>
        </w:r>
        <w:r w:rsidRPr="00801E49">
          <w:rPr>
            <w:rFonts w:ascii="Open Sans" w:hAnsi="Open Sans" w:cs="Open Sans"/>
            <w:lang w:val="es-ES"/>
            <w:rPrChange w:id="582" w:author="Nicole Wu" w:date="2024-01-08T11:26:00Z">
              <w:rPr>
                <w:rFonts w:ascii="Arial" w:hAnsi="Arial" w:cs="Arial"/>
                <w:lang w:val="es-ES"/>
              </w:rPr>
            </w:rPrChange>
          </w:rPr>
          <w:t xml:space="preserve"> IPC, CARI, Cadre Harmonise, etc.</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F5D18"/>
    <w:multiLevelType w:val="hybridMultilevel"/>
    <w:tmpl w:val="679E76B6"/>
    <w:lvl w:ilvl="0" w:tplc="851E620C">
      <w:start w:val="1"/>
      <w:numFmt w:val="lowerLetter"/>
      <w:lvlText w:val="%1."/>
      <w:lvlJc w:val="left"/>
      <w:pPr>
        <w:ind w:left="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766CA10">
      <w:start w:val="1"/>
      <w:numFmt w:val="lowerLetter"/>
      <w:lvlText w:val="%2"/>
      <w:lvlJc w:val="left"/>
      <w:pPr>
        <w:ind w:left="1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324152">
      <w:start w:val="1"/>
      <w:numFmt w:val="lowerRoman"/>
      <w:lvlText w:val="%3"/>
      <w:lvlJc w:val="left"/>
      <w:pPr>
        <w:ind w:left="2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FE6230">
      <w:start w:val="1"/>
      <w:numFmt w:val="decimal"/>
      <w:lvlText w:val="%4"/>
      <w:lvlJc w:val="left"/>
      <w:pPr>
        <w:ind w:left="2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A085EA">
      <w:start w:val="1"/>
      <w:numFmt w:val="lowerLetter"/>
      <w:lvlText w:val="%5"/>
      <w:lvlJc w:val="left"/>
      <w:pPr>
        <w:ind w:left="3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E28AF2">
      <w:start w:val="1"/>
      <w:numFmt w:val="lowerRoman"/>
      <w:lvlText w:val="%6"/>
      <w:lvlJc w:val="left"/>
      <w:pPr>
        <w:ind w:left="4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D8A8DA">
      <w:start w:val="1"/>
      <w:numFmt w:val="decimal"/>
      <w:lvlText w:val="%7"/>
      <w:lvlJc w:val="left"/>
      <w:pPr>
        <w:ind w:left="49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C8F7FE">
      <w:start w:val="1"/>
      <w:numFmt w:val="lowerLetter"/>
      <w:lvlText w:val="%8"/>
      <w:lvlJc w:val="left"/>
      <w:pPr>
        <w:ind w:left="56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80A546">
      <w:start w:val="1"/>
      <w:numFmt w:val="lowerRoman"/>
      <w:lvlText w:val="%9"/>
      <w:lvlJc w:val="left"/>
      <w:pPr>
        <w:ind w:left="63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B17A99"/>
    <w:multiLevelType w:val="hybridMultilevel"/>
    <w:tmpl w:val="2702D1EA"/>
    <w:lvl w:ilvl="0" w:tplc="79F055A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4AE764">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E0BEBC">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306BE4">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32AEBC">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80C302">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0022D4">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4C6710">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E60D08">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9A2854"/>
    <w:multiLevelType w:val="hybridMultilevel"/>
    <w:tmpl w:val="A874F0F2"/>
    <w:lvl w:ilvl="0" w:tplc="3098BE28">
      <w:start w:val="1"/>
      <w:numFmt w:val="lowerLetter"/>
      <w:lvlText w:val="%1."/>
      <w:lvlJc w:val="left"/>
      <w:pPr>
        <w:ind w:left="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EC7ABA">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4C9C4E">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3BA0224">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6CAE84">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36FC04">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6A0BAE">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22B1D0">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70A7DC">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C63A90"/>
    <w:multiLevelType w:val="hybridMultilevel"/>
    <w:tmpl w:val="BBA09F80"/>
    <w:lvl w:ilvl="0" w:tplc="7868B4A8">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E0E0E4">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EC0BC4">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D43F32">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CCE49A">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7A6D7C">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1CC21E">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F41696">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4E6704">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2281090"/>
    <w:multiLevelType w:val="hybridMultilevel"/>
    <w:tmpl w:val="10E8EA92"/>
    <w:lvl w:ilvl="0" w:tplc="65ACF3D0">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9CDB2A">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4CDE9C">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28F2D8">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864222">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912BCF4">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6AFE4C">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D8BA70">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F80DF0">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2875349"/>
    <w:multiLevelType w:val="hybridMultilevel"/>
    <w:tmpl w:val="ADF654A2"/>
    <w:lvl w:ilvl="0" w:tplc="622A835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AA5E64">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BE0A84">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1C2AB2">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42D8BC">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80192C">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CC3014">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4C01AC">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09AE6F4">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7E0026C"/>
    <w:multiLevelType w:val="multilevel"/>
    <w:tmpl w:val="0CB03460"/>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FF62FB"/>
    <w:multiLevelType w:val="hybridMultilevel"/>
    <w:tmpl w:val="1716E6C8"/>
    <w:lvl w:ilvl="0" w:tplc="3E9A1984">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1C899E">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12CAD4">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5E374E">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DE4694">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DE04F2">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8ABC5E">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8EF88E">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220AB88">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A52FAC"/>
    <w:multiLevelType w:val="hybridMultilevel"/>
    <w:tmpl w:val="25ACAF90"/>
    <w:lvl w:ilvl="0" w:tplc="BC92C826">
      <w:start w:val="1"/>
      <w:numFmt w:val="bullet"/>
      <w:lvlText w:val="–"/>
      <w:lvlJc w:val="left"/>
      <w:pPr>
        <w:ind w:left="5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C7A478C">
      <w:start w:val="1"/>
      <w:numFmt w:val="bullet"/>
      <w:lvlText w:val="o"/>
      <w:lvlJc w:val="left"/>
      <w:pPr>
        <w:ind w:left="1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769116">
      <w:start w:val="1"/>
      <w:numFmt w:val="bullet"/>
      <w:lvlText w:val="▪"/>
      <w:lvlJc w:val="left"/>
      <w:pPr>
        <w:ind w:left="2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F63BC0">
      <w:start w:val="1"/>
      <w:numFmt w:val="bullet"/>
      <w:lvlText w:val="•"/>
      <w:lvlJc w:val="left"/>
      <w:pPr>
        <w:ind w:left="28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48DA6A">
      <w:start w:val="1"/>
      <w:numFmt w:val="bullet"/>
      <w:lvlText w:val="o"/>
      <w:lvlJc w:val="left"/>
      <w:pPr>
        <w:ind w:left="35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2C0B36">
      <w:start w:val="1"/>
      <w:numFmt w:val="bullet"/>
      <w:lvlText w:val="▪"/>
      <w:lvlJc w:val="left"/>
      <w:pPr>
        <w:ind w:left="4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4AD4A2">
      <w:start w:val="1"/>
      <w:numFmt w:val="bullet"/>
      <w:lvlText w:val="•"/>
      <w:lvlJc w:val="left"/>
      <w:pPr>
        <w:ind w:left="50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40BDE2">
      <w:start w:val="1"/>
      <w:numFmt w:val="bullet"/>
      <w:lvlText w:val="o"/>
      <w:lvlJc w:val="left"/>
      <w:pPr>
        <w:ind w:left="57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C84F38">
      <w:start w:val="1"/>
      <w:numFmt w:val="bullet"/>
      <w:lvlText w:val="▪"/>
      <w:lvlJc w:val="left"/>
      <w:pPr>
        <w:ind w:left="6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B3F79B7"/>
    <w:multiLevelType w:val="hybridMultilevel"/>
    <w:tmpl w:val="4D0E9914"/>
    <w:lvl w:ilvl="0" w:tplc="0CF0CF14">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5293BC">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9CC692">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04A67A">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4EC9D6">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5AC1CC">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840C5E">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885594">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A80F0C">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CFD155D"/>
    <w:multiLevelType w:val="hybridMultilevel"/>
    <w:tmpl w:val="85F812B2"/>
    <w:lvl w:ilvl="0" w:tplc="BD062F9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BEFEC8">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860978">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C01A88">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1A162C">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E4F418">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ACF41A">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98B970">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66E2F0">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D926C9E"/>
    <w:multiLevelType w:val="hybridMultilevel"/>
    <w:tmpl w:val="8222BB62"/>
    <w:lvl w:ilvl="0" w:tplc="58D089CC">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CCFCA6">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B6882C">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06688C">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78AC54">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8C6A22">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AC29C6">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4656C4">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8AE638">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FE0C37F"/>
    <w:multiLevelType w:val="hybridMultilevel"/>
    <w:tmpl w:val="FFFFFFFF"/>
    <w:lvl w:ilvl="0" w:tplc="6F663D4C">
      <w:start w:val="1"/>
      <w:numFmt w:val="bullet"/>
      <w:lvlText w:val=""/>
      <w:lvlJc w:val="left"/>
      <w:pPr>
        <w:ind w:left="720" w:hanging="360"/>
      </w:pPr>
      <w:rPr>
        <w:rFonts w:ascii="Symbol" w:hAnsi="Symbol" w:hint="default"/>
      </w:rPr>
    </w:lvl>
    <w:lvl w:ilvl="1" w:tplc="FDCC0FDE">
      <w:start w:val="1"/>
      <w:numFmt w:val="bullet"/>
      <w:lvlText w:val="o"/>
      <w:lvlJc w:val="left"/>
      <w:pPr>
        <w:ind w:left="1440" w:hanging="360"/>
      </w:pPr>
      <w:rPr>
        <w:rFonts w:ascii="Courier New" w:hAnsi="Courier New" w:hint="default"/>
      </w:rPr>
    </w:lvl>
    <w:lvl w:ilvl="2" w:tplc="2012A154">
      <w:start w:val="1"/>
      <w:numFmt w:val="bullet"/>
      <w:lvlText w:val=""/>
      <w:lvlJc w:val="left"/>
      <w:pPr>
        <w:ind w:left="2160" w:hanging="360"/>
      </w:pPr>
      <w:rPr>
        <w:rFonts w:ascii="Wingdings" w:hAnsi="Wingdings" w:hint="default"/>
      </w:rPr>
    </w:lvl>
    <w:lvl w:ilvl="3" w:tplc="B6AC71FE">
      <w:start w:val="1"/>
      <w:numFmt w:val="bullet"/>
      <w:lvlText w:val=""/>
      <w:lvlJc w:val="left"/>
      <w:pPr>
        <w:ind w:left="2880" w:hanging="360"/>
      </w:pPr>
      <w:rPr>
        <w:rFonts w:ascii="Symbol" w:hAnsi="Symbol" w:hint="default"/>
      </w:rPr>
    </w:lvl>
    <w:lvl w:ilvl="4" w:tplc="8B385682">
      <w:start w:val="1"/>
      <w:numFmt w:val="bullet"/>
      <w:lvlText w:val="o"/>
      <w:lvlJc w:val="left"/>
      <w:pPr>
        <w:ind w:left="3600" w:hanging="360"/>
      </w:pPr>
      <w:rPr>
        <w:rFonts w:ascii="Courier New" w:hAnsi="Courier New" w:hint="default"/>
      </w:rPr>
    </w:lvl>
    <w:lvl w:ilvl="5" w:tplc="2E98D4B4">
      <w:start w:val="1"/>
      <w:numFmt w:val="bullet"/>
      <w:lvlText w:val=""/>
      <w:lvlJc w:val="left"/>
      <w:pPr>
        <w:ind w:left="4320" w:hanging="360"/>
      </w:pPr>
      <w:rPr>
        <w:rFonts w:ascii="Wingdings" w:hAnsi="Wingdings" w:hint="default"/>
      </w:rPr>
    </w:lvl>
    <w:lvl w:ilvl="6" w:tplc="A6B28E38">
      <w:start w:val="1"/>
      <w:numFmt w:val="bullet"/>
      <w:lvlText w:val=""/>
      <w:lvlJc w:val="left"/>
      <w:pPr>
        <w:ind w:left="5040" w:hanging="360"/>
      </w:pPr>
      <w:rPr>
        <w:rFonts w:ascii="Symbol" w:hAnsi="Symbol" w:hint="default"/>
      </w:rPr>
    </w:lvl>
    <w:lvl w:ilvl="7" w:tplc="A242331A">
      <w:start w:val="1"/>
      <w:numFmt w:val="bullet"/>
      <w:lvlText w:val="o"/>
      <w:lvlJc w:val="left"/>
      <w:pPr>
        <w:ind w:left="5760" w:hanging="360"/>
      </w:pPr>
      <w:rPr>
        <w:rFonts w:ascii="Courier New" w:hAnsi="Courier New" w:hint="default"/>
      </w:rPr>
    </w:lvl>
    <w:lvl w:ilvl="8" w:tplc="FA66E378">
      <w:start w:val="1"/>
      <w:numFmt w:val="bullet"/>
      <w:lvlText w:val=""/>
      <w:lvlJc w:val="left"/>
      <w:pPr>
        <w:ind w:left="6480" w:hanging="360"/>
      </w:pPr>
      <w:rPr>
        <w:rFonts w:ascii="Wingdings" w:hAnsi="Wingdings" w:hint="default"/>
      </w:rPr>
    </w:lvl>
  </w:abstractNum>
  <w:abstractNum w:abstractNumId="13" w15:restartNumberingAfterBreak="0">
    <w:nsid w:val="74E301E1"/>
    <w:multiLevelType w:val="hybridMultilevel"/>
    <w:tmpl w:val="71008C70"/>
    <w:lvl w:ilvl="0" w:tplc="13D4255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C88010">
      <w:start w:val="1"/>
      <w:numFmt w:val="bullet"/>
      <w:lvlText w:val="o"/>
      <w:lvlJc w:val="left"/>
      <w:pPr>
        <w:ind w:left="1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86E8D6">
      <w:start w:val="1"/>
      <w:numFmt w:val="bullet"/>
      <w:lvlText w:val="▪"/>
      <w:lvlJc w:val="left"/>
      <w:pPr>
        <w:ind w:left="2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B451AC">
      <w:start w:val="1"/>
      <w:numFmt w:val="bullet"/>
      <w:lvlText w:val="•"/>
      <w:lvlJc w:val="left"/>
      <w:pPr>
        <w:ind w:left="28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F019E6">
      <w:start w:val="1"/>
      <w:numFmt w:val="bullet"/>
      <w:lvlText w:val="o"/>
      <w:lvlJc w:val="left"/>
      <w:pPr>
        <w:ind w:left="35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881602">
      <w:start w:val="1"/>
      <w:numFmt w:val="bullet"/>
      <w:lvlText w:val="▪"/>
      <w:lvlJc w:val="left"/>
      <w:pPr>
        <w:ind w:left="4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78073C">
      <w:start w:val="1"/>
      <w:numFmt w:val="bullet"/>
      <w:lvlText w:val="•"/>
      <w:lvlJc w:val="left"/>
      <w:pPr>
        <w:ind w:left="50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0E4122">
      <w:start w:val="1"/>
      <w:numFmt w:val="bullet"/>
      <w:lvlText w:val="o"/>
      <w:lvlJc w:val="left"/>
      <w:pPr>
        <w:ind w:left="57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982842">
      <w:start w:val="1"/>
      <w:numFmt w:val="bullet"/>
      <w:lvlText w:val="▪"/>
      <w:lvlJc w:val="left"/>
      <w:pPr>
        <w:ind w:left="6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6F03235"/>
    <w:multiLevelType w:val="hybridMultilevel"/>
    <w:tmpl w:val="B546B73C"/>
    <w:lvl w:ilvl="0" w:tplc="2BEEC2DA">
      <w:start w:val="5"/>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8CF44E">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7A92D4">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34C26C">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DC9714">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F66A82">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41003DA">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987418">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F67248">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C87134B"/>
    <w:multiLevelType w:val="hybridMultilevel"/>
    <w:tmpl w:val="9482DBB2"/>
    <w:lvl w:ilvl="0" w:tplc="B648696E">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3EE754">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C8B5E8">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889F42">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6067AC">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1046C6">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CAC9FE">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4A28BA">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E8CCA2">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30753217">
    <w:abstractNumId w:val="12"/>
  </w:num>
  <w:num w:numId="2" w16cid:durableId="1920139663">
    <w:abstractNumId w:val="9"/>
  </w:num>
  <w:num w:numId="3" w16cid:durableId="224529058">
    <w:abstractNumId w:val="4"/>
  </w:num>
  <w:num w:numId="4" w16cid:durableId="1498039596">
    <w:abstractNumId w:val="7"/>
  </w:num>
  <w:num w:numId="5" w16cid:durableId="1944221587">
    <w:abstractNumId w:val="15"/>
  </w:num>
  <w:num w:numId="6" w16cid:durableId="795413073">
    <w:abstractNumId w:val="5"/>
  </w:num>
  <w:num w:numId="7" w16cid:durableId="124853428">
    <w:abstractNumId w:val="13"/>
  </w:num>
  <w:num w:numId="8" w16cid:durableId="1797139161">
    <w:abstractNumId w:val="8"/>
  </w:num>
  <w:num w:numId="9" w16cid:durableId="460927313">
    <w:abstractNumId w:val="11"/>
  </w:num>
  <w:num w:numId="10" w16cid:durableId="1299453718">
    <w:abstractNumId w:val="2"/>
  </w:num>
  <w:num w:numId="11" w16cid:durableId="402990787">
    <w:abstractNumId w:val="0"/>
  </w:num>
  <w:num w:numId="12" w16cid:durableId="1698965151">
    <w:abstractNumId w:val="14"/>
  </w:num>
  <w:num w:numId="13" w16cid:durableId="238486933">
    <w:abstractNumId w:val="3"/>
  </w:num>
  <w:num w:numId="14" w16cid:durableId="1825514020">
    <w:abstractNumId w:val="10"/>
  </w:num>
  <w:num w:numId="15" w16cid:durableId="280649441">
    <w:abstractNumId w:val="1"/>
  </w:num>
  <w:num w:numId="16" w16cid:durableId="173003124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Wu">
    <w15:presenceInfo w15:providerId="None" w15:userId="Nicole Wu"/>
  </w15:person>
  <w15:person w15:author="Mohamed SALEM">
    <w15:presenceInfo w15:providerId="AD" w15:userId="S::mohamed.salem@wfp.org::13f12703-f1ce-4b8b-924c-fe401988a08b"/>
  </w15:person>
  <w15:person w15:author="Matthieu TOCKERT">
    <w15:presenceInfo w15:providerId="AD" w15:userId="S::matthieu.tockert@wfp.org::ffa15993-7bcf-4d64-9d68-f87c344eede3"/>
  </w15:person>
  <w15:person w15:author="Alirah WEYORI">
    <w15:presenceInfo w15:providerId="AD" w15:userId="S::alirah.weyori@wfp.org::1c7cbaa8-91f0-4806-8632-e4be5028c1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327"/>
    <w:rsid w:val="0000771D"/>
    <w:rsid w:val="00010595"/>
    <w:rsid w:val="00023CE6"/>
    <w:rsid w:val="000242EC"/>
    <w:rsid w:val="00034EED"/>
    <w:rsid w:val="00037934"/>
    <w:rsid w:val="000413A3"/>
    <w:rsid w:val="000501F7"/>
    <w:rsid w:val="0005057D"/>
    <w:rsid w:val="000529A4"/>
    <w:rsid w:val="00054365"/>
    <w:rsid w:val="00054EF4"/>
    <w:rsid w:val="00055EB9"/>
    <w:rsid w:val="000572F3"/>
    <w:rsid w:val="00064036"/>
    <w:rsid w:val="00065869"/>
    <w:rsid w:val="00066A40"/>
    <w:rsid w:val="00072C3F"/>
    <w:rsid w:val="00077C6E"/>
    <w:rsid w:val="00082871"/>
    <w:rsid w:val="000831A9"/>
    <w:rsid w:val="00086E51"/>
    <w:rsid w:val="00087D89"/>
    <w:rsid w:val="00094232"/>
    <w:rsid w:val="000A254D"/>
    <w:rsid w:val="000A2BC8"/>
    <w:rsid w:val="000A40E0"/>
    <w:rsid w:val="000A6819"/>
    <w:rsid w:val="000A7A3C"/>
    <w:rsid w:val="000B3B6E"/>
    <w:rsid w:val="000B44D1"/>
    <w:rsid w:val="000B58B8"/>
    <w:rsid w:val="000B7440"/>
    <w:rsid w:val="000B7F73"/>
    <w:rsid w:val="000C2938"/>
    <w:rsid w:val="000D134F"/>
    <w:rsid w:val="000D59B0"/>
    <w:rsid w:val="000D624C"/>
    <w:rsid w:val="000E214E"/>
    <w:rsid w:val="000E29AF"/>
    <w:rsid w:val="000E4EF5"/>
    <w:rsid w:val="000E4FB3"/>
    <w:rsid w:val="000E5CF7"/>
    <w:rsid w:val="000E7A55"/>
    <w:rsid w:val="000F39B0"/>
    <w:rsid w:val="000F6DB2"/>
    <w:rsid w:val="00102BA9"/>
    <w:rsid w:val="00103228"/>
    <w:rsid w:val="00107CC1"/>
    <w:rsid w:val="00121943"/>
    <w:rsid w:val="00130006"/>
    <w:rsid w:val="00133758"/>
    <w:rsid w:val="00133A15"/>
    <w:rsid w:val="00134032"/>
    <w:rsid w:val="0014062C"/>
    <w:rsid w:val="001554AA"/>
    <w:rsid w:val="001559A1"/>
    <w:rsid w:val="00167134"/>
    <w:rsid w:val="00171CBC"/>
    <w:rsid w:val="001863CF"/>
    <w:rsid w:val="00186BDD"/>
    <w:rsid w:val="0019668F"/>
    <w:rsid w:val="001A471B"/>
    <w:rsid w:val="001A4CEC"/>
    <w:rsid w:val="001A52BD"/>
    <w:rsid w:val="001B28E4"/>
    <w:rsid w:val="001B2C45"/>
    <w:rsid w:val="001B309E"/>
    <w:rsid w:val="001B5988"/>
    <w:rsid w:val="001C1696"/>
    <w:rsid w:val="001C51D9"/>
    <w:rsid w:val="001D2294"/>
    <w:rsid w:val="001D3423"/>
    <w:rsid w:val="001E0015"/>
    <w:rsid w:val="001E128A"/>
    <w:rsid w:val="001E1D6B"/>
    <w:rsid w:val="001E7331"/>
    <w:rsid w:val="001F18BE"/>
    <w:rsid w:val="0020239C"/>
    <w:rsid w:val="00202661"/>
    <w:rsid w:val="00207346"/>
    <w:rsid w:val="00213FCF"/>
    <w:rsid w:val="00213FD1"/>
    <w:rsid w:val="00221BF1"/>
    <w:rsid w:val="002403FD"/>
    <w:rsid w:val="00243856"/>
    <w:rsid w:val="00253B41"/>
    <w:rsid w:val="00254FA8"/>
    <w:rsid w:val="002563F6"/>
    <w:rsid w:val="00256491"/>
    <w:rsid w:val="0026073F"/>
    <w:rsid w:val="00270DCE"/>
    <w:rsid w:val="00274B05"/>
    <w:rsid w:val="002760EE"/>
    <w:rsid w:val="002868AC"/>
    <w:rsid w:val="00286D6D"/>
    <w:rsid w:val="00292322"/>
    <w:rsid w:val="002941BC"/>
    <w:rsid w:val="00295514"/>
    <w:rsid w:val="00295BAD"/>
    <w:rsid w:val="002A64AD"/>
    <w:rsid w:val="002B1D4B"/>
    <w:rsid w:val="002B616B"/>
    <w:rsid w:val="002B6919"/>
    <w:rsid w:val="002D0938"/>
    <w:rsid w:val="002D45E9"/>
    <w:rsid w:val="002E7D08"/>
    <w:rsid w:val="002F270C"/>
    <w:rsid w:val="002F2790"/>
    <w:rsid w:val="002F5B6F"/>
    <w:rsid w:val="003231E8"/>
    <w:rsid w:val="00332621"/>
    <w:rsid w:val="00337364"/>
    <w:rsid w:val="003400E3"/>
    <w:rsid w:val="00343756"/>
    <w:rsid w:val="00343A0A"/>
    <w:rsid w:val="00345B89"/>
    <w:rsid w:val="00345F66"/>
    <w:rsid w:val="003512CC"/>
    <w:rsid w:val="003541FA"/>
    <w:rsid w:val="003574FF"/>
    <w:rsid w:val="00357539"/>
    <w:rsid w:val="003705F6"/>
    <w:rsid w:val="00373298"/>
    <w:rsid w:val="0038590C"/>
    <w:rsid w:val="00392256"/>
    <w:rsid w:val="0039384A"/>
    <w:rsid w:val="003A16AE"/>
    <w:rsid w:val="003B1586"/>
    <w:rsid w:val="003C19CB"/>
    <w:rsid w:val="003C48A1"/>
    <w:rsid w:val="003D0FC3"/>
    <w:rsid w:val="003D14FB"/>
    <w:rsid w:val="003D5443"/>
    <w:rsid w:val="003E33A4"/>
    <w:rsid w:val="003F3BC7"/>
    <w:rsid w:val="003F7A66"/>
    <w:rsid w:val="004078B4"/>
    <w:rsid w:val="004166B6"/>
    <w:rsid w:val="004258D3"/>
    <w:rsid w:val="00437181"/>
    <w:rsid w:val="004405B9"/>
    <w:rsid w:val="004413B3"/>
    <w:rsid w:val="00442CA1"/>
    <w:rsid w:val="004443A4"/>
    <w:rsid w:val="0044764F"/>
    <w:rsid w:val="00452211"/>
    <w:rsid w:val="00452AC7"/>
    <w:rsid w:val="0045367A"/>
    <w:rsid w:val="0045493A"/>
    <w:rsid w:val="00454FCF"/>
    <w:rsid w:val="0046257C"/>
    <w:rsid w:val="00465AF5"/>
    <w:rsid w:val="0046796D"/>
    <w:rsid w:val="00480AA2"/>
    <w:rsid w:val="004845F9"/>
    <w:rsid w:val="004909DA"/>
    <w:rsid w:val="00491E67"/>
    <w:rsid w:val="004A02BD"/>
    <w:rsid w:val="004B29F8"/>
    <w:rsid w:val="004B2F0B"/>
    <w:rsid w:val="004B4C23"/>
    <w:rsid w:val="004C1885"/>
    <w:rsid w:val="004D3E91"/>
    <w:rsid w:val="004D6AA2"/>
    <w:rsid w:val="004E1A86"/>
    <w:rsid w:val="004E5FF2"/>
    <w:rsid w:val="004F77B8"/>
    <w:rsid w:val="00503B85"/>
    <w:rsid w:val="00504A3C"/>
    <w:rsid w:val="005224A1"/>
    <w:rsid w:val="0052351A"/>
    <w:rsid w:val="00533659"/>
    <w:rsid w:val="005423A4"/>
    <w:rsid w:val="00551852"/>
    <w:rsid w:val="00563E7E"/>
    <w:rsid w:val="0056565A"/>
    <w:rsid w:val="00567795"/>
    <w:rsid w:val="00571B5F"/>
    <w:rsid w:val="00580299"/>
    <w:rsid w:val="00583CA2"/>
    <w:rsid w:val="00584FC6"/>
    <w:rsid w:val="00587032"/>
    <w:rsid w:val="00591F3D"/>
    <w:rsid w:val="005A0F2A"/>
    <w:rsid w:val="005A1C6A"/>
    <w:rsid w:val="005A781F"/>
    <w:rsid w:val="005A7CE1"/>
    <w:rsid w:val="005B2270"/>
    <w:rsid w:val="005C24DF"/>
    <w:rsid w:val="005C36EA"/>
    <w:rsid w:val="005D0A61"/>
    <w:rsid w:val="005D2986"/>
    <w:rsid w:val="005D4605"/>
    <w:rsid w:val="005D54CE"/>
    <w:rsid w:val="005E5DEE"/>
    <w:rsid w:val="005F3A71"/>
    <w:rsid w:val="00605762"/>
    <w:rsid w:val="00610EBB"/>
    <w:rsid w:val="00612FCC"/>
    <w:rsid w:val="0061410F"/>
    <w:rsid w:val="00614807"/>
    <w:rsid w:val="00624B6B"/>
    <w:rsid w:val="00625829"/>
    <w:rsid w:val="00625B52"/>
    <w:rsid w:val="00630185"/>
    <w:rsid w:val="00637FB8"/>
    <w:rsid w:val="00663AA5"/>
    <w:rsid w:val="00667B78"/>
    <w:rsid w:val="00670EEB"/>
    <w:rsid w:val="006716B5"/>
    <w:rsid w:val="00675C5C"/>
    <w:rsid w:val="00683F0E"/>
    <w:rsid w:val="00692E42"/>
    <w:rsid w:val="0069399C"/>
    <w:rsid w:val="0069586D"/>
    <w:rsid w:val="006A03D8"/>
    <w:rsid w:val="006A1687"/>
    <w:rsid w:val="006A182B"/>
    <w:rsid w:val="006B0BF6"/>
    <w:rsid w:val="006C1394"/>
    <w:rsid w:val="006D7461"/>
    <w:rsid w:val="006E09A8"/>
    <w:rsid w:val="006F38B5"/>
    <w:rsid w:val="006F6163"/>
    <w:rsid w:val="0070098C"/>
    <w:rsid w:val="00712AB1"/>
    <w:rsid w:val="00715C19"/>
    <w:rsid w:val="00717657"/>
    <w:rsid w:val="00736187"/>
    <w:rsid w:val="00765071"/>
    <w:rsid w:val="007732AE"/>
    <w:rsid w:val="00773803"/>
    <w:rsid w:val="007774D1"/>
    <w:rsid w:val="00793A6C"/>
    <w:rsid w:val="007B0CB4"/>
    <w:rsid w:val="007D4EC7"/>
    <w:rsid w:val="007D572B"/>
    <w:rsid w:val="007D66A7"/>
    <w:rsid w:val="007E5D17"/>
    <w:rsid w:val="007F451D"/>
    <w:rsid w:val="00801989"/>
    <w:rsid w:val="00801E49"/>
    <w:rsid w:val="00802110"/>
    <w:rsid w:val="00812BDD"/>
    <w:rsid w:val="00816FD6"/>
    <w:rsid w:val="008219F8"/>
    <w:rsid w:val="00821E2D"/>
    <w:rsid w:val="00824AE9"/>
    <w:rsid w:val="00833CDA"/>
    <w:rsid w:val="00834F9D"/>
    <w:rsid w:val="0083568A"/>
    <w:rsid w:val="00837C61"/>
    <w:rsid w:val="00843FF0"/>
    <w:rsid w:val="00852134"/>
    <w:rsid w:val="00856135"/>
    <w:rsid w:val="0085789C"/>
    <w:rsid w:val="00861122"/>
    <w:rsid w:val="00865801"/>
    <w:rsid w:val="008708F4"/>
    <w:rsid w:val="00875B15"/>
    <w:rsid w:val="00884450"/>
    <w:rsid w:val="00886D30"/>
    <w:rsid w:val="008978F7"/>
    <w:rsid w:val="008A61F4"/>
    <w:rsid w:val="008B52AF"/>
    <w:rsid w:val="008B6751"/>
    <w:rsid w:val="008C451E"/>
    <w:rsid w:val="008C605F"/>
    <w:rsid w:val="008D4431"/>
    <w:rsid w:val="008E7293"/>
    <w:rsid w:val="008F208C"/>
    <w:rsid w:val="008F7FCA"/>
    <w:rsid w:val="009027A1"/>
    <w:rsid w:val="009034DD"/>
    <w:rsid w:val="00920C7B"/>
    <w:rsid w:val="00922161"/>
    <w:rsid w:val="0094065D"/>
    <w:rsid w:val="00940F40"/>
    <w:rsid w:val="0094598D"/>
    <w:rsid w:val="009555C0"/>
    <w:rsid w:val="0095655C"/>
    <w:rsid w:val="009570CB"/>
    <w:rsid w:val="00960C98"/>
    <w:rsid w:val="009719BD"/>
    <w:rsid w:val="00972305"/>
    <w:rsid w:val="00980E11"/>
    <w:rsid w:val="00981D9D"/>
    <w:rsid w:val="00985CEC"/>
    <w:rsid w:val="0098619C"/>
    <w:rsid w:val="00992642"/>
    <w:rsid w:val="009931D3"/>
    <w:rsid w:val="009A2555"/>
    <w:rsid w:val="009A29F5"/>
    <w:rsid w:val="009A6AE1"/>
    <w:rsid w:val="009B3E26"/>
    <w:rsid w:val="009B451B"/>
    <w:rsid w:val="009C4D97"/>
    <w:rsid w:val="009D04D5"/>
    <w:rsid w:val="009D7BC5"/>
    <w:rsid w:val="009E169A"/>
    <w:rsid w:val="009F4300"/>
    <w:rsid w:val="009F604E"/>
    <w:rsid w:val="00A00E00"/>
    <w:rsid w:val="00A02139"/>
    <w:rsid w:val="00A0304E"/>
    <w:rsid w:val="00A04B40"/>
    <w:rsid w:val="00A05989"/>
    <w:rsid w:val="00A06302"/>
    <w:rsid w:val="00A12414"/>
    <w:rsid w:val="00A16226"/>
    <w:rsid w:val="00A23640"/>
    <w:rsid w:val="00A24B57"/>
    <w:rsid w:val="00A25605"/>
    <w:rsid w:val="00A30D71"/>
    <w:rsid w:val="00A32C92"/>
    <w:rsid w:val="00A33FCC"/>
    <w:rsid w:val="00A376B9"/>
    <w:rsid w:val="00A43496"/>
    <w:rsid w:val="00A47F0A"/>
    <w:rsid w:val="00A544C8"/>
    <w:rsid w:val="00A55CA7"/>
    <w:rsid w:val="00A622E8"/>
    <w:rsid w:val="00A63C37"/>
    <w:rsid w:val="00A71328"/>
    <w:rsid w:val="00A906FF"/>
    <w:rsid w:val="00A94993"/>
    <w:rsid w:val="00AA169D"/>
    <w:rsid w:val="00AA5967"/>
    <w:rsid w:val="00AA7FD9"/>
    <w:rsid w:val="00AB20AB"/>
    <w:rsid w:val="00AB4DEC"/>
    <w:rsid w:val="00AC30C2"/>
    <w:rsid w:val="00AD30B2"/>
    <w:rsid w:val="00AD59A4"/>
    <w:rsid w:val="00AD7B0C"/>
    <w:rsid w:val="00AE2701"/>
    <w:rsid w:val="00AE75FD"/>
    <w:rsid w:val="00AF2940"/>
    <w:rsid w:val="00AF339B"/>
    <w:rsid w:val="00AF6452"/>
    <w:rsid w:val="00AF6A11"/>
    <w:rsid w:val="00B139B2"/>
    <w:rsid w:val="00B269A2"/>
    <w:rsid w:val="00B31C0A"/>
    <w:rsid w:val="00B32433"/>
    <w:rsid w:val="00B343EB"/>
    <w:rsid w:val="00B4000B"/>
    <w:rsid w:val="00B4030A"/>
    <w:rsid w:val="00B41E99"/>
    <w:rsid w:val="00B42699"/>
    <w:rsid w:val="00B42B87"/>
    <w:rsid w:val="00B53A5F"/>
    <w:rsid w:val="00B57B76"/>
    <w:rsid w:val="00B62A58"/>
    <w:rsid w:val="00B76684"/>
    <w:rsid w:val="00B80E41"/>
    <w:rsid w:val="00B87266"/>
    <w:rsid w:val="00B91988"/>
    <w:rsid w:val="00B92327"/>
    <w:rsid w:val="00BC1960"/>
    <w:rsid w:val="00BC606B"/>
    <w:rsid w:val="00BD1B8A"/>
    <w:rsid w:val="00BD4B47"/>
    <w:rsid w:val="00BE17D6"/>
    <w:rsid w:val="00BE2A4D"/>
    <w:rsid w:val="00BE6864"/>
    <w:rsid w:val="00BF68D1"/>
    <w:rsid w:val="00BF78BB"/>
    <w:rsid w:val="00C001A4"/>
    <w:rsid w:val="00C034A1"/>
    <w:rsid w:val="00C04D95"/>
    <w:rsid w:val="00C057C0"/>
    <w:rsid w:val="00C07EE5"/>
    <w:rsid w:val="00C16844"/>
    <w:rsid w:val="00C211E3"/>
    <w:rsid w:val="00C32C25"/>
    <w:rsid w:val="00C33FAC"/>
    <w:rsid w:val="00C40ADF"/>
    <w:rsid w:val="00C444A2"/>
    <w:rsid w:val="00C446CB"/>
    <w:rsid w:val="00C44F5D"/>
    <w:rsid w:val="00C45DCB"/>
    <w:rsid w:val="00C46F67"/>
    <w:rsid w:val="00C56957"/>
    <w:rsid w:val="00C624A8"/>
    <w:rsid w:val="00C717FC"/>
    <w:rsid w:val="00C75711"/>
    <w:rsid w:val="00C76932"/>
    <w:rsid w:val="00C76C85"/>
    <w:rsid w:val="00C86211"/>
    <w:rsid w:val="00C8679C"/>
    <w:rsid w:val="00CA0A96"/>
    <w:rsid w:val="00CA0D7E"/>
    <w:rsid w:val="00CA35A8"/>
    <w:rsid w:val="00CA4D39"/>
    <w:rsid w:val="00CC039E"/>
    <w:rsid w:val="00CC697D"/>
    <w:rsid w:val="00CD3D4B"/>
    <w:rsid w:val="00CD550A"/>
    <w:rsid w:val="00CD60A4"/>
    <w:rsid w:val="00CE046F"/>
    <w:rsid w:val="00CE4580"/>
    <w:rsid w:val="00CE481E"/>
    <w:rsid w:val="00CF0BAB"/>
    <w:rsid w:val="00D006EE"/>
    <w:rsid w:val="00D01F5D"/>
    <w:rsid w:val="00D06142"/>
    <w:rsid w:val="00D15C0D"/>
    <w:rsid w:val="00D17558"/>
    <w:rsid w:val="00D221F2"/>
    <w:rsid w:val="00D22693"/>
    <w:rsid w:val="00D30596"/>
    <w:rsid w:val="00D329DE"/>
    <w:rsid w:val="00D36B47"/>
    <w:rsid w:val="00D377D0"/>
    <w:rsid w:val="00D413BB"/>
    <w:rsid w:val="00D50258"/>
    <w:rsid w:val="00D52F30"/>
    <w:rsid w:val="00D67BDB"/>
    <w:rsid w:val="00D73165"/>
    <w:rsid w:val="00D87D17"/>
    <w:rsid w:val="00D91612"/>
    <w:rsid w:val="00D94D27"/>
    <w:rsid w:val="00DB06D5"/>
    <w:rsid w:val="00DB167C"/>
    <w:rsid w:val="00DB238B"/>
    <w:rsid w:val="00DB4D91"/>
    <w:rsid w:val="00DB68F9"/>
    <w:rsid w:val="00DC41B3"/>
    <w:rsid w:val="00DE3B4D"/>
    <w:rsid w:val="00E02CE5"/>
    <w:rsid w:val="00E10FF4"/>
    <w:rsid w:val="00E163D5"/>
    <w:rsid w:val="00E17B5E"/>
    <w:rsid w:val="00E25265"/>
    <w:rsid w:val="00E3190C"/>
    <w:rsid w:val="00E31F0B"/>
    <w:rsid w:val="00E40B7E"/>
    <w:rsid w:val="00E46FC7"/>
    <w:rsid w:val="00E55612"/>
    <w:rsid w:val="00E65423"/>
    <w:rsid w:val="00E70157"/>
    <w:rsid w:val="00E73367"/>
    <w:rsid w:val="00E80917"/>
    <w:rsid w:val="00EA1700"/>
    <w:rsid w:val="00EA1EF1"/>
    <w:rsid w:val="00EA49A8"/>
    <w:rsid w:val="00EB1251"/>
    <w:rsid w:val="00EB1500"/>
    <w:rsid w:val="00EB425C"/>
    <w:rsid w:val="00EB4F98"/>
    <w:rsid w:val="00ED1A0C"/>
    <w:rsid w:val="00ED2ADE"/>
    <w:rsid w:val="00ED5AE7"/>
    <w:rsid w:val="00ED64E4"/>
    <w:rsid w:val="00EE0DF5"/>
    <w:rsid w:val="00EE6667"/>
    <w:rsid w:val="00EF0B29"/>
    <w:rsid w:val="00EF500F"/>
    <w:rsid w:val="00EF7E32"/>
    <w:rsid w:val="00F006AE"/>
    <w:rsid w:val="00F1199B"/>
    <w:rsid w:val="00F214D6"/>
    <w:rsid w:val="00F30847"/>
    <w:rsid w:val="00F30E37"/>
    <w:rsid w:val="00F329F5"/>
    <w:rsid w:val="00F3340E"/>
    <w:rsid w:val="00F40D22"/>
    <w:rsid w:val="00F40F56"/>
    <w:rsid w:val="00F46664"/>
    <w:rsid w:val="00F55FC1"/>
    <w:rsid w:val="00F5699A"/>
    <w:rsid w:val="00F8345A"/>
    <w:rsid w:val="00F840B2"/>
    <w:rsid w:val="00F92C2D"/>
    <w:rsid w:val="00F960E7"/>
    <w:rsid w:val="00F96E3D"/>
    <w:rsid w:val="00FA3B54"/>
    <w:rsid w:val="00FA78C0"/>
    <w:rsid w:val="00FB7FF5"/>
    <w:rsid w:val="00FC725C"/>
    <w:rsid w:val="00FD3ED4"/>
    <w:rsid w:val="00FD440F"/>
    <w:rsid w:val="00FD7860"/>
    <w:rsid w:val="00FE1086"/>
    <w:rsid w:val="00FE25B9"/>
    <w:rsid w:val="00FE3338"/>
    <w:rsid w:val="185023DA"/>
    <w:rsid w:val="1A81BCC5"/>
    <w:rsid w:val="1D7FB02D"/>
    <w:rsid w:val="213E334A"/>
    <w:rsid w:val="216B46F7"/>
    <w:rsid w:val="272EDFD2"/>
    <w:rsid w:val="457FFA0D"/>
    <w:rsid w:val="4B6E788F"/>
    <w:rsid w:val="4F4AD62D"/>
    <w:rsid w:val="53C2D371"/>
    <w:rsid w:val="57148EB8"/>
    <w:rsid w:val="67ECABB5"/>
    <w:rsid w:val="68E2345A"/>
    <w:rsid w:val="6C458709"/>
    <w:rsid w:val="7249683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C0AF3"/>
  <w15:docId w15:val="{E7D8DAA4-F0BF-4DF2-BE0B-903BDAFE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305" w:lineRule="auto"/>
      <w:ind w:left="10" w:right="461"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6"/>
      </w:numPr>
      <w:spacing w:after="181"/>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16"/>
      </w:numPr>
      <w:spacing w:after="166"/>
      <w:ind w:left="10" w:hanging="10"/>
      <w:outlineLvl w:val="1"/>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4909DA"/>
    <w:pPr>
      <w:spacing w:after="0" w:line="240" w:lineRule="auto"/>
    </w:pPr>
    <w:rPr>
      <w:rFonts w:ascii="Calibri" w:eastAsia="Calibri" w:hAnsi="Calibri" w:cs="Calibri"/>
      <w:color w:val="00000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eastAsia="Calibri" w:hAnsi="Calibri" w:cs="Calibri"/>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BC19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1960"/>
    <w:rPr>
      <w:rFonts w:ascii="Calibri" w:eastAsia="Calibri" w:hAnsi="Calibri" w:cs="Calibri"/>
      <w:color w:val="000000"/>
    </w:rPr>
  </w:style>
  <w:style w:type="paragraph" w:styleId="Footer">
    <w:name w:val="footer"/>
    <w:basedOn w:val="Normal"/>
    <w:link w:val="FooterChar"/>
    <w:uiPriority w:val="99"/>
    <w:semiHidden/>
    <w:unhideWhenUsed/>
    <w:rsid w:val="00BC19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1960"/>
    <w:rPr>
      <w:rFonts w:ascii="Calibri" w:eastAsia="Calibri" w:hAnsi="Calibri" w:cs="Calibri"/>
      <w:color w:val="000000"/>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rsid w:val="006A1687"/>
    <w:rPr>
      <w:b/>
      <w:bCs/>
    </w:rPr>
  </w:style>
  <w:style w:type="character" w:customStyle="1" w:styleId="CommentSubjectChar">
    <w:name w:val="Comment Subject Char"/>
    <w:basedOn w:val="CommentTextChar"/>
    <w:link w:val="CommentSubject"/>
    <w:uiPriority w:val="99"/>
    <w:semiHidden/>
    <w:rsid w:val="006A1687"/>
    <w:rPr>
      <w:rFonts w:ascii="Calibri" w:eastAsia="Calibri" w:hAnsi="Calibri" w:cs="Calibri"/>
      <w:b/>
      <w:bCs/>
      <w:color w:val="000000"/>
      <w:sz w:val="20"/>
      <w:szCs w:val="20"/>
    </w:rPr>
  </w:style>
  <w:style w:type="paragraph" w:styleId="FootnoteText">
    <w:name w:val="footnote text"/>
    <w:basedOn w:val="Normal"/>
    <w:link w:val="FootnoteTextChar"/>
    <w:uiPriority w:val="99"/>
    <w:semiHidden/>
    <w:unhideWhenUsed/>
    <w:rsid w:val="00094232"/>
    <w:pPr>
      <w:spacing w:after="0" w:line="240" w:lineRule="auto"/>
      <w:ind w:left="0" w:right="0" w:firstLine="0"/>
      <w:jc w:val="left"/>
    </w:pPr>
    <w:rPr>
      <w:rFonts w:asciiTheme="minorHAnsi" w:eastAsiaTheme="minorHAnsi" w:hAnsiTheme="minorHAnsi" w:cstheme="minorBidi"/>
      <w:color w:val="auto"/>
      <w:sz w:val="20"/>
      <w:szCs w:val="20"/>
      <w:lang w:eastAsia="en-US"/>
    </w:rPr>
  </w:style>
  <w:style w:type="character" w:customStyle="1" w:styleId="FootnoteTextChar">
    <w:name w:val="Footnote Text Char"/>
    <w:basedOn w:val="DefaultParagraphFont"/>
    <w:link w:val="FootnoteText"/>
    <w:uiPriority w:val="99"/>
    <w:semiHidden/>
    <w:rsid w:val="00094232"/>
    <w:rPr>
      <w:rFonts w:eastAsiaTheme="minorHAnsi"/>
      <w:sz w:val="20"/>
      <w:szCs w:val="20"/>
      <w:lang w:eastAsia="en-US"/>
    </w:rPr>
  </w:style>
  <w:style w:type="character" w:styleId="FootnoteReference">
    <w:name w:val="footnote reference"/>
    <w:basedOn w:val="DefaultParagraphFont"/>
    <w:uiPriority w:val="99"/>
    <w:semiHidden/>
    <w:unhideWhenUsed/>
    <w:rsid w:val="00094232"/>
    <w:rPr>
      <w:vertAlign w:val="superscript"/>
    </w:rPr>
  </w:style>
  <w:style w:type="character" w:styleId="Mention">
    <w:name w:val="Mention"/>
    <w:basedOn w:val="DefaultParagraphFont"/>
    <w:uiPriority w:val="99"/>
    <w:unhideWhenUsed/>
    <w:rsid w:val="00B42B87"/>
    <w:rPr>
      <w:color w:val="2B579A"/>
      <w:shd w:val="clear" w:color="auto" w:fill="E1DFDD"/>
    </w:rPr>
  </w:style>
  <w:style w:type="character" w:customStyle="1" w:styleId="cf01">
    <w:name w:val="cf01"/>
    <w:basedOn w:val="DefaultParagraphFont"/>
    <w:rsid w:val="00171CB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jp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1355D-8109-44CE-B022-6A0CECE6C29D}">
  <ds:schemaRefs>
    <ds:schemaRef ds:uri="http://schemas.microsoft.com/sharepoint/v3/contenttype/forms"/>
  </ds:schemaRefs>
</ds:datastoreItem>
</file>

<file path=customXml/itemProps2.xml><?xml version="1.0" encoding="utf-8"?>
<ds:datastoreItem xmlns:ds="http://schemas.openxmlformats.org/officeDocument/2006/customXml" ds:itemID="{B496E98A-FEFF-4736-89E0-3D9886434072}">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3.xml><?xml version="1.0" encoding="utf-8"?>
<ds:datastoreItem xmlns:ds="http://schemas.openxmlformats.org/officeDocument/2006/customXml" ds:itemID="{BE7174FC-A478-472A-8894-DFEBB8C6214E}"/>
</file>

<file path=customXml/itemProps4.xml><?xml version="1.0" encoding="utf-8"?>
<ds:datastoreItem xmlns:ds="http://schemas.openxmlformats.org/officeDocument/2006/customXml" ds:itemID="{B0F567F4-F030-488D-89A4-B2E06FC98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12557</TotalTime>
  <Pages>1</Pages>
  <Words>10605</Words>
  <Characters>60453</Characters>
  <Application>Microsoft Office Word</Application>
  <DocSecurity>4</DocSecurity>
  <Lines>503</Lines>
  <Paragraphs>141</Paragraphs>
  <ScaleCrop>false</ScaleCrop>
  <Company>World Food Programme</Company>
  <LinksUpToDate>false</LinksUpToDate>
  <CharactersWithSpaces>70917</CharactersWithSpaces>
  <SharedDoc>false</SharedDoc>
  <HLinks>
    <vt:vector size="222" baseType="variant">
      <vt:variant>
        <vt:i4>1048603</vt:i4>
      </vt:variant>
      <vt:variant>
        <vt:i4>174</vt:i4>
      </vt:variant>
      <vt:variant>
        <vt:i4>0</vt:i4>
      </vt:variant>
      <vt:variant>
        <vt:i4>5</vt:i4>
      </vt:variant>
      <vt:variant>
        <vt:lpwstr>https://resources.vam.wfp.org/data-analysis/quantitative/food-security/food-expenditure-share</vt:lpwstr>
      </vt:variant>
      <vt:variant>
        <vt:lpwstr/>
      </vt:variant>
      <vt:variant>
        <vt:i4>393225</vt:i4>
      </vt:variant>
      <vt:variant>
        <vt:i4>171</vt:i4>
      </vt:variant>
      <vt:variant>
        <vt:i4>0</vt:i4>
      </vt:variant>
      <vt:variant>
        <vt:i4>5</vt:i4>
      </vt:variant>
      <vt:variant>
        <vt:lpwstr>https://resources.vam.wfp.org/data-analysis/quantitative/food-security/livelihood-coping-strategies-food-security</vt:lpwstr>
      </vt:variant>
      <vt:variant>
        <vt:lpwstr/>
      </vt:variant>
      <vt:variant>
        <vt:i4>2228328</vt:i4>
      </vt:variant>
      <vt:variant>
        <vt:i4>168</vt:i4>
      </vt:variant>
      <vt:variant>
        <vt:i4>0</vt:i4>
      </vt:variant>
      <vt:variant>
        <vt:i4>5</vt:i4>
      </vt:variant>
      <vt:variant>
        <vt:lpwstr>https://resources.vam.wfp.org/data-analysis/quantitative/food-security/reduced-coping-strategies-index</vt:lpwstr>
      </vt:variant>
      <vt:variant>
        <vt:lpwstr/>
      </vt:variant>
      <vt:variant>
        <vt:i4>917528</vt:i4>
      </vt:variant>
      <vt:variant>
        <vt:i4>165</vt:i4>
      </vt:variant>
      <vt:variant>
        <vt:i4>0</vt:i4>
      </vt:variant>
      <vt:variant>
        <vt:i4>5</vt:i4>
      </vt:variant>
      <vt:variant>
        <vt:lpwstr>https://resources.vam.wfp.org/data-analysis/quantitative/food-security/food-consumption-score</vt:lpwstr>
      </vt:variant>
      <vt:variant>
        <vt:lpwstr/>
      </vt:variant>
      <vt:variant>
        <vt:i4>7143521</vt:i4>
      </vt:variant>
      <vt:variant>
        <vt:i4>162</vt:i4>
      </vt:variant>
      <vt:variant>
        <vt:i4>0</vt:i4>
      </vt:variant>
      <vt:variant>
        <vt:i4>5</vt:i4>
      </vt:variant>
      <vt:variant>
        <vt:lpwstr>https://resources.vam.wfp.org/data-analysis/quantitative/food-security/cari</vt:lpwstr>
      </vt:variant>
      <vt:variant>
        <vt:lpwstr/>
      </vt:variant>
      <vt:variant>
        <vt:i4>7143521</vt:i4>
      </vt:variant>
      <vt:variant>
        <vt:i4>159</vt:i4>
      </vt:variant>
      <vt:variant>
        <vt:i4>0</vt:i4>
      </vt:variant>
      <vt:variant>
        <vt:i4>5</vt:i4>
      </vt:variant>
      <vt:variant>
        <vt:lpwstr>https://resources.vam.wfp.org/data-analysis/quantitative/food-security/cari</vt:lpwstr>
      </vt:variant>
      <vt:variant>
        <vt:lpwstr/>
      </vt:variant>
      <vt:variant>
        <vt:i4>2621453</vt:i4>
      </vt:variant>
      <vt:variant>
        <vt:i4>152</vt:i4>
      </vt:variant>
      <vt:variant>
        <vt:i4>0</vt:i4>
      </vt:variant>
      <vt:variant>
        <vt:i4>5</vt:i4>
      </vt:variant>
      <vt:variant>
        <vt:lpwstr/>
      </vt:variant>
      <vt:variant>
        <vt:lpwstr>_Toc135995</vt:lpwstr>
      </vt:variant>
      <vt:variant>
        <vt:i4>2686989</vt:i4>
      </vt:variant>
      <vt:variant>
        <vt:i4>146</vt:i4>
      </vt:variant>
      <vt:variant>
        <vt:i4>0</vt:i4>
      </vt:variant>
      <vt:variant>
        <vt:i4>5</vt:i4>
      </vt:variant>
      <vt:variant>
        <vt:lpwstr/>
      </vt:variant>
      <vt:variant>
        <vt:lpwstr>_Toc135994</vt:lpwstr>
      </vt:variant>
      <vt:variant>
        <vt:i4>3014669</vt:i4>
      </vt:variant>
      <vt:variant>
        <vt:i4>140</vt:i4>
      </vt:variant>
      <vt:variant>
        <vt:i4>0</vt:i4>
      </vt:variant>
      <vt:variant>
        <vt:i4>5</vt:i4>
      </vt:variant>
      <vt:variant>
        <vt:lpwstr/>
      </vt:variant>
      <vt:variant>
        <vt:lpwstr>_Toc135993</vt:lpwstr>
      </vt:variant>
      <vt:variant>
        <vt:i4>3080205</vt:i4>
      </vt:variant>
      <vt:variant>
        <vt:i4>134</vt:i4>
      </vt:variant>
      <vt:variant>
        <vt:i4>0</vt:i4>
      </vt:variant>
      <vt:variant>
        <vt:i4>5</vt:i4>
      </vt:variant>
      <vt:variant>
        <vt:lpwstr/>
      </vt:variant>
      <vt:variant>
        <vt:lpwstr>_Toc135992</vt:lpwstr>
      </vt:variant>
      <vt:variant>
        <vt:i4>2883597</vt:i4>
      </vt:variant>
      <vt:variant>
        <vt:i4>128</vt:i4>
      </vt:variant>
      <vt:variant>
        <vt:i4>0</vt:i4>
      </vt:variant>
      <vt:variant>
        <vt:i4>5</vt:i4>
      </vt:variant>
      <vt:variant>
        <vt:lpwstr/>
      </vt:variant>
      <vt:variant>
        <vt:lpwstr>_Toc135991</vt:lpwstr>
      </vt:variant>
      <vt:variant>
        <vt:i4>2949133</vt:i4>
      </vt:variant>
      <vt:variant>
        <vt:i4>122</vt:i4>
      </vt:variant>
      <vt:variant>
        <vt:i4>0</vt:i4>
      </vt:variant>
      <vt:variant>
        <vt:i4>5</vt:i4>
      </vt:variant>
      <vt:variant>
        <vt:lpwstr/>
      </vt:variant>
      <vt:variant>
        <vt:lpwstr>_Toc135990</vt:lpwstr>
      </vt:variant>
      <vt:variant>
        <vt:i4>2359308</vt:i4>
      </vt:variant>
      <vt:variant>
        <vt:i4>116</vt:i4>
      </vt:variant>
      <vt:variant>
        <vt:i4>0</vt:i4>
      </vt:variant>
      <vt:variant>
        <vt:i4>5</vt:i4>
      </vt:variant>
      <vt:variant>
        <vt:lpwstr/>
      </vt:variant>
      <vt:variant>
        <vt:lpwstr>_Toc135989</vt:lpwstr>
      </vt:variant>
      <vt:variant>
        <vt:i4>2424844</vt:i4>
      </vt:variant>
      <vt:variant>
        <vt:i4>110</vt:i4>
      </vt:variant>
      <vt:variant>
        <vt:i4>0</vt:i4>
      </vt:variant>
      <vt:variant>
        <vt:i4>5</vt:i4>
      </vt:variant>
      <vt:variant>
        <vt:lpwstr/>
      </vt:variant>
      <vt:variant>
        <vt:lpwstr>_Toc135988</vt:lpwstr>
      </vt:variant>
      <vt:variant>
        <vt:i4>2752524</vt:i4>
      </vt:variant>
      <vt:variant>
        <vt:i4>104</vt:i4>
      </vt:variant>
      <vt:variant>
        <vt:i4>0</vt:i4>
      </vt:variant>
      <vt:variant>
        <vt:i4>5</vt:i4>
      </vt:variant>
      <vt:variant>
        <vt:lpwstr/>
      </vt:variant>
      <vt:variant>
        <vt:lpwstr>_Toc135987</vt:lpwstr>
      </vt:variant>
      <vt:variant>
        <vt:i4>2818060</vt:i4>
      </vt:variant>
      <vt:variant>
        <vt:i4>98</vt:i4>
      </vt:variant>
      <vt:variant>
        <vt:i4>0</vt:i4>
      </vt:variant>
      <vt:variant>
        <vt:i4>5</vt:i4>
      </vt:variant>
      <vt:variant>
        <vt:lpwstr/>
      </vt:variant>
      <vt:variant>
        <vt:lpwstr>_Toc135986</vt:lpwstr>
      </vt:variant>
      <vt:variant>
        <vt:i4>2621452</vt:i4>
      </vt:variant>
      <vt:variant>
        <vt:i4>92</vt:i4>
      </vt:variant>
      <vt:variant>
        <vt:i4>0</vt:i4>
      </vt:variant>
      <vt:variant>
        <vt:i4>5</vt:i4>
      </vt:variant>
      <vt:variant>
        <vt:lpwstr/>
      </vt:variant>
      <vt:variant>
        <vt:lpwstr>_Toc135985</vt:lpwstr>
      </vt:variant>
      <vt:variant>
        <vt:i4>2686988</vt:i4>
      </vt:variant>
      <vt:variant>
        <vt:i4>86</vt:i4>
      </vt:variant>
      <vt:variant>
        <vt:i4>0</vt:i4>
      </vt:variant>
      <vt:variant>
        <vt:i4>5</vt:i4>
      </vt:variant>
      <vt:variant>
        <vt:lpwstr/>
      </vt:variant>
      <vt:variant>
        <vt:lpwstr>_Toc135984</vt:lpwstr>
      </vt:variant>
      <vt:variant>
        <vt:i4>3014668</vt:i4>
      </vt:variant>
      <vt:variant>
        <vt:i4>80</vt:i4>
      </vt:variant>
      <vt:variant>
        <vt:i4>0</vt:i4>
      </vt:variant>
      <vt:variant>
        <vt:i4>5</vt:i4>
      </vt:variant>
      <vt:variant>
        <vt:lpwstr/>
      </vt:variant>
      <vt:variant>
        <vt:lpwstr>_Toc135983</vt:lpwstr>
      </vt:variant>
      <vt:variant>
        <vt:i4>3080204</vt:i4>
      </vt:variant>
      <vt:variant>
        <vt:i4>74</vt:i4>
      </vt:variant>
      <vt:variant>
        <vt:i4>0</vt:i4>
      </vt:variant>
      <vt:variant>
        <vt:i4>5</vt:i4>
      </vt:variant>
      <vt:variant>
        <vt:lpwstr/>
      </vt:variant>
      <vt:variant>
        <vt:lpwstr>_Toc135982</vt:lpwstr>
      </vt:variant>
      <vt:variant>
        <vt:i4>2883596</vt:i4>
      </vt:variant>
      <vt:variant>
        <vt:i4>68</vt:i4>
      </vt:variant>
      <vt:variant>
        <vt:i4>0</vt:i4>
      </vt:variant>
      <vt:variant>
        <vt:i4>5</vt:i4>
      </vt:variant>
      <vt:variant>
        <vt:lpwstr/>
      </vt:variant>
      <vt:variant>
        <vt:lpwstr>_Toc135981</vt:lpwstr>
      </vt:variant>
      <vt:variant>
        <vt:i4>2949132</vt:i4>
      </vt:variant>
      <vt:variant>
        <vt:i4>62</vt:i4>
      </vt:variant>
      <vt:variant>
        <vt:i4>0</vt:i4>
      </vt:variant>
      <vt:variant>
        <vt:i4>5</vt:i4>
      </vt:variant>
      <vt:variant>
        <vt:lpwstr/>
      </vt:variant>
      <vt:variant>
        <vt:lpwstr>_Toc135980</vt:lpwstr>
      </vt:variant>
      <vt:variant>
        <vt:i4>2359299</vt:i4>
      </vt:variant>
      <vt:variant>
        <vt:i4>56</vt:i4>
      </vt:variant>
      <vt:variant>
        <vt:i4>0</vt:i4>
      </vt:variant>
      <vt:variant>
        <vt:i4>5</vt:i4>
      </vt:variant>
      <vt:variant>
        <vt:lpwstr/>
      </vt:variant>
      <vt:variant>
        <vt:lpwstr>_Toc135979</vt:lpwstr>
      </vt:variant>
      <vt:variant>
        <vt:i4>2424835</vt:i4>
      </vt:variant>
      <vt:variant>
        <vt:i4>50</vt:i4>
      </vt:variant>
      <vt:variant>
        <vt:i4>0</vt:i4>
      </vt:variant>
      <vt:variant>
        <vt:i4>5</vt:i4>
      </vt:variant>
      <vt:variant>
        <vt:lpwstr/>
      </vt:variant>
      <vt:variant>
        <vt:lpwstr>_Toc135978</vt:lpwstr>
      </vt:variant>
      <vt:variant>
        <vt:i4>2752515</vt:i4>
      </vt:variant>
      <vt:variant>
        <vt:i4>44</vt:i4>
      </vt:variant>
      <vt:variant>
        <vt:i4>0</vt:i4>
      </vt:variant>
      <vt:variant>
        <vt:i4>5</vt:i4>
      </vt:variant>
      <vt:variant>
        <vt:lpwstr/>
      </vt:variant>
      <vt:variant>
        <vt:lpwstr>_Toc135977</vt:lpwstr>
      </vt:variant>
      <vt:variant>
        <vt:i4>2818051</vt:i4>
      </vt:variant>
      <vt:variant>
        <vt:i4>38</vt:i4>
      </vt:variant>
      <vt:variant>
        <vt:i4>0</vt:i4>
      </vt:variant>
      <vt:variant>
        <vt:i4>5</vt:i4>
      </vt:variant>
      <vt:variant>
        <vt:lpwstr/>
      </vt:variant>
      <vt:variant>
        <vt:lpwstr>_Toc135976</vt:lpwstr>
      </vt:variant>
      <vt:variant>
        <vt:i4>2621443</vt:i4>
      </vt:variant>
      <vt:variant>
        <vt:i4>32</vt:i4>
      </vt:variant>
      <vt:variant>
        <vt:i4>0</vt:i4>
      </vt:variant>
      <vt:variant>
        <vt:i4>5</vt:i4>
      </vt:variant>
      <vt:variant>
        <vt:lpwstr/>
      </vt:variant>
      <vt:variant>
        <vt:lpwstr>_Toc135975</vt:lpwstr>
      </vt:variant>
      <vt:variant>
        <vt:i4>2686979</vt:i4>
      </vt:variant>
      <vt:variant>
        <vt:i4>26</vt:i4>
      </vt:variant>
      <vt:variant>
        <vt:i4>0</vt:i4>
      </vt:variant>
      <vt:variant>
        <vt:i4>5</vt:i4>
      </vt:variant>
      <vt:variant>
        <vt:lpwstr/>
      </vt:variant>
      <vt:variant>
        <vt:lpwstr>_Toc135974</vt:lpwstr>
      </vt:variant>
      <vt:variant>
        <vt:i4>3014659</vt:i4>
      </vt:variant>
      <vt:variant>
        <vt:i4>20</vt:i4>
      </vt:variant>
      <vt:variant>
        <vt:i4>0</vt:i4>
      </vt:variant>
      <vt:variant>
        <vt:i4>5</vt:i4>
      </vt:variant>
      <vt:variant>
        <vt:lpwstr/>
      </vt:variant>
      <vt:variant>
        <vt:lpwstr>_Toc135973</vt:lpwstr>
      </vt:variant>
      <vt:variant>
        <vt:i4>3080195</vt:i4>
      </vt:variant>
      <vt:variant>
        <vt:i4>14</vt:i4>
      </vt:variant>
      <vt:variant>
        <vt:i4>0</vt:i4>
      </vt:variant>
      <vt:variant>
        <vt:i4>5</vt:i4>
      </vt:variant>
      <vt:variant>
        <vt:lpwstr/>
      </vt:variant>
      <vt:variant>
        <vt:lpwstr>_Toc135972</vt:lpwstr>
      </vt:variant>
      <vt:variant>
        <vt:i4>2883587</vt:i4>
      </vt:variant>
      <vt:variant>
        <vt:i4>8</vt:i4>
      </vt:variant>
      <vt:variant>
        <vt:i4>0</vt:i4>
      </vt:variant>
      <vt:variant>
        <vt:i4>5</vt:i4>
      </vt:variant>
      <vt:variant>
        <vt:lpwstr/>
      </vt:variant>
      <vt:variant>
        <vt:lpwstr>_Toc135971</vt:lpwstr>
      </vt:variant>
      <vt:variant>
        <vt:i4>2949123</vt:i4>
      </vt:variant>
      <vt:variant>
        <vt:i4>2</vt:i4>
      </vt:variant>
      <vt:variant>
        <vt:i4>0</vt:i4>
      </vt:variant>
      <vt:variant>
        <vt:i4>5</vt:i4>
      </vt:variant>
      <vt:variant>
        <vt:lpwstr/>
      </vt:variant>
      <vt:variant>
        <vt:lpwstr>_Toc135970</vt:lpwstr>
      </vt:variant>
      <vt:variant>
        <vt:i4>4784186</vt:i4>
      </vt:variant>
      <vt:variant>
        <vt:i4>12</vt:i4>
      </vt:variant>
      <vt:variant>
        <vt:i4>0</vt:i4>
      </vt:variant>
      <vt:variant>
        <vt:i4>5</vt:i4>
      </vt:variant>
      <vt:variant>
        <vt:lpwstr>mailto:alirah.weyori@wfp.org</vt:lpwstr>
      </vt:variant>
      <vt:variant>
        <vt:lpwstr/>
      </vt:variant>
      <vt:variant>
        <vt:i4>4784186</vt:i4>
      </vt:variant>
      <vt:variant>
        <vt:i4>9</vt:i4>
      </vt:variant>
      <vt:variant>
        <vt:i4>0</vt:i4>
      </vt:variant>
      <vt:variant>
        <vt:i4>5</vt:i4>
      </vt:variant>
      <vt:variant>
        <vt:lpwstr>mailto:alirah.weyori@wfp.org</vt:lpwstr>
      </vt:variant>
      <vt:variant>
        <vt:lpwstr/>
      </vt:variant>
      <vt:variant>
        <vt:i4>4784186</vt:i4>
      </vt:variant>
      <vt:variant>
        <vt:i4>6</vt:i4>
      </vt:variant>
      <vt:variant>
        <vt:i4>0</vt:i4>
      </vt:variant>
      <vt:variant>
        <vt:i4>5</vt:i4>
      </vt:variant>
      <vt:variant>
        <vt:lpwstr>mailto:alirah.weyori@wfp.org</vt:lpwstr>
      </vt:variant>
      <vt:variant>
        <vt:lpwstr/>
      </vt:variant>
      <vt:variant>
        <vt:i4>4784186</vt:i4>
      </vt:variant>
      <vt:variant>
        <vt:i4>3</vt:i4>
      </vt:variant>
      <vt:variant>
        <vt:i4>0</vt:i4>
      </vt:variant>
      <vt:variant>
        <vt:i4>5</vt:i4>
      </vt:variant>
      <vt:variant>
        <vt:lpwstr>mailto:alirah.weyori@wfp.org</vt:lpwstr>
      </vt:variant>
      <vt:variant>
        <vt:lpwstr/>
      </vt:variant>
      <vt:variant>
        <vt:i4>4784186</vt:i4>
      </vt:variant>
      <vt:variant>
        <vt:i4>0</vt:i4>
      </vt:variant>
      <vt:variant>
        <vt:i4>0</vt:i4>
      </vt:variant>
      <vt:variant>
        <vt:i4>5</vt:i4>
      </vt:variant>
      <vt:variant>
        <vt:lpwstr>mailto:alirah.weyori@wfp.org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cp:lastModifiedBy>Alirah WEYORI</cp:lastModifiedBy>
  <cp:revision>268</cp:revision>
  <dcterms:created xsi:type="dcterms:W3CDTF">2023-12-01T11:33:00Z</dcterms:created>
  <dcterms:modified xsi:type="dcterms:W3CDTF">2024-01-10T23:50:00Z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